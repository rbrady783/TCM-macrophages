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B864" w14:textId="698D3414" w:rsidR="003545D2" w:rsidRPr="00D26DBC" w:rsidRDefault="009D42D0" w:rsidP="00FB03E2">
      <w:pPr>
        <w:jc w:val="center"/>
        <w:rPr>
          <w:szCs w:val="22"/>
          <w:shd w:val="clear" w:color="auto" w:fill="FFFFFF"/>
        </w:rPr>
      </w:pPr>
      <w:r w:rsidRPr="00D26DBC">
        <w:rPr>
          <w:szCs w:val="22"/>
          <w:shd w:val="clear" w:color="auto" w:fill="FFFFFF"/>
        </w:rPr>
        <w:t>DISTINCT TUMOR GENOMIC SIGNATURES</w:t>
      </w:r>
      <w:del w:id="0" w:author="Brady,Rachel" w:date="2025-07-31T11:29:00Z" w16du:dateUtc="2025-07-31T18:29:00Z">
        <w:r w:rsidR="003545D2" w:rsidRPr="00D26DBC">
          <w:rPr>
            <w:szCs w:val="22"/>
            <w:shd w:val="clear" w:color="auto" w:fill="FFFFFF"/>
          </w:rPr>
          <w:delText xml:space="preserve"> </w:delText>
        </w:r>
      </w:del>
    </w:p>
    <w:p w14:paraId="0B44D4D5" w14:textId="77777777" w:rsidR="003545D2" w:rsidRPr="00D26DBC" w:rsidRDefault="009D42D0" w:rsidP="003545D2">
      <w:pPr>
        <w:jc w:val="center"/>
        <w:rPr>
          <w:szCs w:val="22"/>
          <w:shd w:val="clear" w:color="auto" w:fill="FFFFFF"/>
        </w:rPr>
      </w:pPr>
      <w:r w:rsidRPr="00D26DBC">
        <w:rPr>
          <w:szCs w:val="22"/>
          <w:shd w:val="clear" w:color="auto" w:fill="FFFFFF"/>
        </w:rPr>
        <w:t>UNDERLIE CANINE MACROPHAGE POLARIZATION</w:t>
      </w:r>
    </w:p>
    <w:p w14:paraId="6AA5B6A2" w14:textId="77777777" w:rsidR="003545D2" w:rsidRPr="00D26DBC" w:rsidRDefault="003545D2" w:rsidP="003545D2">
      <w:pPr>
        <w:jc w:val="center"/>
        <w:rPr>
          <w:szCs w:val="22"/>
          <w:shd w:val="clear" w:color="auto" w:fill="FFFFFF"/>
        </w:rPr>
      </w:pPr>
    </w:p>
    <w:p w14:paraId="725C5B16" w14:textId="77777777" w:rsidR="003545D2" w:rsidRPr="00D26DBC" w:rsidRDefault="009D42D0" w:rsidP="003545D2">
      <w:pPr>
        <w:rPr>
          <w:szCs w:val="22"/>
          <w:shd w:val="clear" w:color="auto" w:fill="FFFFFF"/>
        </w:rPr>
      </w:pPr>
      <w:r>
        <w:rPr>
          <w:szCs w:val="22"/>
          <w:shd w:val="clear" w:color="auto" w:fill="FFFFFF"/>
        </w:rPr>
        <w:t>Rachel V. Brady, Sunetra Das, Dawn L. Duval, Kristen B. Farrell, Eric P. Palmer, Doug H. Thamm</w:t>
      </w:r>
    </w:p>
    <w:p w14:paraId="5C1F4CF5" w14:textId="77777777" w:rsidR="003545D2" w:rsidRPr="00FB03E2" w:rsidRDefault="003545D2" w:rsidP="003545D2">
      <w:pPr>
        <w:rPr>
          <w:b/>
          <w:shd w:val="clear" w:color="auto" w:fill="FFFFFF"/>
          <w:rPrChange w:id="1" w:author="Brady,Rachel" w:date="2025-07-31T11:29:00Z" w16du:dateUtc="2025-07-31T18:29:00Z">
            <w:rPr>
              <w:shd w:val="clear" w:color="auto" w:fill="FFFFFF"/>
            </w:rPr>
          </w:rPrChange>
        </w:rPr>
      </w:pPr>
    </w:p>
    <w:p w14:paraId="1E36C2E6" w14:textId="6F7323F7" w:rsidR="00FB03E2" w:rsidRPr="00BB3C23" w:rsidRDefault="009D42D0" w:rsidP="003545D2">
      <w:bookmarkStart w:id="2" w:name="funding_statement"/>
      <w:r w:rsidRPr="00FB03E2">
        <w:rPr>
          <w:b/>
          <w:rPrChange w:id="3" w:author="Brady,Rachel" w:date="2025-07-31T11:29:00Z" w16du:dateUtc="2025-07-31T18:29:00Z">
            <w:rPr>
              <w:highlight w:val="yellow"/>
            </w:rPr>
          </w:rPrChange>
        </w:rPr>
        <w:t>Funding Statement</w:t>
      </w:r>
      <w:r w:rsidRPr="00FB03E2">
        <w:rPr>
          <w:rPrChange w:id="4" w:author="Brady,Rachel" w:date="2025-07-31T11:29:00Z" w16du:dateUtc="2025-07-31T18:29:00Z">
            <w:rPr>
              <w:highlight w:val="yellow"/>
            </w:rPr>
          </w:rPrChange>
        </w:rPr>
        <w:t xml:space="preserve">: </w:t>
      </w:r>
      <w:bookmarkStart w:id="5" w:name="data_access_statement"/>
      <w:bookmarkEnd w:id="2"/>
      <w:r w:rsidR="00FB03E2" w:rsidRPr="00FB03E2">
        <w:t>This work</w:t>
      </w:r>
      <w:r w:rsidR="00FB03E2" w:rsidRPr="00BB3C23">
        <w:t xml:space="preserve"> was supported by the </w:t>
      </w:r>
      <w:r w:rsidR="00FB03E2" w:rsidRPr="00FB03E2">
        <w:t xml:space="preserve">NIH Ruth L. </w:t>
      </w:r>
      <w:proofErr w:type="spellStart"/>
      <w:r w:rsidR="00FB03E2" w:rsidRPr="00FB03E2">
        <w:t>Kirschstein</w:t>
      </w:r>
      <w:proofErr w:type="spellEnd"/>
      <w:r w:rsidR="00FB03E2" w:rsidRPr="00FB03E2">
        <w:t xml:space="preserve"> Institutional National</w:t>
      </w:r>
      <w:r w:rsidR="00FB03E2" w:rsidRPr="00BB3C23">
        <w:t xml:space="preserve"> Research</w:t>
      </w:r>
      <w:r w:rsidR="00FB03E2" w:rsidRPr="00FB03E2">
        <w:t xml:space="preserve"> Service Award (NRSA) Training Grant T32OD01043, awarded through Colorado State</w:t>
      </w:r>
      <w:r w:rsidR="00FB03E2" w:rsidRPr="00BB3C23">
        <w:t xml:space="preserve"> University.</w:t>
      </w:r>
    </w:p>
    <w:p w14:paraId="7828A900" w14:textId="77777777" w:rsidR="00FB03E2" w:rsidRDefault="00FB03E2" w:rsidP="003545D2"/>
    <w:p w14:paraId="5B29251D" w14:textId="0730BE67" w:rsidR="00FB03E2" w:rsidRDefault="009D42D0" w:rsidP="003545D2">
      <w:r w:rsidRPr="00BB3C23">
        <w:rPr>
          <w:b/>
        </w:rPr>
        <w:t>Data Access Statement:</w:t>
      </w:r>
      <w:r w:rsidRPr="00BB3C23">
        <w:t xml:space="preserve"> </w:t>
      </w:r>
      <w:bookmarkStart w:id="6" w:name="conflict_of_interest"/>
      <w:bookmarkEnd w:id="5"/>
      <w:r w:rsidR="00FB03E2" w:rsidRPr="00FB03E2">
        <w:t xml:space="preserve">The datasets used and analyzed during the current study </w:t>
      </w:r>
      <w:r w:rsidR="00FB03E2" w:rsidRPr="00BB3C23">
        <w:t xml:space="preserve">are available from the </w:t>
      </w:r>
      <w:r w:rsidR="00FB03E2" w:rsidRPr="00FB03E2">
        <w:t>corresponding author on reasonable request.</w:t>
      </w:r>
    </w:p>
    <w:p w14:paraId="518201FF" w14:textId="77777777" w:rsidR="00FB03E2" w:rsidRDefault="00FB03E2" w:rsidP="003545D2"/>
    <w:p w14:paraId="3ACB58B0" w14:textId="46F5629E" w:rsidR="003545D2" w:rsidRDefault="009D42D0" w:rsidP="003545D2">
      <w:r w:rsidRPr="00BB3C23">
        <w:rPr>
          <w:b/>
        </w:rPr>
        <w:t xml:space="preserve">Conflict of Interest </w:t>
      </w:r>
      <w:r w:rsidRPr="00FB03E2">
        <w:rPr>
          <w:b/>
          <w:bCs/>
        </w:rPr>
        <w:t>Declaration</w:t>
      </w:r>
      <w:r w:rsidRPr="00BB3C23">
        <w:rPr>
          <w:b/>
        </w:rPr>
        <w:t>:</w:t>
      </w:r>
      <w:r>
        <w:t xml:space="preserve"> </w:t>
      </w:r>
      <w:bookmarkEnd w:id="6"/>
      <w:r w:rsidR="00FB03E2" w:rsidRPr="00FB03E2">
        <w:t xml:space="preserve">The authors </w:t>
      </w:r>
      <w:r w:rsidR="00FB03E2" w:rsidRPr="00FB03E2">
        <w:t>have declared</w:t>
      </w:r>
      <w:r w:rsidR="00FB03E2" w:rsidRPr="00FB03E2">
        <w:t xml:space="preserve"> that no </w:t>
      </w:r>
      <w:r w:rsidR="00FB03E2" w:rsidRPr="00FB03E2">
        <w:t>competing interests exist</w:t>
      </w:r>
      <w:r w:rsidR="00FB03E2" w:rsidRPr="00FB03E2">
        <w:t>.</w:t>
      </w:r>
    </w:p>
    <w:p w14:paraId="03E14E63" w14:textId="77777777" w:rsidR="00FB03E2" w:rsidRDefault="00FB03E2" w:rsidP="003545D2">
      <w:pPr>
        <w:rPr>
          <w:szCs w:val="22"/>
          <w:shd w:val="clear" w:color="auto" w:fill="FFFFFF"/>
        </w:rPr>
      </w:pPr>
    </w:p>
    <w:p w14:paraId="26162950" w14:textId="4ED51AA5" w:rsidR="003545D2" w:rsidRDefault="009D42D0" w:rsidP="003545D2">
      <w:pPr>
        <w:rPr>
          <w:szCs w:val="22"/>
          <w:shd w:val="clear" w:color="auto" w:fill="FFFFFF"/>
        </w:rPr>
      </w:pPr>
      <w:r w:rsidRPr="00BB3C23">
        <w:rPr>
          <w:b/>
          <w:shd w:val="clear" w:color="auto" w:fill="FFFFFF"/>
        </w:rPr>
        <w:t>Acknowledgements:</w:t>
      </w:r>
      <w:r>
        <w:rPr>
          <w:szCs w:val="22"/>
          <w:shd w:val="clear" w:color="auto" w:fill="FFFFFF"/>
        </w:rPr>
        <w:t xml:space="preserve"> </w:t>
      </w:r>
      <w:r w:rsidR="00FB03E2" w:rsidRPr="00FB03E2">
        <w:rPr>
          <w:szCs w:val="22"/>
          <w:shd w:val="clear" w:color="auto" w:fill="FFFFFF"/>
        </w:rPr>
        <w:t xml:space="preserve">The authors thank </w:t>
      </w:r>
      <w:r w:rsidR="00FB03E2" w:rsidRPr="00FB03E2">
        <w:rPr>
          <w:szCs w:val="22"/>
          <w:shd w:val="clear" w:color="auto" w:fill="FFFFFF"/>
        </w:rPr>
        <w:t>Rupa</w:t>
      </w:r>
      <w:r w:rsidR="00FB03E2" w:rsidRPr="00FB03E2">
        <w:rPr>
          <w:szCs w:val="22"/>
          <w:shd w:val="clear" w:color="auto" w:fill="FFFFFF"/>
        </w:rPr>
        <w:t xml:space="preserve"> </w:t>
      </w:r>
      <w:proofErr w:type="spellStart"/>
      <w:r w:rsidR="00FB03E2" w:rsidRPr="00FB03E2">
        <w:rPr>
          <w:szCs w:val="22"/>
          <w:shd w:val="clear" w:color="auto" w:fill="FFFFFF"/>
        </w:rPr>
        <w:t>Idate</w:t>
      </w:r>
      <w:proofErr w:type="spellEnd"/>
      <w:r w:rsidR="00FB03E2" w:rsidRPr="00FB03E2">
        <w:rPr>
          <w:szCs w:val="22"/>
          <w:shd w:val="clear" w:color="auto" w:fill="FFFFFF"/>
        </w:rPr>
        <w:t xml:space="preserve"> for</w:t>
      </w:r>
      <w:r w:rsidR="00FB03E2">
        <w:rPr>
          <w:szCs w:val="22"/>
          <w:shd w:val="clear" w:color="auto" w:fill="FFFFFF"/>
        </w:rPr>
        <w:t xml:space="preserve"> extensive work</w:t>
      </w:r>
      <w:r w:rsidR="00FB03E2" w:rsidRPr="00FB03E2">
        <w:rPr>
          <w:szCs w:val="22"/>
          <w:shd w:val="clear" w:color="auto" w:fill="FFFFFF"/>
        </w:rPr>
        <w:t xml:space="preserve"> maintaining and validating cell lines, and</w:t>
      </w:r>
      <w:r w:rsidR="00FB03E2" w:rsidRPr="00FB03E2">
        <w:rPr>
          <w:szCs w:val="22"/>
          <w:shd w:val="clear" w:color="auto" w:fill="FFFFFF"/>
        </w:rPr>
        <w:t xml:space="preserve"> Laurel</w:t>
      </w:r>
      <w:r w:rsidR="00FB03E2" w:rsidRPr="00FB03E2">
        <w:rPr>
          <w:szCs w:val="22"/>
          <w:shd w:val="clear" w:color="auto" w:fill="FFFFFF"/>
        </w:rPr>
        <w:t xml:space="preserve"> Haines for generously sharing her expertise on exosome biology.</w:t>
      </w:r>
    </w:p>
    <w:p w14:paraId="3B3B9F94" w14:textId="77777777" w:rsidR="003545D2" w:rsidRPr="00D26DBC" w:rsidRDefault="003545D2" w:rsidP="003545D2">
      <w:pPr>
        <w:rPr>
          <w:szCs w:val="22"/>
          <w:shd w:val="clear" w:color="auto" w:fill="FFFFFF"/>
        </w:rPr>
      </w:pPr>
    </w:p>
    <w:p w14:paraId="7965CF79" w14:textId="77777777" w:rsidR="003545D2" w:rsidRPr="00E80806" w:rsidRDefault="009D42D0" w:rsidP="003545D2">
      <w:pPr>
        <w:spacing w:line="480" w:lineRule="auto"/>
        <w:rPr>
          <w:b/>
          <w:szCs w:val="22"/>
        </w:rPr>
      </w:pPr>
      <w:r w:rsidRPr="00E80806">
        <w:rPr>
          <w:b/>
          <w:szCs w:val="22"/>
        </w:rPr>
        <w:t>INTRODUCTION</w:t>
      </w:r>
    </w:p>
    <w:p w14:paraId="51D54593" w14:textId="606BFE36" w:rsidR="003545D2" w:rsidRPr="00E80806" w:rsidRDefault="009D42D0" w:rsidP="003545D2">
      <w:pPr>
        <w:spacing w:line="480" w:lineRule="auto"/>
        <w:ind w:firstLine="720"/>
        <w:rPr>
          <w:szCs w:val="22"/>
        </w:rPr>
      </w:pPr>
      <w:r w:rsidRPr="00E80806">
        <w:rPr>
          <w:szCs w:val="22"/>
        </w:rPr>
        <w:t>The tumor microenvironment (TME) can drive cancer progression.</w:t>
      </w:r>
      <w:r w:rsidRPr="00E80806">
        <w:rPr>
          <w:szCs w:val="22"/>
        </w:rPr>
        <w:t xml:space="preserve"> The</w:t>
      </w:r>
      <w:r w:rsidRPr="00E80806">
        <w:rPr>
          <w:szCs w:val="22"/>
        </w:rPr>
        <w:t xml:space="preserve"> TME has documented roles in tumor growth and metastasis, as well as in treatment response and resistance</w:t>
      </w:r>
      <w:r w:rsidR="008368A5" w:rsidRPr="00E80806">
        <w:rPr>
          <w:szCs w:val="22"/>
        </w:rPr>
        <w:t>.</w:t>
      </w:r>
      <w:sdt>
        <w:sdtPr>
          <w:rPr>
            <w:color w:val="000000"/>
            <w:szCs w:val="22"/>
            <w:vertAlign w:val="superscript"/>
          </w:rPr>
          <w:tag w:val="MENDELEY_CITATION_v3_eyJjaXRhdGlvbklEIjoiTUVOREVMRVlfQ0lUQVRJT05fMzZjYjJkZWItZDY0My00MWE3LTgzZTQtNTE0YjViYmU2MjVk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073702066"/>
          <w:placeholder>
            <w:docPart w:val="DefaultPlaceholder_-1854013440"/>
          </w:placeholder>
        </w:sdtPr>
        <w:sdtContent>
          <w:r w:rsidR="00FB03E2" w:rsidRPr="00E80806">
            <w:rPr>
              <w:rFonts w:eastAsia="Times New Roman"/>
              <w:color w:val="000000"/>
              <w:szCs w:val="22"/>
              <w:vertAlign w:val="superscript"/>
            </w:rPr>
            <w:t>1</w:t>
          </w:r>
        </w:sdtContent>
      </w:sdt>
      <w:r w:rsidRPr="00E80806">
        <w:rPr>
          <w:szCs w:val="22"/>
        </w:rPr>
        <w:t xml:space="preserve"> Many new cancer therapies are TME-centric rather than cancer</w:t>
      </w:r>
      <w:r w:rsidRPr="00E80806">
        <w:rPr>
          <w:szCs w:val="22"/>
        </w:rPr>
        <w:t xml:space="preserve"> </w:t>
      </w:r>
      <w:r w:rsidRPr="00E80806">
        <w:rPr>
          <w:szCs w:val="22"/>
        </w:rPr>
        <w:t>cell-centric, highlighting the importance of improving our understanding of the TME</w:t>
      </w:r>
      <w:r w:rsidR="008368A5" w:rsidRPr="00E80806">
        <w:rPr>
          <w:szCs w:val="22"/>
        </w:rPr>
        <w:t>.</w:t>
      </w:r>
      <w:sdt>
        <w:sdtPr>
          <w:rPr>
            <w:color w:val="000000"/>
            <w:szCs w:val="22"/>
            <w:vertAlign w:val="superscript"/>
          </w:rPr>
          <w:tag w:val="MENDELEY_CITATION_v3_eyJjaXRhdGlvbklEIjoiTUVOREVMRVlfQ0lUQVRJT05fYzZkMWIwMjgtMmVlZi00OWJlLTgyMjUtMTZkZjg1NTgwNjQ5IiwicHJvcGVydGllcyI6eyJub3RlSW5kZXgiOjB9LCJpc0VkaXRlZCI6ZmFsc2UsIm1hbnVhbE92ZXJyaWRlIjp7ImlzTWFudWFsbHlPdmVycmlkZGVuIjpmYWxzZSwiY2l0ZXByb2NUZXh0IjoiPHN1cD4yPC9zdXA+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"/>
          <w:id w:val="-906070388"/>
          <w:placeholder>
            <w:docPart w:val="DefaultPlaceholder_-1854013440"/>
          </w:placeholder>
        </w:sdtPr>
        <w:sdtContent>
          <w:r w:rsidR="00FB03E2" w:rsidRPr="00E80806">
            <w:rPr>
              <w:color w:val="000000"/>
              <w:szCs w:val="22"/>
              <w:vertAlign w:val="superscript"/>
            </w:rPr>
            <w:t>2</w:t>
          </w:r>
        </w:sdtContent>
      </w:sdt>
      <w:r w:rsidRPr="00E80806">
        <w:rPr>
          <w:szCs w:val="22"/>
        </w:rPr>
        <w:t xml:space="preserve"> Another well-documented fact is the marked variability in the TME</w:t>
      </w:r>
      <w:r w:rsidRPr="00E80806">
        <w:rPr>
          <w:szCs w:val="22"/>
        </w:rPr>
        <w:t>,</w:t>
      </w:r>
      <w:r w:rsidRPr="00E80806">
        <w:rPr>
          <w:szCs w:val="22"/>
        </w:rPr>
        <w:t xml:space="preserve"> both between and within tumor types.</w:t>
      </w:r>
      <w:sdt>
        <w:sdtPr>
          <w:rPr>
            <w:color w:val="000000"/>
            <w:szCs w:val="22"/>
            <w:vertAlign w:val="superscript"/>
          </w:rPr>
          <w:tag w:val="MENDELEY_CITATION_v3_eyJjaXRhdGlvbklEIjoiTUVOREVMRVlfQ0lUQVRJT05fN2QyMjMwMjktYjI0Mi00ZGY0LWI0ODctYWJhNGUzZWY1NDY2IiwicHJvcGVydGllcyI6eyJub3RlSW5kZXgiOjB9LCJpc0VkaXRlZCI6ZmFsc2UsIm1hbnVhbE92ZXJyaWRlIjp7ImlzTWFudWFsbHlPdmVycmlkZGVuIjpmYWxzZSwiY2l0ZXByb2NUZXh0IjoiPHN1cD4zPC9zdXA+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
          <w:id w:val="-869912093"/>
          <w:placeholder>
            <w:docPart w:val="DefaultPlaceholder_-1854013440"/>
          </w:placeholder>
        </w:sdtPr>
        <w:sdtContent>
          <w:r w:rsidR="00FB03E2" w:rsidRPr="00E80806">
            <w:rPr>
              <w:color w:val="000000"/>
              <w:szCs w:val="22"/>
              <w:vertAlign w:val="superscript"/>
            </w:rPr>
            <w:t>3</w:t>
          </w:r>
        </w:sdtContent>
      </w:sdt>
      <w:r w:rsidRPr="00E80806">
        <w:rPr>
          <w:szCs w:val="22"/>
        </w:rPr>
        <w:t xml:space="preserve"> Advancements in single-cell sequencing and transcriptomic techniques have identified immune cell compositions within the TME </w:t>
      </w:r>
      <w:r w:rsidRPr="00E80806">
        <w:rPr>
          <w:szCs w:val="22"/>
        </w:rPr>
        <w:t xml:space="preserve">that are </w:t>
      </w:r>
      <w:r w:rsidRPr="00E80806">
        <w:rPr>
          <w:szCs w:val="22"/>
        </w:rPr>
        <w:t>common across cancer types and multiple TME subtypes within one tumor type.</w:t>
      </w:r>
      <w:sdt>
        <w:sdtPr>
          <w:rPr>
            <w:color w:val="000000"/>
            <w:szCs w:val="22"/>
            <w:vertAlign w:val="superscript"/>
          </w:rPr>
          <w:tag w:val="MENDELEY_CITATION_v3_eyJjaXRhdGlvbklEIjoiTUVOREVMRVlfQ0lUQVRJT05fZmU1MmRmZDktYTcwNy00N2U3LWI1NGEtNDBhZDlhNjJjYjI2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56058086"/>
          <w:placeholder>
            <w:docPart w:val="DefaultPlaceholder_-1854013440"/>
          </w:placeholder>
        </w:sdtPr>
        <w:sdtContent>
          <w:r w:rsidR="00FB03E2" w:rsidRPr="00E80806">
            <w:rPr>
              <w:color w:val="000000"/>
              <w:szCs w:val="22"/>
              <w:vertAlign w:val="superscript"/>
            </w:rPr>
            <w:t>4</w:t>
          </w:r>
        </w:sdtContent>
      </w:sdt>
      <w:r w:rsidRPr="00E80806">
        <w:rPr>
          <w:szCs w:val="22"/>
        </w:rPr>
        <w:t xml:space="preserve"> This leads to significant variability in the response to immunotherapies, making </w:t>
      </w:r>
      <w:r w:rsidRPr="00E80806">
        <w:rPr>
          <w:szCs w:val="22"/>
        </w:rPr>
        <w:t xml:space="preserve">the </w:t>
      </w:r>
      <w:r w:rsidRPr="00E80806">
        <w:rPr>
          <w:szCs w:val="22"/>
        </w:rPr>
        <w:t>stratification of patients for appropriate immunotherapy a complex and evolving area of research.</w:t>
      </w:r>
      <w:sdt>
        <w:sdtPr>
          <w:rPr>
            <w:color w:val="000000"/>
            <w:szCs w:val="22"/>
            <w:vertAlign w:val="superscript"/>
          </w:rPr>
          <w:tag w:val="MENDELEY_CITATION_v3_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
          <w:id w:val="-1219274301"/>
          <w:placeholder>
            <w:docPart w:val="DefaultPlaceholder_-1854013440"/>
          </w:placeholder>
        </w:sdtPr>
        <w:sdtContent>
          <w:r w:rsidR="00FB03E2" w:rsidRPr="00E80806">
            <w:rPr>
              <w:color w:val="000000"/>
              <w:szCs w:val="22"/>
              <w:vertAlign w:val="superscript"/>
            </w:rPr>
            <w:t>5</w:t>
          </w:r>
        </w:sdtContent>
      </w:sdt>
      <w:r w:rsidRPr="00E80806">
        <w:rPr>
          <w:szCs w:val="22"/>
        </w:rPr>
        <w:t xml:space="preserve"> </w:t>
      </w:r>
    </w:p>
    <w:p w14:paraId="7DDAF28A" w14:textId="09E49090" w:rsidR="003545D2" w:rsidRPr="00E80806" w:rsidRDefault="009D42D0" w:rsidP="003545D2">
      <w:pPr>
        <w:spacing w:line="480" w:lineRule="auto"/>
        <w:ind w:firstLine="720"/>
        <w:rPr>
          <w:szCs w:val="22"/>
        </w:rPr>
      </w:pPr>
      <w:r w:rsidRPr="00E80806">
        <w:rPr>
          <w:szCs w:val="22"/>
        </w:rPr>
        <w:t xml:space="preserve">The TME is shaped by many factors, </w:t>
      </w:r>
      <w:r w:rsidR="00FB03E2" w:rsidRPr="00E80806">
        <w:rPr>
          <w:szCs w:val="22"/>
        </w:rPr>
        <w:t xml:space="preserve">only </w:t>
      </w:r>
      <w:r w:rsidRPr="00E80806">
        <w:rPr>
          <w:szCs w:val="22"/>
        </w:rPr>
        <w:t xml:space="preserve">some of which are well-understood. Tumor histopathology can influence a broad range of </w:t>
      </w:r>
      <w:r w:rsidRPr="00E80806">
        <w:rPr>
          <w:szCs w:val="22"/>
        </w:rPr>
        <w:t xml:space="preserve">pathological </w:t>
      </w:r>
      <w:r w:rsidRPr="00E80806">
        <w:rPr>
          <w:szCs w:val="22"/>
        </w:rPr>
        <w:t xml:space="preserve">patterns. For example, metastatic melanoma, non-small cell lung cancer, and triple-negative breast cancer are commonly treated with immune checkpoint inhibitors. However, many patients fail to achieve sustained benefits from these therapies, even with newer combination approaches, </w:t>
      </w:r>
      <w:ins w:id="7" w:author="Brady,Rachel" w:date="2025-07-31T11:29:00Z" w16du:dateUtc="2025-07-31T18:29:00Z">
        <w:r w:rsidRPr="00E80806">
          <w:rPr>
            <w:szCs w:val="22"/>
          </w:rPr>
          <w:t xml:space="preserve">partly </w:t>
        </w:r>
      </w:ins>
      <w:r w:rsidRPr="00E80806">
        <w:rPr>
          <w:szCs w:val="22"/>
        </w:rPr>
        <w:t>due</w:t>
      </w:r>
      <w:del w:id="8" w:author="Brady,Rachel" w:date="2025-07-31T11:29:00Z" w16du:dateUtc="2025-07-31T18:29:00Z">
        <w:r w:rsidR="003545D2" w:rsidRPr="00D26DBC">
          <w:rPr>
            <w:szCs w:val="22"/>
          </w:rPr>
          <w:delText xml:space="preserve"> in part</w:delText>
        </w:r>
      </w:del>
      <w:r w:rsidRPr="00E80806">
        <w:rPr>
          <w:szCs w:val="22"/>
        </w:rPr>
        <w:t xml:space="preserve"> to the heterogeneity of the TME.</w:t>
      </w:r>
      <w:sdt>
        <w:sdtPr>
          <w:rPr>
            <w:color w:val="000000"/>
            <w:szCs w:val="22"/>
            <w:vertAlign w:val="superscript"/>
          </w:rPr>
          <w:tag w:val="MENDELEY_CITATION_v3_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"/>
          <w:id w:val="541724481"/>
          <w:placeholder>
            <w:docPart w:val="DefaultPlaceholder_-1854013440"/>
          </w:placeholder>
        </w:sdtPr>
        <w:sdtContent>
          <w:r w:rsidR="00FB03E2" w:rsidRPr="00E80806">
            <w:rPr>
              <w:color w:val="000000"/>
              <w:szCs w:val="22"/>
              <w:vertAlign w:val="superscript"/>
            </w:rPr>
            <w:t>6,7</w:t>
          </w:r>
        </w:sdtContent>
      </w:sdt>
      <w:r w:rsidRPr="00E80806">
        <w:rPr>
          <w:szCs w:val="22"/>
        </w:rPr>
        <w:t xml:space="preserve"> Certain mutations in key cancer-related genes have </w:t>
      </w:r>
      <w:ins w:id="9" w:author="Brady,Rachel" w:date="2025-07-31T11:29:00Z" w16du:dateUtc="2025-07-31T18:29:00Z">
        <w:r w:rsidRPr="00E80806">
          <w:rPr>
            <w:szCs w:val="22"/>
          </w:rPr>
          <w:t xml:space="preserve">been </w:t>
        </w:r>
      </w:ins>
      <w:r w:rsidRPr="00E80806">
        <w:rPr>
          <w:szCs w:val="22"/>
        </w:rPr>
        <w:t xml:space="preserve">documented </w:t>
      </w:r>
      <w:del w:id="10" w:author="Brady,Rachel" w:date="2025-07-31T11:29:00Z" w16du:dateUtc="2025-07-31T18:29:00Z">
        <w:r w:rsidR="003545D2" w:rsidRPr="00D26DBC">
          <w:rPr>
            <w:szCs w:val="22"/>
          </w:rPr>
          <w:delText>effects on</w:delText>
        </w:r>
      </w:del>
      <w:ins w:id="11" w:author="Brady,Rachel" w:date="2025-07-31T11:29:00Z" w16du:dateUtc="2025-07-31T18:29:00Z">
        <w:r w:rsidRPr="00E80806">
          <w:rPr>
            <w:szCs w:val="22"/>
          </w:rPr>
          <w:t>to affect</w:t>
        </w:r>
      </w:ins>
      <w:r w:rsidRPr="00E80806">
        <w:rPr>
          <w:szCs w:val="22"/>
        </w:rPr>
        <w:t xml:space="preserve"> the TME. Loss of the </w:t>
      </w:r>
      <w:r w:rsidRPr="00E80806">
        <w:rPr>
          <w:szCs w:val="22"/>
        </w:rPr>
        <w:lastRenderedPageBreak/>
        <w:t xml:space="preserve">tumor suppressor gene phosphatase and </w:t>
      </w:r>
      <w:proofErr w:type="spellStart"/>
      <w:r w:rsidRPr="00E80806">
        <w:rPr>
          <w:szCs w:val="22"/>
        </w:rPr>
        <w:t>tensin</w:t>
      </w:r>
      <w:proofErr w:type="spellEnd"/>
      <w:r w:rsidRPr="00E80806">
        <w:rPr>
          <w:szCs w:val="22"/>
        </w:rPr>
        <w:t xml:space="preserve"> homolog (</w:t>
      </w:r>
      <w:r w:rsidRPr="00E80806">
        <w:rPr>
          <w:i/>
          <w:szCs w:val="22"/>
        </w:rPr>
        <w:t>PTEN</w:t>
      </w:r>
      <w:r w:rsidRPr="00E80806">
        <w:rPr>
          <w:szCs w:val="22"/>
        </w:rPr>
        <w:t>) correlates with T</w:t>
      </w:r>
      <w:del w:id="12" w:author="Brady,Rachel" w:date="2025-07-31T11:29:00Z" w16du:dateUtc="2025-07-31T18:29:00Z">
        <w:r w:rsidR="003545D2" w:rsidRPr="00D26DBC">
          <w:rPr>
            <w:szCs w:val="22"/>
          </w:rPr>
          <w:delText>-</w:delText>
        </w:r>
      </w:del>
      <w:ins w:id="13" w:author="Brady,Rachel" w:date="2025-07-31T11:29:00Z" w16du:dateUtc="2025-07-31T18:29:00Z">
        <w:r w:rsidRPr="00E80806">
          <w:rPr>
            <w:szCs w:val="22"/>
          </w:rPr>
          <w:t xml:space="preserve"> </w:t>
        </w:r>
      </w:ins>
      <w:r w:rsidRPr="00E80806">
        <w:rPr>
          <w:szCs w:val="22"/>
        </w:rPr>
        <w:t>cell exclusion and immunotherapy resistance across cancer types.</w:t>
      </w:r>
      <w:sdt>
        <w:sdtPr>
          <w:rPr>
            <w:color w:val="000000"/>
            <w:szCs w:val="22"/>
            <w:vertAlign w:val="superscript"/>
          </w:rPr>
          <w:tag w:val="MENDELEY_CITATION_v3_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"/>
          <w:id w:val="-1832214093"/>
          <w:placeholder>
            <w:docPart w:val="DefaultPlaceholder_-1854013440"/>
          </w:placeholder>
        </w:sdtPr>
        <w:sdtContent>
          <w:r w:rsidR="00FB03E2" w:rsidRPr="00E80806">
            <w:rPr>
              <w:color w:val="000000"/>
              <w:szCs w:val="22"/>
              <w:vertAlign w:val="superscript"/>
            </w:rPr>
            <w:t>8</w:t>
          </w:r>
        </w:sdtContent>
      </w:sdt>
      <w:r w:rsidRPr="00E80806">
        <w:rPr>
          <w:szCs w:val="22"/>
        </w:rPr>
        <w:t xml:space="preserve"> Similarly, gain-of-function mutant p53 has multiple immunosuppressive and pro</w:t>
      </w:r>
      <w:r w:rsidR="00FB03E2" w:rsidRPr="00E80806">
        <w:rPr>
          <w:szCs w:val="22"/>
        </w:rPr>
        <w:t>-</w:t>
      </w:r>
      <w:r w:rsidRPr="00E80806">
        <w:rPr>
          <w:szCs w:val="22"/>
        </w:rPr>
        <w:t>metastatic effects in the TME.</w:t>
      </w:r>
      <w:sdt>
        <w:sdtPr>
          <w:rPr>
            <w:color w:val="000000"/>
            <w:szCs w:val="22"/>
            <w:vertAlign w:val="superscript"/>
          </w:rPr>
          <w:tag w:val="MENDELEY_CITATION_v3_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"/>
          <w:id w:val="-1856097024"/>
          <w:placeholder>
            <w:docPart w:val="DefaultPlaceholder_-1854013440"/>
          </w:placeholder>
        </w:sdtPr>
        <w:sdtContent>
          <w:r w:rsidR="00FB03E2" w:rsidRPr="00E80806">
            <w:rPr>
              <w:color w:val="000000"/>
              <w:szCs w:val="22"/>
              <w:vertAlign w:val="superscript"/>
            </w:rPr>
            <w:t>9</w:t>
          </w:r>
        </w:sdtContent>
      </w:sdt>
      <w:r w:rsidRPr="00E80806">
        <w:rPr>
          <w:szCs w:val="22"/>
        </w:rPr>
        <w:t xml:space="preserve"> Patient factors</w:t>
      </w:r>
      <w:ins w:id="14" w:author="Brady,Rachel" w:date="2025-07-31T11:29:00Z" w16du:dateUtc="2025-07-31T18:29:00Z">
        <w:r w:rsidRPr="00E80806">
          <w:rPr>
            <w:szCs w:val="22"/>
          </w:rPr>
          <w:t>,</w:t>
        </w:r>
      </w:ins>
      <w:r w:rsidRPr="00E80806">
        <w:rPr>
          <w:szCs w:val="22"/>
        </w:rPr>
        <w:t xml:space="preserve"> such as weight and age</w:t>
      </w:r>
      <w:del w:id="15" w:author="Brady,Rachel" w:date="2025-07-31T11:29:00Z" w16du:dateUtc="2025-07-31T18:29:00Z">
        <w:r w:rsidR="003545D2" w:rsidRPr="00D26DBC">
          <w:rPr>
            <w:szCs w:val="22"/>
          </w:rPr>
          <w:delText xml:space="preserve"> have been shown to</w:delText>
        </w:r>
      </w:del>
      <w:ins w:id="16" w:author="Brady,Rachel" w:date="2025-07-31T11:29:00Z" w16du:dateUtc="2025-07-31T18:29:00Z">
        <w:r w:rsidRPr="00E80806">
          <w:rPr>
            <w:szCs w:val="22"/>
          </w:rPr>
          <w:t>,</w:t>
        </w:r>
      </w:ins>
      <w:r w:rsidRPr="00E80806">
        <w:rPr>
          <w:szCs w:val="22"/>
        </w:rPr>
        <w:t xml:space="preserve"> influence</w:t>
      </w:r>
      <w:ins w:id="17" w:author="Brady,Rachel" w:date="2025-07-31T11:29:00Z" w16du:dateUtc="2025-07-31T18:29:00Z">
        <w:r w:rsidRPr="00E80806">
          <w:rPr>
            <w:szCs w:val="22"/>
          </w:rPr>
          <w:t xml:space="preserve"> the</w:t>
        </w:r>
      </w:ins>
      <w:r w:rsidRPr="00E80806">
        <w:rPr>
          <w:szCs w:val="22"/>
        </w:rPr>
        <w:t xml:space="preserve"> TME, partly due to changes in cellular metabolism and inflammation.</w:t>
      </w:r>
      <w:sdt>
        <w:sdtPr>
          <w:rPr>
            <w:color w:val="000000"/>
            <w:szCs w:val="22"/>
            <w:vertAlign w:val="superscript"/>
          </w:rPr>
          <w:tag w:val="MENDELEY_CITATION_v3_eyJjaXRhdGlvbklEIjoiTUVOREVMRVlfQ0lUQVRJT05fZmFmMWQyODMtN2I4OS00OTE3LWIzNDEtYmNlYzg1MTM5NTUwIiwicHJvcGVydGllcyI6eyJub3RlSW5kZXgiOjB9LCJpc0VkaXRlZCI6ZmFsc2UsIm1hbnVhbE92ZXJyaWRlIjp7ImlzTWFudWFsbHlPdmVycmlkZGVuIjpmYWxzZSwiY2l0ZXByb2NUZXh0IjoiPHN1cD4xMCwxMTwvc3VwPi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
          <w:id w:val="1188408607"/>
          <w:placeholder>
            <w:docPart w:val="DefaultPlaceholder_-1854013440"/>
          </w:placeholder>
        </w:sdtPr>
        <w:sdtContent>
          <w:r w:rsidR="00FB03E2" w:rsidRPr="00E80806">
            <w:rPr>
              <w:color w:val="000000"/>
              <w:szCs w:val="22"/>
              <w:vertAlign w:val="superscript"/>
            </w:rPr>
            <w:t>10,11</w:t>
          </w:r>
        </w:sdtContent>
      </w:sdt>
      <w:r w:rsidRPr="00E80806">
        <w:rPr>
          <w:szCs w:val="22"/>
        </w:rPr>
        <w:t xml:space="preserve"> The metabolic state of the TME changes glucose, amino acid, and lipid availability, which affects the crosstalk between immune </w:t>
      </w:r>
      <w:del w:id="18" w:author="Brady,Rachel" w:date="2025-07-31T11:29:00Z" w16du:dateUtc="2025-07-31T18:29:00Z">
        <w:r w:rsidR="003545D2">
          <w:rPr>
            <w:szCs w:val="22"/>
          </w:rPr>
          <w:delText xml:space="preserve">cells </w:delText>
        </w:r>
      </w:del>
      <w:r w:rsidRPr="00E80806">
        <w:rPr>
          <w:szCs w:val="22"/>
        </w:rPr>
        <w:t>and cancer cells.</w:t>
      </w:r>
      <w:sdt>
        <w:sdtPr>
          <w:rPr>
            <w:color w:val="000000"/>
            <w:szCs w:val="22"/>
            <w:vertAlign w:val="superscript"/>
          </w:rPr>
          <w:tag w:val="MENDELEY_CITATION_v3_eyJjaXRhdGlvbklEIjoiTUVOREVMRVlfQ0lUQVRJT05fNmI4NzQ2ZjktYmE0MS00MTY4LWFhODgtOTQ5ZDI2M2Y3NTRmIiwicHJvcGVydGllcyI6eyJub3RlSW5kZXgiOjB9LCJpc0VkaXRlZCI6ZmFsc2UsIm1hbnVhbE92ZXJyaWRlIjp7ImlzTWFudWFsbHlPdmVycmlkZGVuIjpmYWxzZSwiY2l0ZXByb2NUZXh0IjoiPHN1cD4xMjwvc3VwPi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"/>
          <w:id w:val="224657473"/>
          <w:placeholder>
            <w:docPart w:val="DefaultPlaceholder_-1854013440"/>
          </w:placeholder>
        </w:sdtPr>
        <w:sdtContent>
          <w:r w:rsidR="00FB03E2" w:rsidRPr="00E80806">
            <w:rPr>
              <w:color w:val="000000"/>
              <w:szCs w:val="22"/>
              <w:vertAlign w:val="superscript"/>
            </w:rPr>
            <w:t>12</w:t>
          </w:r>
        </w:sdtContent>
      </w:sdt>
      <w:r w:rsidRPr="00E80806">
        <w:rPr>
          <w:szCs w:val="22"/>
        </w:rPr>
        <w:t xml:space="preserve"> Finally, </w:t>
      </w:r>
      <w:ins w:id="19" w:author="Brady,Rachel" w:date="2025-07-31T11:29:00Z" w16du:dateUtc="2025-07-31T18:29:00Z">
        <w:r w:rsidR="00FB03E2" w:rsidRPr="00E80806">
          <w:rPr>
            <w:szCs w:val="22"/>
          </w:rPr>
          <w:t xml:space="preserve">there is </w:t>
        </w:r>
      </w:ins>
      <w:r w:rsidRPr="00E80806">
        <w:rPr>
          <w:szCs w:val="22"/>
        </w:rPr>
        <w:t xml:space="preserve">epigenetic regulation of the </w:t>
      </w:r>
      <w:ins w:id="20" w:author="Brady,Rachel" w:date="2025-07-31T11:29:00Z" w16du:dateUtc="2025-07-31T18:29:00Z">
        <w:r w:rsidRPr="00E80806">
          <w:rPr>
            <w:szCs w:val="22"/>
          </w:rPr>
          <w:t xml:space="preserve">TME </w:t>
        </w:r>
      </w:ins>
      <w:r w:rsidRPr="00E80806">
        <w:rPr>
          <w:szCs w:val="22"/>
        </w:rPr>
        <w:t>immune environment</w:t>
      </w:r>
      <w:del w:id="21" w:author="Brady,Rachel" w:date="2025-07-31T11:29:00Z" w16du:dateUtc="2025-07-31T18:29:00Z">
        <w:r w:rsidR="003545D2" w:rsidRPr="00D26DBC">
          <w:rPr>
            <w:szCs w:val="22"/>
          </w:rPr>
          <w:delText xml:space="preserve"> of the TME</w:delText>
        </w:r>
      </w:del>
      <w:r w:rsidRPr="00E80806">
        <w:rPr>
          <w:szCs w:val="22"/>
        </w:rPr>
        <w:t>.</w:t>
      </w:r>
      <w:sdt>
        <w:sdtPr>
          <w:rPr>
            <w:color w:val="000000"/>
            <w:szCs w:val="22"/>
            <w:vertAlign w:val="superscript"/>
          </w:rPr>
          <w:tag w:val="MENDELEY_CITATION_v3_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"/>
          <w:id w:val="1060914486"/>
          <w:placeholder>
            <w:docPart w:val="DefaultPlaceholder_-1854013440"/>
          </w:placeholder>
        </w:sdtPr>
        <w:sdtContent>
          <w:r w:rsidR="00FB03E2" w:rsidRPr="00E80806">
            <w:rPr>
              <w:color w:val="000000"/>
              <w:szCs w:val="22"/>
              <w:vertAlign w:val="superscript"/>
            </w:rPr>
            <w:t>13</w:t>
          </w:r>
        </w:sdtContent>
      </w:sdt>
      <w:r w:rsidRPr="00E80806">
        <w:rPr>
          <w:szCs w:val="22"/>
        </w:rPr>
        <w:t xml:space="preserve"> For example, the repressive </w:t>
      </w:r>
      <w:proofErr w:type="spellStart"/>
      <w:r w:rsidRPr="00E80806">
        <w:rPr>
          <w:szCs w:val="22"/>
        </w:rPr>
        <w:t>polycomb</w:t>
      </w:r>
      <w:proofErr w:type="spellEnd"/>
      <w:r w:rsidRPr="00E80806">
        <w:rPr>
          <w:szCs w:val="22"/>
        </w:rPr>
        <w:t xml:space="preserve">-group enzyme enhancer of </w:t>
      </w:r>
      <w:proofErr w:type="spellStart"/>
      <w:r w:rsidRPr="00E80806">
        <w:rPr>
          <w:szCs w:val="22"/>
        </w:rPr>
        <w:t>zeste</w:t>
      </w:r>
      <w:proofErr w:type="spellEnd"/>
      <w:r w:rsidRPr="00E80806">
        <w:rPr>
          <w:szCs w:val="22"/>
        </w:rPr>
        <w:t xml:space="preserve"> homolog 2 (EZH2) can methylate and silence promoters of T-cell recruiting chemokines, leading to a “cold” TME, lacking in cytotoxic T-cell infiltration.</w:t>
      </w:r>
      <w:sdt>
        <w:sdtPr>
          <w:rPr>
            <w:color w:val="000000"/>
            <w:szCs w:val="22"/>
            <w:vertAlign w:val="superscript"/>
          </w:rPr>
          <w:tag w:val="MENDELEY_CITATION_v3_eyJjaXRhdGlvbklEIjoiTUVOREVMRVlfQ0lUQVRJT05fMDVkZjY1MTYtMTFkMS00NzA0LTk0MDYtOWNhODFkMjk4N2ZmIiwicHJvcGVydGllcyI6eyJub3RlSW5kZXgiOjB9LCJpc0VkaXRlZCI6ZmFsc2UsIm1hbnVhbE92ZXJyaWRlIjp7ImlzTWFudWFsbHlPdmVycmlkZGVuIjpmYWxzZSwiY2l0ZXByb2NUZXh0IjoiPHN1cD4xNDwvc3VwPi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"/>
          <w:id w:val="-715891884"/>
          <w:placeholder>
            <w:docPart w:val="DefaultPlaceholder_-1854013440"/>
          </w:placeholder>
        </w:sdtPr>
        <w:sdtContent>
          <w:r w:rsidR="00FB03E2" w:rsidRPr="00E80806">
            <w:rPr>
              <w:color w:val="000000"/>
              <w:szCs w:val="22"/>
              <w:vertAlign w:val="superscript"/>
            </w:rPr>
            <w:t>14</w:t>
          </w:r>
        </w:sdtContent>
      </w:sdt>
      <w:r w:rsidRPr="00E80806">
        <w:rPr>
          <w:szCs w:val="22"/>
        </w:rPr>
        <w:t xml:space="preserve"> Cancer therapy also applies pressure </w:t>
      </w:r>
      <w:del w:id="22" w:author="Brady,Rachel" w:date="2025-07-31T11:29:00Z" w16du:dateUtc="2025-07-31T18:29:00Z">
        <w:r w:rsidR="003545D2" w:rsidRPr="00D26DBC">
          <w:rPr>
            <w:szCs w:val="22"/>
          </w:rPr>
          <w:delText>to</w:delText>
        </w:r>
      </w:del>
      <w:ins w:id="23" w:author="Brady,Rachel" w:date="2025-07-31T11:29:00Z" w16du:dateUtc="2025-07-31T18:29:00Z">
        <w:r w:rsidRPr="00E80806">
          <w:rPr>
            <w:szCs w:val="22"/>
          </w:rPr>
          <w:t>on</w:t>
        </w:r>
      </w:ins>
      <w:r w:rsidRPr="00E80806">
        <w:rPr>
          <w:szCs w:val="22"/>
        </w:rPr>
        <w:t xml:space="preserve"> the TME, resulting in evolution over time.</w:t>
      </w:r>
      <w:sdt>
        <w:sdtPr>
          <w:rPr>
            <w:color w:val="000000"/>
            <w:szCs w:val="22"/>
            <w:vertAlign w:val="superscript"/>
          </w:rPr>
          <w:tag w:val="MENDELEY_CITATION_v3_eyJjaXRhdGlvbklEIjoiTUVOREVMRVlfQ0lUQVRJT05fM2E1ZjI2MzYtOGM2ZC00MzcwLWI3YWEtZDdkODViZGQ3MDg1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339509048"/>
          <w:placeholder>
            <w:docPart w:val="DefaultPlaceholder_-1854013440"/>
          </w:placeholder>
        </w:sdtPr>
        <w:sdtContent>
          <w:r w:rsidR="00FB03E2" w:rsidRPr="00E80806">
            <w:rPr>
              <w:color w:val="000000"/>
              <w:szCs w:val="22"/>
              <w:vertAlign w:val="superscript"/>
            </w:rPr>
            <w:t>1</w:t>
          </w:r>
        </w:sdtContent>
      </w:sdt>
      <w:r w:rsidRPr="00E80806">
        <w:rPr>
          <w:szCs w:val="22"/>
        </w:rPr>
        <w:t xml:space="preserve"> These complex factors combine to make the TME a formidable barrier </w:t>
      </w:r>
      <w:del w:id="24" w:author="Brady,Rachel" w:date="2025-07-31T11:29:00Z" w16du:dateUtc="2025-07-31T18:29:00Z">
        <w:r w:rsidR="003545D2" w:rsidRPr="00D26DBC">
          <w:rPr>
            <w:szCs w:val="22"/>
          </w:rPr>
          <w:delText>for</w:delText>
        </w:r>
      </w:del>
      <w:ins w:id="25" w:author="Brady,Rachel" w:date="2025-07-31T11:29:00Z" w16du:dateUtc="2025-07-31T18:29:00Z">
        <w:r w:rsidRPr="00E80806">
          <w:rPr>
            <w:szCs w:val="22"/>
          </w:rPr>
          <w:t>to</w:t>
        </w:r>
      </w:ins>
      <w:r w:rsidRPr="00E80806">
        <w:rPr>
          <w:szCs w:val="22"/>
        </w:rPr>
        <w:t xml:space="preserve"> effective immunotherapy.</w:t>
      </w:r>
    </w:p>
    <w:p w14:paraId="0382E789" w14:textId="393CEE52" w:rsidR="00280DE2" w:rsidRPr="00E80806" w:rsidRDefault="009D42D0" w:rsidP="00280DE2">
      <w:pPr>
        <w:spacing w:line="480" w:lineRule="auto"/>
        <w:ind w:firstLine="720"/>
        <w:rPr>
          <w:szCs w:val="22"/>
        </w:rPr>
      </w:pPr>
      <w:r w:rsidRPr="00E80806">
        <w:rPr>
          <w:szCs w:val="22"/>
        </w:rPr>
        <w:t xml:space="preserve">Tumor-associated macrophages (TAMs) are the most abundant immune cells in the TME of most solid </w:t>
      </w:r>
      <w:r w:rsidR="00FB03E2" w:rsidRPr="00E80806">
        <w:rPr>
          <w:szCs w:val="22"/>
        </w:rPr>
        <w:t>tumors and</w:t>
      </w:r>
      <w:r w:rsidRPr="00E80806">
        <w:rPr>
          <w:szCs w:val="22"/>
        </w:rPr>
        <w:t xml:space="preserve"> comprise a markedly heterogeneous group with diverse phenotypes and roles.</w:t>
      </w:r>
      <w:sdt>
        <w:sdtPr>
          <w:rPr>
            <w:color w:val="000000"/>
            <w:szCs w:val="22"/>
            <w:vertAlign w:val="superscript"/>
          </w:rPr>
          <w:tag w:val="MENDELEY_CITATION_v3_eyJjaXRhdGlvbklEIjoiTUVOREVMRVlfQ0lUQVRJT05fOGU3ZGExZGMtOTU5Mi00NmZhLTkyZjctNjdmNjZjZjVlY2Q5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328181057"/>
          <w:placeholder>
            <w:docPart w:val="DefaultPlaceholder_-1854013440"/>
          </w:placeholder>
        </w:sdtPr>
        <w:sdtContent>
          <w:r w:rsidR="00FB03E2" w:rsidRPr="00E80806">
            <w:rPr>
              <w:color w:val="000000"/>
              <w:szCs w:val="22"/>
              <w:vertAlign w:val="superscript"/>
            </w:rPr>
            <w:t>4</w:t>
          </w:r>
        </w:sdtContent>
      </w:sdt>
      <w:r w:rsidRPr="00E80806">
        <w:rPr>
          <w:szCs w:val="22"/>
        </w:rPr>
        <w:t xml:space="preserve"> They are currently being investigated as promising </w:t>
      </w:r>
      <w:del w:id="26" w:author="Brady,Rachel" w:date="2025-07-31T11:29:00Z" w16du:dateUtc="2025-07-31T18:29:00Z">
        <w:r w:rsidR="003545D2">
          <w:rPr>
            <w:szCs w:val="22"/>
          </w:rPr>
          <w:delText xml:space="preserve">cancer </w:delText>
        </w:r>
      </w:del>
      <w:r w:rsidRPr="00E80806">
        <w:rPr>
          <w:szCs w:val="22"/>
        </w:rPr>
        <w:t>therapeutic targets, biomarkers, and diagnostic imaging markers</w:t>
      </w:r>
      <w:ins w:id="27" w:author="Brady,Rachel" w:date="2025-07-31T11:29:00Z" w16du:dateUtc="2025-07-31T18:29:00Z">
        <w:r w:rsidRPr="00E80806">
          <w:rPr>
            <w:szCs w:val="22"/>
          </w:rPr>
          <w:t xml:space="preserve"> for cancer</w:t>
        </w:r>
      </w:ins>
      <w:r w:rsidRPr="00E80806">
        <w:rPr>
          <w:szCs w:val="22"/>
        </w:rPr>
        <w:t>. TAMs are usually described as having an “M2-like” or immunosuppressive phenotype, although</w:t>
      </w:r>
      <w:del w:id="28" w:author="Brady,Rachel" w:date="2025-07-31T11:29:00Z" w16du:dateUtc="2025-07-31T18:29:00Z">
        <w:r w:rsidR="003545D2">
          <w:rPr>
            <w:szCs w:val="22"/>
          </w:rPr>
          <w:delText xml:space="preserve"> the</w:delText>
        </w:r>
      </w:del>
      <w:r w:rsidRPr="00E80806">
        <w:rPr>
          <w:szCs w:val="22"/>
        </w:rPr>
        <w:t xml:space="preserve"> dichotomous categorization of macrophages into M1 or M2 phenotypes is overly simplistic. TAMs can simultaneously express gene signatures from multiple phenotypes</w:t>
      </w:r>
      <w:r w:rsidR="00FB03E2" w:rsidRPr="00E80806">
        <w:rPr>
          <w:szCs w:val="22"/>
        </w:rPr>
        <w:t>, and</w:t>
      </w:r>
      <w:r w:rsidRPr="00E80806">
        <w:rPr>
          <w:szCs w:val="22"/>
        </w:rPr>
        <w:t xml:space="preserve"> </w:t>
      </w:r>
      <w:r w:rsidR="00FB03E2" w:rsidRPr="00E80806">
        <w:rPr>
          <w:szCs w:val="22"/>
        </w:rPr>
        <w:t>dozens of</w:t>
      </w:r>
      <w:r w:rsidRPr="00E80806">
        <w:rPr>
          <w:szCs w:val="22"/>
        </w:rPr>
        <w:t xml:space="preserve"> phenotypes have been documented in single-cell sequencing studies.</w:t>
      </w:r>
      <w:sdt>
        <w:sdtPr>
          <w:rPr>
            <w:color w:val="000000"/>
            <w:szCs w:val="22"/>
            <w:vertAlign w:val="superscript"/>
          </w:rPr>
          <w:tag w:val="MENDELEY_CITATION_v3_eyJjaXRhdGlvbklEIjoiTUVOREVMRVlfQ0lUQVRJT05fYTQyMmRlMjEtM2ZjMC00YmQxLWE0NzEtMTUxOTAwYWViZWQ5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916284672"/>
          <w:placeholder>
            <w:docPart w:val="DefaultPlaceholder_-1854013440"/>
          </w:placeholder>
        </w:sdtPr>
        <w:sdtContent>
          <w:r w:rsidR="00FB03E2" w:rsidRPr="00E80806">
            <w:rPr>
              <w:color w:val="000000"/>
              <w:szCs w:val="22"/>
              <w:vertAlign w:val="superscript"/>
            </w:rPr>
            <w:t>15</w:t>
          </w:r>
        </w:sdtContent>
      </w:sdt>
      <w:r w:rsidRPr="00E80806">
        <w:rPr>
          <w:szCs w:val="22"/>
        </w:rPr>
        <w:t xml:space="preserve"> Regardless, TAMs are known to promote tumor progression in multiple ways, including angiogenesis, </w:t>
      </w:r>
      <w:del w:id="29" w:author="Brady,Rachel" w:date="2025-07-31T11:29:00Z" w16du:dateUtc="2025-07-31T18:29:00Z">
        <w:r w:rsidR="003545D2" w:rsidRPr="00D26DBC">
          <w:rPr>
            <w:szCs w:val="22"/>
          </w:rPr>
          <w:delText>facilitating</w:delText>
        </w:r>
      </w:del>
      <w:ins w:id="30" w:author="Brady,Rachel" w:date="2025-07-31T11:29:00Z" w16du:dateUtc="2025-07-31T18:29:00Z">
        <w:r w:rsidRPr="00E80806">
          <w:rPr>
            <w:szCs w:val="22"/>
          </w:rPr>
          <w:t>facilitation of</w:t>
        </w:r>
      </w:ins>
      <w:r w:rsidRPr="00E80806">
        <w:rPr>
          <w:szCs w:val="22"/>
        </w:rPr>
        <w:t xml:space="preserve"> tumor cell invasion and metastasis, and </w:t>
      </w:r>
      <w:del w:id="31" w:author="Brady,Rachel" w:date="2025-07-31T11:29:00Z" w16du:dateUtc="2025-07-31T18:29:00Z">
        <w:r w:rsidR="003545D2" w:rsidRPr="00D26DBC">
          <w:rPr>
            <w:szCs w:val="22"/>
          </w:rPr>
          <w:delText>enhancing</w:delText>
        </w:r>
      </w:del>
      <w:ins w:id="32" w:author="Brady,Rachel" w:date="2025-07-31T11:29:00Z" w16du:dateUtc="2025-07-31T18:29:00Z">
        <w:r w:rsidRPr="00E80806">
          <w:rPr>
            <w:szCs w:val="22"/>
          </w:rPr>
          <w:t>enhancement of</w:t>
        </w:r>
      </w:ins>
      <w:r w:rsidRPr="00E80806">
        <w:rPr>
          <w:szCs w:val="22"/>
        </w:rPr>
        <w:t xml:space="preserve"> immune avoidance.</w:t>
      </w:r>
      <w:sdt>
        <w:sdtPr>
          <w:rPr>
            <w:color w:val="000000"/>
            <w:szCs w:val="22"/>
            <w:vertAlign w:val="superscript"/>
          </w:rPr>
          <w:tag w:val="MENDELEY_CITATION_v3_eyJjaXRhdGlvbklEIjoiTUVOREVMRVlfQ0lUQVRJT05fZjYwZjRjNjEtZTk1MS00ZDY2LTk1N2QtMzgxODViYWQzMzIy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232545539"/>
          <w:placeholder>
            <w:docPart w:val="DefaultPlaceholder_-1854013440"/>
          </w:placeholder>
        </w:sdtPr>
        <w:sdtContent>
          <w:r w:rsidR="00FB03E2" w:rsidRPr="00E80806">
            <w:rPr>
              <w:color w:val="000000"/>
              <w:szCs w:val="22"/>
              <w:vertAlign w:val="superscript"/>
            </w:rPr>
            <w:t>15</w:t>
          </w:r>
        </w:sdtContent>
      </w:sdt>
      <w:r w:rsidRPr="00E80806">
        <w:rPr>
          <w:szCs w:val="22"/>
        </w:rPr>
        <w:t xml:space="preserve"> Many TAM-targeted therapies are in early</w:t>
      </w:r>
      <w:del w:id="33" w:author="Brady,Rachel" w:date="2025-07-31T11:29:00Z" w16du:dateUtc="2025-07-31T18:29:00Z">
        <w:r w:rsidR="00280DE2" w:rsidRPr="00D26DBC">
          <w:rPr>
            <w:szCs w:val="22"/>
          </w:rPr>
          <w:delText>-</w:delText>
        </w:r>
      </w:del>
      <w:ins w:id="34" w:author="Brady,Rachel" w:date="2025-07-31T11:29:00Z" w16du:dateUtc="2025-07-31T18:29:00Z">
        <w:r w:rsidRPr="00E80806">
          <w:rPr>
            <w:szCs w:val="22"/>
          </w:rPr>
          <w:t xml:space="preserve"> </w:t>
        </w:r>
      </w:ins>
      <w:r w:rsidRPr="00E80806">
        <w:rPr>
          <w:szCs w:val="22"/>
        </w:rPr>
        <w:t>stage clinical trials in humans, and</w:t>
      </w:r>
      <w:ins w:id="35" w:author="Brady,Rachel" w:date="2025-07-31T11:29:00Z" w16du:dateUtc="2025-07-31T18:29:00Z">
        <w:r w:rsidRPr="00E80806">
          <w:rPr>
            <w:szCs w:val="22"/>
          </w:rPr>
          <w:t xml:space="preserve"> only</w:t>
        </w:r>
      </w:ins>
      <w:r w:rsidRPr="00E80806">
        <w:rPr>
          <w:szCs w:val="22"/>
        </w:rPr>
        <w:t xml:space="preserve"> a handful of these have been explored in canine cancers.</w:t>
      </w:r>
      <w:sdt>
        <w:sdtPr>
          <w:rPr>
            <w:color w:val="000000"/>
            <w:szCs w:val="22"/>
            <w:vertAlign w:val="superscript"/>
          </w:rPr>
          <w:tag w:val="MENDELEY_CITATION_v3_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"/>
          <w:id w:val="-2086755076"/>
          <w:placeholder>
            <w:docPart w:val="DefaultPlaceholder_-1854013440"/>
          </w:placeholder>
        </w:sdtPr>
        <w:sdtContent>
          <w:r w:rsidR="00FB03E2" w:rsidRPr="00E80806">
            <w:rPr>
              <w:color w:val="000000"/>
              <w:szCs w:val="22"/>
              <w:vertAlign w:val="superscript"/>
            </w:rPr>
            <w:t>16</w:t>
          </w:r>
        </w:sdtContent>
      </w:sdt>
    </w:p>
    <w:p w14:paraId="76F02D43" w14:textId="12E7E503" w:rsidR="003545D2" w:rsidRPr="00E80806" w:rsidRDefault="009D42D0" w:rsidP="00280DE2">
      <w:pPr>
        <w:spacing w:line="480" w:lineRule="auto"/>
        <w:ind w:firstLine="720"/>
        <w:rPr>
          <w:szCs w:val="22"/>
        </w:rPr>
      </w:pPr>
      <w:r w:rsidRPr="00E80806">
        <w:rPr>
          <w:szCs w:val="22"/>
        </w:rPr>
        <w:t xml:space="preserve">Canine cancer offers a unique translational bridge between preclinical models and </w:t>
      </w:r>
      <w:del w:id="36" w:author="Brady,Rachel" w:date="2025-07-31T11:29:00Z" w16du:dateUtc="2025-07-31T18:29:00Z">
        <w:r w:rsidR="003545D2">
          <w:rPr>
            <w:szCs w:val="22"/>
          </w:rPr>
          <w:delText>human</w:delText>
        </w:r>
      </w:del>
      <w:ins w:id="37" w:author="Brady,Rachel" w:date="2025-07-31T11:29:00Z" w16du:dateUtc="2025-07-31T18:29:00Z">
        <w:r w:rsidRPr="00E80806">
          <w:rPr>
            <w:szCs w:val="22"/>
          </w:rPr>
          <w:t>clinical</w:t>
        </w:r>
      </w:ins>
      <w:r w:rsidRPr="00E80806">
        <w:rPr>
          <w:szCs w:val="22"/>
        </w:rPr>
        <w:t xml:space="preserve"> trials. Dogs have become a frequently </w:t>
      </w:r>
      <w:del w:id="38" w:author="Brady,Rachel" w:date="2025-07-31T11:29:00Z" w16du:dateUtc="2025-07-31T18:29:00Z">
        <w:r w:rsidR="003545D2">
          <w:rPr>
            <w:szCs w:val="22"/>
          </w:rPr>
          <w:delText>utilized</w:delText>
        </w:r>
      </w:del>
      <w:ins w:id="39" w:author="Brady,Rachel" w:date="2025-07-31T11:29:00Z" w16du:dateUtc="2025-07-31T18:29:00Z">
        <w:r w:rsidRPr="00E80806">
          <w:rPr>
            <w:szCs w:val="22"/>
          </w:rPr>
          <w:t>used</w:t>
        </w:r>
      </w:ins>
      <w:r w:rsidRPr="00E80806">
        <w:rPr>
          <w:szCs w:val="22"/>
        </w:rPr>
        <w:t xml:space="preserve"> model for studying human cancer because of the similarities in their spontaneously occurring tumors, biology, and environmental exposures.</w:t>
      </w:r>
      <w:sdt>
        <w:sdtPr>
          <w:rPr>
            <w:color w:val="000000"/>
            <w:szCs w:val="22"/>
            <w:vertAlign w:val="superscript"/>
          </w:rPr>
          <w:tag w:val="MENDELEY_CITATION_v3_eyJjaXRhdGlvbklEIjoiTUVOREVMRVlfQ0lUQVRJT05fMTY0NzFhNTItYzZiMC00OGViLTgyZWMtNTVlNjc5YWQxNTY0IiwicHJvcGVydGllcyI6eyJub3RlSW5kZXgiOjB9LCJpc0VkaXRlZCI6ZmFsc2UsIm1hbnVhbE92ZXJyaWRlIjp7ImlzTWFudWFsbHlPdmVycmlkZGVuIjpmYWxzZSwiY2l0ZXByb2NUZXh0IjoiPHN1cD4xNz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
          <w:id w:val="-1940987237"/>
          <w:placeholder>
            <w:docPart w:val="DefaultPlaceholder_-1854013440"/>
          </w:placeholder>
        </w:sdtPr>
        <w:sdtContent>
          <w:r w:rsidR="00FB03E2" w:rsidRPr="00E80806">
            <w:rPr>
              <w:color w:val="000000"/>
              <w:szCs w:val="22"/>
              <w:vertAlign w:val="superscript"/>
            </w:rPr>
            <w:t>17</w:t>
          </w:r>
        </w:sdtContent>
      </w:sdt>
      <w:r w:rsidRPr="00E80806">
        <w:rPr>
          <w:szCs w:val="22"/>
        </w:rPr>
        <w:t xml:space="preserve"> In particular, the canine and human immune systems are much more closely aligned than the murine system, </w:t>
      </w:r>
      <w:r w:rsidRPr="00E80806">
        <w:rPr>
          <w:szCs w:val="22"/>
        </w:rPr>
        <w:lastRenderedPageBreak/>
        <w:t>and spontaneous canine tumors have evolved immune</w:t>
      </w:r>
      <w:del w:id="40" w:author="Brady,Rachel" w:date="2025-07-31T11:29:00Z" w16du:dateUtc="2025-07-31T18:29:00Z">
        <w:r w:rsidR="003545D2">
          <w:rPr>
            <w:szCs w:val="22"/>
          </w:rPr>
          <w:delText>-</w:delText>
        </w:r>
      </w:del>
      <w:ins w:id="41" w:author="Brady,Rachel" w:date="2025-07-31T11:29:00Z" w16du:dateUtc="2025-07-31T18:29:00Z">
        <w:r w:rsidRPr="00E80806">
          <w:rPr>
            <w:szCs w:val="22"/>
          </w:rPr>
          <w:t xml:space="preserve"> </w:t>
        </w:r>
      </w:ins>
      <w:r w:rsidRPr="00E80806">
        <w:rPr>
          <w:szCs w:val="22"/>
        </w:rPr>
        <w:t>avoidance strategies during development similar to those employed by human tumors.</w:t>
      </w:r>
      <w:sdt>
        <w:sdtPr>
          <w:rPr>
            <w:color w:val="000000"/>
            <w:szCs w:val="22"/>
            <w:vertAlign w:val="superscript"/>
          </w:rPr>
          <w:tag w:val="MENDELEY_CITATION_v3_eyJjaXRhdGlvbklEIjoiTUVOREVMRVlfQ0lUQVRJT05fYzhiYzA3Y2ItZDRhNC00ODFiLWEwZDQtMWY0M2Q0MWE1Mzk0IiwicHJvcGVydGllcyI6eyJub3RlSW5kZXgiOjB9LCJpc0VkaXRlZCI6ZmFsc2UsIm1hbnVhbE92ZXJyaWRlIjp7ImlzTWFudWFsbHlPdmVycmlkZGVuIjpmYWxzZSwiY2l0ZXByb2NUZXh0IjoiPHN1cD4xNywxOD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"/>
          <w:id w:val="496301607"/>
          <w:placeholder>
            <w:docPart w:val="DefaultPlaceholder_-1854013440"/>
          </w:placeholder>
        </w:sdtPr>
        <w:sdtContent>
          <w:r w:rsidR="00FB03E2" w:rsidRPr="00E80806">
            <w:rPr>
              <w:color w:val="000000"/>
              <w:szCs w:val="22"/>
              <w:vertAlign w:val="superscript"/>
            </w:rPr>
            <w:t>17,18</w:t>
          </w:r>
        </w:sdtContent>
      </w:sdt>
      <w:r w:rsidRPr="00E80806">
        <w:rPr>
          <w:szCs w:val="22"/>
        </w:rPr>
        <w:t xml:space="preserve"> When canine clinical trials are incorporated into the preclinical drug discovery pathway, there are distinct advantages in terms of cost and time </w:t>
      </w:r>
      <w:del w:id="42" w:author="Brady,Rachel" w:date="2025-07-31T11:29:00Z" w16du:dateUtc="2025-07-31T18:29:00Z">
        <w:r w:rsidR="003545D2">
          <w:rPr>
            <w:szCs w:val="22"/>
          </w:rPr>
          <w:delText xml:space="preserve">when </w:delText>
        </w:r>
      </w:del>
      <w:r w:rsidRPr="00E80806">
        <w:rPr>
          <w:szCs w:val="22"/>
        </w:rPr>
        <w:t xml:space="preserve">compared </w:t>
      </w:r>
      <w:del w:id="43" w:author="Brady,Rachel" w:date="2025-07-31T11:29:00Z" w16du:dateUtc="2025-07-31T18:29:00Z">
        <w:r w:rsidR="003545D2">
          <w:rPr>
            <w:szCs w:val="22"/>
          </w:rPr>
          <w:delText>to</w:delText>
        </w:r>
      </w:del>
      <w:ins w:id="44" w:author="Brady,Rachel" w:date="2025-07-31T11:29:00Z" w16du:dateUtc="2025-07-31T18:29:00Z">
        <w:r w:rsidRPr="00E80806">
          <w:rPr>
            <w:szCs w:val="22"/>
          </w:rPr>
          <w:t>with</w:t>
        </w:r>
      </w:ins>
      <w:r w:rsidRPr="00E80806">
        <w:rPr>
          <w:szCs w:val="22"/>
        </w:rPr>
        <w:t xml:space="preserve"> standard drug discovery. Several FDA-approved cancer drugs have been discovered and approved through </w:t>
      </w:r>
      <w:ins w:id="45" w:author="Brady,Rachel" w:date="2025-07-31T11:29:00Z" w16du:dateUtc="2025-07-31T18:29:00Z">
        <w:r w:rsidRPr="00E80806">
          <w:rPr>
            <w:szCs w:val="22"/>
          </w:rPr>
          <w:t xml:space="preserve">the </w:t>
        </w:r>
      </w:ins>
      <w:r w:rsidRPr="00E80806">
        <w:rPr>
          <w:szCs w:val="22"/>
        </w:rPr>
        <w:t xml:space="preserve">parallel efforts </w:t>
      </w:r>
      <w:del w:id="46" w:author="Brady,Rachel" w:date="2025-07-31T11:29:00Z" w16du:dateUtc="2025-07-31T18:29:00Z">
        <w:r w:rsidR="003545D2" w:rsidRPr="00D26DBC">
          <w:rPr>
            <w:szCs w:val="22"/>
          </w:rPr>
          <w:delText>by</w:delText>
        </w:r>
      </w:del>
      <w:ins w:id="47" w:author="Brady,Rachel" w:date="2025-07-31T11:29:00Z" w16du:dateUtc="2025-07-31T18:29:00Z">
        <w:r w:rsidRPr="00E80806">
          <w:rPr>
            <w:szCs w:val="22"/>
          </w:rPr>
          <w:t>of</w:t>
        </w:r>
      </w:ins>
      <w:r w:rsidRPr="00E80806">
        <w:rPr>
          <w:szCs w:val="22"/>
        </w:rPr>
        <w:t xml:space="preserve"> human and veterinary researchers.</w:t>
      </w:r>
      <w:sdt>
        <w:sdtPr>
          <w:rPr>
            <w:color w:val="000000"/>
            <w:szCs w:val="22"/>
            <w:vertAlign w:val="superscript"/>
          </w:rPr>
          <w:tag w:val="MENDELEY_CITATION_v3_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"/>
          <w:id w:val="-91708066"/>
          <w:placeholder>
            <w:docPart w:val="DefaultPlaceholder_-1854013440"/>
          </w:placeholder>
        </w:sdtPr>
        <w:sdtContent>
          <w:r w:rsidR="00FB03E2" w:rsidRPr="00E80806">
            <w:rPr>
              <w:color w:val="000000"/>
              <w:szCs w:val="22"/>
              <w:vertAlign w:val="superscript"/>
            </w:rPr>
            <w:t>19</w:t>
          </w:r>
        </w:sdtContent>
      </w:sdt>
      <w:r w:rsidRPr="00E80806">
        <w:rPr>
          <w:szCs w:val="22"/>
        </w:rPr>
        <w:t xml:space="preserve"> </w:t>
      </w:r>
    </w:p>
    <w:p w14:paraId="7705675C" w14:textId="1BF5A12D" w:rsidR="003545D2" w:rsidRPr="00E80806" w:rsidRDefault="009D42D0" w:rsidP="003545D2">
      <w:pPr>
        <w:spacing w:line="480" w:lineRule="auto"/>
        <w:ind w:firstLine="720"/>
        <w:rPr>
          <w:rStyle w:val="eop"/>
          <w:szCs w:val="22"/>
          <w:shd w:val="clear" w:color="auto" w:fill="FFFFFF"/>
        </w:rPr>
      </w:pPr>
      <w:r w:rsidRPr="00E80806">
        <w:rPr>
          <w:szCs w:val="22"/>
        </w:rPr>
        <w:t xml:space="preserve">Despite major advances in immune-based therapies, </w:t>
      </w:r>
      <w:ins w:id="48" w:author="Brady,Rachel" w:date="2025-07-31T11:29:00Z" w16du:dateUtc="2025-07-31T18:29:00Z">
        <w:r w:rsidRPr="00E80806">
          <w:rPr>
            <w:szCs w:val="22"/>
          </w:rPr>
          <w:t xml:space="preserve">only a </w:t>
        </w:r>
      </w:ins>
      <w:r w:rsidRPr="00E80806">
        <w:rPr>
          <w:szCs w:val="22"/>
        </w:rPr>
        <w:t xml:space="preserve">few biomarkers can accurately predict </w:t>
      </w:r>
      <w:del w:id="49" w:author="Brady,Rachel" w:date="2025-07-31T11:29:00Z" w16du:dateUtc="2025-07-31T18:29:00Z">
        <w:r w:rsidR="003545D2">
          <w:rPr>
            <w:szCs w:val="22"/>
          </w:rPr>
          <w:delText>response</w:delText>
        </w:r>
      </w:del>
      <w:ins w:id="50" w:author="Brady,Rachel" w:date="2025-07-31T11:29:00Z" w16du:dateUtc="2025-07-31T18:29:00Z">
        <w:r w:rsidRPr="00E80806">
          <w:rPr>
            <w:szCs w:val="22"/>
          </w:rPr>
          <w:t>responses</w:t>
        </w:r>
      </w:ins>
      <w:r w:rsidRPr="00E80806">
        <w:rPr>
          <w:szCs w:val="22"/>
        </w:rPr>
        <w:t>.</w:t>
      </w:r>
      <w:sdt>
        <w:sdtPr>
          <w:rPr>
            <w:color w:val="000000"/>
            <w:szCs w:val="22"/>
            <w:vertAlign w:val="superscript"/>
          </w:rPr>
          <w:tag w:val="MENDELEY_CITATION_v3_eyJjaXRhdGlvbklEIjoiTUVOREVMRVlfQ0lUQVRJT05fZTg0NDg3NGItYTc2OS00YTZhLWJjNzMtYTJlYjgzODFiNjFkIiwicHJvcGVydGllcyI6eyJub3RlSW5kZXgiOjB9LCJpc0VkaXRlZCI6ZmFsc2UsIm1hbnVhbE92ZXJyaWRlIjp7ImlzTWFudWFsbHlPdmVycmlkZGVuIjpmYWxzZSwiY2l0ZXByb2NUZXh0IjoiPHN1cD4yMDwvc3VwPi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"/>
          <w:id w:val="186192892"/>
          <w:placeholder>
            <w:docPart w:val="DefaultPlaceholder_-1854013440"/>
          </w:placeholder>
        </w:sdtPr>
        <w:sdtContent>
          <w:r w:rsidR="00FB03E2" w:rsidRPr="00E80806">
            <w:rPr>
              <w:color w:val="000000"/>
              <w:szCs w:val="22"/>
              <w:vertAlign w:val="superscript"/>
            </w:rPr>
            <w:t>20</w:t>
          </w:r>
        </w:sdtContent>
      </w:sdt>
      <w:r w:rsidRPr="00E80806">
        <w:rPr>
          <w:szCs w:val="22"/>
        </w:rPr>
        <w:t xml:space="preserve"> There is an extensive need for continued research to identify appropriate TME-based biomarkers for cancer </w:t>
      </w:r>
      <w:del w:id="51" w:author="Brady,Rachel" w:date="2025-07-31T11:29:00Z" w16du:dateUtc="2025-07-31T18:29:00Z">
        <w:r w:rsidR="003545D2" w:rsidRPr="00D26DBC">
          <w:rPr>
            <w:szCs w:val="22"/>
          </w:rPr>
          <w:delText>therapy</w:delText>
        </w:r>
      </w:del>
      <w:ins w:id="52" w:author="Brady,Rachel" w:date="2025-07-31T11:29:00Z" w16du:dateUtc="2025-07-31T18:29:00Z">
        <w:r w:rsidRPr="00E80806">
          <w:rPr>
            <w:szCs w:val="22"/>
          </w:rPr>
          <w:t>therapies</w:t>
        </w:r>
      </w:ins>
      <w:r w:rsidRPr="00E80806">
        <w:rPr>
          <w:szCs w:val="22"/>
        </w:rPr>
        <w:t>. Therefore, in this study, we introduce a novel method for TME biomarker discovery.  We aimed to correlate macrophage phenotypes after polarization with tumor-conditioned media (TCM) using mutational and gene</w:t>
      </w:r>
      <w:del w:id="53" w:author="Brady,Rachel" w:date="2025-07-31T11:29:00Z" w16du:dateUtc="2025-07-31T18:29:00Z">
        <w:r w:rsidR="003545D2" w:rsidRPr="00D26DBC">
          <w:rPr>
            <w:szCs w:val="22"/>
          </w:rPr>
          <w:delText>-</w:delText>
        </w:r>
      </w:del>
      <w:ins w:id="54" w:author="Brady,Rachel" w:date="2025-07-31T11:29:00Z" w16du:dateUtc="2025-07-31T18:29:00Z">
        <w:r w:rsidRPr="00E80806">
          <w:rPr>
            <w:szCs w:val="22"/>
          </w:rPr>
          <w:t xml:space="preserve"> </w:t>
        </w:r>
      </w:ins>
      <w:r w:rsidRPr="00E80806">
        <w:rPr>
          <w:szCs w:val="22"/>
        </w:rPr>
        <w:t xml:space="preserve">expression data from canine cancer cell lines. We </w:t>
      </w:r>
      <w:r w:rsidRPr="00E80806">
        <w:rPr>
          <w:rStyle w:val="normaltextrun"/>
          <w:szCs w:val="22"/>
          <w:shd w:val="clear" w:color="auto" w:fill="FFFFFF"/>
        </w:rPr>
        <w:t>hypothesized that canine cancer cell lines would have varying abilities to polarize primary macrophages</w:t>
      </w:r>
      <w:r w:rsidRPr="00E80806">
        <w:rPr>
          <w:rStyle w:val="normaltextrun"/>
          <w:szCs w:val="22"/>
        </w:rPr>
        <w:t xml:space="preserve">, as measured by </w:t>
      </w:r>
      <w:ins w:id="55" w:author="Brady,Rachel" w:date="2025-07-31T11:29:00Z" w16du:dateUtc="2025-07-31T18:29:00Z">
        <w:r w:rsidRPr="00E80806">
          <w:rPr>
            <w:rStyle w:val="normaltextrun"/>
            <w:szCs w:val="22"/>
          </w:rPr>
          <w:t xml:space="preserve">their </w:t>
        </w:r>
      </w:ins>
      <w:r w:rsidRPr="00E80806">
        <w:rPr>
          <w:rStyle w:val="normaltextrun"/>
          <w:szCs w:val="22"/>
        </w:rPr>
        <w:t xml:space="preserve">secretory products, irrespective of their histology. We also hypothesized that those </w:t>
      </w:r>
      <w:r w:rsidRPr="00E80806">
        <w:rPr>
          <w:rStyle w:val="normaltextrun"/>
          <w:szCs w:val="22"/>
          <w:shd w:val="clear" w:color="auto" w:fill="FFFFFF"/>
        </w:rPr>
        <w:t>with the strongest ability to polarize macrophages would have similar differentially expressed genes (DEGs</w:t>
      </w:r>
      <w:del w:id="56" w:author="Brady,Rachel" w:date="2025-07-31T11:29:00Z" w16du:dateUtc="2025-07-31T18:29:00Z">
        <w:r w:rsidR="003545D2" w:rsidRPr="00D26DBC">
          <w:rPr>
            <w:rStyle w:val="normaltextrun"/>
            <w:szCs w:val="22"/>
            <w:shd w:val="clear" w:color="auto" w:fill="FFFFFF"/>
          </w:rPr>
          <w:delText>) that</w:delText>
        </w:r>
      </w:del>
      <w:ins w:id="57" w:author="Brady,Rachel" w:date="2025-07-31T11:29:00Z" w16du:dateUtc="2025-07-31T18:29:00Z">
        <w:r w:rsidRPr="00E80806">
          <w:rPr>
            <w:rStyle w:val="normaltextrun"/>
            <w:szCs w:val="22"/>
            <w:shd w:val="clear" w:color="auto" w:fill="FFFFFF"/>
          </w:rPr>
          <w:t>)</w:t>
        </w:r>
        <w:r w:rsidRPr="00E80806">
          <w:rPr>
            <w:rStyle w:val="normaltextrun"/>
            <w:szCs w:val="22"/>
          </w:rPr>
          <w:t xml:space="preserve">, </w:t>
        </w:r>
        <w:r w:rsidRPr="00E80806">
          <w:rPr>
            <w:rStyle w:val="normaltextrun"/>
            <w:szCs w:val="22"/>
            <w:shd w:val="clear" w:color="auto" w:fill="FFFFFF"/>
          </w:rPr>
          <w:t>which</w:t>
        </w:r>
      </w:ins>
      <w:r w:rsidRPr="00E80806">
        <w:rPr>
          <w:rStyle w:val="normaltextrun"/>
          <w:szCs w:val="22"/>
          <w:shd w:val="clear" w:color="auto" w:fill="FFFFFF"/>
        </w:rPr>
        <w:t xml:space="preserve"> may be useful as biomarkers or therapeutic targets.</w:t>
      </w:r>
      <w:r w:rsidRPr="00E80806">
        <w:rPr>
          <w:rStyle w:val="eop"/>
          <w:szCs w:val="22"/>
        </w:rPr>
        <w:t xml:space="preserve"> </w:t>
      </w:r>
      <w:r w:rsidRPr="00E80806">
        <w:rPr>
          <w:rStyle w:val="eop"/>
          <w:szCs w:val="22"/>
          <w:shd w:val="clear" w:color="auto" w:fill="FFFFFF"/>
        </w:rPr>
        <w:t> </w:t>
      </w:r>
    </w:p>
    <w:p w14:paraId="255B36B9" w14:textId="77777777" w:rsidR="003545D2" w:rsidRPr="00E80806" w:rsidRDefault="009D42D0" w:rsidP="003545D2">
      <w:pPr>
        <w:spacing w:after="160"/>
        <w:rPr>
          <w:rStyle w:val="eop"/>
          <w:rFonts w:eastAsiaTheme="majorEastAsia"/>
          <w:b/>
          <w:bCs/>
          <w:szCs w:val="22"/>
          <w14:ligatures w14:val="standardContextual"/>
        </w:rPr>
      </w:pPr>
      <w:bookmarkStart w:id="58" w:name="_Toc201392941"/>
      <w:r w:rsidRPr="00E80806">
        <w:rPr>
          <w:rStyle w:val="normaltextrun"/>
          <w:b/>
          <w:bCs/>
          <w:szCs w:val="22"/>
        </w:rPr>
        <w:t>MATERIALS AND METHODS</w:t>
      </w:r>
      <w:bookmarkEnd w:id="58"/>
      <w:r w:rsidRPr="00E80806">
        <w:rPr>
          <w:rStyle w:val="eop"/>
          <w:b/>
          <w:bCs/>
          <w:szCs w:val="22"/>
        </w:rPr>
        <w:t> </w:t>
      </w:r>
    </w:p>
    <w:p w14:paraId="374F2C40" w14:textId="77777777" w:rsidR="003545D2" w:rsidRPr="00E80806" w:rsidRDefault="009D42D0" w:rsidP="003545D2">
      <w:pPr>
        <w:spacing w:line="480" w:lineRule="auto"/>
        <w:rPr>
          <w:szCs w:val="22"/>
        </w:rPr>
      </w:pPr>
      <w:r w:rsidRPr="00E80806">
        <w:rPr>
          <w:i/>
          <w:szCs w:val="22"/>
        </w:rPr>
        <w:t>Cell line maintenance and validation</w:t>
      </w:r>
    </w:p>
    <w:p w14:paraId="7361734E" w14:textId="4269BBE8" w:rsidR="003545D2" w:rsidRPr="00E80806" w:rsidRDefault="009D42D0" w:rsidP="003545D2">
      <w:pPr>
        <w:spacing w:line="480" w:lineRule="auto"/>
        <w:ind w:firstLine="720"/>
        <w:rPr>
          <w:szCs w:val="22"/>
        </w:rPr>
      </w:pPr>
      <w:r w:rsidRPr="00E80806">
        <w:rPr>
          <w:szCs w:val="22"/>
        </w:rPr>
        <w:t>All cell lines were maintained in</w:t>
      </w:r>
      <w:ins w:id="59" w:author="Brady,Rachel" w:date="2025-07-31T11:29:00Z" w16du:dateUtc="2025-07-31T18:29:00Z">
        <w:r w:rsidRPr="00E80806">
          <w:rPr>
            <w:szCs w:val="22"/>
          </w:rPr>
          <w:t xml:space="preserve"> a</w:t>
        </w:r>
      </w:ins>
      <w:r w:rsidRPr="00E80806">
        <w:rPr>
          <w:szCs w:val="22"/>
        </w:rPr>
        <w:t xml:space="preserve"> complete growth medium composed of Dulbecco’s modified essential medium (DMEM, Gibco, Grand Island, NY) or Roswell Park Memorial Institute media (RPMI, Gibco, Grand Island, NY) supplemented with 1× MEM vitamin solution (Corning, Corning, NY), 2 mM L-glutamine (Corning), 1 mM sodium pyruvate (Corning), and 10% fetal bovine serum (FBS) (Peak Serum, Bradenton, FL) [D10/R10]. All cells were grown in a 37°C humidified atmosphere with 5% CO</w:t>
      </w:r>
      <w:r w:rsidRPr="00E80806">
        <w:rPr>
          <w:szCs w:val="22"/>
          <w:vertAlign w:val="subscript"/>
        </w:rPr>
        <w:t>2</w:t>
      </w:r>
      <w:r w:rsidRPr="00E80806">
        <w:rPr>
          <w:szCs w:val="22"/>
        </w:rPr>
        <w:t xml:space="preserve"> and serially </w:t>
      </w:r>
      <w:proofErr w:type="gramStart"/>
      <w:r w:rsidRPr="00E80806">
        <w:rPr>
          <w:szCs w:val="22"/>
        </w:rPr>
        <w:t>passaged</w:t>
      </w:r>
      <w:proofErr w:type="gramEnd"/>
      <w:r w:rsidRPr="00E80806">
        <w:rPr>
          <w:szCs w:val="22"/>
        </w:rPr>
        <w:t xml:space="preserve"> by trypsinization or density gradient centrifugation</w:t>
      </w:r>
      <w:del w:id="60" w:author="Brady,Rachel" w:date="2025-07-31T11:29:00Z" w16du:dateUtc="2025-07-31T18:29:00Z">
        <w:r w:rsidR="003545D2">
          <w:rPr>
            <w:szCs w:val="22"/>
          </w:rPr>
          <w:delText>,</w:delText>
        </w:r>
      </w:del>
      <w:r w:rsidRPr="00E80806">
        <w:rPr>
          <w:szCs w:val="22"/>
        </w:rPr>
        <w:t xml:space="preserve"> as needed. Cell lines were validated to be of canine origin using multispecies multiplex PCR</w:t>
      </w:r>
      <w:del w:id="61" w:author="Brady,Rachel" w:date="2025-07-31T11:29:00Z" w16du:dateUtc="2025-07-31T18:29:00Z">
        <w:r w:rsidR="003545D2">
          <w:rPr>
            <w:szCs w:val="22"/>
          </w:rPr>
          <w:delText>,</w:delText>
        </w:r>
      </w:del>
      <w:r w:rsidRPr="00E80806">
        <w:rPr>
          <w:szCs w:val="22"/>
        </w:rPr>
        <w:t xml:space="preserve"> as described and validated as mycoplasma-free.</w:t>
      </w:r>
      <w:sdt>
        <w:sdtPr>
          <w:rPr>
            <w:color w:val="000000"/>
            <w:szCs w:val="22"/>
            <w:vertAlign w:val="superscript"/>
          </w:rPr>
          <w:tag w:val="MENDELEY_CITATION_v3_eyJjaXRhdGlvbklEIjoiTUVOREVMRVlfQ0lUQVRJT05fMDczNTFlZGQtN2I3Zi00MTZjLTk2NWQtYWQ2NTU0NGRjNDkzIiwicHJvcGVydGllcyI6eyJub3RlSW5kZXgiOjB9LCJpc0VkaXRlZCI6ZmFsc2UsIm1hbnVhbE92ZXJyaWRlIjp7ImlzTWFudWFsbHlPdmVycmlkZGVuIjpmYWxzZSwiY2l0ZXByb2NUZXh0IjoiPHN1cD4yMTwvc3VwPi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"/>
          <w:id w:val="1241602917"/>
          <w:placeholder>
            <w:docPart w:val="DefaultPlaceholder_-1854013440"/>
          </w:placeholder>
        </w:sdtPr>
        <w:sdtContent>
          <w:r w:rsidR="00FB03E2" w:rsidRPr="00E80806">
            <w:rPr>
              <w:color w:val="000000"/>
              <w:szCs w:val="22"/>
              <w:vertAlign w:val="superscript"/>
            </w:rPr>
            <w:t>21</w:t>
          </w:r>
        </w:sdtContent>
      </w:sdt>
    </w:p>
    <w:p w14:paraId="7C91724A" w14:textId="77777777" w:rsidR="003545D2" w:rsidRPr="00E80806" w:rsidRDefault="009D42D0" w:rsidP="003545D2">
      <w:pPr>
        <w:spacing w:line="480" w:lineRule="auto"/>
        <w:rPr>
          <w:i/>
          <w:szCs w:val="22"/>
        </w:rPr>
      </w:pPr>
      <w:r w:rsidRPr="00E80806">
        <w:rPr>
          <w:rStyle w:val="normaltextrun"/>
          <w:i/>
          <w:szCs w:val="22"/>
        </w:rPr>
        <w:t>Generation of standardized TCM</w:t>
      </w:r>
      <w:r w:rsidRPr="00E80806">
        <w:rPr>
          <w:rStyle w:val="eop"/>
          <w:szCs w:val="22"/>
        </w:rPr>
        <w:t> </w:t>
      </w:r>
    </w:p>
    <w:p w14:paraId="72DA83EE" w14:textId="53A4FCEB" w:rsidR="003545D2" w:rsidRPr="00E80806" w:rsidRDefault="009D42D0" w:rsidP="003545D2">
      <w:pPr>
        <w:spacing w:line="480" w:lineRule="auto"/>
        <w:ind w:firstLine="720"/>
        <w:rPr>
          <w:szCs w:val="22"/>
        </w:rPr>
      </w:pPr>
      <w:r w:rsidRPr="00E80806">
        <w:rPr>
          <w:szCs w:val="22"/>
        </w:rPr>
        <w:lastRenderedPageBreak/>
        <w:t xml:space="preserve">Aliquots </w:t>
      </w:r>
      <w:del w:id="62" w:author="Brady,Rachel" w:date="2025-07-31T11:29:00Z" w16du:dateUtc="2025-07-31T18:29:00Z">
        <w:r w:rsidR="003545D2" w:rsidRPr="00D26DBC">
          <w:rPr>
            <w:szCs w:val="22"/>
          </w:rPr>
          <w:delText>for</w:delText>
        </w:r>
      </w:del>
      <w:ins w:id="63" w:author="Brady,Rachel" w:date="2025-07-31T11:29:00Z" w16du:dateUtc="2025-07-31T18:29:00Z">
        <w:r w:rsidRPr="00E80806">
          <w:rPr>
            <w:szCs w:val="22"/>
          </w:rPr>
          <w:t>of</w:t>
        </w:r>
      </w:ins>
      <w:r w:rsidRPr="00E80806">
        <w:rPr>
          <w:szCs w:val="22"/>
        </w:rPr>
        <w:t xml:space="preserve"> adherent </w:t>
      </w:r>
      <w:del w:id="64" w:author="Brady,Rachel" w:date="2025-07-31T11:29:00Z" w16du:dateUtc="2025-07-31T18:29:00Z">
        <w:r w:rsidR="003545D2" w:rsidRPr="00D26DBC">
          <w:rPr>
            <w:szCs w:val="22"/>
          </w:rPr>
          <w:delText>cell lines</w:delText>
        </w:r>
      </w:del>
      <w:ins w:id="65" w:author="Brady,Rachel" w:date="2025-07-31T11:29:00Z" w16du:dateUtc="2025-07-31T18:29:00Z">
        <w:r w:rsidRPr="00E80806">
          <w:rPr>
            <w:szCs w:val="22"/>
          </w:rPr>
          <w:t>cells</w:t>
        </w:r>
      </w:ins>
      <w:r w:rsidRPr="00E80806">
        <w:rPr>
          <w:szCs w:val="22"/>
        </w:rPr>
        <w:t xml:space="preserve"> were thawed from liquid nitrogen storage and seeded into a T-150 flask at D10. </w:t>
      </w:r>
      <w:del w:id="66" w:author="Brady,Rachel" w:date="2025-07-31T11:29:00Z" w16du:dateUtc="2025-07-31T18:29:00Z">
        <w:r w:rsidR="003545D2" w:rsidRPr="00D26DBC">
          <w:rPr>
            <w:szCs w:val="22"/>
          </w:rPr>
          <w:delText>Cell</w:delText>
        </w:r>
      </w:del>
      <w:ins w:id="67" w:author="Brady,Rachel" w:date="2025-07-31T11:29:00Z" w16du:dateUtc="2025-07-31T18:29:00Z">
        <w:r w:rsidRPr="00E80806">
          <w:rPr>
            <w:szCs w:val="22"/>
          </w:rPr>
          <w:t>The cell</w:t>
        </w:r>
      </w:ins>
      <w:r w:rsidRPr="00E80806">
        <w:rPr>
          <w:szCs w:val="22"/>
        </w:rPr>
        <w:t xml:space="preserve"> lines were allowed to grow to 80% confluence or for a minimum of 24 h if they </w:t>
      </w:r>
      <w:del w:id="68" w:author="Brady,Rachel" w:date="2025-07-31T11:29:00Z" w16du:dateUtc="2025-07-31T18:29:00Z">
        <w:r w:rsidR="003545D2" w:rsidRPr="00D26DBC">
          <w:rPr>
            <w:szCs w:val="22"/>
          </w:rPr>
          <w:delText>were</w:delText>
        </w:r>
      </w:del>
      <w:ins w:id="69" w:author="Brady,Rachel" w:date="2025-07-31T11:29:00Z" w16du:dateUtc="2025-07-31T18:29:00Z">
        <w:r w:rsidRPr="00E80806">
          <w:rPr>
            <w:szCs w:val="22"/>
          </w:rPr>
          <w:t>had</w:t>
        </w:r>
      </w:ins>
      <w:r w:rsidRPr="00E80806">
        <w:rPr>
          <w:szCs w:val="22"/>
        </w:rPr>
        <w:t xml:space="preserve"> already </w:t>
      </w:r>
      <w:del w:id="70" w:author="Brady,Rachel" w:date="2025-07-31T11:29:00Z" w16du:dateUtc="2025-07-31T18:29:00Z">
        <w:r w:rsidR="003545D2" w:rsidRPr="00D26DBC">
          <w:rPr>
            <w:szCs w:val="22"/>
          </w:rPr>
          <w:delText>at</w:delText>
        </w:r>
      </w:del>
      <w:ins w:id="71" w:author="Brady,Rachel" w:date="2025-07-31T11:29:00Z" w16du:dateUtc="2025-07-31T18:29:00Z">
        <w:r w:rsidRPr="00E80806">
          <w:rPr>
            <w:szCs w:val="22"/>
          </w:rPr>
          <w:t>reached</w:t>
        </w:r>
      </w:ins>
      <w:r w:rsidRPr="00E80806">
        <w:rPr>
          <w:szCs w:val="22"/>
        </w:rPr>
        <w:t xml:space="preserve"> 80% confluence. The cells were then </w:t>
      </w:r>
      <w:proofErr w:type="spellStart"/>
      <w:r w:rsidRPr="00E80806">
        <w:rPr>
          <w:szCs w:val="22"/>
        </w:rPr>
        <w:t>trypsinized</w:t>
      </w:r>
      <w:proofErr w:type="spellEnd"/>
      <w:del w:id="72" w:author="Brady,Rachel" w:date="2025-07-31T11:29:00Z" w16du:dateUtc="2025-07-31T18:29:00Z">
        <w:r w:rsidR="003545D2" w:rsidRPr="00D26DBC">
          <w:rPr>
            <w:szCs w:val="22"/>
          </w:rPr>
          <w:delText>,</w:delText>
        </w:r>
      </w:del>
      <w:r w:rsidRPr="00E80806">
        <w:rPr>
          <w:szCs w:val="22"/>
        </w:rPr>
        <w:t xml:space="preserve"> and 10</w:t>
      </w:r>
      <w:r w:rsidRPr="00E80806">
        <w:rPr>
          <w:szCs w:val="22"/>
          <w:vertAlign w:val="superscript"/>
        </w:rPr>
        <w:t>6</w:t>
      </w:r>
      <w:r w:rsidRPr="00E80806">
        <w:rPr>
          <w:szCs w:val="22"/>
        </w:rPr>
        <w:t xml:space="preserve"> cells were </w:t>
      </w:r>
      <w:del w:id="73" w:author="Brady,Rachel" w:date="2025-07-31T11:29:00Z" w16du:dateUtc="2025-07-31T18:29:00Z">
        <w:r w:rsidR="003545D2" w:rsidRPr="00D26DBC">
          <w:rPr>
            <w:szCs w:val="22"/>
          </w:rPr>
          <w:delText>reseeded</w:delText>
        </w:r>
      </w:del>
      <w:ins w:id="74" w:author="Brady,Rachel" w:date="2025-07-31T11:29:00Z" w16du:dateUtc="2025-07-31T18:29:00Z">
        <w:r w:rsidRPr="00E80806">
          <w:rPr>
            <w:szCs w:val="22"/>
          </w:rPr>
          <w:t>seeded</w:t>
        </w:r>
      </w:ins>
      <w:r w:rsidRPr="00E80806">
        <w:rPr>
          <w:szCs w:val="22"/>
        </w:rPr>
        <w:t xml:space="preserve"> onto the same T-150. They were allowed to grow to 80% confluency, at which point the medium was removed and 9 mL of fresh D10 was added. 24 </w:t>
      </w:r>
      <w:del w:id="75" w:author="Brady,Rachel" w:date="2025-07-31T11:29:00Z" w16du:dateUtc="2025-07-31T18:29:00Z">
        <w:r w:rsidR="003545D2" w:rsidRPr="00D26DBC">
          <w:rPr>
            <w:szCs w:val="22"/>
          </w:rPr>
          <w:delText>hours</w:delText>
        </w:r>
      </w:del>
      <w:ins w:id="76" w:author="Brady,Rachel" w:date="2025-07-31T11:29:00Z" w16du:dateUtc="2025-07-31T18:29:00Z">
        <w:r w:rsidRPr="00E80806">
          <w:rPr>
            <w:szCs w:val="22"/>
          </w:rPr>
          <w:t>h</w:t>
        </w:r>
      </w:ins>
      <w:r w:rsidRPr="00E80806">
        <w:rPr>
          <w:szCs w:val="22"/>
        </w:rPr>
        <w:t xml:space="preserve"> later, the medium was collected as standardized TCM. The cells were then </w:t>
      </w:r>
      <w:proofErr w:type="spellStart"/>
      <w:r w:rsidRPr="00E80806">
        <w:rPr>
          <w:szCs w:val="22"/>
        </w:rPr>
        <w:t>trypsinized</w:t>
      </w:r>
      <w:proofErr w:type="spellEnd"/>
      <w:r w:rsidRPr="00E80806">
        <w:rPr>
          <w:szCs w:val="22"/>
        </w:rPr>
        <w:t xml:space="preserve"> and counted. After all adherent cell lines TCM </w:t>
      </w:r>
      <w:proofErr w:type="gramStart"/>
      <w:r w:rsidRPr="00E80806">
        <w:rPr>
          <w:szCs w:val="22"/>
        </w:rPr>
        <w:t>was</w:t>
      </w:r>
      <w:proofErr w:type="gramEnd"/>
      <w:r w:rsidRPr="00E80806">
        <w:rPr>
          <w:szCs w:val="22"/>
        </w:rPr>
        <w:t xml:space="preserve"> collected, the median number of cells at the time of TCM </w:t>
      </w:r>
      <w:del w:id="77" w:author="Brady,Rachel" w:date="2025-07-31T11:29:00Z" w16du:dateUtc="2025-07-31T18:29:00Z">
        <w:r w:rsidR="003545D2">
          <w:rPr>
            <w:szCs w:val="22"/>
          </w:rPr>
          <w:delText>harvest</w:delText>
        </w:r>
      </w:del>
      <w:ins w:id="78" w:author="Brady,Rachel" w:date="2025-07-31T11:29:00Z" w16du:dateUtc="2025-07-31T18:29:00Z">
        <w:r w:rsidRPr="00E80806">
          <w:rPr>
            <w:szCs w:val="22"/>
          </w:rPr>
          <w:t>harvesting</w:t>
        </w:r>
      </w:ins>
      <w:r w:rsidRPr="00E80806">
        <w:rPr>
          <w:szCs w:val="22"/>
        </w:rPr>
        <w:t xml:space="preserve"> was calculated. For </w:t>
      </w:r>
      <w:ins w:id="79" w:author="Brady,Rachel" w:date="2025-07-31T11:29:00Z" w16du:dateUtc="2025-07-31T18:29:00Z">
        <w:r w:rsidRPr="00E80806">
          <w:rPr>
            <w:szCs w:val="22"/>
          </w:rPr>
          <w:t xml:space="preserve">the </w:t>
        </w:r>
      </w:ins>
      <w:r w:rsidRPr="00E80806">
        <w:rPr>
          <w:szCs w:val="22"/>
        </w:rPr>
        <w:t xml:space="preserve">suspension cell lines, </w:t>
      </w:r>
      <w:del w:id="80" w:author="Brady,Rachel" w:date="2025-07-31T11:29:00Z" w16du:dateUtc="2025-07-31T18:29:00Z">
        <w:r w:rsidR="003545D2" w:rsidRPr="00D26DBC">
          <w:rPr>
            <w:szCs w:val="22"/>
          </w:rPr>
          <w:delText xml:space="preserve">an aliquot was </w:delText>
        </w:r>
      </w:del>
      <w:ins w:id="81" w:author="Brady,Rachel" w:date="2025-07-31T11:29:00Z" w16du:dateUtc="2025-07-31T18:29:00Z">
        <w:r w:rsidRPr="00E80806">
          <w:rPr>
            <w:szCs w:val="22"/>
          </w:rPr>
          <w:t xml:space="preserve">aliquots were </w:t>
        </w:r>
      </w:ins>
      <w:r w:rsidRPr="00E80806">
        <w:rPr>
          <w:szCs w:val="22"/>
        </w:rPr>
        <w:t xml:space="preserve">seeded into T-150 </w:t>
      </w:r>
      <w:ins w:id="82" w:author="Brady,Rachel" w:date="2025-07-31T11:29:00Z" w16du:dateUtc="2025-07-31T18:29:00Z">
        <w:r w:rsidRPr="00E80806">
          <w:rPr>
            <w:szCs w:val="22"/>
          </w:rPr>
          <w:t xml:space="preserve">cells </w:t>
        </w:r>
      </w:ins>
      <w:r w:rsidRPr="00E80806">
        <w:rPr>
          <w:szCs w:val="22"/>
        </w:rPr>
        <w:t>in R10. After 48 h, the cells were counted</w:t>
      </w:r>
      <w:del w:id="83" w:author="Brady,Rachel" w:date="2025-07-31T11:29:00Z" w16du:dateUtc="2025-07-31T18:29:00Z">
        <w:r w:rsidR="003545D2">
          <w:rPr>
            <w:szCs w:val="22"/>
          </w:rPr>
          <w:delText>,</w:delText>
        </w:r>
      </w:del>
      <w:r w:rsidRPr="00E80806">
        <w:rPr>
          <w:szCs w:val="22"/>
        </w:rPr>
        <w:t xml:space="preserve"> and 10</w:t>
      </w:r>
      <w:r w:rsidRPr="00E80806">
        <w:rPr>
          <w:szCs w:val="22"/>
          <w:vertAlign w:val="superscript"/>
        </w:rPr>
        <w:t xml:space="preserve">6 </w:t>
      </w:r>
      <w:r w:rsidRPr="00E80806">
        <w:rPr>
          <w:szCs w:val="22"/>
        </w:rPr>
        <w:t xml:space="preserve">cells were </w:t>
      </w:r>
      <w:del w:id="84" w:author="Brady,Rachel" w:date="2025-07-31T11:29:00Z" w16du:dateUtc="2025-07-31T18:29:00Z">
        <w:r w:rsidR="003545D2" w:rsidRPr="00D26DBC">
          <w:rPr>
            <w:szCs w:val="22"/>
          </w:rPr>
          <w:delText>reseeded</w:delText>
        </w:r>
      </w:del>
      <w:ins w:id="85" w:author="Brady,Rachel" w:date="2025-07-31T11:29:00Z" w16du:dateUtc="2025-07-31T18:29:00Z">
        <w:r w:rsidRPr="00E80806">
          <w:rPr>
            <w:szCs w:val="22"/>
          </w:rPr>
          <w:t>seeded</w:t>
        </w:r>
      </w:ins>
      <w:r w:rsidRPr="00E80806">
        <w:rPr>
          <w:szCs w:val="22"/>
        </w:rPr>
        <w:t xml:space="preserve"> in the same T-150. After 2-4 days, the cells were counted again, and 50% of the median number of adherent cells at the time of TCM harvest was seeded into T-150 with 9 mL of D10. After 24 h, the medium was collected as TCM, and the cells were counted. </w:t>
      </w:r>
      <w:del w:id="86" w:author="Brady,Rachel" w:date="2025-07-31T11:29:00Z" w16du:dateUtc="2025-07-31T18:29:00Z">
        <w:r w:rsidR="003545D2" w:rsidRPr="00D26DBC">
          <w:rPr>
            <w:szCs w:val="22"/>
          </w:rPr>
          <w:delText>The median cell count from TCM was 10</w:delText>
        </w:r>
        <w:r w:rsidR="00280DE2">
          <w:rPr>
            <w:szCs w:val="22"/>
          </w:rPr>
          <w:delText>.</w:delText>
        </w:r>
        <w:r w:rsidR="003545D2" w:rsidRPr="00D26DBC">
          <w:rPr>
            <w:szCs w:val="22"/>
          </w:rPr>
          <w:delText>2 x 10</w:delText>
        </w:r>
        <w:r w:rsidR="003545D2" w:rsidRPr="00D26DBC">
          <w:rPr>
            <w:szCs w:val="22"/>
            <w:vertAlign w:val="superscript"/>
          </w:rPr>
          <w:delText>6</w:delText>
        </w:r>
        <w:r w:rsidR="003545D2" w:rsidRPr="00D26DBC">
          <w:rPr>
            <w:szCs w:val="22"/>
          </w:rPr>
          <w:delText xml:space="preserve">, ranging from </w:delText>
        </w:r>
        <w:r w:rsidR="003545D2" w:rsidRPr="00D26DBC">
          <w:rPr>
            <w:kern w:val="0"/>
            <w:szCs w:val="22"/>
          </w:rPr>
          <w:delText>4.9 x 10</w:delText>
        </w:r>
        <w:r w:rsidR="003545D2" w:rsidRPr="00D26DBC">
          <w:rPr>
            <w:kern w:val="0"/>
            <w:szCs w:val="22"/>
            <w:vertAlign w:val="superscript"/>
          </w:rPr>
          <w:delText>6</w:delText>
        </w:r>
        <w:r w:rsidR="003545D2" w:rsidRPr="00D26DBC">
          <w:rPr>
            <w:kern w:val="0"/>
            <w:szCs w:val="22"/>
          </w:rPr>
          <w:delText xml:space="preserve"> to 20.04 x 10</w:delText>
        </w:r>
        <w:r w:rsidR="003545D2" w:rsidRPr="00D26DBC">
          <w:rPr>
            <w:kern w:val="0"/>
            <w:szCs w:val="22"/>
            <w:vertAlign w:val="superscript"/>
          </w:rPr>
          <w:delText>6</w:delText>
        </w:r>
        <w:r w:rsidR="003545D2" w:rsidRPr="00D26DBC">
          <w:rPr>
            <w:kern w:val="0"/>
            <w:szCs w:val="22"/>
          </w:rPr>
          <w:delText xml:space="preserve"> cells. There was no statistically significant difference in cell count distributions across histological groups </w:delText>
        </w:r>
        <w:r w:rsidR="003545D2" w:rsidRPr="00D26DBC">
          <w:rPr>
            <w:szCs w:val="22"/>
          </w:rPr>
          <w:delText>(</w:delText>
        </w:r>
        <w:r w:rsidR="003545D2" w:rsidRPr="00D26DBC">
          <w:rPr>
            <w:i/>
            <w:szCs w:val="22"/>
          </w:rPr>
          <w:delText>p = 0.26</w:delText>
        </w:r>
        <w:r w:rsidR="003545D2" w:rsidRPr="00D26DBC">
          <w:rPr>
            <w:szCs w:val="22"/>
          </w:rPr>
          <w:delText xml:space="preserve">, Kruskal-Wallis rank sum test; see </w:delText>
        </w:r>
        <w:r w:rsidR="003545D2" w:rsidRPr="00ED21E4">
          <w:rPr>
            <w:b/>
            <w:bCs/>
            <w:szCs w:val="22"/>
          </w:rPr>
          <w:delText>Supplementary Figure 1</w:delText>
        </w:r>
        <w:r w:rsidR="003545D2" w:rsidRPr="00D26DBC">
          <w:rPr>
            <w:szCs w:val="22"/>
          </w:rPr>
          <w:delText>).</w:delText>
        </w:r>
      </w:del>
    </w:p>
    <w:p w14:paraId="440435D3" w14:textId="77777777" w:rsidR="003545D2" w:rsidRPr="00E80806" w:rsidRDefault="009D42D0" w:rsidP="003545D2">
      <w:pPr>
        <w:spacing w:line="480" w:lineRule="auto"/>
        <w:rPr>
          <w:rStyle w:val="eop"/>
          <w:szCs w:val="22"/>
        </w:rPr>
      </w:pPr>
      <w:bookmarkStart w:id="87" w:name="_Hlk204841617"/>
      <w:r w:rsidRPr="00E80806">
        <w:rPr>
          <w:rStyle w:val="normaltextrun"/>
          <w:i/>
          <w:szCs w:val="22"/>
        </w:rPr>
        <w:t>Primary macrophage culture</w:t>
      </w:r>
      <w:r w:rsidRPr="00E80806">
        <w:rPr>
          <w:rStyle w:val="eop"/>
          <w:szCs w:val="22"/>
        </w:rPr>
        <w:t> </w:t>
      </w:r>
    </w:p>
    <w:p w14:paraId="7091BCEF" w14:textId="65E1CC75" w:rsidR="003545D2" w:rsidRPr="00E80806" w:rsidRDefault="009D42D0" w:rsidP="003545D2">
      <w:pPr>
        <w:spacing w:line="480" w:lineRule="auto"/>
        <w:ind w:firstLine="720"/>
        <w:rPr>
          <w:szCs w:val="22"/>
        </w:rPr>
      </w:pPr>
      <w:r w:rsidRPr="00E80806">
        <w:rPr>
          <w:szCs w:val="22"/>
        </w:rPr>
        <w:t xml:space="preserve">Canine peripheral blood mononuclear cells were isolated </w:t>
      </w:r>
      <w:del w:id="88" w:author="Brady,Rachel" w:date="2025-07-31T11:29:00Z" w16du:dateUtc="2025-07-31T18:29:00Z">
        <w:r w:rsidR="003545D2" w:rsidRPr="00D26DBC">
          <w:rPr>
            <w:szCs w:val="22"/>
          </w:rPr>
          <w:delText xml:space="preserve">using lymphocyte separation media (Corning) per </w:delText>
        </w:r>
        <w:r w:rsidR="003545D2">
          <w:rPr>
            <w:szCs w:val="22"/>
          </w:rPr>
          <w:delText xml:space="preserve">the manufacturer’s instructions from donors presented as patients to the Flint Animal Cancer Center (FACC) with owner consent and </w:delText>
        </w:r>
      </w:del>
      <w:ins w:id="89" w:author="Brady,Rachel" w:date="2025-07-31T11:29:00Z" w16du:dateUtc="2025-07-31T18:29:00Z">
        <w:r w:rsidR="00FB03E2" w:rsidRPr="00E80806">
          <w:rPr>
            <w:szCs w:val="22"/>
          </w:rPr>
          <w:t xml:space="preserve">by density-gradient centrifugation </w:t>
        </w:r>
      </w:ins>
      <w:r w:rsidR="00FB03E2" w:rsidRPr="00E80806">
        <w:rPr>
          <w:szCs w:val="22"/>
        </w:rPr>
        <w:t xml:space="preserve">under an approved </w:t>
      </w:r>
      <w:del w:id="90" w:author="Brady,Rachel" w:date="2025-07-31T11:29:00Z" w16du:dateUtc="2025-07-31T18:29:00Z">
        <w:r w:rsidR="003545D2" w:rsidRPr="00D26DBC">
          <w:rPr>
            <w:szCs w:val="22"/>
          </w:rPr>
          <w:delText xml:space="preserve">Colorado State University Clinical Review Board </w:delText>
        </w:r>
      </w:del>
      <w:r w:rsidR="00FB03E2" w:rsidRPr="00E80806">
        <w:rPr>
          <w:szCs w:val="22"/>
        </w:rPr>
        <w:t>protocol</w:t>
      </w:r>
      <w:del w:id="91" w:author="Brady,Rachel" w:date="2025-07-31T11:29:00Z" w16du:dateUtc="2025-07-31T18:29:00Z">
        <w:r w:rsidR="003545D2" w:rsidRPr="00D26DBC">
          <w:rPr>
            <w:szCs w:val="22"/>
          </w:rPr>
          <w:delText>. WBCs were</w:delText>
        </w:r>
      </w:del>
      <w:ins w:id="92" w:author="Brady,Rachel" w:date="2025-07-31T11:29:00Z" w16du:dateUtc="2025-07-31T18:29:00Z">
        <w:r w:rsidR="00FB03E2" w:rsidRPr="00E80806">
          <w:rPr>
            <w:szCs w:val="22"/>
          </w:rPr>
          <w:t xml:space="preserve"> and</w:t>
        </w:r>
      </w:ins>
      <w:r w:rsidR="00FB03E2" w:rsidRPr="00E80806">
        <w:rPr>
          <w:szCs w:val="22"/>
        </w:rPr>
        <w:t xml:space="preserve"> plated in </w:t>
      </w:r>
      <w:del w:id="93" w:author="Brady,Rachel" w:date="2025-07-31T11:29:00Z" w16du:dateUtc="2025-07-31T18:29:00Z">
        <w:r w:rsidR="003545D2" w:rsidRPr="00D26DBC">
          <w:rPr>
            <w:szCs w:val="22"/>
          </w:rPr>
          <w:delText>RPMI with 20% FBS and left to adhere</w:delText>
        </w:r>
      </w:del>
      <w:ins w:id="94" w:author="Brady,Rachel" w:date="2025-07-31T11:29:00Z" w16du:dateUtc="2025-07-31T18:29:00Z">
        <w:r w:rsidR="00FB03E2" w:rsidRPr="00E80806">
          <w:rPr>
            <w:szCs w:val="22"/>
          </w:rPr>
          <w:t>R20 for monocyte adherence</w:t>
        </w:r>
      </w:ins>
      <w:r w:rsidR="00FB03E2" w:rsidRPr="00E80806">
        <w:rPr>
          <w:szCs w:val="22"/>
        </w:rPr>
        <w:t xml:space="preserve"> overnight</w:t>
      </w:r>
      <w:del w:id="95" w:author="Brady,Rachel" w:date="2025-07-31T11:29:00Z" w16du:dateUtc="2025-07-31T18:29:00Z">
        <w:r w:rsidR="003545D2" w:rsidRPr="00D26DBC">
          <w:rPr>
            <w:szCs w:val="22"/>
          </w:rPr>
          <w:delText>, after which the media with nonadherent cells were discarded. Monocytes were maintained in RPMI 20% with 40 ng/µL macrophage</w:delText>
        </w:r>
      </w:del>
      <w:ins w:id="96" w:author="Brady,Rachel" w:date="2025-07-31T11:29:00Z" w16du:dateUtc="2025-07-31T18:29:00Z">
        <w:r w:rsidRPr="00E80806">
          <w:rPr>
            <w:szCs w:val="22"/>
          </w:rPr>
          <w:t xml:space="preserve">. </w:t>
        </w:r>
        <w:r w:rsidR="00FB03E2" w:rsidRPr="00E80806">
          <w:rPr>
            <w:szCs w:val="22"/>
          </w:rPr>
          <w:t>Adherent monocytes were then differentiated for 7 days in R20 and 40 ng/</w:t>
        </w:r>
        <w:proofErr w:type="spellStart"/>
        <w:r w:rsidR="00FB03E2" w:rsidRPr="00E80806">
          <w:rPr>
            <w:szCs w:val="22"/>
          </w:rPr>
          <w:t>uL</w:t>
        </w:r>
        <w:proofErr w:type="spellEnd"/>
        <w:r w:rsidR="00FB03E2" w:rsidRPr="00E80806">
          <w:rPr>
            <w:szCs w:val="22"/>
          </w:rPr>
          <w:t xml:space="preserve"> monocyte</w:t>
        </w:r>
      </w:ins>
      <w:r w:rsidR="00FB03E2" w:rsidRPr="00E80806">
        <w:rPr>
          <w:szCs w:val="22"/>
        </w:rPr>
        <w:t xml:space="preserve"> colony-stimulating factor (M-CSF</w:t>
      </w:r>
      <w:del w:id="97" w:author="Brady,Rachel" w:date="2025-07-31T11:29:00Z" w16du:dateUtc="2025-07-31T18:29:00Z">
        <w:r w:rsidR="003545D2" w:rsidRPr="00D26DBC">
          <w:rPr>
            <w:szCs w:val="22"/>
          </w:rPr>
          <w:delText xml:space="preserve">; Peprotech Inc., Cranbury, NJ) for 7 days, with </w:delText>
        </w:r>
        <w:r w:rsidR="003545D2">
          <w:rPr>
            <w:szCs w:val="22"/>
          </w:rPr>
          <w:delText>a 50% media changes every 2-3 days.</w:delText>
        </w:r>
      </w:del>
      <w:ins w:id="98" w:author="Brady,Rachel" w:date="2025-07-31T11:29:00Z" w16du:dateUtc="2025-07-31T18:29:00Z">
        <w:r w:rsidR="00FB03E2" w:rsidRPr="00E80806">
          <w:rPr>
            <w:szCs w:val="22"/>
          </w:rPr>
          <w:t>)</w:t>
        </w:r>
        <w:bookmarkEnd w:id="87"/>
        <w:r w:rsidR="00FB03E2" w:rsidRPr="00E80806">
          <w:rPr>
            <w:szCs w:val="22"/>
          </w:rPr>
          <w:t>.</w:t>
        </w:r>
      </w:ins>
      <w:r w:rsidR="00FB03E2" w:rsidRPr="00E80806">
        <w:rPr>
          <w:szCs w:val="22"/>
        </w:rPr>
        <w:t xml:space="preserve"> For </w:t>
      </w:r>
      <w:del w:id="99" w:author="Brady,Rachel" w:date="2025-07-31T11:29:00Z" w16du:dateUtc="2025-07-31T18:29:00Z">
        <w:r w:rsidR="003545D2">
          <w:rPr>
            <w:szCs w:val="22"/>
          </w:rPr>
          <w:delText xml:space="preserve">the primary TCM </w:delText>
        </w:r>
      </w:del>
      <w:r w:rsidR="00FB03E2" w:rsidRPr="00E80806">
        <w:rPr>
          <w:szCs w:val="22"/>
        </w:rPr>
        <w:t>polarization</w:t>
      </w:r>
      <w:del w:id="100" w:author="Brady,Rachel" w:date="2025-07-31T11:29:00Z" w16du:dateUtc="2025-07-31T18:29:00Z">
        <w:r w:rsidR="003545D2">
          <w:rPr>
            <w:szCs w:val="22"/>
          </w:rPr>
          <w:delText xml:space="preserve"> experiment, </w:delText>
        </w:r>
      </w:del>
      <w:ins w:id="101" w:author="Brady,Rachel" w:date="2025-07-31T11:29:00Z" w16du:dateUtc="2025-07-31T18:29:00Z">
        <w:r w:rsidR="00FB03E2" w:rsidRPr="00E80806">
          <w:rPr>
            <w:szCs w:val="22"/>
          </w:rPr>
          <w:t xml:space="preserve">, macrophages from </w:t>
        </w:r>
      </w:ins>
      <w:r w:rsidR="00FB03E2" w:rsidRPr="00E80806">
        <w:rPr>
          <w:szCs w:val="22"/>
        </w:rPr>
        <w:t xml:space="preserve">three donors were </w:t>
      </w:r>
      <w:del w:id="102" w:author="Brady,Rachel" w:date="2025-07-31T11:29:00Z" w16du:dateUtc="2025-07-31T18:29:00Z">
        <w:r w:rsidR="003545D2" w:rsidRPr="00D26DBC">
          <w:rPr>
            <w:szCs w:val="22"/>
          </w:rPr>
          <w:delText xml:space="preserve">used, and </w:delText>
        </w:r>
        <w:r w:rsidR="003545D2">
          <w:rPr>
            <w:szCs w:val="22"/>
          </w:rPr>
          <w:delText>the blood of each donor</w:delText>
        </w:r>
        <w:r w:rsidR="003545D2" w:rsidRPr="00D26DBC">
          <w:rPr>
            <w:szCs w:val="22"/>
          </w:rPr>
          <w:delText xml:space="preserve"> was split into 25 wells. After seven days of differentiation, each well was </w:delText>
        </w:r>
      </w:del>
      <w:r w:rsidR="00FB03E2" w:rsidRPr="00E80806">
        <w:rPr>
          <w:szCs w:val="22"/>
        </w:rPr>
        <w:t xml:space="preserve">treated </w:t>
      </w:r>
      <w:ins w:id="103" w:author="Brady,Rachel" w:date="2025-07-31T11:29:00Z" w16du:dateUtc="2025-07-31T18:29:00Z">
        <w:r w:rsidR="00FB03E2" w:rsidRPr="00E80806">
          <w:rPr>
            <w:szCs w:val="22"/>
          </w:rPr>
          <w:t xml:space="preserve">24 h </w:t>
        </w:r>
      </w:ins>
      <w:r w:rsidR="00FB03E2" w:rsidRPr="00E80806">
        <w:rPr>
          <w:szCs w:val="22"/>
        </w:rPr>
        <w:t xml:space="preserve">with </w:t>
      </w:r>
      <w:del w:id="104" w:author="Brady,Rachel" w:date="2025-07-31T11:29:00Z" w16du:dateUtc="2025-07-31T18:29:00Z">
        <w:r w:rsidR="003545D2" w:rsidRPr="00D26DBC">
          <w:rPr>
            <w:szCs w:val="22"/>
          </w:rPr>
          <w:delText>a different TCM at a ratio of</w:delText>
        </w:r>
      </w:del>
      <w:ins w:id="105" w:author="Brady,Rachel" w:date="2025-07-31T11:29:00Z" w16du:dateUtc="2025-07-31T18:29:00Z">
        <w:r w:rsidR="00FB03E2" w:rsidRPr="00E80806">
          <w:rPr>
            <w:szCs w:val="22"/>
          </w:rPr>
          <w:t>either</w:t>
        </w:r>
      </w:ins>
      <w:r w:rsidR="00FB03E2" w:rsidRPr="00E80806">
        <w:rPr>
          <w:szCs w:val="22"/>
        </w:rPr>
        <w:t xml:space="preserve"> 70% TCM</w:t>
      </w:r>
      <w:del w:id="106" w:author="Brady,Rachel" w:date="2025-07-31T11:29:00Z" w16du:dateUtc="2025-07-31T18:29:00Z">
        <w:r w:rsidR="003545D2" w:rsidRPr="00D26DBC">
          <w:rPr>
            <w:szCs w:val="22"/>
          </w:rPr>
          <w:delText xml:space="preserve"> to </w:delText>
        </w:r>
      </w:del>
      <w:ins w:id="107" w:author="Brady,Rachel" w:date="2025-07-31T11:29:00Z" w16du:dateUtc="2025-07-31T18:29:00Z">
        <w:r w:rsidR="00FB03E2" w:rsidRPr="00E80806">
          <w:rPr>
            <w:szCs w:val="22"/>
          </w:rPr>
          <w:t>/</w:t>
        </w:r>
      </w:ins>
      <w:r w:rsidR="00FB03E2" w:rsidRPr="00E80806">
        <w:rPr>
          <w:szCs w:val="22"/>
        </w:rPr>
        <w:t>30% R10</w:t>
      </w:r>
      <w:del w:id="108" w:author="Brady,Rachel" w:date="2025-07-31T11:29:00Z" w16du:dateUtc="2025-07-31T18:29:00Z">
        <w:r w:rsidR="003545D2" w:rsidRPr="00D26DBC">
          <w:rPr>
            <w:szCs w:val="22"/>
          </w:rPr>
          <w:delText>, and two</w:delText>
        </w:r>
      </w:del>
      <w:ins w:id="109" w:author="Brady,Rachel" w:date="2025-07-31T11:29:00Z" w16du:dateUtc="2025-07-31T18:29:00Z">
        <w:r w:rsidR="00FB03E2" w:rsidRPr="00E80806">
          <w:rPr>
            <w:szCs w:val="22"/>
          </w:rPr>
          <w:t xml:space="preserve"> or</w:t>
        </w:r>
      </w:ins>
      <w:r w:rsidR="00FB03E2" w:rsidRPr="00E80806">
        <w:rPr>
          <w:szCs w:val="22"/>
        </w:rPr>
        <w:t xml:space="preserve"> control </w:t>
      </w:r>
      <w:del w:id="110" w:author="Brady,Rachel" w:date="2025-07-31T11:29:00Z" w16du:dateUtc="2025-07-31T18:29:00Z">
        <w:r w:rsidR="003545D2" w:rsidRPr="00D26DBC">
          <w:rPr>
            <w:szCs w:val="22"/>
          </w:rPr>
          <w:delText xml:space="preserve">wells were treated with 70% </w:delText>
        </w:r>
        <w:r w:rsidR="003545D2" w:rsidRPr="00D26DBC">
          <w:rPr>
            <w:szCs w:val="22"/>
          </w:rPr>
          <w:lastRenderedPageBreak/>
          <w:delText xml:space="preserve">D10 to 30% R10 for 24 h. After 24 h, </w:delText>
        </w:r>
      </w:del>
      <w:ins w:id="111" w:author="Brady,Rachel" w:date="2025-07-31T11:29:00Z" w16du:dateUtc="2025-07-31T18:29:00Z">
        <w:r w:rsidR="00FB03E2" w:rsidRPr="00E80806">
          <w:rPr>
            <w:szCs w:val="22"/>
          </w:rPr>
          <w:t xml:space="preserve">medium, washed </w:t>
        </w:r>
      </w:ins>
      <w:r w:rsidR="00FB03E2" w:rsidRPr="00E80806">
        <w:rPr>
          <w:szCs w:val="22"/>
        </w:rPr>
        <w:t xml:space="preserve">three </w:t>
      </w:r>
      <w:del w:id="112" w:author="Brady,Rachel" w:date="2025-07-31T11:29:00Z" w16du:dateUtc="2025-07-31T18:29:00Z">
        <w:r w:rsidR="003545D2" w:rsidRPr="00D26DBC">
          <w:rPr>
            <w:szCs w:val="22"/>
          </w:rPr>
          <w:delText>phosphate-buffered saline (</w:delText>
        </w:r>
      </w:del>
      <w:ins w:id="113" w:author="Brady,Rachel" w:date="2025-07-31T11:29:00Z" w16du:dateUtc="2025-07-31T18:29:00Z">
        <w:r w:rsidR="00FB03E2" w:rsidRPr="00E80806">
          <w:rPr>
            <w:szCs w:val="22"/>
          </w:rPr>
          <w:t xml:space="preserve">times with </w:t>
        </w:r>
      </w:ins>
      <w:r w:rsidR="00FB03E2" w:rsidRPr="00E80806">
        <w:rPr>
          <w:szCs w:val="22"/>
        </w:rPr>
        <w:t xml:space="preserve">PBS, </w:t>
      </w:r>
      <w:del w:id="114" w:author="Brady,Rachel" w:date="2025-07-31T11:29:00Z" w16du:dateUtc="2025-07-31T18:29:00Z">
        <w:r w:rsidR="003545D2" w:rsidRPr="00D26DBC">
          <w:rPr>
            <w:szCs w:val="22"/>
          </w:rPr>
          <w:delText>Corning) washes were performed, and 600 µL</w:delText>
        </w:r>
      </w:del>
      <w:ins w:id="115" w:author="Brady,Rachel" w:date="2025-07-31T11:29:00Z" w16du:dateUtc="2025-07-31T18:29:00Z">
        <w:r w:rsidR="00FB03E2" w:rsidRPr="00E80806">
          <w:rPr>
            <w:szCs w:val="22"/>
          </w:rPr>
          <w:t>replenished with</w:t>
        </w:r>
      </w:ins>
      <w:r w:rsidR="00FB03E2" w:rsidRPr="00E80806">
        <w:rPr>
          <w:szCs w:val="22"/>
        </w:rPr>
        <w:t xml:space="preserve"> R10 </w:t>
      </w:r>
      <w:del w:id="116" w:author="Brady,Rachel" w:date="2025-07-31T11:29:00Z" w16du:dateUtc="2025-07-31T18:29:00Z">
        <w:r w:rsidR="003545D2" w:rsidRPr="00D26DBC">
          <w:rPr>
            <w:szCs w:val="22"/>
          </w:rPr>
          <w:delText>was added. After</w:delText>
        </w:r>
      </w:del>
      <w:ins w:id="117" w:author="Brady,Rachel" w:date="2025-07-31T11:29:00Z" w16du:dateUtc="2025-07-31T18:29:00Z">
        <w:r w:rsidR="00FB03E2" w:rsidRPr="00E80806">
          <w:rPr>
            <w:szCs w:val="22"/>
          </w:rPr>
          <w:t>for another</w:t>
        </w:r>
      </w:ins>
      <w:r w:rsidR="00FB03E2" w:rsidRPr="00E80806">
        <w:rPr>
          <w:szCs w:val="22"/>
        </w:rPr>
        <w:t xml:space="preserve"> 24 h, </w:t>
      </w:r>
      <w:del w:id="118" w:author="Brady,Rachel" w:date="2025-07-31T11:29:00Z" w16du:dateUtc="2025-07-31T18:29:00Z">
        <w:r w:rsidR="003545D2" w:rsidRPr="00D26DBC">
          <w:rPr>
            <w:szCs w:val="22"/>
          </w:rPr>
          <w:delText>the</w:delText>
        </w:r>
      </w:del>
      <w:ins w:id="119" w:author="Brady,Rachel" w:date="2025-07-31T11:29:00Z" w16du:dateUtc="2025-07-31T18:29:00Z">
        <w:r w:rsidR="00FB03E2" w:rsidRPr="00E80806">
          <w:rPr>
            <w:szCs w:val="22"/>
          </w:rPr>
          <w:t>and</w:t>
        </w:r>
      </w:ins>
      <w:r w:rsidR="00FB03E2" w:rsidRPr="00E80806">
        <w:rPr>
          <w:szCs w:val="22"/>
        </w:rPr>
        <w:t xml:space="preserve"> supernatants </w:t>
      </w:r>
      <w:del w:id="120" w:author="Brady,Rachel" w:date="2025-07-31T11:29:00Z" w16du:dateUtc="2025-07-31T18:29:00Z">
        <w:r w:rsidR="003545D2" w:rsidRPr="00D26DBC">
          <w:rPr>
            <w:szCs w:val="22"/>
          </w:rPr>
          <w:delText xml:space="preserve">were </w:delText>
        </w:r>
      </w:del>
      <w:r w:rsidR="00FB03E2" w:rsidRPr="00E80806">
        <w:rPr>
          <w:szCs w:val="22"/>
        </w:rPr>
        <w:t>collected</w:t>
      </w:r>
      <w:del w:id="121" w:author="Brady,Rachel" w:date="2025-07-31T11:29:00Z" w16du:dateUtc="2025-07-31T18:29:00Z">
        <w:r w:rsidR="003545D2" w:rsidRPr="00D26DBC">
          <w:rPr>
            <w:szCs w:val="22"/>
          </w:rPr>
          <w:delText xml:space="preserve"> for analysis. The number of macrophages</w:delText>
        </w:r>
        <w:r w:rsidR="003545D2">
          <w:rPr>
            <w:szCs w:val="22"/>
          </w:rPr>
          <w:delText xml:space="preserve"> was counted in a control well. In</w:delText>
        </w:r>
      </w:del>
      <w:ins w:id="122" w:author="Brady,Rachel" w:date="2025-07-31T11:29:00Z" w16du:dateUtc="2025-07-31T18:29:00Z">
        <w:r w:rsidR="00FB03E2" w:rsidRPr="00E80806">
          <w:rPr>
            <w:szCs w:val="22"/>
          </w:rPr>
          <w:t>;</w:t>
        </w:r>
      </w:ins>
      <w:r w:rsidR="00FB03E2" w:rsidRPr="00E80806">
        <w:rPr>
          <w:szCs w:val="22"/>
        </w:rPr>
        <w:t xml:space="preserve"> parallel</w:t>
      </w:r>
      <w:del w:id="123" w:author="Brady,Rachel" w:date="2025-07-31T11:29:00Z" w16du:dateUtc="2025-07-31T18:29:00Z">
        <w:r w:rsidR="003545D2">
          <w:rPr>
            <w:szCs w:val="22"/>
          </w:rPr>
          <w:delText xml:space="preserve">, control wells </w:delText>
        </w:r>
        <w:r w:rsidR="003545D2" w:rsidRPr="00D26DBC">
          <w:rPr>
            <w:szCs w:val="22"/>
          </w:rPr>
          <w:delText>without cells but otherwise treated similarly were also analyzed to demonstrate that the PBS washes fully removed all traces of TCM, verifying that only macrophage supernatants were being measured.</w:delText>
        </w:r>
      </w:del>
      <w:ins w:id="124" w:author="Brady,Rachel" w:date="2025-07-31T11:29:00Z" w16du:dateUtc="2025-07-31T18:29:00Z">
        <w:r w:rsidR="00FB03E2" w:rsidRPr="00E80806">
          <w:rPr>
            <w:szCs w:val="22"/>
          </w:rPr>
          <w:t xml:space="preserve"> cell-free wells confirmed complete TCM removal.</w:t>
        </w:r>
      </w:ins>
      <w:r w:rsidR="00FB03E2" w:rsidRPr="00E80806">
        <w:rPr>
          <w:szCs w:val="22"/>
        </w:rPr>
        <w:t xml:space="preserve"> </w:t>
      </w:r>
      <w:r w:rsidRPr="00E80806">
        <w:rPr>
          <w:szCs w:val="22"/>
        </w:rPr>
        <w:t xml:space="preserve">The donor details are provided in </w:t>
      </w:r>
      <w:r w:rsidRPr="00E80806">
        <w:rPr>
          <w:b/>
          <w:bCs/>
          <w:szCs w:val="22"/>
        </w:rPr>
        <w:t>Supplementary Table 1</w:t>
      </w:r>
      <w:ins w:id="125" w:author="Brady,Rachel" w:date="2025-07-31T11:29:00Z" w16du:dateUtc="2025-07-31T18:29:00Z">
        <w:r w:rsidR="00FB03E2" w:rsidRPr="00E80806">
          <w:rPr>
            <w:b/>
            <w:bCs/>
            <w:szCs w:val="22"/>
          </w:rPr>
          <w:t xml:space="preserve"> </w:t>
        </w:r>
        <w:r w:rsidR="00FB03E2" w:rsidRPr="00E80806">
          <w:rPr>
            <w:szCs w:val="22"/>
          </w:rPr>
          <w:t>and additional details in</w:t>
        </w:r>
        <w:r w:rsidR="00FB03E2" w:rsidRPr="00E80806">
          <w:rPr>
            <w:b/>
            <w:bCs/>
            <w:szCs w:val="22"/>
          </w:rPr>
          <w:t xml:space="preserve"> Supplementary Methods</w:t>
        </w:r>
      </w:ins>
      <w:r w:rsidR="00FB03E2" w:rsidRPr="00E80806">
        <w:rPr>
          <w:b/>
          <w:bCs/>
          <w:szCs w:val="22"/>
        </w:rPr>
        <w:t>.</w:t>
      </w:r>
    </w:p>
    <w:p w14:paraId="220A2280" w14:textId="77777777" w:rsidR="003545D2" w:rsidRPr="00E80806" w:rsidRDefault="009D42D0" w:rsidP="003545D2">
      <w:pPr>
        <w:spacing w:line="480" w:lineRule="auto"/>
        <w:rPr>
          <w:rStyle w:val="normaltextrun"/>
          <w:szCs w:val="22"/>
        </w:rPr>
      </w:pPr>
      <w:bookmarkStart w:id="126" w:name="_Hlk197528060"/>
      <w:bookmarkStart w:id="127" w:name="_Hlk204841977"/>
      <w:r w:rsidRPr="00E80806">
        <w:rPr>
          <w:rStyle w:val="normaltextrun"/>
          <w:i/>
          <w:szCs w:val="22"/>
        </w:rPr>
        <w:t>Cytokine analysis of cell supernatants</w:t>
      </w:r>
      <w:r w:rsidRPr="00E80806">
        <w:rPr>
          <w:rStyle w:val="normaltextrun"/>
          <w:szCs w:val="22"/>
        </w:rPr>
        <w:t xml:space="preserve"> </w:t>
      </w:r>
    </w:p>
    <w:bookmarkEnd w:id="126"/>
    <w:p w14:paraId="58DA79DB" w14:textId="72CD5631" w:rsidR="00FB03E2" w:rsidRPr="00E80806" w:rsidRDefault="003545D2" w:rsidP="00FB03E2">
      <w:pPr>
        <w:spacing w:line="480" w:lineRule="auto"/>
        <w:ind w:firstLine="720"/>
        <w:rPr>
          <w:szCs w:val="22"/>
        </w:rPr>
      </w:pPr>
      <w:del w:id="128" w:author="Brady,Rachel" w:date="2025-07-31T11:29:00Z" w16du:dateUtc="2025-07-31T18:29:00Z">
        <w:r>
          <w:rPr>
            <w:szCs w:val="22"/>
          </w:rPr>
          <w:delText>The</w:delText>
        </w:r>
      </w:del>
      <w:ins w:id="129" w:author="Brady,Rachel" w:date="2025-07-31T11:29:00Z" w16du:dateUtc="2025-07-31T18:29:00Z">
        <w:r w:rsidR="00FB03E2" w:rsidRPr="00E80806">
          <w:rPr>
            <w:szCs w:val="22"/>
          </w:rPr>
          <w:t>Cytokine</w:t>
        </w:r>
      </w:ins>
      <w:r w:rsidR="00FB03E2" w:rsidRPr="00E80806">
        <w:rPr>
          <w:szCs w:val="22"/>
        </w:rPr>
        <w:t xml:space="preserve"> concentrations of c–c motif chemokine ligand 2 (CCL2), vascular endothelial growth factor (VEGF), transforming growth factor-beta (TGF-β), tumor necrosis factor-alpha (TNF-α), and CCL3 were measured </w:t>
      </w:r>
      <w:del w:id="130" w:author="Brady,Rachel" w:date="2025-07-31T11:29:00Z" w16du:dateUtc="2025-07-31T18:29:00Z">
        <w:r w:rsidRPr="000A7CB1">
          <w:rPr>
            <w:szCs w:val="22"/>
          </w:rPr>
          <w:delText>using commercially available enzyme-linked immunosorbent assay (</w:delText>
        </w:r>
      </w:del>
      <w:ins w:id="131" w:author="Brady,Rachel" w:date="2025-07-31T11:29:00Z" w16du:dateUtc="2025-07-31T18:29:00Z">
        <w:r w:rsidR="00FB03E2" w:rsidRPr="00E80806">
          <w:rPr>
            <w:szCs w:val="22"/>
          </w:rPr>
          <w:t xml:space="preserve">by individual </w:t>
        </w:r>
      </w:ins>
      <w:r w:rsidR="00FB03E2" w:rsidRPr="00E80806">
        <w:rPr>
          <w:szCs w:val="22"/>
        </w:rPr>
        <w:t>ELISA</w:t>
      </w:r>
      <w:del w:id="132" w:author="Brady,Rachel" w:date="2025-07-31T11:29:00Z" w16du:dateUtc="2025-07-31T18:29:00Z">
        <w:r w:rsidRPr="000A7CB1">
          <w:rPr>
            <w:szCs w:val="22"/>
          </w:rPr>
          <w:delText>)</w:delText>
        </w:r>
      </w:del>
      <w:r w:rsidR="00FB03E2" w:rsidRPr="00E80806">
        <w:rPr>
          <w:szCs w:val="22"/>
        </w:rPr>
        <w:t xml:space="preserve"> kits (R&amp;D Systems</w:t>
      </w:r>
      <w:del w:id="133" w:author="Brady,Rachel" w:date="2025-07-31T11:29:00Z" w16du:dateUtc="2025-07-31T18:29:00Z">
        <w:r w:rsidRPr="000A7CB1">
          <w:rPr>
            <w:szCs w:val="22"/>
          </w:rPr>
          <w:delText xml:space="preserve"> Inc</w:delText>
        </w:r>
        <w:r>
          <w:rPr>
            <w:szCs w:val="22"/>
          </w:rPr>
          <w:delText>.: DY1774 [CCL2], DY1603 [VEGF], DY240 [TGF-β], and DY1507 [TNF-α];</w:delText>
        </w:r>
      </w:del>
      <w:ins w:id="134" w:author="Brady,Rachel" w:date="2025-07-31T11:29:00Z" w16du:dateUtc="2025-07-31T18:29:00Z">
        <w:r w:rsidR="00FB03E2" w:rsidRPr="00E80806">
          <w:rPr>
            <w:szCs w:val="22"/>
          </w:rPr>
          <w:t>,</w:t>
        </w:r>
      </w:ins>
      <w:r w:rsidR="00FB03E2" w:rsidRPr="00E80806">
        <w:rPr>
          <w:szCs w:val="22"/>
        </w:rPr>
        <w:t xml:space="preserve"> Kingfisher</w:t>
      </w:r>
      <w:del w:id="135" w:author="Brady,Rachel" w:date="2025-07-31T11:29:00Z" w16du:dateUtc="2025-07-31T18:29:00Z">
        <w:r>
          <w:rPr>
            <w:szCs w:val="22"/>
          </w:rPr>
          <w:delText xml:space="preserve">: DIY1367D </w:delText>
        </w:r>
        <w:r w:rsidRPr="000A7CB1">
          <w:rPr>
            <w:szCs w:val="22"/>
          </w:rPr>
          <w:delText>[CCL3]).</w:delText>
        </w:r>
      </w:del>
      <w:ins w:id="136" w:author="Brady,Rachel" w:date="2025-07-31T11:29:00Z" w16du:dateUtc="2025-07-31T18:29:00Z">
        <w:r w:rsidR="00FB03E2" w:rsidRPr="00E80806">
          <w:rPr>
            <w:szCs w:val="22"/>
          </w:rPr>
          <w:t>).</w:t>
        </w:r>
      </w:ins>
      <w:r w:rsidR="00FB03E2" w:rsidRPr="00E80806">
        <w:rPr>
          <w:szCs w:val="22"/>
        </w:rPr>
        <w:t xml:space="preserve"> In </w:t>
      </w:r>
      <w:del w:id="137" w:author="Brady,Rachel" w:date="2025-07-31T11:29:00Z" w16du:dateUtc="2025-07-31T18:29:00Z">
        <w:r w:rsidRPr="000A7CB1">
          <w:rPr>
            <w:szCs w:val="22"/>
          </w:rPr>
          <w:delText>addition</w:delText>
        </w:r>
      </w:del>
      <w:ins w:id="138" w:author="Brady,Rachel" w:date="2025-07-31T11:29:00Z" w16du:dateUtc="2025-07-31T18:29:00Z">
        <w:r w:rsidR="00FB03E2" w:rsidRPr="00E80806">
          <w:rPr>
            <w:szCs w:val="22"/>
          </w:rPr>
          <w:t>parallel</w:t>
        </w:r>
      </w:ins>
      <w:r w:rsidR="00FB03E2" w:rsidRPr="00E80806">
        <w:rPr>
          <w:szCs w:val="22"/>
        </w:rPr>
        <w:t xml:space="preserve">, a 13-plex </w:t>
      </w:r>
      <w:ins w:id="139" w:author="Brady,Rachel" w:date="2025-07-31T11:29:00Z" w16du:dateUtc="2025-07-31T18:29:00Z">
        <w:r w:rsidR="00FB03E2" w:rsidRPr="00E80806">
          <w:rPr>
            <w:szCs w:val="22"/>
          </w:rPr>
          <w:t xml:space="preserve">MILLIPLEX® </w:t>
        </w:r>
      </w:ins>
      <w:r w:rsidR="00FB03E2" w:rsidRPr="00E80806">
        <w:rPr>
          <w:szCs w:val="22"/>
        </w:rPr>
        <w:t xml:space="preserve">canine </w:t>
      </w:r>
      <w:del w:id="140" w:author="Brady,Rachel" w:date="2025-07-31T11:29:00Z" w16du:dateUtc="2025-07-31T18:29:00Z">
        <w:r w:rsidRPr="000A7CB1">
          <w:rPr>
            <w:szCs w:val="22"/>
          </w:rPr>
          <w:delText xml:space="preserve">cytokine/chemokine </w:delText>
        </w:r>
      </w:del>
      <w:r w:rsidR="00FB03E2" w:rsidRPr="00E80806">
        <w:rPr>
          <w:szCs w:val="22"/>
        </w:rPr>
        <w:t xml:space="preserve">panel </w:t>
      </w:r>
      <w:del w:id="141" w:author="Brady,Rachel" w:date="2025-07-31T11:29:00Z" w16du:dateUtc="2025-07-31T18:29:00Z">
        <w:r w:rsidRPr="000A7CB1">
          <w:rPr>
            <w:szCs w:val="22"/>
          </w:rPr>
          <w:delText xml:space="preserve">(MILLIPLEX®, MilliporeSigma, Burlington, MA) </w:delText>
        </w:r>
      </w:del>
      <w:r w:rsidR="00FB03E2" w:rsidRPr="00E80806">
        <w:rPr>
          <w:szCs w:val="22"/>
        </w:rPr>
        <w:t xml:space="preserve">was </w:t>
      </w:r>
      <w:del w:id="142" w:author="Brady,Rachel" w:date="2025-07-31T11:29:00Z" w16du:dateUtc="2025-07-31T18:29:00Z">
        <w:r w:rsidRPr="000A7CB1">
          <w:rPr>
            <w:szCs w:val="22"/>
          </w:rPr>
          <w:delText>used for multiplex analysis</w:delText>
        </w:r>
        <w:r>
          <w:rPr>
            <w:szCs w:val="22"/>
          </w:rPr>
          <w:delText>, following the manufacturer’s protocol. The panel measures</w:delText>
        </w:r>
        <w:r w:rsidRPr="000A7CB1">
          <w:rPr>
            <w:szCs w:val="22"/>
          </w:rPr>
          <w:delText xml:space="preserve"> </w:delText>
        </w:r>
        <w:r w:rsidRPr="00D26DBC">
          <w:rPr>
            <w:szCs w:val="22"/>
          </w:rPr>
          <w:delText>interferon-gamma (IFN-γ), CCL2, interleukin-8 (IL-8), IL-10, IL-2, IL-6, keratinocyte chemoattractant-like chemokine (KC-like), IL-18, TNF</w:delText>
        </w:r>
        <w:r>
          <w:rPr>
            <w:szCs w:val="22"/>
          </w:rPr>
          <w:delText>-</w:delText>
        </w:r>
        <w:r w:rsidRPr="00D26DBC">
          <w:rPr>
            <w:szCs w:val="22"/>
          </w:rPr>
          <w:delText>α, IL-7, interferon gamma-induced protein 10 (IP-10), IL-15</w:delText>
        </w:r>
        <w:r>
          <w:rPr>
            <w:szCs w:val="22"/>
          </w:rPr>
          <w:delText xml:space="preserve">, and granulocyte-macrophage colony-stimulating factor (GM-CSF). </w:delText>
        </w:r>
        <w:r w:rsidRPr="000A7CB1">
          <w:rPr>
            <w:szCs w:val="22"/>
          </w:rPr>
          <w:delText>Data acquisition was performed</w:delText>
        </w:r>
      </w:del>
      <w:ins w:id="143" w:author="Brady,Rachel" w:date="2025-07-31T11:29:00Z" w16du:dateUtc="2025-07-31T18:29:00Z">
        <w:r w:rsidR="00FB03E2" w:rsidRPr="00E80806">
          <w:rPr>
            <w:szCs w:val="22"/>
          </w:rPr>
          <w:t>run</w:t>
        </w:r>
      </w:ins>
      <w:r w:rsidR="00FB03E2" w:rsidRPr="00E80806">
        <w:rPr>
          <w:szCs w:val="22"/>
        </w:rPr>
        <w:t xml:space="preserve"> on a Luminex</w:t>
      </w:r>
      <w:del w:id="144" w:author="Brady,Rachel" w:date="2025-07-31T11:29:00Z" w16du:dateUtc="2025-07-31T18:29:00Z">
        <w:r w:rsidRPr="000A7CB1">
          <w:rPr>
            <w:szCs w:val="22"/>
          </w:rPr>
          <w:delText>®</w:delText>
        </w:r>
      </w:del>
      <w:r w:rsidR="00FB03E2" w:rsidRPr="00E80806">
        <w:rPr>
          <w:szCs w:val="22"/>
        </w:rPr>
        <w:t xml:space="preserve"> </w:t>
      </w:r>
      <w:proofErr w:type="spellStart"/>
      <w:r w:rsidR="00FB03E2" w:rsidRPr="00E80806">
        <w:rPr>
          <w:szCs w:val="22"/>
        </w:rPr>
        <w:t>MagPix</w:t>
      </w:r>
      <w:proofErr w:type="spellEnd"/>
      <w:r w:rsidR="00FB03E2" w:rsidRPr="00E80806">
        <w:rPr>
          <w:szCs w:val="22"/>
        </w:rPr>
        <w:t xml:space="preserve"> </w:t>
      </w:r>
      <w:del w:id="145" w:author="Brady,Rachel" w:date="2025-07-31T11:29:00Z" w16du:dateUtc="2025-07-31T18:29:00Z">
        <w:r w:rsidRPr="000A7CB1">
          <w:rPr>
            <w:szCs w:val="22"/>
          </w:rPr>
          <w:delText xml:space="preserve">system </w:delText>
        </w:r>
      </w:del>
      <w:r w:rsidR="00FB03E2" w:rsidRPr="00E80806">
        <w:rPr>
          <w:szCs w:val="22"/>
        </w:rPr>
        <w:t xml:space="preserve">with </w:t>
      </w:r>
      <w:del w:id="146" w:author="Brady,Rachel" w:date="2025-07-31T11:29:00Z" w16du:dateUtc="2025-07-31T18:29:00Z">
        <w:r w:rsidRPr="000A7CB1">
          <w:rPr>
            <w:szCs w:val="22"/>
          </w:rPr>
          <w:delText xml:space="preserve">quality control and initial data processing using </w:delText>
        </w:r>
        <w:r>
          <w:rPr>
            <w:szCs w:val="22"/>
          </w:rPr>
          <w:delText xml:space="preserve">Luminex </w:delText>
        </w:r>
      </w:del>
      <w:proofErr w:type="spellStart"/>
      <w:r w:rsidR="00FB03E2" w:rsidRPr="00E80806">
        <w:rPr>
          <w:szCs w:val="22"/>
        </w:rPr>
        <w:t>xPONENT</w:t>
      </w:r>
      <w:proofErr w:type="spellEnd"/>
      <w:r w:rsidR="00FB03E2" w:rsidRPr="00E80806">
        <w:rPr>
          <w:szCs w:val="22"/>
        </w:rPr>
        <w:t>® software</w:t>
      </w:r>
      <w:del w:id="147" w:author="Brady,Rachel" w:date="2025-07-31T11:29:00Z" w16du:dateUtc="2025-07-31T18:29:00Z">
        <w:r w:rsidRPr="000A7CB1">
          <w:rPr>
            <w:szCs w:val="22"/>
          </w:rPr>
          <w:delText>. Processed</w:delText>
        </w:r>
      </w:del>
      <w:ins w:id="148" w:author="Brady,Rachel" w:date="2025-07-31T11:29:00Z" w16du:dateUtc="2025-07-31T18:29:00Z">
        <w:r w:rsidR="00FB03E2" w:rsidRPr="00E80806">
          <w:rPr>
            <w:szCs w:val="22"/>
          </w:rPr>
          <w:t>;</w:t>
        </w:r>
      </w:ins>
      <w:r w:rsidR="00FB03E2" w:rsidRPr="00E80806">
        <w:rPr>
          <w:szCs w:val="22"/>
        </w:rPr>
        <w:t xml:space="preserve"> data were </w:t>
      </w:r>
      <w:del w:id="149" w:author="Brady,Rachel" w:date="2025-07-31T11:29:00Z" w16du:dateUtc="2025-07-31T18:29:00Z">
        <w:r w:rsidRPr="000A7CB1">
          <w:rPr>
            <w:szCs w:val="22"/>
          </w:rPr>
          <w:delText xml:space="preserve">exported for further statistical analysis using </w:delText>
        </w:r>
      </w:del>
      <w:ins w:id="150" w:author="Brady,Rachel" w:date="2025-07-31T11:29:00Z" w16du:dateUtc="2025-07-31T18:29:00Z">
        <w:r w:rsidR="00FB03E2" w:rsidRPr="00E80806">
          <w:rPr>
            <w:szCs w:val="22"/>
          </w:rPr>
          <w:t xml:space="preserve">processed in </w:t>
        </w:r>
      </w:ins>
      <w:r w:rsidR="00FB03E2" w:rsidRPr="00E80806">
        <w:rPr>
          <w:szCs w:val="22"/>
        </w:rPr>
        <w:t>GraphPad Prism v9</w:t>
      </w:r>
      <w:del w:id="151" w:author="Brady,Rachel" w:date="2025-07-31T11:29:00Z" w16du:dateUtc="2025-07-31T18:29:00Z">
        <w:r w:rsidRPr="000A7CB1">
          <w:rPr>
            <w:szCs w:val="22"/>
          </w:rPr>
          <w:delText>** (GraphPad Software, Boston, MA</w:delText>
        </w:r>
        <w:r>
          <w:rPr>
            <w:szCs w:val="22"/>
          </w:rPr>
          <w:delText>, USA)</w:delText>
        </w:r>
      </w:del>
      <w:r w:rsidR="00FB03E2" w:rsidRPr="00E80806">
        <w:rPr>
          <w:szCs w:val="22"/>
        </w:rPr>
        <w:t xml:space="preserve"> and R</w:t>
      </w:r>
      <w:del w:id="152" w:author="Brady,Rachel" w:date="2025-07-31T11:29:00Z" w16du:dateUtc="2025-07-31T18:29:00Z">
        <w:r>
          <w:rPr>
            <w:szCs w:val="22"/>
          </w:rPr>
          <w:delText xml:space="preserve"> (</w:delText>
        </w:r>
        <w:r w:rsidRPr="000A7CB1">
          <w:rPr>
            <w:szCs w:val="22"/>
          </w:rPr>
          <w:delText xml:space="preserve"> R Studio).</w:delText>
        </w:r>
        <w:r w:rsidR="00E43ABA" w:rsidRPr="00E43ABA">
          <w:rPr>
            <w:color w:val="000000"/>
            <w:szCs w:val="22"/>
            <w:vertAlign w:val="superscript"/>
          </w:rPr>
          <w:delText>22</w:delText>
        </w:r>
        <w:r>
          <w:rPr>
            <w:szCs w:val="22"/>
          </w:rPr>
          <w:delText xml:space="preserve"> </w:delText>
        </w:r>
        <w:r w:rsidRPr="000A7CB1">
          <w:rPr>
            <w:szCs w:val="22"/>
          </w:rPr>
          <w:delText>Of the 1</w:delText>
        </w:r>
        <w:r>
          <w:rPr>
            <w:szCs w:val="22"/>
          </w:rPr>
          <w:delText>3</w:delText>
        </w:r>
      </w:del>
      <w:ins w:id="153" w:author="Brady,Rachel" w:date="2025-07-31T11:29:00Z" w16du:dateUtc="2025-07-31T18:29:00Z">
        <w:r w:rsidR="00FB03E2" w:rsidRPr="00E80806">
          <w:rPr>
            <w:szCs w:val="22"/>
          </w:rPr>
          <w:t>. Eight</w:t>
        </w:r>
      </w:ins>
      <w:r w:rsidR="00FB03E2" w:rsidRPr="00E80806">
        <w:rPr>
          <w:szCs w:val="22"/>
        </w:rPr>
        <w:t xml:space="preserve"> analytes </w:t>
      </w:r>
      <w:del w:id="154" w:author="Brady,Rachel" w:date="2025-07-31T11:29:00Z" w16du:dateUtc="2025-07-31T18:29:00Z">
        <w:r>
          <w:rPr>
            <w:szCs w:val="22"/>
          </w:rPr>
          <w:delText>in the multiplex panel,</w:delText>
        </w:r>
        <w:r w:rsidRPr="000A7CB1">
          <w:rPr>
            <w:szCs w:val="22"/>
          </w:rPr>
          <w:delText xml:space="preserve"> eight (IL-15, IFN-γ, IL-2, IL-6, IL-7, IP-10, IL-18, and GM-CSF) were</w:delText>
        </w:r>
      </w:del>
      <w:ins w:id="155" w:author="Brady,Rachel" w:date="2025-07-31T11:29:00Z" w16du:dateUtc="2025-07-31T18:29:00Z">
        <w:r w:rsidR="00FB03E2" w:rsidRPr="00E80806">
          <w:rPr>
            <w:szCs w:val="22"/>
          </w:rPr>
          <w:t>fell</w:t>
        </w:r>
      </w:ins>
      <w:r w:rsidR="00FB03E2" w:rsidRPr="00E80806">
        <w:rPr>
          <w:szCs w:val="22"/>
        </w:rPr>
        <w:t xml:space="preserve"> below </w:t>
      </w:r>
      <w:del w:id="156" w:author="Brady,Rachel" w:date="2025-07-31T11:29:00Z" w16du:dateUtc="2025-07-31T18:29:00Z">
        <w:r w:rsidRPr="000A7CB1">
          <w:rPr>
            <w:szCs w:val="22"/>
          </w:rPr>
          <w:delText xml:space="preserve">the lower limit of </w:delText>
        </w:r>
      </w:del>
      <w:r w:rsidR="00FB03E2" w:rsidRPr="00E80806">
        <w:rPr>
          <w:szCs w:val="22"/>
        </w:rPr>
        <w:t xml:space="preserve">quantification </w:t>
      </w:r>
      <w:del w:id="157" w:author="Brady,Rachel" w:date="2025-07-31T11:29:00Z" w16du:dateUtc="2025-07-31T18:29:00Z">
        <w:r w:rsidRPr="000A7CB1">
          <w:rPr>
            <w:szCs w:val="22"/>
          </w:rPr>
          <w:delText>in most samples</w:delText>
        </w:r>
      </w:del>
      <w:ins w:id="158" w:author="Brady,Rachel" w:date="2025-07-31T11:29:00Z" w16du:dateUtc="2025-07-31T18:29:00Z">
        <w:r w:rsidR="00FB03E2" w:rsidRPr="00E80806">
          <w:rPr>
            <w:szCs w:val="22"/>
          </w:rPr>
          <w:t>limits</w:t>
        </w:r>
      </w:ins>
      <w:r w:rsidR="00FB03E2" w:rsidRPr="00E80806">
        <w:rPr>
          <w:szCs w:val="22"/>
        </w:rPr>
        <w:t xml:space="preserve"> and were excluded</w:t>
      </w:r>
      <w:del w:id="159" w:author="Brady,Rachel" w:date="2025-07-31T11:29:00Z" w16du:dateUtc="2025-07-31T18:29:00Z">
        <w:r w:rsidRPr="000A7CB1">
          <w:rPr>
            <w:szCs w:val="22"/>
          </w:rPr>
          <w:delText xml:space="preserve"> from further analysis to avoid overinterpretation. </w:delText>
        </w:r>
        <w:r>
          <w:rPr>
            <w:szCs w:val="22"/>
          </w:rPr>
          <w:delText>Almost all</w:delText>
        </w:r>
        <w:r w:rsidRPr="000A7CB1">
          <w:rPr>
            <w:szCs w:val="22"/>
          </w:rPr>
          <w:delText xml:space="preserve"> conditions induced markedly high</w:delText>
        </w:r>
      </w:del>
      <w:ins w:id="160" w:author="Brady,Rachel" w:date="2025-07-31T11:29:00Z" w16du:dateUtc="2025-07-31T18:29:00Z">
        <w:r w:rsidR="00FB03E2" w:rsidRPr="00E80806">
          <w:rPr>
            <w:szCs w:val="22"/>
          </w:rPr>
          <w:t>, and CCL2</w:t>
        </w:r>
      </w:ins>
      <w:r w:rsidR="00FB03E2" w:rsidRPr="00E80806">
        <w:rPr>
          <w:szCs w:val="22"/>
        </w:rPr>
        <w:t xml:space="preserve"> levels </w:t>
      </w:r>
      <w:del w:id="161" w:author="Brady,Rachel" w:date="2025-07-31T11:29:00Z" w16du:dateUtc="2025-07-31T18:29:00Z">
        <w:r w:rsidRPr="000A7CB1">
          <w:rPr>
            <w:szCs w:val="22"/>
          </w:rPr>
          <w:delText xml:space="preserve">of CCL2 in macrophages, exceeding the upper limit of detection in the </w:delText>
        </w:r>
        <w:r>
          <w:rPr>
            <w:szCs w:val="22"/>
          </w:rPr>
          <w:delText>multiplex assay</w:delText>
        </w:r>
        <w:r w:rsidRPr="000A7CB1">
          <w:rPr>
            <w:szCs w:val="22"/>
          </w:rPr>
          <w:delText xml:space="preserve"> and requiring a 150</w:delText>
        </w:r>
        <w:r>
          <w:rPr>
            <w:szCs w:val="22"/>
          </w:rPr>
          <w:delText>x</w:delText>
        </w:r>
      </w:del>
      <w:ins w:id="162" w:author="Brady,Rachel" w:date="2025-07-31T11:29:00Z" w16du:dateUtc="2025-07-31T18:29:00Z">
        <w:r w:rsidR="00FB03E2" w:rsidRPr="00E80806">
          <w:rPr>
            <w:szCs w:val="22"/>
          </w:rPr>
          <w:t>exceeded the assay range, necessitating 150×</w:t>
        </w:r>
      </w:ins>
      <w:r w:rsidR="00FB03E2" w:rsidRPr="00E80806">
        <w:rPr>
          <w:szCs w:val="22"/>
        </w:rPr>
        <w:t xml:space="preserve"> dilution for accurate </w:t>
      </w:r>
      <w:del w:id="163" w:author="Brady,Rachel" w:date="2025-07-31T11:29:00Z" w16du:dateUtc="2025-07-31T18:29:00Z">
        <w:r w:rsidRPr="000A7CB1">
          <w:rPr>
            <w:szCs w:val="22"/>
          </w:rPr>
          <w:delText xml:space="preserve">quantification by </w:delText>
        </w:r>
      </w:del>
      <w:r w:rsidR="00FB03E2" w:rsidRPr="00E80806">
        <w:rPr>
          <w:szCs w:val="22"/>
        </w:rPr>
        <w:t>ELISA</w:t>
      </w:r>
      <w:del w:id="164" w:author="Brady,Rachel" w:date="2025-07-31T11:29:00Z" w16du:dateUtc="2025-07-31T18:29:00Z">
        <w:r w:rsidRPr="000A7CB1">
          <w:rPr>
            <w:szCs w:val="22"/>
          </w:rPr>
          <w:delText>.</w:delText>
        </w:r>
        <w:r>
          <w:rPr>
            <w:szCs w:val="22"/>
          </w:rPr>
          <w:delText xml:space="preserve"> </w:delText>
        </w:r>
        <w:r w:rsidRPr="000A7CB1">
          <w:rPr>
            <w:szCs w:val="22"/>
          </w:rPr>
          <w:delText xml:space="preserve">Cytokine levels were also correlated </w:delText>
        </w:r>
        <w:r w:rsidRPr="000A7CB1">
          <w:rPr>
            <w:szCs w:val="22"/>
          </w:rPr>
          <w:lastRenderedPageBreak/>
          <w:delText>with previously published mutational and phosphorylation data.</w:delText>
        </w:r>
        <w:r w:rsidR="00E43ABA" w:rsidRPr="00E43ABA">
          <w:rPr>
            <w:color w:val="000000"/>
            <w:szCs w:val="22"/>
            <w:vertAlign w:val="superscript"/>
          </w:rPr>
          <w:delText>23</w:delText>
        </w:r>
      </w:del>
      <w:ins w:id="165" w:author="Brady,Rachel" w:date="2025-07-31T11:29:00Z" w16du:dateUtc="2025-07-31T18:29:00Z">
        <w:r w:rsidR="00FB03E2" w:rsidRPr="00E80806">
          <w:rPr>
            <w:szCs w:val="22"/>
          </w:rPr>
          <w:t xml:space="preserve"> measurement. Additional details are in </w:t>
        </w:r>
        <w:r w:rsidR="00FB03E2" w:rsidRPr="00E80806">
          <w:rPr>
            <w:b/>
            <w:bCs/>
            <w:szCs w:val="22"/>
          </w:rPr>
          <w:t xml:space="preserve">Supplementary Methods. </w:t>
        </w:r>
      </w:ins>
    </w:p>
    <w:bookmarkEnd w:id="127"/>
    <w:p w14:paraId="4480B463" w14:textId="4A7093AE" w:rsidR="003545D2" w:rsidRPr="00E80806" w:rsidRDefault="009D42D0" w:rsidP="003545D2">
      <w:pPr>
        <w:spacing w:line="480" w:lineRule="auto"/>
        <w:rPr>
          <w:rStyle w:val="eop"/>
          <w:szCs w:val="22"/>
        </w:rPr>
      </w:pPr>
      <w:r w:rsidRPr="00E80806">
        <w:rPr>
          <w:rStyle w:val="normaltextrun"/>
          <w:i/>
          <w:szCs w:val="22"/>
        </w:rPr>
        <w:t>Normalization of results</w:t>
      </w:r>
      <w:del w:id="166" w:author="Brady,Rachel" w:date="2025-07-31T11:29:00Z" w16du:dateUtc="2025-07-31T18:29:00Z">
        <w:r w:rsidR="003545D2" w:rsidRPr="00D26DBC">
          <w:rPr>
            <w:rStyle w:val="normaltextrun"/>
            <w:i/>
            <w:szCs w:val="22"/>
          </w:rPr>
          <w:delText>/rank ordering</w:delText>
        </w:r>
        <w:r w:rsidR="003545D2" w:rsidRPr="00D26DBC">
          <w:rPr>
            <w:rStyle w:val="eop"/>
            <w:szCs w:val="22"/>
          </w:rPr>
          <w:delText> </w:delText>
        </w:r>
      </w:del>
    </w:p>
    <w:p w14:paraId="189523B1" w14:textId="670E55B3" w:rsidR="003545D2" w:rsidRPr="00E80806" w:rsidRDefault="003545D2" w:rsidP="00FB03E2">
      <w:pPr>
        <w:spacing w:line="480" w:lineRule="auto"/>
        <w:ind w:firstLine="720"/>
        <w:rPr>
          <w:rStyle w:val="eop"/>
          <w:rPrChange w:id="167" w:author="Brady,Rachel" w:date="2025-07-31T11:29:00Z" w16du:dateUtc="2025-07-31T18:29:00Z">
            <w:rPr>
              <w:rStyle w:val="eop"/>
              <w:i/>
              <w:u w:val="single"/>
            </w:rPr>
          </w:rPrChange>
        </w:rPr>
      </w:pPr>
      <w:bookmarkStart w:id="168" w:name="excessive_branding"/>
      <w:bookmarkEnd w:id="168"/>
      <w:del w:id="169" w:author="Brady,Rachel" w:date="2025-07-31T11:29:00Z" w16du:dateUtc="2025-07-31T18:29:00Z">
        <w:r w:rsidRPr="00D26DBC">
          <w:rPr>
            <w:rStyle w:val="eop"/>
            <w:szCs w:val="22"/>
          </w:rPr>
          <w:delText>To use each blood donor as a biological replicate, the absolute</w:delText>
        </w:r>
      </w:del>
      <w:ins w:id="170" w:author="Brady,Rachel" w:date="2025-07-31T11:29:00Z" w16du:dateUtc="2025-07-31T18:29:00Z">
        <w:r w:rsidR="00FB03E2" w:rsidRPr="00E80806">
          <w:rPr>
            <w:rStyle w:val="eop"/>
            <w:szCs w:val="22"/>
          </w:rPr>
          <w:t>A</w:t>
        </w:r>
        <w:r w:rsidR="009D42D0" w:rsidRPr="00E80806">
          <w:rPr>
            <w:rStyle w:val="eop"/>
            <w:szCs w:val="22"/>
          </w:rPr>
          <w:t>bsolute</w:t>
        </w:r>
      </w:ins>
      <w:r w:rsidR="009D42D0" w:rsidRPr="00E80806">
        <w:rPr>
          <w:rStyle w:val="eop"/>
          <w:szCs w:val="22"/>
        </w:rPr>
        <w:t xml:space="preserve"> values from the ELISAs and multiplex </w:t>
      </w:r>
      <w:del w:id="171" w:author="Brady,Rachel" w:date="2025-07-31T11:29:00Z" w16du:dateUtc="2025-07-31T18:29:00Z">
        <w:r>
          <w:rPr>
            <w:rStyle w:val="eop"/>
            <w:szCs w:val="22"/>
          </w:rPr>
          <w:delText>panel</w:delText>
        </w:r>
      </w:del>
      <w:ins w:id="172" w:author="Brady,Rachel" w:date="2025-07-31T11:29:00Z" w16du:dateUtc="2025-07-31T18:29:00Z">
        <w:r w:rsidR="009D42D0" w:rsidRPr="00E80806">
          <w:rPr>
            <w:rStyle w:val="eop"/>
            <w:szCs w:val="22"/>
          </w:rPr>
          <w:t>panels</w:t>
        </w:r>
      </w:ins>
      <w:r w:rsidR="009D42D0" w:rsidRPr="00E80806">
        <w:rPr>
          <w:rStyle w:val="eop"/>
          <w:szCs w:val="22"/>
        </w:rPr>
        <w:t xml:space="preserve"> were normalized. </w:t>
      </w:r>
      <w:del w:id="173" w:author="Brady,Rachel" w:date="2025-07-31T11:29:00Z" w16du:dateUtc="2025-07-31T18:29:00Z">
        <w:r w:rsidRPr="00D26DBC">
          <w:rPr>
            <w:rStyle w:val="eop"/>
            <w:szCs w:val="22"/>
          </w:rPr>
          <w:delText>As</w:delText>
        </w:r>
      </w:del>
      <w:ins w:id="174" w:author="Brady,Rachel" w:date="2025-07-31T11:29:00Z" w16du:dateUtc="2025-07-31T18:29:00Z">
        <w:r w:rsidR="009D42D0" w:rsidRPr="00E80806">
          <w:rPr>
            <w:rStyle w:val="eop"/>
            <w:szCs w:val="22"/>
          </w:rPr>
          <w:t>Because</w:t>
        </w:r>
      </w:ins>
      <w:r w:rsidR="009D42D0" w:rsidRPr="00E80806">
        <w:rPr>
          <w:rStyle w:val="eop"/>
          <w:szCs w:val="22"/>
        </w:rPr>
        <w:t xml:space="preserve"> the data had a non-normal distribution, a modified z-score was calculated for each analyte (given by</w:t>
      </w:r>
      <w:r w:rsidR="009D42D0" w:rsidRPr="00E80806">
        <w:rPr>
          <w:rStyle w:val="eop"/>
          <w:i/>
          <w:szCs w:val="22"/>
        </w:rPr>
        <w:t xml:space="preserve"> </w:t>
      </w:r>
      <w:r w:rsidR="009D42D0" w:rsidRPr="00E80806">
        <w:rPr>
          <w:i/>
          <w:szCs w:val="22"/>
        </w:rPr>
        <w:t>modified z-score = [0.6745(the data point – the median of the dataset)] / the median absolute deviation of the dataset</w:t>
      </w:r>
      <w:r w:rsidR="009D42D0" w:rsidRPr="00E80806">
        <w:rPr>
          <w:szCs w:val="22"/>
        </w:rPr>
        <w:t xml:space="preserve">). </w:t>
      </w:r>
      <w:r w:rsidR="009D42D0" w:rsidRPr="00E80806">
        <w:rPr>
          <w:rStyle w:val="eop"/>
          <w:szCs w:val="22"/>
        </w:rPr>
        <w:t xml:space="preserve">The modified z-score was </w:t>
      </w:r>
      <w:del w:id="175" w:author="Brady,Rachel" w:date="2025-07-31T11:29:00Z" w16du:dateUtc="2025-07-31T18:29:00Z">
        <w:r w:rsidRPr="00D26DBC">
          <w:rPr>
            <w:rStyle w:val="eop"/>
            <w:szCs w:val="22"/>
          </w:rPr>
          <w:delText xml:space="preserve">then </w:delText>
        </w:r>
      </w:del>
      <w:r w:rsidR="009D42D0" w:rsidRPr="00E80806">
        <w:rPr>
          <w:rStyle w:val="eop"/>
          <w:szCs w:val="22"/>
        </w:rPr>
        <w:t>used to create a rank order of cancer cell lines for each analyte, with a high modified z-score indicating that a cell line stimulated a high relative amount of the secretory product from macrophages</w:t>
      </w:r>
      <w:del w:id="176" w:author="Brady,Rachel" w:date="2025-07-31T11:29:00Z" w16du:dateUtc="2025-07-31T18:29:00Z">
        <w:r w:rsidRPr="00D26DBC">
          <w:rPr>
            <w:rStyle w:val="eop"/>
            <w:szCs w:val="22"/>
          </w:rPr>
          <w:delText>,</w:delText>
        </w:r>
      </w:del>
      <w:r w:rsidR="009D42D0" w:rsidRPr="00E80806">
        <w:rPr>
          <w:rStyle w:val="eop"/>
          <w:szCs w:val="22"/>
        </w:rPr>
        <w:t xml:space="preserve"> and a low modified z-score indicating that a cell line stimulated a low relative amount of the secretory product.</w:t>
      </w:r>
      <w:ins w:id="177" w:author="Brady,Rachel" w:date="2025-07-31T11:29:00Z" w16du:dateUtc="2025-07-31T18:29:00Z">
        <w:r w:rsidR="00FB03E2" w:rsidRPr="00E80806">
          <w:rPr>
            <w:rStyle w:val="eop"/>
            <w:szCs w:val="22"/>
          </w:rPr>
          <w:t xml:space="preserve"> </w:t>
        </w:r>
        <w:r w:rsidR="00FB03E2" w:rsidRPr="00E80806">
          <w:rPr>
            <w:szCs w:val="22"/>
          </w:rPr>
          <w:t>The modified z-scores were correlated between analytes and with previously published mutational and phosphorylation data.</w:t>
        </w:r>
      </w:ins>
      <w:sdt>
        <w:sdtPr>
          <w:rPr>
            <w:color w:val="000000"/>
            <w:szCs w:val="22"/>
            <w:vertAlign w:val="superscript"/>
          </w:rPr>
          <w:tag w:val="MENDELEY_CITATION_v3_eyJjaXRhdGlvbklEIjoiTUVOREVMRVlfQ0lUQVRJT05fOTFjZWFiZWUtYjNlOC00MWUyLWFjNjctY2JmZjVjNTM0MTZk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
          <w:id w:val="-2091614660"/>
          <w:placeholder>
            <w:docPart w:val="8B43F1CF1D6F4FB0B31A61929DE67E92"/>
          </w:placeholder>
        </w:sdtPr>
        <w:sdtContent>
          <w:ins w:id="178" w:author="Brady,Rachel" w:date="2025-07-31T11:29:00Z" w16du:dateUtc="2025-07-31T18:29:00Z">
            <w:r w:rsidR="00FB03E2" w:rsidRPr="00E80806">
              <w:rPr>
                <w:color w:val="000000"/>
                <w:szCs w:val="22"/>
                <w:vertAlign w:val="superscript"/>
              </w:rPr>
              <w:t>22</w:t>
            </w:r>
          </w:ins>
        </w:sdtContent>
      </w:sdt>
    </w:p>
    <w:p w14:paraId="2C86FC18" w14:textId="77777777" w:rsidR="003545D2" w:rsidRPr="00E80806" w:rsidRDefault="009D42D0" w:rsidP="003545D2">
      <w:pPr>
        <w:spacing w:line="480" w:lineRule="auto"/>
        <w:rPr>
          <w:rStyle w:val="normaltextrun"/>
          <w:szCs w:val="22"/>
        </w:rPr>
      </w:pPr>
      <w:bookmarkStart w:id="179" w:name="_Hlk204845009"/>
      <w:bookmarkStart w:id="180" w:name="OLE_LINK2"/>
      <w:r w:rsidRPr="00E80806">
        <w:rPr>
          <w:rStyle w:val="normaltextrun"/>
          <w:i/>
          <w:szCs w:val="22"/>
        </w:rPr>
        <w:t>RNA-sequencing and analysis</w:t>
      </w:r>
      <w:bookmarkStart w:id="181" w:name="article1.body1.sec2.sec4.p1"/>
      <w:bookmarkEnd w:id="181"/>
    </w:p>
    <w:p w14:paraId="441F058C" w14:textId="77777777" w:rsidR="003545D2" w:rsidRDefault="009D42D0" w:rsidP="003545D2">
      <w:pPr>
        <w:spacing w:line="480" w:lineRule="auto"/>
        <w:ind w:firstLine="720"/>
        <w:rPr>
          <w:del w:id="182" w:author="Brady,Rachel" w:date="2025-07-31T11:29:00Z" w16du:dateUtc="2025-07-31T18:29:00Z"/>
          <w:szCs w:val="22"/>
        </w:rPr>
      </w:pPr>
      <w:r w:rsidRPr="00E80806">
        <w:rPr>
          <w:szCs w:val="22"/>
        </w:rPr>
        <w:t xml:space="preserve">Bulk-RNA sequencing (RNA-seq) of the canine cell lines used in this study was </w:t>
      </w:r>
      <w:ins w:id="183" w:author="Brady,Rachel" w:date="2025-07-31T11:29:00Z" w16du:dateUtc="2025-07-31T18:29:00Z">
        <w:r w:rsidR="00FB03E2" w:rsidRPr="00E80806">
          <w:rPr>
            <w:szCs w:val="22"/>
          </w:rPr>
          <w:t xml:space="preserve">previously </w:t>
        </w:r>
      </w:ins>
      <w:r w:rsidRPr="00E80806">
        <w:rPr>
          <w:szCs w:val="22"/>
        </w:rPr>
        <w:t>performed by investigators at the FACC</w:t>
      </w:r>
      <w:del w:id="184" w:author="Brady,Rachel" w:date="2025-07-31T11:29:00Z" w16du:dateUtc="2025-07-31T18:29:00Z">
        <w:r w:rsidR="003545D2">
          <w:rPr>
            <w:szCs w:val="22"/>
          </w:rPr>
          <w:delText>,</w:delText>
        </w:r>
      </w:del>
      <w:r w:rsidRPr="00E80806">
        <w:rPr>
          <w:szCs w:val="22"/>
        </w:rPr>
        <w:t xml:space="preserve"> as </w:t>
      </w:r>
      <w:del w:id="185" w:author="Brady,Rachel" w:date="2025-07-31T11:29:00Z" w16du:dateUtc="2025-07-31T18:29:00Z">
        <w:r w:rsidR="003545D2">
          <w:rPr>
            <w:szCs w:val="22"/>
          </w:rPr>
          <w:delText xml:space="preserve">previously </w:delText>
        </w:r>
      </w:del>
      <w:r w:rsidRPr="00E80806">
        <w:rPr>
          <w:szCs w:val="22"/>
        </w:rPr>
        <w:t>described.</w:t>
      </w:r>
      <w:sdt>
        <w:sdtPr>
          <w:rPr>
            <w:color w:val="000000"/>
            <w:szCs w:val="22"/>
            <w:vertAlign w:val="superscript"/>
          </w:rPr>
          <w:tag w:val="MENDELEY_CITATION_v3_eyJjaXRhdGlvbklEIjoiTUVOREVMRVlfQ0lUQVRJT05fYWRhYTExYjUtMDc0NC00YWU0LWE1ZWItOWYzYzBhMWY0YjJm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245879819"/>
          <w:placeholder>
            <w:docPart w:val="DefaultPlaceholder_-1854013440"/>
          </w:placeholder>
        </w:sdtPr>
        <w:sdtContent>
          <w:del w:id="186" w:author="Brady,Rachel" w:date="2025-07-31T11:29:00Z" w16du:dateUtc="2025-07-31T18:29:00Z">
            <w:r w:rsidR="00E43ABA" w:rsidRPr="00E43ABA">
              <w:rPr>
                <w:color w:val="000000"/>
                <w:szCs w:val="22"/>
                <w:vertAlign w:val="superscript"/>
              </w:rPr>
              <w:delText>24</w:delText>
            </w:r>
          </w:del>
          <w:ins w:id="187" w:author="Brady,Rachel" w:date="2025-07-31T11:29:00Z" w16du:dateUtc="2025-07-31T18:29:00Z">
            <w:r w:rsidR="00FB03E2" w:rsidRPr="00E80806">
              <w:rPr>
                <w:color w:val="000000"/>
                <w:szCs w:val="22"/>
                <w:vertAlign w:val="superscript"/>
              </w:rPr>
              <w:t>23</w:t>
            </w:r>
          </w:ins>
        </w:sdtContent>
      </w:sdt>
      <w:del w:id="188" w:author="Brady,Rachel" w:date="2025-07-31T11:29:00Z" w16du:dateUtc="2025-07-31T18:29:00Z">
        <w:r w:rsidR="003545D2" w:rsidRPr="00D26DBC">
          <w:rPr>
            <w:szCs w:val="22"/>
          </w:rPr>
          <w:delText xml:space="preserve"> </w:delText>
        </w:r>
        <w:r w:rsidR="00362425">
          <w:rPr>
            <w:szCs w:val="22"/>
          </w:rPr>
          <w:delText>We were provided r</w:delText>
        </w:r>
        <w:r w:rsidR="003545D2" w:rsidRPr="00D26DBC">
          <w:rPr>
            <w:szCs w:val="22"/>
          </w:rPr>
          <w:delText xml:space="preserve">aw read counts, </w:delText>
        </w:r>
      </w:del>
      <w:ins w:id="189" w:author="Brady,Rachel" w:date="2025-07-31T11:29:00Z" w16du:dateUtc="2025-07-31T18:29:00Z">
        <w:r w:rsidRPr="00E80806">
          <w:rPr>
            <w:szCs w:val="22"/>
          </w:rPr>
          <w:t xml:space="preserve"> </w:t>
        </w:r>
        <w:r w:rsidR="00FB03E2" w:rsidRPr="00E80806">
          <w:rPr>
            <w:szCs w:val="22"/>
          </w:rPr>
          <w:t>Spearman correlations between each gene’s expression (</w:t>
        </w:r>
      </w:ins>
      <w:r w:rsidR="00FB03E2" w:rsidRPr="00E80806">
        <w:rPr>
          <w:szCs w:val="22"/>
        </w:rPr>
        <w:t xml:space="preserve">transcripts per million </w:t>
      </w:r>
      <w:del w:id="190" w:author="Brady,Rachel" w:date="2025-07-31T11:29:00Z" w16du:dateUtc="2025-07-31T18:29:00Z">
        <w:r w:rsidR="003545D2" w:rsidRPr="00D26DBC">
          <w:rPr>
            <w:szCs w:val="22"/>
          </w:rPr>
          <w:delText>(</w:delText>
        </w:r>
      </w:del>
      <w:ins w:id="191" w:author="Brady,Rachel" w:date="2025-07-31T11:29:00Z" w16du:dateUtc="2025-07-31T18:29:00Z">
        <w:r w:rsidR="00FB03E2" w:rsidRPr="00E80806">
          <w:rPr>
            <w:szCs w:val="22"/>
          </w:rPr>
          <w:t>[</w:t>
        </w:r>
      </w:ins>
      <w:r w:rsidR="00FB03E2" w:rsidRPr="00E80806">
        <w:rPr>
          <w:szCs w:val="22"/>
        </w:rPr>
        <w:t>TPM</w:t>
      </w:r>
      <w:del w:id="192" w:author="Brady,Rachel" w:date="2025-07-31T11:29:00Z" w16du:dateUtc="2025-07-31T18:29:00Z">
        <w:r w:rsidR="003545D2" w:rsidRPr="00D26DBC">
          <w:rPr>
            <w:szCs w:val="22"/>
          </w:rPr>
          <w:delText>) normalized counts,</w:delText>
        </w:r>
      </w:del>
      <w:ins w:id="193" w:author="Brady,Rachel" w:date="2025-07-31T11:29:00Z" w16du:dateUtc="2025-07-31T18:29:00Z">
        <w:r w:rsidR="00FB03E2" w:rsidRPr="00E80806">
          <w:rPr>
            <w:szCs w:val="22"/>
          </w:rPr>
          <w:t>]</w:t>
        </w:r>
      </w:ins>
      <w:r w:rsidR="00FB03E2" w:rsidRPr="00E80806">
        <w:rPr>
          <w:szCs w:val="22"/>
        </w:rPr>
        <w:t xml:space="preserve"> and </w:t>
      </w:r>
      <w:del w:id="194" w:author="Brady,Rachel" w:date="2025-07-31T11:29:00Z" w16du:dateUtc="2025-07-31T18:29:00Z">
        <w:r w:rsidR="003545D2">
          <w:rPr>
            <w:szCs w:val="22"/>
          </w:rPr>
          <w:delText>Removed</w:delText>
        </w:r>
      </w:del>
      <w:ins w:id="195" w:author="Brady,Rachel" w:date="2025-07-31T11:29:00Z" w16du:dateUtc="2025-07-31T18:29:00Z">
        <w:r w:rsidR="00FB03E2" w:rsidRPr="00E80806">
          <w:rPr>
            <w:szCs w:val="22"/>
          </w:rPr>
          <w:t>Remove</w:t>
        </w:r>
      </w:ins>
      <w:r w:rsidR="00FB03E2" w:rsidRPr="00E80806">
        <w:rPr>
          <w:szCs w:val="22"/>
        </w:rPr>
        <w:t xml:space="preserve"> Unwanted Variation </w:t>
      </w:r>
      <w:del w:id="196" w:author="Brady,Rachel" w:date="2025-07-31T11:29:00Z" w16du:dateUtc="2025-07-31T18:29:00Z">
        <w:r w:rsidR="003545D2">
          <w:rPr>
            <w:szCs w:val="22"/>
          </w:rPr>
          <w:delText xml:space="preserve">(RUV) </w:delText>
        </w:r>
        <w:r w:rsidR="003545D2">
          <w:rPr>
            <w:rStyle w:val="Strong"/>
            <w:b w:val="0"/>
            <w:bCs w:val="0"/>
          </w:rPr>
          <w:delText>method-derived</w:delText>
        </w:r>
        <w:r w:rsidR="003545D2">
          <w:rPr>
            <w:szCs w:val="22"/>
          </w:rPr>
          <w:delText xml:space="preserve"> normalized counts, specifically RUVg, in which unwanted variations were removed </w:delText>
        </w:r>
      </w:del>
      <w:r w:rsidR="00FB03E2" w:rsidRPr="00E80806">
        <w:rPr>
          <w:szCs w:val="22"/>
        </w:rPr>
        <w:t xml:space="preserve">using </w:t>
      </w:r>
      <w:del w:id="197" w:author="Brady,Rachel" w:date="2025-07-31T11:29:00Z" w16du:dateUtc="2025-07-31T18:29:00Z">
        <w:r w:rsidR="003545D2">
          <w:rPr>
            <w:szCs w:val="22"/>
          </w:rPr>
          <w:delText xml:space="preserve">a set of </w:delText>
        </w:r>
      </w:del>
      <w:r w:rsidR="00FB03E2" w:rsidRPr="00E80806">
        <w:rPr>
          <w:szCs w:val="22"/>
        </w:rPr>
        <w:t>control genes</w:t>
      </w:r>
      <w:del w:id="198" w:author="Brady,Rachel" w:date="2025-07-31T11:29:00Z" w16du:dateUtc="2025-07-31T18:29:00Z">
        <w:r w:rsidR="00362425">
          <w:rPr>
            <w:szCs w:val="22"/>
          </w:rPr>
          <w:delText>.</w:delText>
        </w:r>
        <w:r w:rsidR="00E43ABA" w:rsidRPr="00E43ABA">
          <w:rPr>
            <w:color w:val="000000"/>
            <w:szCs w:val="22"/>
            <w:vertAlign w:val="superscript"/>
          </w:rPr>
          <w:delText>25</w:delText>
        </w:r>
        <w:r w:rsidR="00362425">
          <w:rPr>
            <w:szCs w:val="22"/>
          </w:rPr>
          <w:delText xml:space="preserve"> </w:delText>
        </w:r>
        <w:r w:rsidR="003545D2" w:rsidRPr="00D26DBC">
          <w:rPr>
            <w:szCs w:val="22"/>
          </w:rPr>
          <w:delText xml:space="preserve">For correlational analyses, we used both the </w:delText>
        </w:r>
      </w:del>
      <w:ins w:id="199" w:author="Brady,Rachel" w:date="2025-07-31T11:29:00Z" w16du:dateUtc="2025-07-31T18:29:00Z">
        <w:r w:rsidR="00FB03E2" w:rsidRPr="00E80806">
          <w:rPr>
            <w:szCs w:val="22"/>
          </w:rPr>
          <w:t xml:space="preserve"> [</w:t>
        </w:r>
      </w:ins>
      <w:proofErr w:type="spellStart"/>
      <w:r w:rsidR="00FB03E2" w:rsidRPr="00E80806">
        <w:rPr>
          <w:szCs w:val="22"/>
        </w:rPr>
        <w:t>RUVg</w:t>
      </w:r>
      <w:proofErr w:type="spellEnd"/>
      <w:del w:id="200" w:author="Brady,Rachel" w:date="2025-07-31T11:29:00Z" w16du:dateUtc="2025-07-31T18:29:00Z">
        <w:r w:rsidR="003545D2" w:rsidRPr="00D26DBC">
          <w:rPr>
            <w:szCs w:val="22"/>
          </w:rPr>
          <w:delText>‐</w:delText>
        </w:r>
      </w:del>
      <w:ins w:id="201" w:author="Brady,Rachel" w:date="2025-07-31T11:29:00Z" w16du:dateUtc="2025-07-31T18:29:00Z">
        <w:r w:rsidR="00FB03E2" w:rsidRPr="00E80806">
          <w:rPr>
            <w:szCs w:val="22"/>
          </w:rPr>
          <w:t>]‐</w:t>
        </w:r>
      </w:ins>
      <w:r w:rsidR="00FB03E2" w:rsidRPr="00E80806">
        <w:rPr>
          <w:szCs w:val="22"/>
        </w:rPr>
        <w:t>normalized</w:t>
      </w:r>
      <w:del w:id="202" w:author="Brady,Rachel" w:date="2025-07-31T11:29:00Z" w16du:dateUtc="2025-07-31T18:29:00Z">
        <w:r w:rsidR="003545D2" w:rsidRPr="00D26DBC">
          <w:rPr>
            <w:szCs w:val="22"/>
          </w:rPr>
          <w:delText xml:space="preserve"> counts</w:delText>
        </w:r>
      </w:del>
      <w:ins w:id="203" w:author="Brady,Rachel" w:date="2025-07-31T11:29:00Z" w16du:dateUtc="2025-07-31T18:29:00Z">
        <w:r w:rsidR="00FB03E2" w:rsidRPr="00E80806">
          <w:rPr>
            <w:szCs w:val="22"/>
          </w:rPr>
          <w:t>)</w:t>
        </w:r>
      </w:ins>
      <w:r w:rsidR="00FB03E2" w:rsidRPr="00E80806">
        <w:rPr>
          <w:szCs w:val="22"/>
        </w:rPr>
        <w:t xml:space="preserve"> and </w:t>
      </w:r>
      <w:del w:id="204" w:author="Brady,Rachel" w:date="2025-07-31T11:29:00Z" w16du:dateUtc="2025-07-31T18:29:00Z">
        <w:r w:rsidR="003545D2" w:rsidRPr="00D26DBC">
          <w:rPr>
            <w:szCs w:val="22"/>
          </w:rPr>
          <w:delText>TPM-normalized counts and</w:delText>
        </w:r>
      </w:del>
      <w:ins w:id="205" w:author="Brady,Rachel" w:date="2025-07-31T11:29:00Z" w16du:dateUtc="2025-07-31T18:29:00Z">
        <w:r w:rsidR="00FB03E2" w:rsidRPr="00E80806">
          <w:rPr>
            <w:szCs w:val="22"/>
          </w:rPr>
          <w:t>cytokine modified Z-scores were</w:t>
        </w:r>
      </w:ins>
      <w:r w:rsidR="00FB03E2" w:rsidRPr="00E80806">
        <w:rPr>
          <w:szCs w:val="22"/>
        </w:rPr>
        <w:t xml:space="preserve"> computed</w:t>
      </w:r>
      <w:del w:id="206" w:author="Brady,Rachel" w:date="2025-07-31T11:29:00Z" w16du:dateUtc="2025-07-31T18:29:00Z">
        <w:r w:rsidR="003545D2" w:rsidRPr="00D26DBC">
          <w:rPr>
            <w:szCs w:val="22"/>
          </w:rPr>
          <w:delText xml:space="preserve"> Spearman’s rank correlations between each gene’s expression and each cytokine’s modified Z‐score. Raw </w:delText>
        </w:r>
      </w:del>
      <w:ins w:id="207" w:author="Brady,Rachel" w:date="2025-07-31T11:29:00Z" w16du:dateUtc="2025-07-31T18:29:00Z">
        <w:r w:rsidR="00FB03E2" w:rsidRPr="00E80806">
          <w:rPr>
            <w:szCs w:val="22"/>
          </w:rPr>
          <w:t xml:space="preserve">, with raw </w:t>
        </w:r>
      </w:ins>
      <w:r w:rsidR="00FB03E2" w:rsidRPr="00E80806">
        <w:rPr>
          <w:rPrChange w:id="208" w:author="Brady,Rachel" w:date="2025-07-31T11:29:00Z" w16du:dateUtc="2025-07-31T18:29:00Z">
            <w:rPr>
              <w:i/>
            </w:rPr>
          </w:rPrChange>
        </w:rPr>
        <w:t>p</w:t>
      </w:r>
      <w:r w:rsidR="00FB03E2" w:rsidRPr="00E80806">
        <w:rPr>
          <w:szCs w:val="22"/>
        </w:rPr>
        <w:t xml:space="preserve">-values </w:t>
      </w:r>
      <w:del w:id="209" w:author="Brady,Rachel" w:date="2025-07-31T11:29:00Z" w16du:dateUtc="2025-07-31T18:29:00Z">
        <w:r w:rsidR="003545D2" w:rsidRPr="00D26DBC">
          <w:rPr>
            <w:szCs w:val="22"/>
          </w:rPr>
          <w:delText xml:space="preserve">were </w:delText>
        </w:r>
      </w:del>
      <w:r w:rsidR="00FB03E2" w:rsidRPr="00E80806">
        <w:rPr>
          <w:szCs w:val="22"/>
        </w:rPr>
        <w:t xml:space="preserve">adjusted </w:t>
      </w:r>
      <w:del w:id="210" w:author="Brady,Rachel" w:date="2025-07-31T11:29:00Z" w16du:dateUtc="2025-07-31T18:29:00Z">
        <w:r w:rsidR="003545D2" w:rsidRPr="00D26DBC">
          <w:rPr>
            <w:szCs w:val="22"/>
          </w:rPr>
          <w:delText>for multiple testing using</w:delText>
        </w:r>
      </w:del>
      <w:ins w:id="211" w:author="Brady,Rachel" w:date="2025-07-31T11:29:00Z" w16du:dateUtc="2025-07-31T18:29:00Z">
        <w:r w:rsidR="00FB03E2" w:rsidRPr="00E80806">
          <w:rPr>
            <w:szCs w:val="22"/>
          </w:rPr>
          <w:t>by</w:t>
        </w:r>
      </w:ins>
      <w:r w:rsidR="00FB03E2" w:rsidRPr="00E80806">
        <w:rPr>
          <w:szCs w:val="22"/>
        </w:rPr>
        <w:t xml:space="preserve"> the </w:t>
      </w:r>
      <w:proofErr w:type="spellStart"/>
      <w:r w:rsidR="00FB03E2" w:rsidRPr="00E80806">
        <w:rPr>
          <w:szCs w:val="22"/>
        </w:rPr>
        <w:t>FDRtool</w:t>
      </w:r>
      <w:proofErr w:type="spellEnd"/>
      <w:del w:id="212" w:author="Brady,Rachel" w:date="2025-07-31T11:29:00Z" w16du:dateUtc="2025-07-31T18:29:00Z">
        <w:r w:rsidR="003545D2" w:rsidRPr="00D26DBC">
          <w:rPr>
            <w:szCs w:val="22"/>
          </w:rPr>
          <w:delText xml:space="preserve"> R package. To identify genes that were differentially expressed </w:delText>
        </w:r>
        <w:r w:rsidR="003545D2">
          <w:rPr>
            <w:szCs w:val="22"/>
          </w:rPr>
          <w:delText>we categorized</w:delText>
        </w:r>
        <w:r w:rsidR="003545D2" w:rsidRPr="00D26DBC">
          <w:rPr>
            <w:szCs w:val="22"/>
          </w:rPr>
          <w:delText xml:space="preserve"> </w:delText>
        </w:r>
      </w:del>
      <w:ins w:id="213" w:author="Brady,Rachel" w:date="2025-07-31T11:29:00Z" w16du:dateUtc="2025-07-31T18:29:00Z">
        <w:r w:rsidR="00FB03E2" w:rsidRPr="00E80806">
          <w:rPr>
            <w:szCs w:val="22"/>
          </w:rPr>
          <w:t xml:space="preserve">. Differential expression between </w:t>
        </w:r>
      </w:ins>
      <w:r w:rsidR="00FB03E2" w:rsidRPr="00E80806">
        <w:rPr>
          <w:szCs w:val="22"/>
        </w:rPr>
        <w:t>“high” versus “low” macrophage stimulators</w:t>
      </w:r>
      <w:del w:id="214" w:author="Brady,Rachel" w:date="2025-07-31T11:29:00Z" w16du:dateUtc="2025-07-31T18:29:00Z">
        <w:r w:rsidR="003545D2">
          <w:rPr>
            <w:szCs w:val="22"/>
          </w:rPr>
          <w:delText xml:space="preserve">, identified by the </w:delText>
        </w:r>
      </w:del>
      <w:ins w:id="215" w:author="Brady,Rachel" w:date="2025-07-31T11:29:00Z" w16du:dateUtc="2025-07-31T18:29:00Z">
        <w:r w:rsidR="00FB03E2" w:rsidRPr="00E80806">
          <w:rPr>
            <w:szCs w:val="22"/>
          </w:rPr>
          <w:t xml:space="preserve"> (</w:t>
        </w:r>
      </w:ins>
      <w:r w:rsidR="00FB03E2" w:rsidRPr="00E80806">
        <w:rPr>
          <w:szCs w:val="22"/>
        </w:rPr>
        <w:t>top</w:t>
      </w:r>
      <w:del w:id="216" w:author="Brady,Rachel" w:date="2025-07-31T11:29:00Z" w16du:dateUtc="2025-07-31T18:29:00Z">
        <w:r w:rsidR="003545D2">
          <w:rPr>
            <w:szCs w:val="22"/>
          </w:rPr>
          <w:delText xml:space="preserve"> and </w:delText>
        </w:r>
      </w:del>
      <w:ins w:id="217" w:author="Brady,Rachel" w:date="2025-07-31T11:29:00Z" w16du:dateUtc="2025-07-31T18:29:00Z">
        <w:r w:rsidR="00FB03E2" w:rsidRPr="00E80806">
          <w:rPr>
            <w:szCs w:val="22"/>
          </w:rPr>
          <w:t>/</w:t>
        </w:r>
      </w:ins>
      <w:r w:rsidR="00FB03E2" w:rsidRPr="00E80806">
        <w:rPr>
          <w:szCs w:val="22"/>
        </w:rPr>
        <w:t xml:space="preserve">bottom </w:t>
      </w:r>
      <w:ins w:id="218" w:author="Brady,Rachel" w:date="2025-07-31T11:29:00Z" w16du:dateUtc="2025-07-31T18:29:00Z">
        <w:r w:rsidR="00FB03E2" w:rsidRPr="00E80806">
          <w:rPr>
            <w:szCs w:val="22"/>
          </w:rPr>
          <w:t xml:space="preserve">Z-score </w:t>
        </w:r>
      </w:ins>
      <w:r w:rsidR="00FB03E2" w:rsidRPr="00E80806">
        <w:rPr>
          <w:szCs w:val="22"/>
        </w:rPr>
        <w:t>quartiles</w:t>
      </w:r>
      <w:del w:id="219" w:author="Brady,Rachel" w:date="2025-07-31T11:29:00Z" w16du:dateUtc="2025-07-31T18:29:00Z">
        <w:r w:rsidR="003545D2">
          <w:rPr>
            <w:szCs w:val="22"/>
          </w:rPr>
          <w:delText xml:space="preserve"> of the modified z-score</w:delText>
        </w:r>
        <w:r w:rsidR="003545D2" w:rsidRPr="00D26DBC">
          <w:rPr>
            <w:szCs w:val="22"/>
          </w:rPr>
          <w:delText>,</w:delText>
        </w:r>
        <w:r w:rsidR="003545D2">
          <w:rPr>
            <w:szCs w:val="22"/>
          </w:rPr>
          <w:delText xml:space="preserve"> or</w:delText>
        </w:r>
        <w:r w:rsidR="00362425">
          <w:rPr>
            <w:szCs w:val="22"/>
          </w:rPr>
          <w:delText>,</w:delText>
        </w:r>
        <w:r w:rsidR="003545D2">
          <w:rPr>
            <w:szCs w:val="22"/>
          </w:rPr>
          <w:delText xml:space="preserve"> in one case</w:delText>
        </w:r>
        <w:r w:rsidR="00362425">
          <w:rPr>
            <w:szCs w:val="22"/>
          </w:rPr>
          <w:delText>,</w:delText>
        </w:r>
        <w:r w:rsidR="003545D2">
          <w:rPr>
            <w:szCs w:val="22"/>
          </w:rPr>
          <w:delText xml:space="preserve"> by the ratio of the modified z-score between two analytes.</w:delText>
        </w:r>
        <w:r w:rsidR="003545D2" w:rsidRPr="00D26DBC">
          <w:rPr>
            <w:szCs w:val="22"/>
          </w:rPr>
          <w:delText xml:space="preserve"> </w:delText>
        </w:r>
        <w:r w:rsidR="003545D2">
          <w:rPr>
            <w:szCs w:val="22"/>
          </w:rPr>
          <w:delText>W</w:delText>
        </w:r>
        <w:r w:rsidR="003545D2" w:rsidRPr="00D26DBC">
          <w:rPr>
            <w:szCs w:val="22"/>
          </w:rPr>
          <w:delText>e</w:delText>
        </w:r>
        <w:r w:rsidR="003545D2">
          <w:rPr>
            <w:szCs w:val="22"/>
          </w:rPr>
          <w:delText xml:space="preserve"> then</w:delText>
        </w:r>
        <w:r w:rsidR="003545D2" w:rsidRPr="00D26DBC">
          <w:rPr>
            <w:szCs w:val="22"/>
          </w:rPr>
          <w:delText xml:space="preserve"> used </w:delText>
        </w:r>
      </w:del>
      <w:ins w:id="220" w:author="Brady,Rachel" w:date="2025-07-31T11:29:00Z" w16du:dateUtc="2025-07-31T18:29:00Z">
        <w:r w:rsidR="00FB03E2" w:rsidRPr="00E80806">
          <w:rPr>
            <w:szCs w:val="22"/>
          </w:rPr>
          <w:t xml:space="preserve">) was performed in </w:t>
        </w:r>
      </w:ins>
      <w:r w:rsidR="00FB03E2" w:rsidRPr="00E80806">
        <w:rPr>
          <w:szCs w:val="22"/>
        </w:rPr>
        <w:t>DESeq2 on the raw</w:t>
      </w:r>
      <w:del w:id="221" w:author="Brady,Rachel" w:date="2025-07-31T11:29:00Z" w16du:dateUtc="2025-07-31T18:29:00Z">
        <w:r w:rsidR="003545D2" w:rsidRPr="00D26DBC">
          <w:rPr>
            <w:szCs w:val="22"/>
          </w:rPr>
          <w:delText>‐</w:delText>
        </w:r>
      </w:del>
      <w:ins w:id="222" w:author="Brady,Rachel" w:date="2025-07-31T11:29:00Z" w16du:dateUtc="2025-07-31T18:29:00Z">
        <w:r w:rsidR="00FB03E2" w:rsidRPr="00E80806">
          <w:rPr>
            <w:szCs w:val="22"/>
          </w:rPr>
          <w:t xml:space="preserve"> </w:t>
        </w:r>
      </w:ins>
      <w:r w:rsidR="00FB03E2" w:rsidRPr="00E80806">
        <w:rPr>
          <w:szCs w:val="22"/>
        </w:rPr>
        <w:t>count matrix</w:t>
      </w:r>
      <w:del w:id="223" w:author="Brady,Rachel" w:date="2025-07-31T11:29:00Z" w16du:dateUtc="2025-07-31T18:29:00Z">
        <w:r w:rsidR="003545D2" w:rsidRPr="00D26DBC">
          <w:rPr>
            <w:szCs w:val="22"/>
          </w:rPr>
          <w:delText xml:space="preserve">. </w:delText>
        </w:r>
        <w:r w:rsidR="003545D2">
          <w:rPr>
            <w:szCs w:val="22"/>
          </w:rPr>
          <w:delText>Initially, this was performed on</w:delText>
        </w:r>
      </w:del>
      <w:ins w:id="224" w:author="Brady,Rachel" w:date="2025-07-31T11:29:00Z" w16du:dateUtc="2025-07-31T18:29:00Z">
        <w:r w:rsidR="00FB03E2" w:rsidRPr="00E80806">
          <w:rPr>
            <w:szCs w:val="22"/>
          </w:rPr>
          <w:t>, first</w:t>
        </w:r>
      </w:ins>
      <w:r w:rsidR="00FB03E2" w:rsidRPr="00E80806">
        <w:rPr>
          <w:szCs w:val="22"/>
        </w:rPr>
        <w:t xml:space="preserve"> unfiltered</w:t>
      </w:r>
      <w:del w:id="225" w:author="Brady,Rachel" w:date="2025-07-31T11:29:00Z" w16du:dateUtc="2025-07-31T18:29:00Z">
        <w:r w:rsidR="003545D2">
          <w:rPr>
            <w:szCs w:val="22"/>
          </w:rPr>
          <w:delText xml:space="preserve"> data to capture any biologically relevant but low-</w:delText>
        </w:r>
        <w:r w:rsidR="003545D2">
          <w:rPr>
            <w:szCs w:val="22"/>
          </w:rPr>
          <w:lastRenderedPageBreak/>
          <w:delText xml:space="preserve">count candidates (i.e. </w:delText>
        </w:r>
        <w:r w:rsidR="003545D2" w:rsidRPr="00307BA9">
          <w:rPr>
            <w:i/>
            <w:iCs/>
            <w:szCs w:val="22"/>
          </w:rPr>
          <w:delText>CCL3</w:delText>
        </w:r>
        <w:r w:rsidR="003545D2">
          <w:rPr>
            <w:szCs w:val="22"/>
          </w:rPr>
          <w:delText xml:space="preserve">). Ultimately, for all results except where mentioned, </w:delText>
        </w:r>
        <w:r w:rsidR="003545D2" w:rsidRPr="00D26DBC">
          <w:rPr>
            <w:szCs w:val="22"/>
          </w:rPr>
          <w:delText>genes with very low counts (&lt; 3 raw counts or detected</w:delText>
        </w:r>
      </w:del>
      <w:ins w:id="226" w:author="Brady,Rachel" w:date="2025-07-31T11:29:00Z" w16du:dateUtc="2025-07-31T18:29:00Z">
        <w:r w:rsidR="00FB03E2" w:rsidRPr="00E80806">
          <w:rPr>
            <w:szCs w:val="22"/>
          </w:rPr>
          <w:t>, then filtering out genes with &lt;3 counts or present</w:t>
        </w:r>
      </w:ins>
      <w:r w:rsidR="00FB03E2" w:rsidRPr="00E80806">
        <w:rPr>
          <w:szCs w:val="22"/>
        </w:rPr>
        <w:t xml:space="preserve"> in fewer than half </w:t>
      </w:r>
      <w:del w:id="227" w:author="Brady,Rachel" w:date="2025-07-31T11:29:00Z" w16du:dateUtc="2025-07-31T18:29:00Z">
        <w:r w:rsidR="003545D2" w:rsidRPr="00D26DBC">
          <w:rPr>
            <w:szCs w:val="22"/>
          </w:rPr>
          <w:delText xml:space="preserve">of </w:delText>
        </w:r>
      </w:del>
      <w:r w:rsidR="00FB03E2" w:rsidRPr="00E80806">
        <w:rPr>
          <w:szCs w:val="22"/>
        </w:rPr>
        <w:t>the samples</w:t>
      </w:r>
      <w:del w:id="228" w:author="Brady,Rachel" w:date="2025-07-31T11:29:00Z" w16du:dateUtc="2025-07-31T18:29:00Z">
        <w:r w:rsidR="003545D2" w:rsidRPr="00D26DBC">
          <w:rPr>
            <w:szCs w:val="22"/>
          </w:rPr>
          <w:delText xml:space="preserve"> under analysis)</w:delText>
        </w:r>
        <w:r w:rsidR="003545D2">
          <w:rPr>
            <w:szCs w:val="22"/>
          </w:rPr>
          <w:delText xml:space="preserve"> were filtered out</w:delText>
        </w:r>
        <w:r w:rsidR="003545D2" w:rsidRPr="00D26DBC">
          <w:rPr>
            <w:szCs w:val="22"/>
          </w:rPr>
          <w:delText xml:space="preserve">, DESeq2’s internal </w:delText>
        </w:r>
      </w:del>
      <w:ins w:id="229" w:author="Brady,Rachel" w:date="2025-07-31T11:29:00Z" w16du:dateUtc="2025-07-31T18:29:00Z">
        <w:r w:rsidR="00FB03E2" w:rsidRPr="00E80806">
          <w:rPr>
            <w:szCs w:val="22"/>
          </w:rPr>
          <w:t xml:space="preserve">, using </w:t>
        </w:r>
      </w:ins>
      <w:r w:rsidR="00FB03E2" w:rsidRPr="00E80806">
        <w:rPr>
          <w:szCs w:val="22"/>
        </w:rPr>
        <w:t>size</w:t>
      </w:r>
      <w:del w:id="230" w:author="Brady,Rachel" w:date="2025-07-31T11:29:00Z" w16du:dateUtc="2025-07-31T18:29:00Z">
        <w:r w:rsidR="003545D2" w:rsidRPr="00D26DBC">
          <w:rPr>
            <w:szCs w:val="22"/>
          </w:rPr>
          <w:delText>‐</w:delText>
        </w:r>
      </w:del>
      <w:ins w:id="231" w:author="Brady,Rachel" w:date="2025-07-31T11:29:00Z" w16du:dateUtc="2025-07-31T18:29:00Z">
        <w:r w:rsidR="00FB03E2" w:rsidRPr="00E80806">
          <w:rPr>
            <w:szCs w:val="22"/>
          </w:rPr>
          <w:t>-</w:t>
        </w:r>
      </w:ins>
      <w:r w:rsidR="00FB03E2" w:rsidRPr="00E80806">
        <w:rPr>
          <w:szCs w:val="22"/>
        </w:rPr>
        <w:t>factor normalization</w:t>
      </w:r>
      <w:del w:id="232" w:author="Brady,Rachel" w:date="2025-07-31T11:29:00Z" w16du:dateUtc="2025-07-31T18:29:00Z">
        <w:r w:rsidR="003545D2" w:rsidRPr="00D26DBC">
          <w:rPr>
            <w:szCs w:val="22"/>
          </w:rPr>
          <w:delText xml:space="preserve"> was applied, and the DESeq workflow was used to fit </w:delText>
        </w:r>
        <w:r w:rsidR="003545D2">
          <w:rPr>
            <w:szCs w:val="22"/>
          </w:rPr>
          <w:delText>the</w:delText>
        </w:r>
      </w:del>
      <w:ins w:id="233" w:author="Brady,Rachel" w:date="2025-07-31T11:29:00Z" w16du:dateUtc="2025-07-31T18:29:00Z">
        <w:r w:rsidR="00FB03E2" w:rsidRPr="00E80806">
          <w:rPr>
            <w:szCs w:val="22"/>
          </w:rPr>
          <w:t>,</w:t>
        </w:r>
      </w:ins>
      <w:r w:rsidR="00FB03E2" w:rsidRPr="00E80806">
        <w:rPr>
          <w:szCs w:val="22"/>
        </w:rPr>
        <w:t xml:space="preserve"> negative</w:t>
      </w:r>
      <w:del w:id="234" w:author="Brady,Rachel" w:date="2025-07-31T11:29:00Z" w16du:dateUtc="2025-07-31T18:29:00Z">
        <w:r w:rsidR="003545D2" w:rsidRPr="00D26DBC">
          <w:rPr>
            <w:szCs w:val="22"/>
          </w:rPr>
          <w:delText xml:space="preserve"> </w:delText>
        </w:r>
      </w:del>
      <w:ins w:id="235" w:author="Brady,Rachel" w:date="2025-07-31T11:29:00Z" w16du:dateUtc="2025-07-31T18:29:00Z">
        <w:r w:rsidR="00FB03E2" w:rsidRPr="00E80806">
          <w:rPr>
            <w:szCs w:val="22"/>
          </w:rPr>
          <w:t>‐</w:t>
        </w:r>
      </w:ins>
      <w:r w:rsidR="00FB03E2" w:rsidRPr="00E80806">
        <w:rPr>
          <w:szCs w:val="22"/>
        </w:rPr>
        <w:t xml:space="preserve">binomial </w:t>
      </w:r>
      <w:del w:id="236" w:author="Brady,Rachel" w:date="2025-07-31T11:29:00Z" w16du:dateUtc="2025-07-31T18:29:00Z">
        <w:r w:rsidR="003545D2" w:rsidRPr="00D26DBC">
          <w:rPr>
            <w:szCs w:val="22"/>
          </w:rPr>
          <w:delText>models. We applied log2-</w:delText>
        </w:r>
      </w:del>
      <w:ins w:id="237" w:author="Brady,Rachel" w:date="2025-07-31T11:29:00Z" w16du:dateUtc="2025-07-31T18:29:00Z">
        <w:r w:rsidR="00FB03E2" w:rsidRPr="00E80806">
          <w:rPr>
            <w:szCs w:val="22"/>
          </w:rPr>
          <w:t>modeling, and</w:t>
        </w:r>
        <w:r w:rsidR="00FB03E2" w:rsidRPr="00E80806">
          <w:rPr>
            <w:i/>
            <w:iCs/>
            <w:szCs w:val="22"/>
          </w:rPr>
          <w:t xml:space="preserve"> </w:t>
        </w:r>
        <w:proofErr w:type="spellStart"/>
        <w:r w:rsidR="00FB03E2" w:rsidRPr="00E80806">
          <w:rPr>
            <w:i/>
            <w:iCs/>
            <w:szCs w:val="22"/>
          </w:rPr>
          <w:t>ashr</w:t>
        </w:r>
        <w:proofErr w:type="spellEnd"/>
        <w:r w:rsidR="00FB03E2" w:rsidRPr="00E80806">
          <w:rPr>
            <w:szCs w:val="22"/>
          </w:rPr>
          <w:t xml:space="preserve"> log₂-</w:t>
        </w:r>
      </w:ins>
      <w:r w:rsidR="00FB03E2" w:rsidRPr="00E80806">
        <w:rPr>
          <w:szCs w:val="22"/>
        </w:rPr>
        <w:t>fold-change shrinkage</w:t>
      </w:r>
      <w:del w:id="238" w:author="Brady,Rachel" w:date="2025-07-31T11:29:00Z" w16du:dateUtc="2025-07-31T18:29:00Z">
        <w:r w:rsidR="003545D2" w:rsidRPr="00D26DBC">
          <w:rPr>
            <w:szCs w:val="22"/>
          </w:rPr>
          <w:delText xml:space="preserve"> using the </w:delText>
        </w:r>
        <w:r w:rsidR="003545D2" w:rsidRPr="00D26DBC">
          <w:rPr>
            <w:i/>
            <w:szCs w:val="22"/>
          </w:rPr>
          <w:delText>ashr</w:delText>
        </w:r>
        <w:r w:rsidR="003545D2" w:rsidRPr="00D26DBC">
          <w:rPr>
            <w:szCs w:val="22"/>
          </w:rPr>
          <w:delText xml:space="preserve"> method.</w:delText>
        </w:r>
        <w:r w:rsidR="00E43ABA" w:rsidRPr="00E43ABA">
          <w:rPr>
            <w:color w:val="000000"/>
            <w:szCs w:val="22"/>
            <w:vertAlign w:val="superscript"/>
          </w:rPr>
          <w:delText>26</w:delText>
        </w:r>
        <w:r w:rsidR="003545D2" w:rsidRPr="00D26DBC">
          <w:rPr>
            <w:szCs w:val="22"/>
          </w:rPr>
          <w:delText xml:space="preserve"> </w:delText>
        </w:r>
      </w:del>
      <w:ins w:id="239" w:author="Brady,Rachel" w:date="2025-07-31T11:29:00Z" w16du:dateUtc="2025-07-31T18:29:00Z">
        <w:r w:rsidR="00FB03E2" w:rsidRPr="00E80806">
          <w:rPr>
            <w:szCs w:val="22"/>
          </w:rPr>
          <w:t>.</w:t>
        </w:r>
        <w:r w:rsidR="00FB03E2" w:rsidRPr="00E80806">
          <w:rPr>
            <w:color w:val="000000"/>
            <w:szCs w:val="22"/>
            <w:vertAlign w:val="superscript"/>
          </w:rPr>
          <w:t xml:space="preserve"> </w:t>
        </w:r>
      </w:ins>
      <w:sdt>
        <w:sdtPr>
          <w:rPr>
            <w:color w:val="000000"/>
            <w:szCs w:val="22"/>
            <w:vertAlign w:val="superscript"/>
          </w:rPr>
          <w:tag w:val="MENDELEY_CITATION_v3_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"/>
          <w:id w:val="1164595203"/>
          <w:placeholder>
            <w:docPart w:val="E9A3B90B758543728BEDB6336A2A4122"/>
          </w:placeholder>
        </w:sdtPr>
        <w:sdtContent>
          <w:ins w:id="240" w:author="Brady,Rachel" w:date="2025-07-31T11:29:00Z" w16du:dateUtc="2025-07-31T18:29:00Z">
            <w:r w:rsidR="00FB03E2" w:rsidRPr="00E80806">
              <w:rPr>
                <w:color w:val="000000"/>
                <w:szCs w:val="22"/>
                <w:vertAlign w:val="superscript"/>
              </w:rPr>
              <w:t>24</w:t>
            </w:r>
          </w:ins>
        </w:sdtContent>
      </w:sdt>
      <w:ins w:id="241" w:author="Brady,Rachel" w:date="2025-07-31T11:29:00Z" w16du:dateUtc="2025-07-31T18:29:00Z">
        <w:r w:rsidR="00FB03E2" w:rsidRPr="00E80806">
          <w:rPr>
            <w:szCs w:val="22"/>
          </w:rPr>
          <w:t xml:space="preserve"> </w:t>
        </w:r>
      </w:ins>
      <w:r w:rsidR="00FB03E2" w:rsidRPr="00E80806">
        <w:rPr>
          <w:szCs w:val="22"/>
        </w:rPr>
        <w:t xml:space="preserve">Genes with </w:t>
      </w:r>
      <w:del w:id="242" w:author="Brady,Rachel" w:date="2025-07-31T11:29:00Z" w16du:dateUtc="2025-07-31T18:29:00Z">
        <w:r w:rsidR="003545D2" w:rsidRPr="00D26DBC">
          <w:rPr>
            <w:szCs w:val="22"/>
          </w:rPr>
          <w:delText xml:space="preserve">absolute values of log₂(fold‐change) </w:delText>
        </w:r>
      </w:del>
      <m:oMath>
        <m:r>
          <w:del w:id="243" w:author="Brady,Rachel" w:date="2025-07-31T11:29:00Z" w16du:dateUtc="2025-07-31T18:29:00Z">
            <w:rPr>
              <w:rFonts w:ascii="Cambria Math" w:hAnsi="Cambria Math"/>
              <w:szCs w:val="22"/>
            </w:rPr>
            <m:t>≥</m:t>
          </w:del>
        </m:r>
      </m:oMath>
      <w:ins w:id="244" w:author="Brady,Rachel" w:date="2025-07-31T11:29:00Z" w16du:dateUtc="2025-07-31T18:29:00Z">
        <w:r w:rsidR="00FB03E2" w:rsidRPr="00E80806">
          <w:rPr>
            <w:szCs w:val="22"/>
          </w:rPr>
          <w:t>|</w:t>
        </w:r>
        <w:proofErr w:type="spellStart"/>
        <w:r w:rsidR="00FB03E2" w:rsidRPr="00E80806">
          <w:rPr>
            <w:szCs w:val="22"/>
          </w:rPr>
          <w:t>log₂FC</w:t>
        </w:r>
        <w:proofErr w:type="spellEnd"/>
        <w:r w:rsidR="00FB03E2" w:rsidRPr="00E80806">
          <w:rPr>
            <w:szCs w:val="22"/>
          </w:rPr>
          <w:t>| ≥</w:t>
        </w:r>
      </w:ins>
      <w:r w:rsidR="00FB03E2" w:rsidRPr="00E80806">
        <w:rPr>
          <w:szCs w:val="22"/>
        </w:rPr>
        <w:t xml:space="preserve"> 1 and </w:t>
      </w:r>
      <w:del w:id="245" w:author="Brady,Rachel" w:date="2025-07-31T11:29:00Z" w16du:dateUtc="2025-07-31T18:29:00Z">
        <w:r w:rsidR="003545D2" w:rsidRPr="00D26DBC">
          <w:rPr>
            <w:szCs w:val="22"/>
          </w:rPr>
          <w:delText xml:space="preserve">a </w:delText>
        </w:r>
      </w:del>
      <w:r w:rsidR="00FB03E2" w:rsidRPr="00E80806">
        <w:rPr>
          <w:szCs w:val="22"/>
        </w:rPr>
        <w:t xml:space="preserve">Benjamini–Hochberg (BH)-adjusted </w:t>
      </w:r>
      <w:r w:rsidR="00FB03E2" w:rsidRPr="00E80806">
        <w:rPr>
          <w:i/>
          <w:iCs/>
          <w:szCs w:val="22"/>
        </w:rPr>
        <w:t>p</w:t>
      </w:r>
      <w:del w:id="246" w:author="Brady,Rachel" w:date="2025-07-31T11:29:00Z" w16du:dateUtc="2025-07-31T18:29:00Z">
        <w:r w:rsidR="003545D2" w:rsidRPr="00D26DBC">
          <w:rPr>
            <w:szCs w:val="22"/>
          </w:rPr>
          <w:delText xml:space="preserve">‐value </w:delText>
        </w:r>
      </w:del>
      <m:oMath>
        <m:r>
          <w:del w:id="247" w:author="Brady,Rachel" w:date="2025-07-31T11:29:00Z" w16du:dateUtc="2025-07-31T18:29:00Z">
            <w:rPr>
              <w:rFonts w:ascii="Cambria Math" w:hAnsi="Cambria Math"/>
              <w:szCs w:val="22"/>
            </w:rPr>
            <m:t>≤</m:t>
          </w:del>
        </m:r>
      </m:oMath>
      <w:ins w:id="248" w:author="Brady,Rachel" w:date="2025-07-31T11:29:00Z" w16du:dateUtc="2025-07-31T18:29:00Z">
        <w:r w:rsidR="00FB03E2" w:rsidRPr="00E80806">
          <w:rPr>
            <w:szCs w:val="22"/>
          </w:rPr>
          <w:t xml:space="preserve"> ≤</w:t>
        </w:r>
      </w:ins>
      <w:r w:rsidR="00FB03E2" w:rsidRPr="00E80806">
        <w:rPr>
          <w:szCs w:val="22"/>
        </w:rPr>
        <w:t xml:space="preserve"> 0.05 were </w:t>
      </w:r>
      <w:del w:id="249" w:author="Brady,Rachel" w:date="2025-07-31T11:29:00Z" w16du:dateUtc="2025-07-31T18:29:00Z">
        <w:r w:rsidR="003545D2" w:rsidRPr="00D26DBC">
          <w:rPr>
            <w:szCs w:val="22"/>
          </w:rPr>
          <w:delText xml:space="preserve">called differentially expressed. Finally, we performed </w:delText>
        </w:r>
        <w:r w:rsidR="003545D2">
          <w:rPr>
            <w:szCs w:val="22"/>
          </w:rPr>
          <w:delText>a pre</w:delText>
        </w:r>
      </w:del>
      <w:ins w:id="250" w:author="Brady,Rachel" w:date="2025-07-31T11:29:00Z" w16du:dateUtc="2025-07-31T18:29:00Z">
        <w:r w:rsidR="00FB03E2" w:rsidRPr="00E80806">
          <w:rPr>
            <w:szCs w:val="22"/>
          </w:rPr>
          <w:t xml:space="preserve">deemed significant. </w:t>
        </w:r>
        <w:bookmarkEnd w:id="179"/>
        <w:r w:rsidR="00FB03E2" w:rsidRPr="00E80806">
          <w:rPr>
            <w:szCs w:val="22"/>
          </w:rPr>
          <w:t>Pre</w:t>
        </w:r>
      </w:ins>
      <w:r w:rsidR="00FB03E2" w:rsidRPr="00E80806">
        <w:rPr>
          <w:szCs w:val="22"/>
        </w:rPr>
        <w:t xml:space="preserve">-ranked </w:t>
      </w:r>
      <w:del w:id="251" w:author="Brady,Rachel" w:date="2025-07-31T11:29:00Z" w16du:dateUtc="2025-07-31T18:29:00Z">
        <w:r w:rsidR="003545D2">
          <w:rPr>
            <w:szCs w:val="22"/>
          </w:rPr>
          <w:delText>gene set enrichment analysis (GSEA)</w:delText>
        </w:r>
      </w:del>
      <w:ins w:id="252" w:author="Brady,Rachel" w:date="2025-07-31T11:29:00Z" w16du:dateUtc="2025-07-31T18:29:00Z">
        <w:r w:rsidR="00FB03E2" w:rsidRPr="00E80806">
          <w:rPr>
            <w:szCs w:val="22"/>
          </w:rPr>
          <w:t>GSEA was run</w:t>
        </w:r>
      </w:ins>
      <w:r w:rsidR="00FB03E2" w:rsidRPr="00E80806">
        <w:rPr>
          <w:szCs w:val="22"/>
        </w:rPr>
        <w:t xml:space="preserve"> against </w:t>
      </w:r>
      <w:del w:id="253" w:author="Brady,Rachel" w:date="2025-07-31T11:29:00Z" w16du:dateUtc="2025-07-31T18:29:00Z">
        <w:r w:rsidR="003545D2">
          <w:rPr>
            <w:szCs w:val="22"/>
          </w:rPr>
          <w:delText>four Molecular Signatures Database (</w:delText>
        </w:r>
      </w:del>
      <w:proofErr w:type="spellStart"/>
      <w:r w:rsidR="00FB03E2" w:rsidRPr="00E80806">
        <w:rPr>
          <w:szCs w:val="22"/>
        </w:rPr>
        <w:t>MsigDB</w:t>
      </w:r>
      <w:proofErr w:type="spellEnd"/>
      <w:ins w:id="254" w:author="Brady,Rachel" w:date="2025-07-31T11:29:00Z" w16du:dateUtc="2025-07-31T18:29:00Z">
        <w:r w:rsidR="00FB03E2" w:rsidRPr="00E80806">
          <w:rPr>
            <w:szCs w:val="22"/>
          </w:rPr>
          <w:t xml:space="preserve"> Hallmark (H), Curated (C2), GO (C5), Oncogenic (C6) and Immunologic (C7</w:t>
        </w:r>
      </w:ins>
      <w:r w:rsidR="00FB03E2" w:rsidRPr="00E80806">
        <w:rPr>
          <w:szCs w:val="22"/>
        </w:rPr>
        <w:t xml:space="preserve">) collections </w:t>
      </w:r>
      <w:del w:id="255" w:author="Brady,Rachel" w:date="2025-07-31T11:29:00Z" w16du:dateUtc="2025-07-31T18:29:00Z">
        <w:r w:rsidR="003545D2" w:rsidRPr="00D26DBC">
          <w:rPr>
            <w:szCs w:val="22"/>
          </w:rPr>
          <w:delText>(hallmark (H), curated pathways (C2), gene ontology (C5), oncogenic signatures (C6)</w:delText>
        </w:r>
        <w:r w:rsidR="003545D2">
          <w:rPr>
            <w:szCs w:val="22"/>
          </w:rPr>
          <w:delText>, and immunologic signatures (C7)) using the R packages</w:delText>
        </w:r>
      </w:del>
      <w:ins w:id="256" w:author="Brady,Rachel" w:date="2025-07-31T11:29:00Z" w16du:dateUtc="2025-07-31T18:29:00Z">
        <w:r w:rsidR="00FB03E2" w:rsidRPr="00E80806">
          <w:rPr>
            <w:szCs w:val="22"/>
          </w:rPr>
          <w:t>via</w:t>
        </w:r>
      </w:ins>
      <w:r w:rsidR="00FB03E2" w:rsidRPr="00E80806">
        <w:rPr>
          <w:szCs w:val="22"/>
        </w:rPr>
        <w:t xml:space="preserve"> </w:t>
      </w:r>
      <w:proofErr w:type="spellStart"/>
      <w:r w:rsidR="00FB03E2" w:rsidRPr="00E80806">
        <w:rPr>
          <w:szCs w:val="22"/>
        </w:rPr>
        <w:t>msigdbr</w:t>
      </w:r>
      <w:proofErr w:type="spellEnd"/>
      <w:r w:rsidR="00FB03E2" w:rsidRPr="00E80806">
        <w:rPr>
          <w:szCs w:val="22"/>
        </w:rPr>
        <w:t xml:space="preserve"> and </w:t>
      </w:r>
      <w:proofErr w:type="spellStart"/>
      <w:r w:rsidR="00FB03E2" w:rsidRPr="00E80806">
        <w:rPr>
          <w:szCs w:val="22"/>
        </w:rPr>
        <w:t>clusterProfiler</w:t>
      </w:r>
      <w:proofErr w:type="spellEnd"/>
      <w:del w:id="257" w:author="Brady,Rachel" w:date="2025-07-31T11:29:00Z" w16du:dateUtc="2025-07-31T18:29:00Z">
        <w:r w:rsidR="003545D2" w:rsidRPr="00D26DBC">
          <w:rPr>
            <w:szCs w:val="22"/>
          </w:rPr>
          <w:delText xml:space="preserve">. We </w:delText>
        </w:r>
      </w:del>
      <w:ins w:id="258" w:author="Brady,Rachel" w:date="2025-07-31T11:29:00Z" w16du:dateUtc="2025-07-31T18:29:00Z">
        <w:r w:rsidR="00FB03E2" w:rsidRPr="00E80806">
          <w:rPr>
            <w:szCs w:val="22"/>
          </w:rPr>
          <w:t xml:space="preserve">, with BH p ≤ 0.25 </w:t>
        </w:r>
      </w:ins>
      <w:r w:rsidR="00FB03E2" w:rsidRPr="00E80806">
        <w:rPr>
          <w:szCs w:val="22"/>
        </w:rPr>
        <w:t xml:space="preserve">considered </w:t>
      </w:r>
      <w:del w:id="259" w:author="Brady,Rachel" w:date="2025-07-31T11:29:00Z" w16du:dateUtc="2025-07-31T18:29:00Z">
        <w:r w:rsidR="003545D2" w:rsidRPr="00D26DBC">
          <w:rPr>
            <w:szCs w:val="22"/>
          </w:rPr>
          <w:delText xml:space="preserve">BH-adjusted </w:delText>
        </w:r>
        <w:r w:rsidR="003545D2" w:rsidRPr="00D26DBC">
          <w:rPr>
            <w:i/>
            <w:szCs w:val="22"/>
          </w:rPr>
          <w:delText>p</w:delText>
        </w:r>
        <w:r w:rsidR="003545D2" w:rsidRPr="00D26DBC">
          <w:rPr>
            <w:szCs w:val="22"/>
          </w:rPr>
          <w:delText xml:space="preserve">-values ≤ 0.25 as </w:delText>
        </w:r>
      </w:del>
      <w:r w:rsidR="00FB03E2" w:rsidRPr="00E80806">
        <w:rPr>
          <w:szCs w:val="22"/>
        </w:rPr>
        <w:t>significant.</w:t>
      </w:r>
    </w:p>
    <w:p w14:paraId="58127BD9" w14:textId="78BFDE6F" w:rsidR="00FB03E2" w:rsidRPr="00137E00" w:rsidRDefault="00523EBE" w:rsidP="00137E00">
      <w:pPr>
        <w:spacing w:line="480" w:lineRule="auto"/>
        <w:ind w:firstLine="720"/>
        <w:rPr>
          <w:rPrChange w:id="260" w:author="Brady,Rachel" w:date="2025-07-31T11:29:00Z" w16du:dateUtc="2025-07-31T18:29:00Z">
            <w:rPr>
              <w:rStyle w:val="normaltextrun"/>
            </w:rPr>
          </w:rPrChange>
        </w:rPr>
      </w:pPr>
      <w:del w:id="261" w:author="Brady,Rachel" w:date="2025-07-31T11:29:00Z" w16du:dateUtc="2025-07-31T18:29:00Z">
        <w:r>
          <w:rPr>
            <w:szCs w:val="22"/>
          </w:rPr>
          <w:delText>Transcript-level</w:delText>
        </w:r>
      </w:del>
      <w:ins w:id="262" w:author="Brady,Rachel" w:date="2025-07-31T11:29:00Z" w16du:dateUtc="2025-07-31T18:29:00Z">
        <w:r w:rsidR="00FB03E2" w:rsidRPr="00E80806">
          <w:rPr>
            <w:szCs w:val="22"/>
          </w:rPr>
          <w:t xml:space="preserve"> Finally, CCL3 transcript</w:t>
        </w:r>
      </w:ins>
      <w:r w:rsidR="00FB03E2" w:rsidRPr="00E80806">
        <w:rPr>
          <w:szCs w:val="22"/>
        </w:rPr>
        <w:t xml:space="preserve"> counts</w:t>
      </w:r>
      <w:del w:id="263" w:author="Brady,Rachel" w:date="2025-07-31T11:29:00Z" w16du:dateUtc="2025-07-31T18:29:00Z">
        <w:r>
          <w:rPr>
            <w:szCs w:val="22"/>
          </w:rPr>
          <w:delText xml:space="preserve"> of </w:delText>
        </w:r>
        <w:r w:rsidRPr="00307BA9">
          <w:rPr>
            <w:i/>
            <w:iCs/>
            <w:szCs w:val="22"/>
          </w:rPr>
          <w:delText>CCL3</w:delText>
        </w:r>
      </w:del>
      <w:r w:rsidR="00FB03E2" w:rsidRPr="00E80806">
        <w:rPr>
          <w:szCs w:val="22"/>
        </w:rPr>
        <w:t xml:space="preserve"> were extracted from </w:t>
      </w:r>
      <w:del w:id="264" w:author="Brady,Rachel" w:date="2025-07-31T11:29:00Z" w16du:dateUtc="2025-07-31T18:29:00Z">
        <w:r>
          <w:rPr>
            <w:szCs w:val="22"/>
          </w:rPr>
          <w:delText>publicly available bulk RNA-sequencing</w:delText>
        </w:r>
      </w:del>
      <w:ins w:id="265" w:author="Brady,Rachel" w:date="2025-07-31T11:29:00Z" w16du:dateUtc="2025-07-31T18:29:00Z">
        <w:r w:rsidR="00FB03E2" w:rsidRPr="00E80806">
          <w:rPr>
            <w:szCs w:val="22"/>
          </w:rPr>
          <w:t>public</w:t>
        </w:r>
      </w:ins>
      <w:r w:rsidR="00FB03E2" w:rsidRPr="00E80806">
        <w:rPr>
          <w:szCs w:val="22"/>
        </w:rPr>
        <w:t xml:space="preserve"> datasets </w:t>
      </w:r>
      <w:del w:id="266" w:author="Brady,Rachel" w:date="2025-07-31T11:29:00Z" w16du:dateUtc="2025-07-31T18:29:00Z">
        <w:r>
          <w:rPr>
            <w:szCs w:val="22"/>
          </w:rPr>
          <w:delText xml:space="preserve">from the </w:delText>
        </w:r>
      </w:del>
      <w:ins w:id="267" w:author="Brady,Rachel" w:date="2025-07-31T11:29:00Z" w16du:dateUtc="2025-07-31T18:29:00Z">
        <w:r w:rsidR="00FB03E2" w:rsidRPr="00E80806">
          <w:rPr>
            <w:szCs w:val="22"/>
          </w:rPr>
          <w:t>(</w:t>
        </w:r>
      </w:ins>
      <w:r w:rsidR="00FB03E2" w:rsidRPr="00E80806">
        <w:rPr>
          <w:szCs w:val="22"/>
        </w:rPr>
        <w:t xml:space="preserve">NCBI </w:t>
      </w:r>
      <w:del w:id="268" w:author="Brady,Rachel" w:date="2025-07-31T11:29:00Z" w16du:dateUtc="2025-07-31T18:29:00Z">
        <w:r>
          <w:rPr>
            <w:szCs w:val="22"/>
          </w:rPr>
          <w:delText xml:space="preserve">BioProject </w:delText>
        </w:r>
        <w:r w:rsidRPr="00D26DBC">
          <w:rPr>
            <w:szCs w:val="22"/>
          </w:rPr>
          <w:delText>database under the following accessions:</w:delText>
        </w:r>
      </w:del>
      <w:proofErr w:type="spellStart"/>
      <w:ins w:id="269" w:author="Brady,Rachel" w:date="2025-07-31T11:29:00Z" w16du:dateUtc="2025-07-31T18:29:00Z">
        <w:r w:rsidR="00FB03E2" w:rsidRPr="00E80806">
          <w:rPr>
            <w:szCs w:val="22"/>
          </w:rPr>
          <w:t>BioProjects</w:t>
        </w:r>
      </w:ins>
      <w:proofErr w:type="spellEnd"/>
      <w:r w:rsidR="00FB03E2" w:rsidRPr="00E80806">
        <w:rPr>
          <w:szCs w:val="22"/>
        </w:rPr>
        <w:t xml:space="preserve"> PRJDB11462</w:t>
      </w:r>
      <w:del w:id="270" w:author="Brady,Rachel" w:date="2025-07-31T11:29:00Z" w16du:dateUtc="2025-07-31T18:29:00Z">
        <w:r>
          <w:rPr>
            <w:szCs w:val="22"/>
          </w:rPr>
          <w:delText xml:space="preserve"> (4 tumors)</w:delText>
        </w:r>
        <w:r w:rsidRPr="00D26DBC">
          <w:rPr>
            <w:szCs w:val="22"/>
          </w:rPr>
          <w:delText>,</w:delText>
        </w:r>
      </w:del>
      <w:ins w:id="271" w:author="Brady,Rachel" w:date="2025-07-31T11:29:00Z" w16du:dateUtc="2025-07-31T18:29:00Z">
        <w:r w:rsidR="00FB03E2" w:rsidRPr="00E80806">
          <w:rPr>
            <w:szCs w:val="22"/>
          </w:rPr>
          <w:t>,</w:t>
        </w:r>
      </w:ins>
      <w:r w:rsidR="00FB03E2" w:rsidRPr="00E80806">
        <w:rPr>
          <w:szCs w:val="22"/>
        </w:rPr>
        <w:t xml:space="preserve"> PRJEB36828</w:t>
      </w:r>
      <w:del w:id="272" w:author="Brady,Rachel" w:date="2025-07-31T11:29:00Z" w16du:dateUtc="2025-07-31T18:29:00Z">
        <w:r>
          <w:rPr>
            <w:szCs w:val="22"/>
          </w:rPr>
          <w:delText xml:space="preserve"> (7 tumors), and</w:delText>
        </w:r>
      </w:del>
      <w:ins w:id="273" w:author="Brady,Rachel" w:date="2025-07-31T11:29:00Z" w16du:dateUtc="2025-07-31T18:29:00Z">
        <w:r w:rsidR="00FB03E2" w:rsidRPr="00E80806">
          <w:rPr>
            <w:szCs w:val="22"/>
          </w:rPr>
          <w:t>,</w:t>
        </w:r>
      </w:ins>
      <w:r w:rsidR="00FB03E2" w:rsidRPr="00E80806">
        <w:rPr>
          <w:szCs w:val="22"/>
        </w:rPr>
        <w:t xml:space="preserve"> PRJDB17594</w:t>
      </w:r>
      <w:del w:id="274" w:author="Brady,Rachel" w:date="2025-07-31T11:29:00Z" w16du:dateUtc="2025-07-31T18:29:00Z">
        <w:r>
          <w:rPr>
            <w:szCs w:val="22"/>
          </w:rPr>
          <w:delText xml:space="preserve"> (12 cell lines).</w:delText>
        </w:r>
      </w:del>
      <w:ins w:id="275" w:author="Brady,Rachel" w:date="2025-07-31T11:29:00Z" w16du:dateUtc="2025-07-31T18:29:00Z">
        <w:r w:rsidR="00FB03E2" w:rsidRPr="00E80806">
          <w:rPr>
            <w:szCs w:val="22"/>
          </w:rPr>
          <w:t>).</w:t>
        </w:r>
        <w:r w:rsidR="00FB03E2" w:rsidRPr="00E80806">
          <w:rPr>
            <w:i/>
            <w:szCs w:val="22"/>
          </w:rPr>
          <w:t xml:space="preserve"> </w:t>
        </w:r>
        <w:r w:rsidR="00137E00" w:rsidRPr="00E80806">
          <w:rPr>
            <w:szCs w:val="22"/>
          </w:rPr>
          <w:t xml:space="preserve">Additional details are in </w:t>
        </w:r>
        <w:r w:rsidR="00137E00" w:rsidRPr="00E80806">
          <w:rPr>
            <w:b/>
            <w:bCs/>
            <w:szCs w:val="22"/>
          </w:rPr>
          <w:t xml:space="preserve">Supplementary Methods. </w:t>
        </w:r>
      </w:ins>
    </w:p>
    <w:p w14:paraId="73C53977" w14:textId="77777777" w:rsidR="003545D2" w:rsidRPr="00E80806" w:rsidRDefault="009D42D0" w:rsidP="00FB03E2">
      <w:pPr>
        <w:spacing w:line="480" w:lineRule="auto"/>
        <w:rPr>
          <w:moveFrom w:id="276" w:author="Brady,Rachel" w:date="2025-07-31T11:29:00Z" w16du:dateUtc="2025-07-31T18:29:00Z"/>
          <w:rStyle w:val="normaltextrun"/>
          <w:szCs w:val="22"/>
        </w:rPr>
      </w:pPr>
      <w:moveFromRangeStart w:id="277" w:author="Brady,Rachel" w:date="2025-07-31T11:29:00Z" w:name="move204853792"/>
      <w:moveFrom w:id="278" w:author="Brady,Rachel" w:date="2025-07-31T11:29:00Z" w16du:dateUtc="2025-07-31T18:29:00Z">
        <w:r w:rsidRPr="00E80806">
          <w:rPr>
            <w:rStyle w:val="normaltextrun"/>
            <w:i/>
            <w:szCs w:val="22"/>
          </w:rPr>
          <w:t>Validation study</w:t>
        </w:r>
        <w:r w:rsidRPr="00E80806">
          <w:rPr>
            <w:rStyle w:val="normaltextrun"/>
            <w:szCs w:val="22"/>
          </w:rPr>
          <w:t xml:space="preserve"> </w:t>
        </w:r>
      </w:moveFrom>
    </w:p>
    <w:moveFromRangeEnd w:id="277"/>
    <w:p w14:paraId="1A9AD936" w14:textId="77777777" w:rsidR="007043B0" w:rsidRPr="00D26DBC" w:rsidRDefault="003545D2" w:rsidP="007043B0">
      <w:pPr>
        <w:spacing w:line="480" w:lineRule="auto"/>
        <w:ind w:firstLine="720"/>
        <w:rPr>
          <w:del w:id="279" w:author="Brady,Rachel" w:date="2025-07-31T11:29:00Z" w16du:dateUtc="2025-07-31T18:29:00Z"/>
          <w:i/>
          <w:szCs w:val="22"/>
          <w:u w:val="single"/>
        </w:rPr>
      </w:pPr>
      <w:del w:id="280" w:author="Brady,Rachel" w:date="2025-07-31T11:29:00Z" w16du:dateUtc="2025-07-31T18:29:00Z">
        <w:r w:rsidRPr="00D26DBC">
          <w:rPr>
            <w:rStyle w:val="normaltextrun"/>
            <w:szCs w:val="22"/>
          </w:rPr>
          <w:delText xml:space="preserve">To independently replicate our original findings, </w:delText>
        </w:r>
        <w:r w:rsidRPr="00D26DBC">
          <w:rPr>
            <w:rStyle w:val="eop"/>
            <w:szCs w:val="22"/>
          </w:rPr>
          <w:delText>two cell lines that were high stimulators of VEGF in our original experiment (Nike and Parks) and two cell lines that were low stimulators of VEGF in our original experiment (CLL1390 and 1771) were chosen to generate fresh batches of standardized TCM. Additionally, four new cell lines were chosen from new RNA</w:delText>
        </w:r>
        <w:r>
          <w:rPr>
            <w:rStyle w:val="eop"/>
            <w:szCs w:val="22"/>
          </w:rPr>
          <w:delText>-seq</w:delText>
        </w:r>
        <w:r w:rsidRPr="00D26DBC">
          <w:rPr>
            <w:rStyle w:val="eop"/>
            <w:szCs w:val="22"/>
          </w:rPr>
          <w:delText xml:space="preserve"> data available from the FACC investigators (personal communications, D. Duval and S. Das) that were either high (Angus and Cindy) or low (SB and Tyler1) in </w:delText>
        </w:r>
        <w:r>
          <w:rPr>
            <w:rStyle w:val="eop"/>
            <w:szCs w:val="22"/>
          </w:rPr>
          <w:delText xml:space="preserve">the relative expression of </w:delText>
        </w:r>
        <w:r w:rsidRPr="00D26DBC">
          <w:rPr>
            <w:rStyle w:val="eop"/>
            <w:i/>
            <w:szCs w:val="22"/>
          </w:rPr>
          <w:delText xml:space="preserve">MVB12A. </w:delText>
        </w:r>
        <w:r w:rsidRPr="00D26DBC">
          <w:rPr>
            <w:rStyle w:val="eop"/>
            <w:szCs w:val="22"/>
          </w:rPr>
          <w:delText xml:space="preserve">The TCM was prepared as described above. Macrophages were differentiated from three new canine donors, treated with the eight new TCM, and the supernatants were collected and measured for VEGF by ELISA as described above. </w:delText>
        </w:r>
        <w:r w:rsidR="007043B0" w:rsidRPr="00D26DBC">
          <w:rPr>
            <w:rStyle w:val="eop"/>
            <w:szCs w:val="22"/>
          </w:rPr>
          <w:delText xml:space="preserve">To interrogate exosome cargo, </w:delText>
        </w:r>
        <w:r w:rsidR="007043B0">
          <w:rPr>
            <w:rStyle w:val="eop"/>
            <w:szCs w:val="22"/>
          </w:rPr>
          <w:delText>the exosome-only</w:delText>
        </w:r>
        <w:r w:rsidR="007043B0" w:rsidRPr="00D26DBC">
          <w:rPr>
            <w:rStyle w:val="eop"/>
            <w:szCs w:val="22"/>
          </w:rPr>
          <w:delText xml:space="preserve"> fraction was exposed to 5x RIPA buffer </w:delText>
        </w:r>
        <w:r w:rsidR="007043B0">
          <w:rPr>
            <w:rStyle w:val="eop"/>
            <w:szCs w:val="22"/>
          </w:rPr>
          <w:delText xml:space="preserve">to lyse exosomes as previously </w:delText>
        </w:r>
        <w:r w:rsidR="007043B0">
          <w:rPr>
            <w:rStyle w:val="eop"/>
            <w:szCs w:val="22"/>
          </w:rPr>
          <w:lastRenderedPageBreak/>
          <w:delText xml:space="preserve">described </w:delText>
        </w:r>
        <w:r w:rsidR="007043B0" w:rsidRPr="00D26DBC">
          <w:rPr>
            <w:rStyle w:val="eop"/>
            <w:szCs w:val="22"/>
          </w:rPr>
          <w:delText>(Thermo-Fisher, #</w:delText>
        </w:r>
        <w:r w:rsidR="007043B0" w:rsidRPr="00D26DBC">
          <w:rPr>
            <w:szCs w:val="22"/>
          </w:rPr>
          <w:delText xml:space="preserve"> 89900)</w:delText>
        </w:r>
        <w:r w:rsidR="007043B0">
          <w:rPr>
            <w:szCs w:val="22"/>
          </w:rPr>
          <w:delText>.</w:delText>
        </w:r>
        <w:r w:rsidR="00E43ABA" w:rsidRPr="00E43ABA">
          <w:rPr>
            <w:color w:val="000000"/>
            <w:szCs w:val="22"/>
            <w:vertAlign w:val="superscript"/>
          </w:rPr>
          <w:delText>27</w:delText>
        </w:r>
        <w:r w:rsidR="007043B0">
          <w:rPr>
            <w:szCs w:val="22"/>
          </w:rPr>
          <w:delText xml:space="preserve"> The volume of RIPA buffer used was equal to the volume of media in the exosome-deplete fraction.</w:delText>
        </w:r>
      </w:del>
    </w:p>
    <w:p w14:paraId="38C8C814" w14:textId="418BA6E9" w:rsidR="00FB03E2" w:rsidRPr="00E80806" w:rsidRDefault="00FB03E2" w:rsidP="00FB03E2">
      <w:pPr>
        <w:spacing w:line="480" w:lineRule="auto"/>
        <w:rPr>
          <w:rStyle w:val="eop"/>
          <w:szCs w:val="22"/>
        </w:rPr>
      </w:pPr>
      <w:r w:rsidRPr="00E80806">
        <w:rPr>
          <w:rStyle w:val="normaltextrun"/>
          <w:i/>
          <w:szCs w:val="22"/>
        </w:rPr>
        <w:t>Exosome depletion study</w:t>
      </w:r>
      <w:r w:rsidRPr="00E80806">
        <w:rPr>
          <w:rStyle w:val="eop"/>
          <w:i/>
          <w:szCs w:val="22"/>
        </w:rPr>
        <w:t> </w:t>
      </w:r>
    </w:p>
    <w:p w14:paraId="5E80204C" w14:textId="2FE53287" w:rsidR="00FB03E2" w:rsidRPr="00E80806" w:rsidRDefault="003545D2" w:rsidP="00FB03E2">
      <w:pPr>
        <w:spacing w:line="480" w:lineRule="auto"/>
        <w:ind w:firstLine="720"/>
        <w:rPr>
          <w:rStyle w:val="eop"/>
          <w:rPrChange w:id="281" w:author="Brady,Rachel" w:date="2025-07-31T11:29:00Z" w16du:dateUtc="2025-07-31T18:29:00Z">
            <w:rPr/>
          </w:rPrChange>
        </w:rPr>
      </w:pPr>
      <w:del w:id="282" w:author="Brady,Rachel" w:date="2025-07-31T11:29:00Z" w16du:dateUtc="2025-07-31T18:29:00Z">
        <w:r w:rsidRPr="00D26DBC">
          <w:rPr>
            <w:rStyle w:val="eop"/>
            <w:szCs w:val="22"/>
          </w:rPr>
          <w:delText>To assess the effects of exosomes on</w:delText>
        </w:r>
      </w:del>
      <w:ins w:id="283" w:author="Brady,Rachel" w:date="2025-07-31T11:29:00Z" w16du:dateUtc="2025-07-31T18:29:00Z">
        <w:r w:rsidR="00FB03E2" w:rsidRPr="00E80806">
          <w:rPr>
            <w:szCs w:val="22"/>
          </w:rPr>
          <w:t>The top seven</w:t>
        </w:r>
      </w:ins>
      <w:r w:rsidR="00FB03E2" w:rsidRPr="00E80806">
        <w:rPr>
          <w:rPrChange w:id="284" w:author="Brady,Rachel" w:date="2025-07-31T11:29:00Z" w16du:dateUtc="2025-07-31T18:29:00Z">
            <w:rPr>
              <w:rStyle w:val="eop"/>
            </w:rPr>
          </w:rPrChange>
        </w:rPr>
        <w:t xml:space="preserve"> VEGF</w:t>
      </w:r>
      <w:del w:id="285" w:author="Brady,Rachel" w:date="2025-07-31T11:29:00Z" w16du:dateUtc="2025-07-31T18:29:00Z">
        <w:r w:rsidRPr="00D26DBC">
          <w:rPr>
            <w:rStyle w:val="eop"/>
            <w:szCs w:val="22"/>
          </w:rPr>
          <w:delText xml:space="preserve"> stimulation, the top 7 VEGF </w:delText>
        </w:r>
      </w:del>
      <w:ins w:id="286" w:author="Brady,Rachel" w:date="2025-07-31T11:29:00Z" w16du:dateUtc="2025-07-31T18:29:00Z">
        <w:r w:rsidR="00FB03E2" w:rsidRPr="00E80806">
          <w:rPr>
            <w:szCs w:val="22"/>
          </w:rPr>
          <w:t>-</w:t>
        </w:r>
      </w:ins>
      <w:r w:rsidR="00FB03E2" w:rsidRPr="00E80806">
        <w:rPr>
          <w:rPrChange w:id="287" w:author="Brady,Rachel" w:date="2025-07-31T11:29:00Z" w16du:dateUtc="2025-07-31T18:29:00Z">
            <w:rPr>
              <w:rStyle w:val="eop"/>
            </w:rPr>
          </w:rPrChange>
        </w:rPr>
        <w:t xml:space="preserve">stimulating cell lines were </w:t>
      </w:r>
      <w:del w:id="288" w:author="Brady,Rachel" w:date="2025-07-31T11:29:00Z" w16du:dateUtc="2025-07-31T18:29:00Z">
        <w:r w:rsidRPr="00D26DBC">
          <w:rPr>
            <w:rStyle w:val="eop"/>
            <w:szCs w:val="22"/>
          </w:rPr>
          <w:delText>chosen for further analysis. Fresh aliquots of harvested TCM were</w:delText>
        </w:r>
      </w:del>
      <w:ins w:id="289" w:author="Brady,Rachel" w:date="2025-07-31T11:29:00Z" w16du:dateUtc="2025-07-31T18:29:00Z">
        <w:r w:rsidR="00FB03E2" w:rsidRPr="00E80806">
          <w:rPr>
            <w:szCs w:val="22"/>
          </w:rPr>
          <w:t>selected and their</w:t>
        </w:r>
      </w:ins>
      <w:r w:rsidR="00FB03E2" w:rsidRPr="00E80806">
        <w:rPr>
          <w:rPrChange w:id="290" w:author="Brady,Rachel" w:date="2025-07-31T11:29:00Z" w16du:dateUtc="2025-07-31T18:29:00Z">
            <w:rPr>
              <w:rStyle w:val="eop"/>
            </w:rPr>
          </w:rPrChange>
        </w:rPr>
        <w:t xml:space="preserve"> thawed </w:t>
      </w:r>
      <w:del w:id="291" w:author="Brady,Rachel" w:date="2025-07-31T11:29:00Z" w16du:dateUtc="2025-07-31T18:29:00Z">
        <w:r w:rsidRPr="00D26DBC">
          <w:rPr>
            <w:rStyle w:val="eop"/>
            <w:szCs w:val="22"/>
          </w:rPr>
          <w:delText>and divided</w:delText>
        </w:r>
      </w:del>
      <w:ins w:id="292" w:author="Brady,Rachel" w:date="2025-07-31T11:29:00Z" w16du:dateUtc="2025-07-31T18:29:00Z">
        <w:r w:rsidR="00FB03E2" w:rsidRPr="00E80806">
          <w:rPr>
            <w:szCs w:val="22"/>
          </w:rPr>
          <w:t>TCM split</w:t>
        </w:r>
      </w:ins>
      <w:r w:rsidR="00FB03E2" w:rsidRPr="00E80806">
        <w:rPr>
          <w:rPrChange w:id="293" w:author="Brady,Rachel" w:date="2025-07-31T11:29:00Z" w16du:dateUtc="2025-07-31T18:29:00Z">
            <w:rPr>
              <w:rStyle w:val="eop"/>
            </w:rPr>
          </w:rPrChange>
        </w:rPr>
        <w:t xml:space="preserve"> into three fractions</w:t>
      </w:r>
      <w:del w:id="294" w:author="Brady,Rachel" w:date="2025-07-31T11:29:00Z" w16du:dateUtc="2025-07-31T18:29:00Z">
        <w:r w:rsidRPr="00D26DBC">
          <w:rPr>
            <w:rStyle w:val="eop"/>
            <w:szCs w:val="22"/>
          </w:rPr>
          <w:delText xml:space="preserve">. One fraction was the </w:delText>
        </w:r>
      </w:del>
      <w:ins w:id="295" w:author="Brady,Rachel" w:date="2025-07-31T11:29:00Z" w16du:dateUtc="2025-07-31T18:29:00Z">
        <w:r w:rsidR="00FB03E2" w:rsidRPr="00E80806">
          <w:rPr>
            <w:szCs w:val="22"/>
          </w:rPr>
          <w:t xml:space="preserve">: </w:t>
        </w:r>
      </w:ins>
      <w:r w:rsidR="00FB03E2" w:rsidRPr="00E80806">
        <w:rPr>
          <w:rPrChange w:id="296" w:author="Brady,Rachel" w:date="2025-07-31T11:29:00Z" w16du:dateUtc="2025-07-31T18:29:00Z">
            <w:rPr>
              <w:rStyle w:val="eop"/>
            </w:rPr>
          </w:rPrChange>
        </w:rPr>
        <w:t xml:space="preserve">whole TCM, </w:t>
      </w:r>
      <w:del w:id="297" w:author="Brady,Rachel" w:date="2025-07-31T11:29:00Z" w16du:dateUtc="2025-07-31T18:29:00Z">
        <w:r w:rsidRPr="00D26DBC">
          <w:rPr>
            <w:rStyle w:val="eop"/>
            <w:szCs w:val="22"/>
          </w:rPr>
          <w:delText xml:space="preserve">one was </w:delText>
        </w:r>
      </w:del>
      <w:ins w:id="298" w:author="Brady,Rachel" w:date="2025-07-31T11:29:00Z" w16du:dateUtc="2025-07-31T18:29:00Z">
        <w:r w:rsidR="00FB03E2" w:rsidRPr="00E80806">
          <w:rPr>
            <w:szCs w:val="22"/>
          </w:rPr>
          <w:t>exosome-</w:t>
        </w:r>
      </w:ins>
      <w:r w:rsidR="00FB03E2" w:rsidRPr="00E80806">
        <w:rPr>
          <w:rPrChange w:id="299" w:author="Brady,Rachel" w:date="2025-07-31T11:29:00Z" w16du:dateUtc="2025-07-31T18:29:00Z">
            <w:rPr>
              <w:rStyle w:val="eop"/>
            </w:rPr>
          </w:rPrChange>
        </w:rPr>
        <w:t xml:space="preserve">depleted </w:t>
      </w:r>
      <w:del w:id="300" w:author="Brady,Rachel" w:date="2025-07-31T11:29:00Z" w16du:dateUtc="2025-07-31T18:29:00Z">
        <w:r w:rsidRPr="00D26DBC">
          <w:rPr>
            <w:rStyle w:val="eop"/>
            <w:szCs w:val="22"/>
          </w:rPr>
          <w:delText>of exosomes</w:delText>
        </w:r>
        <w:r>
          <w:rPr>
            <w:rStyle w:val="eop"/>
            <w:szCs w:val="22"/>
          </w:rPr>
          <w:delText xml:space="preserve"> using </w:delText>
        </w:r>
      </w:del>
      <w:ins w:id="301" w:author="Brady,Rachel" w:date="2025-07-31T11:29:00Z" w16du:dateUtc="2025-07-31T18:29:00Z">
        <w:r w:rsidR="00FB03E2" w:rsidRPr="00E80806">
          <w:rPr>
            <w:szCs w:val="22"/>
          </w:rPr>
          <w:t>TCM (</w:t>
        </w:r>
      </w:ins>
      <w:proofErr w:type="spellStart"/>
      <w:r w:rsidR="00FB03E2" w:rsidRPr="00E80806">
        <w:rPr>
          <w:szCs w:val="22"/>
        </w:rPr>
        <w:t>Amicon</w:t>
      </w:r>
      <w:proofErr w:type="spellEnd"/>
      <w:del w:id="302" w:author="Brady,Rachel" w:date="2025-07-31T11:29:00Z" w16du:dateUtc="2025-07-31T18:29:00Z">
        <w:r w:rsidRPr="0037030A">
          <w:rPr>
            <w:szCs w:val="22"/>
          </w:rPr>
          <w:delText>®</w:delText>
        </w:r>
      </w:del>
      <w:r w:rsidR="00FB03E2" w:rsidRPr="00E80806">
        <w:rPr>
          <w:szCs w:val="22"/>
        </w:rPr>
        <w:t xml:space="preserve"> Ultra</w:t>
      </w:r>
      <w:del w:id="303" w:author="Brady,Rachel" w:date="2025-07-31T11:29:00Z" w16du:dateUtc="2025-07-31T18:29:00Z">
        <w:r w:rsidRPr="0037030A">
          <w:rPr>
            <w:szCs w:val="22"/>
          </w:rPr>
          <w:delText>-0.5 mL</w:delText>
        </w:r>
      </w:del>
      <w:r w:rsidR="00FB03E2" w:rsidRPr="00E80806">
        <w:rPr>
          <w:szCs w:val="22"/>
        </w:rPr>
        <w:t xml:space="preserve"> centrifugal filters</w:t>
      </w:r>
      <w:del w:id="304" w:author="Brady,Rachel" w:date="2025-07-31T11:29:00Z" w16du:dateUtc="2025-07-31T18:29:00Z">
        <w:r w:rsidRPr="0037030A">
          <w:rPr>
            <w:szCs w:val="22"/>
          </w:rPr>
          <w:delText xml:space="preserve"> (</w:delText>
        </w:r>
      </w:del>
      <w:ins w:id="305" w:author="Brady,Rachel" w:date="2025-07-31T11:29:00Z" w16du:dateUtc="2025-07-31T18:29:00Z">
        <w:r w:rsidR="00FB03E2" w:rsidRPr="00E80806">
          <w:rPr>
            <w:szCs w:val="22"/>
          </w:rPr>
          <w:t xml:space="preserve">; </w:t>
        </w:r>
      </w:ins>
      <w:r w:rsidR="00FB03E2" w:rsidRPr="00E80806">
        <w:rPr>
          <w:szCs w:val="22"/>
        </w:rPr>
        <w:t>Millipore Sigma, Cat# UFC210024),</w:t>
      </w:r>
      <w:r w:rsidR="00FB03E2" w:rsidRPr="00E80806">
        <w:rPr>
          <w:rPrChange w:id="306" w:author="Brady,Rachel" w:date="2025-07-31T11:29:00Z" w16du:dateUtc="2025-07-31T18:29:00Z">
            <w:rPr>
              <w:rStyle w:val="eop"/>
            </w:rPr>
          </w:rPrChange>
        </w:rPr>
        <w:t xml:space="preserve"> and </w:t>
      </w:r>
      <w:del w:id="307" w:author="Brady,Rachel" w:date="2025-07-31T11:29:00Z" w16du:dateUtc="2025-07-31T18:29:00Z">
        <w:r w:rsidRPr="00D26DBC">
          <w:rPr>
            <w:rStyle w:val="eop"/>
            <w:szCs w:val="22"/>
          </w:rPr>
          <w:delText xml:space="preserve">one was </w:delText>
        </w:r>
      </w:del>
      <w:r w:rsidR="00FB03E2" w:rsidRPr="00E80806">
        <w:rPr>
          <w:rPrChange w:id="308" w:author="Brady,Rachel" w:date="2025-07-31T11:29:00Z" w16du:dateUtc="2025-07-31T18:29:00Z">
            <w:rPr>
              <w:rStyle w:val="eop"/>
            </w:rPr>
          </w:rPrChange>
        </w:rPr>
        <w:t xml:space="preserve">an exosome-only fraction </w:t>
      </w:r>
      <w:del w:id="309" w:author="Brady,Rachel" w:date="2025-07-31T11:29:00Z" w16du:dateUtc="2025-07-31T18:29:00Z">
        <w:r w:rsidRPr="00D26DBC">
          <w:rPr>
            <w:rStyle w:val="eop"/>
            <w:szCs w:val="22"/>
          </w:rPr>
          <w:delText xml:space="preserve">in which the exosomes that were depleted from the TCM were </w:delText>
        </w:r>
      </w:del>
      <w:ins w:id="310" w:author="Brady,Rachel" w:date="2025-07-31T11:29:00Z" w16du:dateUtc="2025-07-31T18:29:00Z">
        <w:r w:rsidR="00FB03E2" w:rsidRPr="00E80806">
          <w:rPr>
            <w:szCs w:val="22"/>
          </w:rPr>
          <w:t>(</w:t>
        </w:r>
      </w:ins>
      <w:r w:rsidR="00FB03E2" w:rsidRPr="00E80806">
        <w:rPr>
          <w:rPrChange w:id="311" w:author="Brady,Rachel" w:date="2025-07-31T11:29:00Z" w16du:dateUtc="2025-07-31T18:29:00Z">
            <w:rPr>
              <w:rStyle w:val="eop"/>
            </w:rPr>
          </w:rPrChange>
        </w:rPr>
        <w:t xml:space="preserve">resuspended in </w:t>
      </w:r>
      <w:del w:id="312" w:author="Brady,Rachel" w:date="2025-07-31T11:29:00Z" w16du:dateUtc="2025-07-31T18:29:00Z">
        <w:r w:rsidRPr="00D26DBC">
          <w:rPr>
            <w:rStyle w:val="eop"/>
            <w:szCs w:val="22"/>
          </w:rPr>
          <w:delText xml:space="preserve">an equal volume of </w:delText>
        </w:r>
      </w:del>
      <w:r w:rsidR="00FB03E2" w:rsidRPr="00E80806">
        <w:rPr>
          <w:rPrChange w:id="313" w:author="Brady,Rachel" w:date="2025-07-31T11:29:00Z" w16du:dateUtc="2025-07-31T18:29:00Z">
            <w:rPr>
              <w:rStyle w:val="eop"/>
            </w:rPr>
          </w:rPrChange>
        </w:rPr>
        <w:t>DMEM</w:t>
      </w:r>
      <w:del w:id="314" w:author="Brady,Rachel" w:date="2025-07-31T11:29:00Z" w16du:dateUtc="2025-07-31T18:29:00Z">
        <w:r w:rsidRPr="00D26DBC">
          <w:rPr>
            <w:rStyle w:val="eop"/>
            <w:szCs w:val="22"/>
          </w:rPr>
          <w:delText>.</w:delText>
        </w:r>
      </w:del>
      <w:ins w:id="315" w:author="Brady,Rachel" w:date="2025-07-31T11:29:00Z" w16du:dateUtc="2025-07-31T18:29:00Z">
        <w:r w:rsidR="00FB03E2" w:rsidRPr="00E80806">
          <w:rPr>
            <w:szCs w:val="22"/>
          </w:rPr>
          <w:t>).</w:t>
        </w:r>
      </w:ins>
      <w:r w:rsidR="00FB03E2" w:rsidRPr="00E80806">
        <w:rPr>
          <w:rPrChange w:id="316" w:author="Brady,Rachel" w:date="2025-07-31T11:29:00Z" w16du:dateUtc="2025-07-31T18:29:00Z">
            <w:rPr>
              <w:rStyle w:val="eop"/>
            </w:rPr>
          </w:rPrChange>
        </w:rPr>
        <w:t xml:space="preserve"> </w:t>
      </w:r>
      <w:r w:rsidR="00FB03E2" w:rsidRPr="00E80806">
        <w:rPr>
          <w:szCs w:val="22"/>
        </w:rPr>
        <w:t xml:space="preserve">Exosome </w:t>
      </w:r>
      <w:del w:id="317" w:author="Brady,Rachel" w:date="2025-07-31T11:29:00Z" w16du:dateUtc="2025-07-31T18:29:00Z">
        <w:r w:rsidRPr="00D26DBC">
          <w:rPr>
            <w:szCs w:val="22"/>
          </w:rPr>
          <w:delText xml:space="preserve">counts per milliliter of each fraction </w:delText>
        </w:r>
      </w:del>
      <w:ins w:id="318" w:author="Brady,Rachel" w:date="2025-07-31T11:29:00Z" w16du:dateUtc="2025-07-31T18:29:00Z">
        <w:r w:rsidR="00FB03E2" w:rsidRPr="00E80806">
          <w:rPr>
            <w:szCs w:val="22"/>
          </w:rPr>
          <w:t xml:space="preserve">concentrations </w:t>
        </w:r>
      </w:ins>
      <w:r w:rsidR="00FB03E2" w:rsidRPr="00E80806">
        <w:rPr>
          <w:szCs w:val="22"/>
        </w:rPr>
        <w:t xml:space="preserve">were quantified </w:t>
      </w:r>
      <w:del w:id="319" w:author="Brady,Rachel" w:date="2025-07-31T11:29:00Z" w16du:dateUtc="2025-07-31T18:29:00Z">
        <w:r w:rsidRPr="00D26DBC">
          <w:rPr>
            <w:szCs w:val="22"/>
          </w:rPr>
          <w:delText>using</w:delText>
        </w:r>
      </w:del>
      <w:ins w:id="320" w:author="Brady,Rachel" w:date="2025-07-31T11:29:00Z" w16du:dateUtc="2025-07-31T18:29:00Z">
        <w:r w:rsidR="00FB03E2" w:rsidRPr="00E80806">
          <w:rPr>
            <w:szCs w:val="22"/>
          </w:rPr>
          <w:t>by</w:t>
        </w:r>
      </w:ins>
      <w:r w:rsidR="00FB03E2" w:rsidRPr="00E80806">
        <w:rPr>
          <w:szCs w:val="22"/>
        </w:rPr>
        <w:t xml:space="preserve"> tunable resistant pulse sensing </w:t>
      </w:r>
      <w:del w:id="321" w:author="Brady,Rachel" w:date="2025-07-31T11:29:00Z" w16du:dateUtc="2025-07-31T18:29:00Z">
        <w:r w:rsidRPr="00D26DBC">
          <w:rPr>
            <w:szCs w:val="22"/>
          </w:rPr>
          <w:delText xml:space="preserve">(Qnano Gold, Izon) </w:delText>
        </w:r>
      </w:del>
      <w:r w:rsidR="00FB03E2" w:rsidRPr="00E80806">
        <w:rPr>
          <w:szCs w:val="22"/>
        </w:rPr>
        <w:t xml:space="preserve">with a nano-pore 150 </w:t>
      </w:r>
      <w:del w:id="322" w:author="Brady,Rachel" w:date="2025-07-31T11:29:00Z" w16du:dateUtc="2025-07-31T18:29:00Z">
        <w:r w:rsidRPr="00D26DBC">
          <w:rPr>
            <w:szCs w:val="22"/>
          </w:rPr>
          <w:delText xml:space="preserve">(Izon) </w:delText>
        </w:r>
      </w:del>
      <w:r w:rsidR="00FB03E2" w:rsidRPr="00E80806">
        <w:rPr>
          <w:szCs w:val="22"/>
        </w:rPr>
        <w:t>set to a ~47 nm stretch and measured against standardized calibration particles (</w:t>
      </w:r>
      <w:proofErr w:type="spellStart"/>
      <w:ins w:id="323" w:author="Brady,Rachel" w:date="2025-07-31T11:29:00Z" w16du:dateUtc="2025-07-31T18:29:00Z">
        <w:r w:rsidR="00FB03E2" w:rsidRPr="00E80806">
          <w:rPr>
            <w:szCs w:val="22"/>
          </w:rPr>
          <w:t>qNano</w:t>
        </w:r>
        <w:proofErr w:type="spellEnd"/>
        <w:r w:rsidR="00FB03E2" w:rsidRPr="00E80806">
          <w:rPr>
            <w:szCs w:val="22"/>
          </w:rPr>
          <w:t xml:space="preserve"> Gold, Izon; #NP100, #</w:t>
        </w:r>
      </w:ins>
      <w:r w:rsidR="00FB03E2" w:rsidRPr="00E80806">
        <w:rPr>
          <w:szCs w:val="22"/>
        </w:rPr>
        <w:t>CPC200</w:t>
      </w:r>
      <w:del w:id="324" w:author="Brady,Rachel" w:date="2025-07-31T11:29:00Z" w16du:dateUtc="2025-07-31T18:29:00Z">
        <w:r>
          <w:rPr>
            <w:szCs w:val="22"/>
          </w:rPr>
          <w:delText>, Izon</w:delText>
        </w:r>
      </w:del>
      <w:r w:rsidR="00FB03E2" w:rsidRPr="00E80806">
        <w:rPr>
          <w:szCs w:val="22"/>
        </w:rPr>
        <w:t xml:space="preserve">). </w:t>
      </w:r>
      <w:r w:rsidR="00FB03E2" w:rsidRPr="00E80806">
        <w:rPr>
          <w:rPrChange w:id="325" w:author="Brady,Rachel" w:date="2025-07-31T11:29:00Z" w16du:dateUtc="2025-07-31T18:29:00Z">
            <w:rPr>
              <w:rStyle w:val="eop"/>
            </w:rPr>
          </w:rPrChange>
        </w:rPr>
        <w:t xml:space="preserve">Macrophages </w:t>
      </w:r>
      <w:del w:id="326" w:author="Brady,Rachel" w:date="2025-07-31T11:29:00Z" w16du:dateUtc="2025-07-31T18:29:00Z">
        <w:r w:rsidRPr="00D26DBC">
          <w:rPr>
            <w:rStyle w:val="eop"/>
            <w:szCs w:val="22"/>
          </w:rPr>
          <w:delText xml:space="preserve">were cultured as described above </w:delText>
        </w:r>
      </w:del>
      <w:r w:rsidR="00FB03E2" w:rsidRPr="00E80806">
        <w:rPr>
          <w:rPrChange w:id="327" w:author="Brady,Rachel" w:date="2025-07-31T11:29:00Z" w16du:dateUtc="2025-07-31T18:29:00Z">
            <w:rPr>
              <w:rStyle w:val="eop"/>
            </w:rPr>
          </w:rPrChange>
        </w:rPr>
        <w:t xml:space="preserve">from three </w:t>
      </w:r>
      <w:del w:id="328" w:author="Brady,Rachel" w:date="2025-07-31T11:29:00Z" w16du:dateUtc="2025-07-31T18:29:00Z">
        <w:r w:rsidRPr="00D26DBC">
          <w:rPr>
            <w:rStyle w:val="eop"/>
            <w:szCs w:val="22"/>
          </w:rPr>
          <w:delText xml:space="preserve">new </w:delText>
        </w:r>
      </w:del>
      <w:r w:rsidR="00FB03E2" w:rsidRPr="00E80806">
        <w:rPr>
          <w:rPrChange w:id="329" w:author="Brady,Rachel" w:date="2025-07-31T11:29:00Z" w16du:dateUtc="2025-07-31T18:29:00Z">
            <w:rPr>
              <w:rStyle w:val="eop"/>
            </w:rPr>
          </w:rPrChange>
        </w:rPr>
        <w:t>canine donors</w:t>
      </w:r>
      <w:del w:id="330" w:author="Brady,Rachel" w:date="2025-07-31T11:29:00Z" w16du:dateUtc="2025-07-31T18:29:00Z">
        <w:r w:rsidRPr="00D26DBC">
          <w:rPr>
            <w:rStyle w:val="eop"/>
            <w:szCs w:val="22"/>
          </w:rPr>
          <w:delText xml:space="preserve">, with each donor’s blood split between </w:delText>
        </w:r>
      </w:del>
      <w:ins w:id="331" w:author="Brady,Rachel" w:date="2025-07-31T11:29:00Z" w16du:dateUtc="2025-07-31T18:29:00Z">
        <w:r w:rsidR="00FB03E2" w:rsidRPr="00E80806">
          <w:rPr>
            <w:szCs w:val="22"/>
          </w:rPr>
          <w:t xml:space="preserve"> (</w:t>
        </w:r>
      </w:ins>
      <w:r w:rsidR="00FB03E2" w:rsidRPr="00E80806">
        <w:rPr>
          <w:rPrChange w:id="332" w:author="Brady,Rachel" w:date="2025-07-31T11:29:00Z" w16du:dateUtc="2025-07-31T18:29:00Z">
            <w:rPr>
              <w:rStyle w:val="eop"/>
            </w:rPr>
          </w:rPrChange>
        </w:rPr>
        <w:t>21 wells</w:t>
      </w:r>
      <w:del w:id="333" w:author="Brady,Rachel" w:date="2025-07-31T11:29:00Z" w16du:dateUtc="2025-07-31T18:29:00Z">
        <w:r w:rsidRPr="00D26DBC">
          <w:rPr>
            <w:rStyle w:val="eop"/>
            <w:szCs w:val="22"/>
          </w:rPr>
          <w:delText>. After</w:delText>
        </w:r>
      </w:del>
      <w:ins w:id="334" w:author="Brady,Rachel" w:date="2025-07-31T11:29:00Z" w16du:dateUtc="2025-07-31T18:29:00Z">
        <w:r w:rsidR="00FB03E2" w:rsidRPr="00E80806">
          <w:rPr>
            <w:szCs w:val="22"/>
          </w:rPr>
          <w:t xml:space="preserve"> each) were differentiated for</w:t>
        </w:r>
      </w:ins>
      <w:r w:rsidR="00FB03E2" w:rsidRPr="00E80806">
        <w:rPr>
          <w:rPrChange w:id="335" w:author="Brady,Rachel" w:date="2025-07-31T11:29:00Z" w16du:dateUtc="2025-07-31T18:29:00Z">
            <w:rPr>
              <w:rStyle w:val="eop"/>
            </w:rPr>
          </w:rPrChange>
        </w:rPr>
        <w:t xml:space="preserve"> 7 days</w:t>
      </w:r>
      <w:del w:id="336" w:author="Brady,Rachel" w:date="2025-07-31T11:29:00Z" w16du:dateUtc="2025-07-31T18:29:00Z">
        <w:r w:rsidRPr="00D26DBC">
          <w:rPr>
            <w:rStyle w:val="eop"/>
            <w:szCs w:val="22"/>
          </w:rPr>
          <w:delText xml:space="preserve"> of differentiation, </w:delText>
        </w:r>
        <w:r>
          <w:rPr>
            <w:rStyle w:val="eop"/>
            <w:szCs w:val="22"/>
          </w:rPr>
          <w:delText>each well</w:delText>
        </w:r>
        <w:r w:rsidRPr="00D26DBC">
          <w:rPr>
            <w:rStyle w:val="eop"/>
            <w:szCs w:val="22"/>
          </w:rPr>
          <w:delText xml:space="preserve"> was</w:delText>
        </w:r>
      </w:del>
      <w:ins w:id="337" w:author="Brady,Rachel" w:date="2025-07-31T11:29:00Z" w16du:dateUtc="2025-07-31T18:29:00Z">
        <w:r w:rsidR="00FB03E2" w:rsidRPr="00E80806">
          <w:rPr>
            <w:szCs w:val="22"/>
          </w:rPr>
          <w:t>,</w:t>
        </w:r>
      </w:ins>
      <w:r w:rsidR="00FB03E2" w:rsidRPr="00E80806">
        <w:rPr>
          <w:rPrChange w:id="338" w:author="Brady,Rachel" w:date="2025-07-31T11:29:00Z" w16du:dateUtc="2025-07-31T18:29:00Z">
            <w:rPr>
              <w:rStyle w:val="eop"/>
            </w:rPr>
          </w:rPrChange>
        </w:rPr>
        <w:t xml:space="preserve"> treated with </w:t>
      </w:r>
      <w:del w:id="339" w:author="Brady,Rachel" w:date="2025-07-31T11:29:00Z" w16du:dateUtc="2025-07-31T18:29:00Z">
        <w:r w:rsidRPr="00D26DBC">
          <w:rPr>
            <w:rStyle w:val="eop"/>
            <w:szCs w:val="22"/>
          </w:rPr>
          <w:delText xml:space="preserve">21 conditions (7 TCM, </w:delText>
        </w:r>
      </w:del>
      <w:r w:rsidR="00FB03E2" w:rsidRPr="00E80806">
        <w:rPr>
          <w:rPrChange w:id="340" w:author="Brady,Rachel" w:date="2025-07-31T11:29:00Z" w16du:dateUtc="2025-07-31T18:29:00Z">
            <w:rPr>
              <w:rStyle w:val="eop"/>
            </w:rPr>
          </w:rPrChange>
        </w:rPr>
        <w:t xml:space="preserve">each </w:t>
      </w:r>
      <w:del w:id="341" w:author="Brady,Rachel" w:date="2025-07-31T11:29:00Z" w16du:dateUtc="2025-07-31T18:29:00Z">
        <w:r w:rsidRPr="00D26DBC">
          <w:rPr>
            <w:rStyle w:val="eop"/>
            <w:szCs w:val="22"/>
          </w:rPr>
          <w:delText xml:space="preserve">with a </w:delText>
        </w:r>
        <w:r w:rsidR="004716B6">
          <w:rPr>
            <w:rStyle w:val="eop"/>
            <w:szCs w:val="22"/>
          </w:rPr>
          <w:delText>whole</w:delText>
        </w:r>
        <w:r w:rsidRPr="00D26DBC">
          <w:rPr>
            <w:rStyle w:val="eop"/>
            <w:szCs w:val="22"/>
          </w:rPr>
          <w:delText>,</w:delText>
        </w:r>
        <w:r>
          <w:rPr>
            <w:rStyle w:val="eop"/>
            <w:szCs w:val="22"/>
          </w:rPr>
          <w:delText xml:space="preserve"> </w:delText>
        </w:r>
        <w:r w:rsidRPr="00D26DBC">
          <w:rPr>
            <w:rStyle w:val="eop"/>
            <w:szCs w:val="22"/>
          </w:rPr>
          <w:delText>exosome-deplete</w:delText>
        </w:r>
        <w:r>
          <w:rPr>
            <w:rStyle w:val="eop"/>
            <w:szCs w:val="22"/>
          </w:rPr>
          <w:delText xml:space="preserve">d, and exosome-only </w:delText>
        </w:r>
      </w:del>
      <w:r w:rsidR="00FB03E2" w:rsidRPr="00E80806">
        <w:rPr>
          <w:rPrChange w:id="342" w:author="Brady,Rachel" w:date="2025-07-31T11:29:00Z" w16du:dateUtc="2025-07-31T18:29:00Z">
            <w:rPr>
              <w:rStyle w:val="eop"/>
            </w:rPr>
          </w:rPrChange>
        </w:rPr>
        <w:t>fraction</w:t>
      </w:r>
      <w:del w:id="343" w:author="Brady,Rachel" w:date="2025-07-31T11:29:00Z" w16du:dateUtc="2025-07-31T18:29:00Z">
        <w:r>
          <w:rPr>
            <w:rStyle w:val="eop"/>
            <w:szCs w:val="22"/>
          </w:rPr>
          <w:delText>). Washes, supernatant collection, and</w:delText>
        </w:r>
      </w:del>
      <w:ins w:id="344" w:author="Brady,Rachel" w:date="2025-07-31T11:29:00Z" w16du:dateUtc="2025-07-31T18:29:00Z">
        <w:r w:rsidR="00FB03E2" w:rsidRPr="00E80806">
          <w:rPr>
            <w:szCs w:val="22"/>
          </w:rPr>
          <w:t xml:space="preserve"> (seven lines × 3 fractions), then washed and assayed for</w:t>
        </w:r>
      </w:ins>
      <w:r w:rsidR="00FB03E2" w:rsidRPr="00E80806">
        <w:rPr>
          <w:rPrChange w:id="345" w:author="Brady,Rachel" w:date="2025-07-31T11:29:00Z" w16du:dateUtc="2025-07-31T18:29:00Z">
            <w:rPr>
              <w:rStyle w:val="eop"/>
            </w:rPr>
          </w:rPrChange>
        </w:rPr>
        <w:t xml:space="preserve"> VEGF </w:t>
      </w:r>
      <w:del w:id="346" w:author="Brady,Rachel" w:date="2025-07-31T11:29:00Z" w16du:dateUtc="2025-07-31T18:29:00Z">
        <w:r>
          <w:rPr>
            <w:rStyle w:val="eop"/>
            <w:szCs w:val="22"/>
          </w:rPr>
          <w:delText xml:space="preserve">measurement were performed as described above. </w:delText>
        </w:r>
      </w:del>
      <w:ins w:id="347" w:author="Brady,Rachel" w:date="2025-07-31T11:29:00Z" w16du:dateUtc="2025-07-31T18:29:00Z">
        <w:r w:rsidR="00FB03E2" w:rsidRPr="00E80806">
          <w:rPr>
            <w:szCs w:val="22"/>
          </w:rPr>
          <w:t>in the supernatants.</w:t>
        </w:r>
      </w:ins>
    </w:p>
    <w:p w14:paraId="5AF3B61A" w14:textId="4D856734" w:rsidR="003545D2" w:rsidRPr="00E80806" w:rsidRDefault="009D42D0" w:rsidP="00FB03E2">
      <w:pPr>
        <w:spacing w:line="480" w:lineRule="auto"/>
        <w:rPr>
          <w:moveTo w:id="348" w:author="Brady,Rachel" w:date="2025-07-31T11:29:00Z" w16du:dateUtc="2025-07-31T18:29:00Z"/>
          <w:rStyle w:val="normaltextrun"/>
          <w:szCs w:val="22"/>
        </w:rPr>
      </w:pPr>
      <w:moveToRangeStart w:id="349" w:author="Brady,Rachel" w:date="2025-07-31T11:29:00Z" w:name="move204853792"/>
      <w:moveTo w:id="350" w:author="Brady,Rachel" w:date="2025-07-31T11:29:00Z" w16du:dateUtc="2025-07-31T18:29:00Z">
        <w:r w:rsidRPr="00E80806">
          <w:rPr>
            <w:rStyle w:val="normaltextrun"/>
            <w:i/>
            <w:szCs w:val="22"/>
          </w:rPr>
          <w:t>Validation study</w:t>
        </w:r>
        <w:r w:rsidRPr="00E80806">
          <w:rPr>
            <w:rStyle w:val="normaltextrun"/>
            <w:szCs w:val="22"/>
          </w:rPr>
          <w:t xml:space="preserve"> </w:t>
        </w:r>
      </w:moveTo>
    </w:p>
    <w:bookmarkEnd w:id="180"/>
    <w:moveToRangeEnd w:id="349"/>
    <w:p w14:paraId="06D0355F" w14:textId="77777777" w:rsidR="003545D2" w:rsidRPr="00D26DBC" w:rsidRDefault="003545D2" w:rsidP="003545D2">
      <w:pPr>
        <w:spacing w:line="480" w:lineRule="auto"/>
        <w:rPr>
          <w:del w:id="351" w:author="Brady,Rachel" w:date="2025-07-31T11:29:00Z" w16du:dateUtc="2025-07-31T18:29:00Z"/>
          <w:rStyle w:val="eop"/>
          <w:szCs w:val="22"/>
        </w:rPr>
      </w:pPr>
      <w:del w:id="352" w:author="Brady,Rachel" w:date="2025-07-31T11:29:00Z" w16du:dateUtc="2025-07-31T18:29:00Z">
        <w:r w:rsidRPr="00D26DBC">
          <w:rPr>
            <w:rStyle w:val="eop"/>
            <w:i/>
            <w:szCs w:val="22"/>
          </w:rPr>
          <w:delText>CCL3 knockdown</w:delText>
        </w:r>
      </w:del>
    </w:p>
    <w:p w14:paraId="7C9C2632" w14:textId="77777777" w:rsidR="003545D2" w:rsidRPr="00D26DBC" w:rsidRDefault="003545D2" w:rsidP="003545D2">
      <w:pPr>
        <w:spacing w:line="480" w:lineRule="auto"/>
        <w:ind w:firstLine="720"/>
        <w:rPr>
          <w:del w:id="353" w:author="Brady,Rachel" w:date="2025-07-31T11:29:00Z" w16du:dateUtc="2025-07-31T18:29:00Z"/>
          <w:rStyle w:val="normaltextrun"/>
          <w:b/>
          <w:szCs w:val="22"/>
        </w:rPr>
      </w:pPr>
      <w:del w:id="354" w:author="Brady,Rachel" w:date="2025-07-31T11:29:00Z" w16du:dateUtc="2025-07-31T18:29:00Z">
        <w:r w:rsidRPr="00D26DBC">
          <w:rPr>
            <w:rStyle w:val="eop"/>
            <w:szCs w:val="22"/>
          </w:rPr>
          <w:delText>Small interfering RNA (siRNA</w:delText>
        </w:r>
        <w:r>
          <w:rPr>
            <w:rStyle w:val="eop"/>
            <w:szCs w:val="22"/>
          </w:rPr>
          <w:delText xml:space="preserve">s) were designed against canine CCL3 in conjunction with non-targeting control (NTC) RNA (targeting siRNA sequences: </w:delText>
        </w:r>
        <w:r w:rsidRPr="00D26DBC">
          <w:rPr>
            <w:szCs w:val="22"/>
          </w:rPr>
          <w:delText xml:space="preserve">GAA UAU GUG GCC GAU CUG AAG CUG A; CCU UUU CUG GUG UUC CGA AAG AUA AUA CCG; CUU UUC UGG UUU CGA AGA UAA UAC CGG; </w:delText>
        </w:r>
        <w:r>
          <w:rPr>
            <w:szCs w:val="22"/>
          </w:rPr>
          <w:delText>NTC:</w:delText>
        </w:r>
        <w:r w:rsidRPr="00D26DBC">
          <w:rPr>
            <w:szCs w:val="22"/>
          </w:rPr>
          <w:delText xml:space="preserve"> MISSION</w:delText>
        </w:r>
        <w:r w:rsidRPr="00D26DBC">
          <w:rPr>
            <w:szCs w:val="22"/>
            <w:vertAlign w:val="superscript"/>
          </w:rPr>
          <w:delText>®</w:delText>
        </w:r>
        <w:r w:rsidRPr="00D26DBC">
          <w:rPr>
            <w:szCs w:val="22"/>
          </w:rPr>
          <w:delText> siRNA Universal Negative Control #1, SIC001, Sigma-Aldrich)</w:delText>
        </w:r>
        <w:r w:rsidRPr="00D26DBC">
          <w:rPr>
            <w:rStyle w:val="eop"/>
            <w:szCs w:val="22"/>
          </w:rPr>
          <w:delText xml:space="preserve">. siRNA-mediated knockdown in DH82 cells was performed by seeding </w:delText>
        </w:r>
        <w:r w:rsidRPr="00D26DBC">
          <w:rPr>
            <w:szCs w:val="22"/>
          </w:rPr>
          <w:delText xml:space="preserve">50,000 </w:delText>
        </w:r>
        <w:r>
          <w:rPr>
            <w:szCs w:val="22"/>
          </w:rPr>
          <w:delText>cells per well in a 6 well plate in antibiotic</w:delText>
        </w:r>
        <w:r w:rsidRPr="00D26DBC">
          <w:rPr>
            <w:szCs w:val="22"/>
          </w:rPr>
          <w:delText xml:space="preserve">-free medium 24 h prior to transfection. Gene‐specific or </w:delText>
        </w:r>
        <w:r w:rsidR="00A95985">
          <w:rPr>
            <w:szCs w:val="22"/>
          </w:rPr>
          <w:delText>NTC</w:delText>
        </w:r>
        <w:r w:rsidRPr="00D26DBC">
          <w:rPr>
            <w:szCs w:val="22"/>
          </w:rPr>
          <w:delText xml:space="preserve"> siRNAs were added at various concentrations to assess knockdown efficiency. Ultimately</w:delText>
        </w:r>
        <w:r>
          <w:rPr>
            <w:szCs w:val="22"/>
          </w:rPr>
          <w:delText xml:space="preserve">, 100 nM final </w:delText>
        </w:r>
        <w:r w:rsidRPr="00D26DBC">
          <w:rPr>
            <w:szCs w:val="22"/>
          </w:rPr>
          <w:delText xml:space="preserve">siRNA was complexed with HiPerfect transfection reagent (Qiagen, # 301704) in Opti-MEM reduced serum media (Thermo Fisher, # </w:delText>
        </w:r>
        <w:r w:rsidRPr="00D26DBC">
          <w:rPr>
            <w:szCs w:val="22"/>
          </w:rPr>
          <w:lastRenderedPageBreak/>
          <w:delText xml:space="preserve">31985088) and added to cultures according to the manufacturer’s protocol. </w:delText>
        </w:r>
        <w:r>
          <w:rPr>
            <w:szCs w:val="22"/>
          </w:rPr>
          <w:delText xml:space="preserve">The </w:delText>
        </w:r>
        <w:r w:rsidRPr="00D26DBC">
          <w:rPr>
            <w:szCs w:val="22"/>
          </w:rPr>
          <w:delText xml:space="preserve">cells were incubated for 24 h, after which </w:delText>
        </w:r>
        <w:r>
          <w:rPr>
            <w:szCs w:val="22"/>
          </w:rPr>
          <w:delText>the medi</w:delText>
        </w:r>
        <w:r w:rsidRPr="00D26DBC">
          <w:rPr>
            <w:szCs w:val="22"/>
          </w:rPr>
          <w:delText>um was replaced with D10. Knockdown efficiency was assessed at 24, 48</w:delText>
        </w:r>
        <w:r>
          <w:rPr>
            <w:szCs w:val="22"/>
          </w:rPr>
          <w:delText>, and 72 h</w:delText>
        </w:r>
        <w:r w:rsidRPr="00D26DBC">
          <w:rPr>
            <w:szCs w:val="22"/>
          </w:rPr>
          <w:delText xml:space="preserve"> post-transfection by western blotting with an anti-CCL3 antibody (Kingfisher, #</w:delText>
        </w:r>
        <w:r w:rsidRPr="00D26DBC">
          <w:rPr>
            <w:szCs w:val="22"/>
            <w:shd w:val="clear" w:color="auto" w:fill="FFFFFF"/>
          </w:rPr>
          <w:delText xml:space="preserve"> </w:delText>
        </w:r>
        <w:r w:rsidRPr="00D26DBC">
          <w:rPr>
            <w:szCs w:val="22"/>
          </w:rPr>
          <w:delText>KP1365D) and by CCL3 ELISA as described above on supernatants from the knockdown (KD), NTC</w:delText>
        </w:r>
        <w:r>
          <w:rPr>
            <w:szCs w:val="22"/>
          </w:rPr>
          <w:delText>, and wildtype (WT) cells (</w:delText>
        </w:r>
        <w:bookmarkStart w:id="355" w:name="OLE_LINK3"/>
        <w:r w:rsidRPr="00ED21E4">
          <w:rPr>
            <w:b/>
            <w:bCs/>
            <w:szCs w:val="22"/>
          </w:rPr>
          <w:delText xml:space="preserve">Supplementary Figure </w:delText>
        </w:r>
        <w:bookmarkEnd w:id="355"/>
        <w:r w:rsidRPr="00ED21E4">
          <w:rPr>
            <w:b/>
            <w:bCs/>
            <w:szCs w:val="22"/>
          </w:rPr>
          <w:delText>2</w:delText>
        </w:r>
        <w:r w:rsidRPr="00D26DBC">
          <w:rPr>
            <w:szCs w:val="22"/>
          </w:rPr>
          <w:delText>).</w:delText>
        </w:r>
      </w:del>
    </w:p>
    <w:p w14:paraId="0D723E35" w14:textId="77777777" w:rsidR="003545D2" w:rsidRPr="00D26DBC" w:rsidRDefault="003545D2" w:rsidP="003545D2">
      <w:pPr>
        <w:spacing w:line="480" w:lineRule="auto"/>
        <w:rPr>
          <w:del w:id="356" w:author="Brady,Rachel" w:date="2025-07-31T11:29:00Z" w16du:dateUtc="2025-07-31T18:29:00Z"/>
          <w:rStyle w:val="eop"/>
          <w:szCs w:val="22"/>
        </w:rPr>
      </w:pPr>
      <w:del w:id="357" w:author="Brady,Rachel" w:date="2025-07-31T11:29:00Z" w16du:dateUtc="2025-07-31T18:29:00Z">
        <w:r w:rsidRPr="00D26DBC">
          <w:rPr>
            <w:rStyle w:val="normaltextrun"/>
            <w:i/>
            <w:szCs w:val="22"/>
          </w:rPr>
          <w:delText>CCL3 stimulation</w:delText>
        </w:r>
      </w:del>
    </w:p>
    <w:p w14:paraId="72C93C69" w14:textId="77777777" w:rsidR="003545D2" w:rsidRPr="00D26DBC" w:rsidRDefault="003545D2" w:rsidP="003545D2">
      <w:pPr>
        <w:spacing w:line="480" w:lineRule="auto"/>
        <w:ind w:firstLine="720"/>
        <w:rPr>
          <w:del w:id="358" w:author="Brady,Rachel" w:date="2025-07-31T11:29:00Z" w16du:dateUtc="2025-07-31T18:29:00Z"/>
          <w:rStyle w:val="eop"/>
          <w:szCs w:val="22"/>
        </w:rPr>
      </w:pPr>
      <w:del w:id="359" w:author="Brady,Rachel" w:date="2025-07-31T11:29:00Z" w16du:dateUtc="2025-07-31T18:29:00Z">
        <w:r w:rsidRPr="00D26DBC">
          <w:rPr>
            <w:rStyle w:val="eop"/>
            <w:szCs w:val="22"/>
          </w:rPr>
          <w:delText>To assess the effects of CCL3 on TNF-α secretion, macrophages from three new canine donors were treated in triplicate with recombinant canine CCL3 (Kingfisher, #</w:delText>
        </w:r>
        <w:r w:rsidRPr="00D26DBC">
          <w:rPr>
            <w:szCs w:val="22"/>
          </w:rPr>
          <w:delText>RP0980D)</w:delText>
        </w:r>
        <w:r w:rsidRPr="00D26DBC">
          <w:rPr>
            <w:rStyle w:val="eop"/>
            <w:szCs w:val="22"/>
          </w:rPr>
          <w:delText xml:space="preserve"> ranging from 0 to 5 ng/</w:delText>
        </w:r>
        <w:r w:rsidRPr="00D26DBC">
          <w:rPr>
            <w:szCs w:val="22"/>
          </w:rPr>
          <w:delText>µL.</w:delText>
        </w:r>
        <w:r w:rsidRPr="00D26DBC">
          <w:rPr>
            <w:rStyle w:val="eop"/>
            <w:szCs w:val="22"/>
          </w:rPr>
          <w:delText xml:space="preserve"> After 24 h of stimulation, </w:delText>
        </w:r>
        <w:r>
          <w:rPr>
            <w:rStyle w:val="eop"/>
            <w:szCs w:val="22"/>
          </w:rPr>
          <w:delText xml:space="preserve">the supernatants were collected and </w:delText>
        </w:r>
        <w:r w:rsidRPr="00D26DBC">
          <w:rPr>
            <w:rStyle w:val="eop"/>
            <w:szCs w:val="22"/>
          </w:rPr>
          <w:delText>TNF-α</w:delText>
        </w:r>
        <w:r>
          <w:rPr>
            <w:rStyle w:val="eop"/>
            <w:szCs w:val="22"/>
          </w:rPr>
          <w:delText xml:space="preserve"> levels were measured. Due to the visual detachment of macrophages at higher levels of CCL3, the ELISA results were adjusted with a correction for cell count. </w:delText>
        </w:r>
        <w:r w:rsidRPr="00D26DBC">
          <w:rPr>
            <w:rStyle w:val="eop"/>
            <w:szCs w:val="22"/>
          </w:rPr>
          <w:delText>The knockdown of CCL3 as described above was performed on DH82 before fresh TCM was collected from WT-DH82, KD-DH82</w:delText>
        </w:r>
        <w:r>
          <w:rPr>
            <w:rStyle w:val="eop"/>
            <w:szCs w:val="22"/>
          </w:rPr>
          <w:delText xml:space="preserve">, and NTC-DH82. Macrophages from </w:delText>
        </w:r>
        <w:r w:rsidRPr="00D26DBC">
          <w:rPr>
            <w:rStyle w:val="eop"/>
            <w:szCs w:val="22"/>
          </w:rPr>
          <w:delText xml:space="preserve">three new canine donors were differentiated as </w:delText>
        </w:r>
        <w:r>
          <w:rPr>
            <w:rStyle w:val="eop"/>
            <w:szCs w:val="22"/>
          </w:rPr>
          <w:delText xml:space="preserve">described above and then treated for 24 </w:delText>
        </w:r>
        <w:r w:rsidRPr="00D26DBC">
          <w:rPr>
            <w:rStyle w:val="eop"/>
            <w:szCs w:val="22"/>
          </w:rPr>
          <w:delText>h under the three TCM conditions in triplicate. The wash, supernatant collection</w:delText>
        </w:r>
        <w:r>
          <w:rPr>
            <w:rStyle w:val="eop"/>
            <w:szCs w:val="22"/>
          </w:rPr>
          <w:delText xml:space="preserve">, and CCL3 ELISA were performed as described above. </w:delText>
        </w:r>
      </w:del>
    </w:p>
    <w:p w14:paraId="674517CE" w14:textId="1ECB9865" w:rsidR="00FB03E2" w:rsidRPr="00E80806" w:rsidRDefault="00FB03E2" w:rsidP="00FB03E2">
      <w:pPr>
        <w:spacing w:line="480" w:lineRule="auto"/>
        <w:ind w:firstLine="720"/>
        <w:rPr>
          <w:ins w:id="360" w:author="Brady,Rachel" w:date="2025-07-31T11:29:00Z" w16du:dateUtc="2025-07-31T18:29:00Z"/>
          <w:szCs w:val="22"/>
        </w:rPr>
      </w:pPr>
      <w:ins w:id="361" w:author="Brady,Rachel" w:date="2025-07-31T11:29:00Z" w16du:dateUtc="2025-07-31T18:29:00Z">
        <w:r w:rsidRPr="00E80806">
          <w:rPr>
            <w:szCs w:val="22"/>
          </w:rPr>
          <w:t xml:space="preserve">To replicate the initial findings, fresh TCM was generated from two high-VEGF (Nike, Parks) and two low-VEGF (CLL1390, 1771) lines, plus four new lines selected by </w:t>
        </w:r>
        <w:r w:rsidRPr="00E80806">
          <w:rPr>
            <w:i/>
            <w:iCs/>
            <w:szCs w:val="22"/>
          </w:rPr>
          <w:t>MVB12A</w:t>
        </w:r>
        <w:r w:rsidRPr="00E80806">
          <w:rPr>
            <w:szCs w:val="22"/>
          </w:rPr>
          <w:t xml:space="preserve"> expression (Angus, Cindy high; SB, Tyler1 low). Macrophages from three new donors were treated with these eight TCMs; supernatants were collected as above for VEGF ELISA. For exosome-cargo interrogation, exosome-only fractions were lysed in 5x RIPA buffer as previously described (equal volume to the exosome-depleted fraction) before VEGF measurement.</w:t>
        </w:r>
      </w:ins>
      <w:sdt>
        <w:sdtPr>
          <w:rPr>
            <w:color w:val="000000"/>
            <w:szCs w:val="22"/>
            <w:vertAlign w:val="superscript"/>
          </w:rPr>
          <w:tag w:val="MENDELEY_CITATION_v3_eyJjaXRhdGlvbklEIjoiTUVOREVMRVlfQ0lUQVRJT05fOTVkNWI3N2EtYWI3My00ZmI4LWFmMmEtMDZmOWJkMDA5ZjQ4IiwicHJvcGVydGllcyI6eyJub3RlSW5kZXgiOjB9LCJpc0VkaXRlZCI6ZmFsc2UsIm1hbnVhbE92ZXJyaWRlIjp7ImlzTWFudWFsbHlPdmVycmlkZGVuIjpmYWxzZSwiY2l0ZXByb2NUZXh0IjoiPHN1cD4yNTwvc3VwPi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
          <w:id w:val="1602456199"/>
          <w:placeholder>
            <w:docPart w:val="DefaultPlaceholder_-1854013440"/>
          </w:placeholder>
        </w:sdtPr>
        <w:sdtContent>
          <w:ins w:id="362" w:author="Brady,Rachel" w:date="2025-07-31T11:29:00Z" w16du:dateUtc="2025-07-31T18:29:00Z">
            <w:r w:rsidRPr="00E80806">
              <w:rPr>
                <w:color w:val="000000"/>
                <w:szCs w:val="22"/>
                <w:vertAlign w:val="superscript"/>
              </w:rPr>
              <w:t>25</w:t>
            </w:r>
          </w:ins>
        </w:sdtContent>
      </w:sdt>
    </w:p>
    <w:p w14:paraId="36D0EC8A" w14:textId="77777777" w:rsidR="003545D2" w:rsidRPr="00E80806" w:rsidRDefault="009D42D0" w:rsidP="003545D2">
      <w:pPr>
        <w:spacing w:line="480" w:lineRule="auto"/>
        <w:rPr>
          <w:ins w:id="363" w:author="Brady,Rachel" w:date="2025-07-31T11:29:00Z" w16du:dateUtc="2025-07-31T18:29:00Z"/>
          <w:rStyle w:val="eop"/>
          <w:szCs w:val="22"/>
        </w:rPr>
      </w:pPr>
      <w:ins w:id="364" w:author="Brady,Rachel" w:date="2025-07-31T11:29:00Z" w16du:dateUtc="2025-07-31T18:29:00Z">
        <w:r w:rsidRPr="00E80806">
          <w:rPr>
            <w:rStyle w:val="normaltextrun"/>
            <w:i/>
            <w:szCs w:val="22"/>
          </w:rPr>
          <w:t>CCL3 stimulation</w:t>
        </w:r>
      </w:ins>
    </w:p>
    <w:p w14:paraId="709AA724" w14:textId="2EE31DBF" w:rsidR="00FB03E2" w:rsidRPr="00E80806" w:rsidRDefault="00FB03E2" w:rsidP="00FB03E2">
      <w:pPr>
        <w:spacing w:line="480" w:lineRule="auto"/>
        <w:ind w:firstLine="720"/>
        <w:rPr>
          <w:ins w:id="365" w:author="Brady,Rachel" w:date="2025-07-31T11:29:00Z" w16du:dateUtc="2025-07-31T18:29:00Z"/>
          <w:szCs w:val="22"/>
        </w:rPr>
      </w:pPr>
      <w:ins w:id="366" w:author="Brady,Rachel" w:date="2025-07-31T11:29:00Z" w16du:dateUtc="2025-07-31T18:29:00Z">
        <w:r w:rsidRPr="00E80806">
          <w:rPr>
            <w:rStyle w:val="eop"/>
            <w:szCs w:val="22"/>
          </w:rPr>
          <w:t xml:space="preserve">Detailed methods for CCL3 knockdown can be found in </w:t>
        </w:r>
        <w:r w:rsidRPr="00E80806">
          <w:rPr>
            <w:rStyle w:val="eop"/>
            <w:b/>
            <w:bCs/>
            <w:szCs w:val="22"/>
          </w:rPr>
          <w:t>Supplementary Methods.</w:t>
        </w:r>
        <w:r w:rsidRPr="00E80806">
          <w:rPr>
            <w:rStyle w:val="eop"/>
            <w:szCs w:val="22"/>
          </w:rPr>
          <w:t xml:space="preserve"> </w:t>
        </w:r>
        <w:r w:rsidRPr="00E80806">
          <w:rPr>
            <w:szCs w:val="22"/>
          </w:rPr>
          <w:t>Macrophages from three canine donors were stimulated in triplicate with recombinant canine CCL3 (0–5 ng/µL) for 24 h; supernatants were assayed for TNF-α by ELISA and corrected for cell loss at higher CCL3 concentrations. Separately, DH82 cells underwent CCL3 knockdown to produce fresh TCM from wild-</w:t>
        </w:r>
        <w:r w:rsidRPr="00E80806">
          <w:rPr>
            <w:szCs w:val="22"/>
          </w:rPr>
          <w:lastRenderedPageBreak/>
          <w:t>type (WT), knockdown (KD), and non-targeting control (NTC) cells. Donor macrophages were treated with each TCM in triplicate for 24 h, washed, and their supernatants analyzed for CCL3 by ELISA.</w:t>
        </w:r>
      </w:ins>
    </w:p>
    <w:p w14:paraId="49F218AF" w14:textId="4B900EF5" w:rsidR="003545D2" w:rsidRPr="00E80806" w:rsidRDefault="009D42D0" w:rsidP="00FB03E2">
      <w:pPr>
        <w:spacing w:line="480" w:lineRule="auto"/>
        <w:rPr>
          <w:szCs w:val="22"/>
        </w:rPr>
      </w:pPr>
      <w:r w:rsidRPr="00E80806">
        <w:rPr>
          <w:rStyle w:val="normaltextrun"/>
          <w:i/>
          <w:szCs w:val="22"/>
        </w:rPr>
        <w:t>Statistical Analysis</w:t>
      </w:r>
    </w:p>
    <w:p w14:paraId="67A9D30E" w14:textId="442BC859" w:rsidR="003545D2" w:rsidRPr="00E80806" w:rsidRDefault="003545D2" w:rsidP="00FB03E2">
      <w:pPr>
        <w:spacing w:line="480" w:lineRule="auto"/>
        <w:ind w:firstLine="720"/>
        <w:rPr>
          <w:szCs w:val="22"/>
        </w:rPr>
      </w:pPr>
      <w:del w:id="367" w:author="Brady,Rachel" w:date="2025-07-31T11:29:00Z" w16du:dateUtc="2025-07-31T18:29:00Z">
        <w:r w:rsidRPr="00D26DBC">
          <w:rPr>
            <w:szCs w:val="22"/>
          </w:rPr>
          <w:delText xml:space="preserve">Data were </w:delText>
        </w:r>
      </w:del>
      <w:ins w:id="368" w:author="Brady,Rachel" w:date="2025-07-31T11:29:00Z" w16du:dateUtc="2025-07-31T18:29:00Z">
        <w:r w:rsidR="00FB03E2" w:rsidRPr="00E80806">
          <w:rPr>
            <w:szCs w:val="22"/>
          </w:rPr>
          <w:t xml:space="preserve">Statistical analyses were performed </w:t>
        </w:r>
        <w:bookmarkStart w:id="369" w:name="_Hlk197514556"/>
        <w:r w:rsidR="00FB03E2" w:rsidRPr="00E80806">
          <w:rPr>
            <w:szCs w:val="22"/>
          </w:rPr>
          <w:t>using GraphPad Prism v10 (GraphPad Software, Boston, MA, USA) and R (with R Studio)</w:t>
        </w:r>
        <w:bookmarkEnd w:id="369"/>
        <w:r w:rsidR="00FB03E2" w:rsidRPr="00E80806">
          <w:rPr>
            <w:szCs w:val="22"/>
          </w:rPr>
          <w:t>.</w:t>
        </w:r>
      </w:ins>
      <w:sdt>
        <w:sdtPr>
          <w:rPr>
            <w:color w:val="000000"/>
            <w:szCs w:val="22"/>
            <w:vertAlign w:val="superscript"/>
          </w:rPr>
          <w:tag w:val="MENDELEY_CITATION_v3_eyJjaXRhdGlvbklEIjoiTUVOREVMRVlfQ0lUQVRJT05fNTYyNTdjNGItNTJlZS00NTFiLWI4YWEtNTI5YzVlMTBlNDMzIiwicHJvcGVydGllcyI6eyJub3RlSW5kZXgiOjB9LCJpc0VkaXRlZCI6ZmFsc2UsIm1hbnVhbE92ZXJyaWRlIjp7ImlzTWFudWFsbHlPdmVycmlkZGVuIjpmYWxzZSwiY2l0ZXByb2NUZXh0IjoiPHN1cD4yNj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
          <w:id w:val="2057736382"/>
          <w:placeholder>
            <w:docPart w:val="632198CB1C5A4052B81F0C95C43280C7"/>
          </w:placeholder>
        </w:sdtPr>
        <w:sdtContent>
          <w:ins w:id="370" w:author="Brady,Rachel" w:date="2025-07-31T11:29:00Z" w16du:dateUtc="2025-07-31T18:29:00Z">
            <w:r w:rsidR="00FB03E2" w:rsidRPr="00E80806">
              <w:rPr>
                <w:color w:val="000000"/>
                <w:szCs w:val="22"/>
                <w:vertAlign w:val="superscript"/>
              </w:rPr>
              <w:t>26</w:t>
            </w:r>
          </w:ins>
        </w:sdtContent>
      </w:sdt>
      <w:ins w:id="371" w:author="Brady,Rachel" w:date="2025-07-31T11:29:00Z" w16du:dateUtc="2025-07-31T18:29:00Z">
        <w:r w:rsidR="00FB03E2" w:rsidRPr="00E80806">
          <w:rPr>
            <w:color w:val="000000"/>
            <w:szCs w:val="22"/>
            <w:vertAlign w:val="superscript"/>
          </w:rPr>
          <w:t xml:space="preserve">  </w:t>
        </w:r>
        <w:r w:rsidR="00FB03E2" w:rsidRPr="00E80806">
          <w:rPr>
            <w:szCs w:val="22"/>
          </w:rPr>
          <w:t xml:space="preserve">Normality was </w:t>
        </w:r>
      </w:ins>
      <w:r w:rsidR="00FB03E2" w:rsidRPr="00E80806">
        <w:rPr>
          <w:szCs w:val="22"/>
        </w:rPr>
        <w:t xml:space="preserve">assessed </w:t>
      </w:r>
      <w:del w:id="372" w:author="Brady,Rachel" w:date="2025-07-31T11:29:00Z" w16du:dateUtc="2025-07-31T18:29:00Z">
        <w:r w:rsidRPr="00D26DBC">
          <w:rPr>
            <w:szCs w:val="22"/>
          </w:rPr>
          <w:delText>for normality using</w:delText>
        </w:r>
      </w:del>
      <w:ins w:id="373" w:author="Brady,Rachel" w:date="2025-07-31T11:29:00Z" w16du:dateUtc="2025-07-31T18:29:00Z">
        <w:r w:rsidR="00FB03E2" w:rsidRPr="00E80806">
          <w:rPr>
            <w:szCs w:val="22"/>
          </w:rPr>
          <w:t>by</w:t>
        </w:r>
      </w:ins>
      <w:r w:rsidR="00FB03E2" w:rsidRPr="00E80806">
        <w:rPr>
          <w:szCs w:val="22"/>
        </w:rPr>
        <w:t xml:space="preserve"> the Shapiro</w:t>
      </w:r>
      <w:del w:id="374" w:author="Brady,Rachel" w:date="2025-07-31T11:29:00Z" w16du:dateUtc="2025-07-31T18:29:00Z">
        <w:r w:rsidRPr="00D26DBC">
          <w:rPr>
            <w:szCs w:val="22"/>
          </w:rPr>
          <w:delText>-</w:delText>
        </w:r>
      </w:del>
      <w:ins w:id="375" w:author="Brady,Rachel" w:date="2025-07-31T11:29:00Z" w16du:dateUtc="2025-07-31T18:29:00Z">
        <w:r w:rsidR="00FB03E2" w:rsidRPr="00E80806">
          <w:rPr>
            <w:szCs w:val="22"/>
          </w:rPr>
          <w:t>–</w:t>
        </w:r>
      </w:ins>
      <w:r w:rsidR="00FB03E2" w:rsidRPr="00E80806">
        <w:rPr>
          <w:szCs w:val="22"/>
        </w:rPr>
        <w:t>Wilk test</w:t>
      </w:r>
      <w:del w:id="376" w:author="Brady,Rachel" w:date="2025-07-31T11:29:00Z" w16du:dateUtc="2025-07-31T18:29:00Z">
        <w:r w:rsidRPr="00D26DBC">
          <w:rPr>
            <w:szCs w:val="22"/>
          </w:rPr>
          <w:delText xml:space="preserve">. Descriptive statistics were used to describe </w:delText>
        </w:r>
        <w:r>
          <w:rPr>
            <w:szCs w:val="22"/>
          </w:rPr>
          <w:delText xml:space="preserve">the </w:delText>
        </w:r>
      </w:del>
      <w:ins w:id="377" w:author="Brady,Rachel" w:date="2025-07-31T11:29:00Z" w16du:dateUtc="2025-07-31T18:29:00Z">
        <w:r w:rsidR="00FB03E2" w:rsidRPr="00E80806">
          <w:rPr>
            <w:szCs w:val="22"/>
          </w:rPr>
          <w:t xml:space="preserve">; </w:t>
        </w:r>
      </w:ins>
      <w:r w:rsidR="00FB03E2" w:rsidRPr="00E80806">
        <w:rPr>
          <w:szCs w:val="22"/>
        </w:rPr>
        <w:t xml:space="preserve">data </w:t>
      </w:r>
      <w:del w:id="378" w:author="Brady,Rachel" w:date="2025-07-31T11:29:00Z" w16du:dateUtc="2025-07-31T18:29:00Z">
        <w:r>
          <w:rPr>
            <w:szCs w:val="22"/>
          </w:rPr>
          <w:delText>where applicable (</w:delText>
        </w:r>
      </w:del>
      <w:ins w:id="379" w:author="Brady,Rachel" w:date="2025-07-31T11:29:00Z" w16du:dateUtc="2025-07-31T18:29:00Z">
        <w:r w:rsidR="00FB03E2" w:rsidRPr="00E80806">
          <w:rPr>
            <w:szCs w:val="22"/>
          </w:rPr>
          <w:t xml:space="preserve">are reported as </w:t>
        </w:r>
      </w:ins>
      <w:r w:rsidR="00FB03E2" w:rsidRPr="00E80806">
        <w:rPr>
          <w:szCs w:val="22"/>
        </w:rPr>
        <w:t xml:space="preserve">mean ± SEM or median </w:t>
      </w:r>
      <w:del w:id="380" w:author="Brady,Rachel" w:date="2025-07-31T11:29:00Z" w16du:dateUtc="2025-07-31T18:29:00Z">
        <w:r>
          <w:rPr>
            <w:szCs w:val="22"/>
          </w:rPr>
          <w:delText>[</w:delText>
        </w:r>
      </w:del>
      <w:ins w:id="381" w:author="Brady,Rachel" w:date="2025-07-31T11:29:00Z" w16du:dateUtc="2025-07-31T18:29:00Z">
        <w:r w:rsidR="00FB03E2" w:rsidRPr="00E80806">
          <w:rPr>
            <w:szCs w:val="22"/>
          </w:rPr>
          <w:t>(</w:t>
        </w:r>
      </w:ins>
      <w:r w:rsidR="00FB03E2" w:rsidRPr="00E80806">
        <w:rPr>
          <w:szCs w:val="22"/>
        </w:rPr>
        <w:t>range</w:t>
      </w:r>
      <w:del w:id="382" w:author="Brady,Rachel" w:date="2025-07-31T11:29:00Z" w16du:dateUtc="2025-07-31T18:29:00Z">
        <w:r>
          <w:rPr>
            <w:szCs w:val="22"/>
          </w:rPr>
          <w:delText>]). Statistical comparisons between groups were performed using</w:delText>
        </w:r>
      </w:del>
      <w:ins w:id="383" w:author="Brady,Rachel" w:date="2025-07-31T11:29:00Z" w16du:dateUtc="2025-07-31T18:29:00Z">
        <w:r w:rsidR="00FB03E2" w:rsidRPr="00E80806">
          <w:rPr>
            <w:szCs w:val="22"/>
          </w:rPr>
          <w:t>). For normally distributed data,</w:t>
        </w:r>
      </w:ins>
      <w:r w:rsidR="00FB03E2" w:rsidRPr="00E80806">
        <w:rPr>
          <w:szCs w:val="22"/>
        </w:rPr>
        <w:t xml:space="preserve"> unpaired two-tailed </w:t>
      </w:r>
      <w:del w:id="384" w:author="Brady,Rachel" w:date="2025-07-31T11:29:00Z" w16du:dateUtc="2025-07-31T18:29:00Z">
        <w:r w:rsidRPr="00D26DBC">
          <w:rPr>
            <w:szCs w:val="22"/>
          </w:rPr>
          <w:delText xml:space="preserve">Student’s </w:delText>
        </w:r>
      </w:del>
      <w:r w:rsidR="00FB03E2" w:rsidRPr="00E80806">
        <w:rPr>
          <w:rPrChange w:id="385" w:author="Brady,Rachel" w:date="2025-07-31T11:29:00Z" w16du:dateUtc="2025-07-31T18:29:00Z">
            <w:rPr>
              <w:i/>
            </w:rPr>
          </w:rPrChange>
        </w:rPr>
        <w:t>t</w:t>
      </w:r>
      <w:r w:rsidR="00FB03E2" w:rsidRPr="00E80806">
        <w:rPr>
          <w:szCs w:val="22"/>
        </w:rPr>
        <w:t>-tests</w:t>
      </w:r>
      <w:del w:id="386" w:author="Brady,Rachel" w:date="2025-07-31T11:29:00Z" w16du:dateUtc="2025-07-31T18:29:00Z">
        <w:r w:rsidRPr="00D26DBC">
          <w:rPr>
            <w:szCs w:val="22"/>
          </w:rPr>
          <w:delText>.</w:delText>
        </w:r>
      </w:del>
      <w:ins w:id="387" w:author="Brady,Rachel" w:date="2025-07-31T11:29:00Z" w16du:dateUtc="2025-07-31T18:29:00Z">
        <w:r w:rsidR="00FB03E2" w:rsidRPr="00E80806">
          <w:rPr>
            <w:szCs w:val="22"/>
          </w:rPr>
          <w:t xml:space="preserve"> were used (with</w:t>
        </w:r>
      </w:ins>
      <w:r w:rsidR="00FB03E2" w:rsidRPr="00E80806">
        <w:rPr>
          <w:szCs w:val="22"/>
        </w:rPr>
        <w:t xml:space="preserve"> Welch’s correction </w:t>
      </w:r>
      <w:del w:id="388" w:author="Brady,Rachel" w:date="2025-07-31T11:29:00Z" w16du:dateUtc="2025-07-31T18:29:00Z">
        <w:r w:rsidRPr="00D26DBC">
          <w:rPr>
            <w:szCs w:val="22"/>
          </w:rPr>
          <w:delText xml:space="preserve">was applied when </w:delText>
        </w:r>
        <w:r>
          <w:rPr>
            <w:szCs w:val="22"/>
          </w:rPr>
          <w:delText xml:space="preserve">the group variances were unequal. In cases where the data were not normally distributed, a non-parametric Mann–Whitney </w:delText>
        </w:r>
        <w:r w:rsidRPr="00D26DBC">
          <w:rPr>
            <w:i/>
            <w:iCs/>
            <w:szCs w:val="22"/>
          </w:rPr>
          <w:delText>U</w:delText>
        </w:r>
        <w:r w:rsidRPr="00D26DBC">
          <w:rPr>
            <w:szCs w:val="22"/>
          </w:rPr>
          <w:delText xml:space="preserve"> test was used. A </w:delText>
        </w:r>
      </w:del>
      <w:ins w:id="389" w:author="Brady,Rachel" w:date="2025-07-31T11:29:00Z" w16du:dateUtc="2025-07-31T18:29:00Z">
        <w:r w:rsidR="00FB03E2" w:rsidRPr="00E80806">
          <w:rPr>
            <w:szCs w:val="22"/>
          </w:rPr>
          <w:t xml:space="preserve">as needed); for non-normal data, two-group comparisons used the </w:t>
        </w:r>
      </w:ins>
      <w:r w:rsidR="00FB03E2" w:rsidRPr="00E80806">
        <w:rPr>
          <w:szCs w:val="22"/>
        </w:rPr>
        <w:t>Wilcoxon rank-sum test</w:t>
      </w:r>
      <w:del w:id="390" w:author="Brady,Rachel" w:date="2025-07-31T11:29:00Z" w16du:dateUtc="2025-07-31T18:29:00Z">
        <w:r w:rsidRPr="00D26DBC">
          <w:rPr>
            <w:szCs w:val="22"/>
          </w:rPr>
          <w:delText xml:space="preserve"> or </w:delText>
        </w:r>
      </w:del>
      <w:ins w:id="391" w:author="Brady,Rachel" w:date="2025-07-31T11:29:00Z" w16du:dateUtc="2025-07-31T18:29:00Z">
        <w:r w:rsidR="00FB03E2" w:rsidRPr="00E80806">
          <w:rPr>
            <w:szCs w:val="22"/>
          </w:rPr>
          <w:t xml:space="preserve">, and comparisons among three or more groups used the </w:t>
        </w:r>
      </w:ins>
      <w:r w:rsidR="00FB03E2" w:rsidRPr="00E80806">
        <w:rPr>
          <w:rPrChange w:id="392" w:author="Brady,Rachel" w:date="2025-07-31T11:29:00Z" w16du:dateUtc="2025-07-31T18:29:00Z">
            <w:rPr>
              <w:kern w:val="0"/>
            </w:rPr>
          </w:rPrChange>
        </w:rPr>
        <w:t>Kruskal</w:t>
      </w:r>
      <w:del w:id="393" w:author="Brady,Rachel" w:date="2025-07-31T11:29:00Z" w16du:dateUtc="2025-07-31T18:29:00Z">
        <w:r w:rsidRPr="00D26DBC">
          <w:rPr>
            <w:kern w:val="0"/>
            <w:szCs w:val="22"/>
          </w:rPr>
          <w:delText>-</w:delText>
        </w:r>
      </w:del>
      <w:ins w:id="394" w:author="Brady,Rachel" w:date="2025-07-31T11:29:00Z" w16du:dateUtc="2025-07-31T18:29:00Z">
        <w:r w:rsidR="00FB03E2" w:rsidRPr="00E80806">
          <w:rPr>
            <w:szCs w:val="22"/>
          </w:rPr>
          <w:t>–</w:t>
        </w:r>
      </w:ins>
      <w:r w:rsidR="00FB03E2" w:rsidRPr="00E80806">
        <w:rPr>
          <w:rPrChange w:id="395" w:author="Brady,Rachel" w:date="2025-07-31T11:29:00Z" w16du:dateUtc="2025-07-31T18:29:00Z">
            <w:rPr>
              <w:kern w:val="0"/>
            </w:rPr>
          </w:rPrChange>
        </w:rPr>
        <w:t xml:space="preserve">Wallis </w:t>
      </w:r>
      <w:del w:id="396" w:author="Brady,Rachel" w:date="2025-07-31T11:29:00Z" w16du:dateUtc="2025-07-31T18:29:00Z">
        <w:r w:rsidRPr="00D26DBC">
          <w:rPr>
            <w:kern w:val="0"/>
            <w:szCs w:val="22"/>
          </w:rPr>
          <w:delText>rank-sum test was used to correlate mutational status, phosphorylation status</w:delText>
        </w:r>
        <w:r>
          <w:rPr>
            <w:kern w:val="0"/>
            <w:szCs w:val="22"/>
          </w:rPr>
          <w:delText>, and cytokine secretion.</w:delText>
        </w:r>
        <w:r w:rsidRPr="00D26DBC">
          <w:rPr>
            <w:szCs w:val="22"/>
          </w:rPr>
          <w:delText xml:space="preserve"> Linear regression or linear mixed modeling was used when </w:delText>
        </w:r>
        <w:r>
          <w:rPr>
            <w:szCs w:val="22"/>
          </w:rPr>
          <w:delText>interrogating</w:delText>
        </w:r>
        <w:r w:rsidRPr="00D26DBC">
          <w:rPr>
            <w:szCs w:val="22"/>
          </w:rPr>
          <w:delText xml:space="preserve"> </w:delText>
        </w:r>
        <w:r>
          <w:rPr>
            <w:szCs w:val="22"/>
          </w:rPr>
          <w:delText>the relationships between the variables.</w:delText>
        </w:r>
      </w:del>
      <w:ins w:id="397" w:author="Brady,Rachel" w:date="2025-07-31T11:29:00Z" w16du:dateUtc="2025-07-31T18:29:00Z">
        <w:r w:rsidR="00FB03E2" w:rsidRPr="00E80806">
          <w:rPr>
            <w:szCs w:val="22"/>
          </w:rPr>
          <w:t>test.</w:t>
        </w:r>
      </w:ins>
      <w:r w:rsidR="00FB03E2" w:rsidRPr="00E80806">
        <w:rPr>
          <w:szCs w:val="22"/>
        </w:rPr>
        <w:t xml:space="preserve"> Overrepresentation analysis </w:t>
      </w:r>
      <w:del w:id="398" w:author="Brady,Rachel" w:date="2025-07-31T11:29:00Z" w16du:dateUtc="2025-07-31T18:29:00Z">
        <w:r>
          <w:rPr>
            <w:szCs w:val="22"/>
          </w:rPr>
          <w:delText xml:space="preserve">was performed </w:delText>
        </w:r>
        <w:r w:rsidRPr="00D26DBC">
          <w:rPr>
            <w:szCs w:val="22"/>
          </w:rPr>
          <w:delText xml:space="preserve">using </w:delText>
        </w:r>
      </w:del>
      <w:ins w:id="399" w:author="Brady,Rachel" w:date="2025-07-31T11:29:00Z" w16du:dateUtc="2025-07-31T18:29:00Z">
        <w:r w:rsidR="00FB03E2" w:rsidRPr="00E80806">
          <w:rPr>
            <w:szCs w:val="22"/>
          </w:rPr>
          <w:t>used 5,000-</w:t>
        </w:r>
      </w:ins>
      <w:r w:rsidR="00FB03E2" w:rsidRPr="00E80806">
        <w:rPr>
          <w:szCs w:val="22"/>
        </w:rPr>
        <w:t xml:space="preserve">permutation testing </w:t>
      </w:r>
      <w:del w:id="400" w:author="Brady,Rachel" w:date="2025-07-31T11:29:00Z" w16du:dateUtc="2025-07-31T18:29:00Z">
        <w:r w:rsidRPr="00D26DBC">
          <w:rPr>
            <w:szCs w:val="22"/>
          </w:rPr>
          <w:delText>(random seed, 5000 permutations,</w:delText>
        </w:r>
      </w:del>
      <w:ins w:id="401" w:author="Brady,Rachel" w:date="2025-07-31T11:29:00Z" w16du:dateUtc="2025-07-31T18:29:00Z">
        <w:r w:rsidR="00FB03E2" w:rsidRPr="00E80806">
          <w:rPr>
            <w:szCs w:val="22"/>
          </w:rPr>
          <w:t>with</w:t>
        </w:r>
      </w:ins>
      <w:r w:rsidR="00FB03E2" w:rsidRPr="00E80806">
        <w:rPr>
          <w:szCs w:val="22"/>
        </w:rPr>
        <w:t xml:space="preserve"> BH-</w:t>
      </w:r>
      <w:del w:id="402" w:author="Brady,Rachel" w:date="2025-07-31T11:29:00Z" w16du:dateUtc="2025-07-31T18:29:00Z">
        <w:r w:rsidRPr="00D26DBC">
          <w:rPr>
            <w:szCs w:val="22"/>
          </w:rPr>
          <w:delText xml:space="preserve">adjusted </w:delText>
        </w:r>
        <w:r w:rsidRPr="00D26DBC">
          <w:rPr>
            <w:i/>
            <w:szCs w:val="22"/>
          </w:rPr>
          <w:delText>p</w:delText>
        </w:r>
        <w:r w:rsidRPr="00D26DBC">
          <w:rPr>
            <w:szCs w:val="22"/>
          </w:rPr>
          <w:delText>-values).</w:delText>
        </w:r>
      </w:del>
      <w:ins w:id="403" w:author="Brady,Rachel" w:date="2025-07-31T11:29:00Z" w16du:dateUtc="2025-07-31T18:29:00Z">
        <w:r w:rsidR="00FB03E2" w:rsidRPr="00E80806">
          <w:rPr>
            <w:szCs w:val="22"/>
          </w:rPr>
          <w:t>adjustment.</w:t>
        </w:r>
      </w:ins>
      <w:r w:rsidR="00FB03E2" w:rsidRPr="00E80806">
        <w:rPr>
          <w:szCs w:val="22"/>
        </w:rPr>
        <w:t xml:space="preserve"> Intraclass correlation coefficients (ICCs) </w:t>
      </w:r>
      <w:del w:id="404" w:author="Brady,Rachel" w:date="2025-07-31T11:29:00Z" w16du:dateUtc="2025-07-31T18:29:00Z">
        <w:r w:rsidRPr="001B2D5A">
          <w:rPr>
            <w:szCs w:val="22"/>
          </w:rPr>
          <w:delText xml:space="preserve">were calculated to assess </w:delText>
        </w:r>
        <w:r>
          <w:rPr>
            <w:szCs w:val="22"/>
          </w:rPr>
          <w:delText>the</w:delText>
        </w:r>
      </w:del>
      <w:ins w:id="405" w:author="Brady,Rachel" w:date="2025-07-31T11:29:00Z" w16du:dateUtc="2025-07-31T18:29:00Z">
        <w:r w:rsidR="00FB03E2" w:rsidRPr="00E80806">
          <w:rPr>
            <w:szCs w:val="22"/>
          </w:rPr>
          <w:t>quantified</w:t>
        </w:r>
      </w:ins>
      <w:r w:rsidR="00FB03E2" w:rsidRPr="00E80806">
        <w:rPr>
          <w:szCs w:val="22"/>
        </w:rPr>
        <w:t xml:space="preserve"> inter-donor variability in cytokine secretion. </w:t>
      </w:r>
      <w:del w:id="406" w:author="Brady,Rachel" w:date="2025-07-31T11:29:00Z" w16du:dateUtc="2025-07-31T18:29:00Z">
        <w:r>
          <w:rPr>
            <w:szCs w:val="22"/>
          </w:rPr>
          <w:delText xml:space="preserve">A </w:delText>
        </w:r>
        <w:r w:rsidRPr="001B2D5A">
          <w:rPr>
            <w:szCs w:val="22"/>
          </w:rPr>
          <w:delText>linear mixed</w:delText>
        </w:r>
      </w:del>
      <w:ins w:id="407" w:author="Brady,Rachel" w:date="2025-07-31T11:29:00Z" w16du:dateUtc="2025-07-31T18:29:00Z">
        <w:r w:rsidR="00FB03E2" w:rsidRPr="00E80806">
          <w:rPr>
            <w:szCs w:val="22"/>
          </w:rPr>
          <w:t>Associations were evaluated by Spearman’s rank correlation, linear regression, or linear mixed</w:t>
        </w:r>
      </w:ins>
      <w:r w:rsidR="00FB03E2" w:rsidRPr="00E80806">
        <w:rPr>
          <w:szCs w:val="22"/>
        </w:rPr>
        <w:t xml:space="preserve">-effects </w:t>
      </w:r>
      <w:del w:id="408" w:author="Brady,Rachel" w:date="2025-07-31T11:29:00Z" w16du:dateUtc="2025-07-31T18:29:00Z">
        <w:r w:rsidRPr="001B2D5A">
          <w:rPr>
            <w:szCs w:val="22"/>
          </w:rPr>
          <w:delText>model w</w:delText>
        </w:r>
        <w:r>
          <w:rPr>
            <w:szCs w:val="22"/>
          </w:rPr>
          <w:delText>as</w:delText>
        </w:r>
        <w:r w:rsidRPr="001B2D5A">
          <w:rPr>
            <w:szCs w:val="22"/>
          </w:rPr>
          <w:delText xml:space="preserve"> fit</w:delText>
        </w:r>
        <w:r>
          <w:rPr>
            <w:szCs w:val="22"/>
          </w:rPr>
          <w:delText>ted</w:delText>
        </w:r>
        <w:r w:rsidRPr="001B2D5A">
          <w:rPr>
            <w:szCs w:val="22"/>
          </w:rPr>
          <w:delText xml:space="preserve"> with treatment as a fixed </w:delText>
        </w:r>
      </w:del>
      <w:ins w:id="409" w:author="Brady,Rachel" w:date="2025-07-31T11:29:00Z" w16du:dateUtc="2025-07-31T18:29:00Z">
        <w:r w:rsidR="00FB03E2" w:rsidRPr="00E80806">
          <w:rPr>
            <w:szCs w:val="22"/>
          </w:rPr>
          <w:t xml:space="preserve">models (donor as random </w:t>
        </w:r>
      </w:ins>
      <w:r w:rsidR="00FB03E2" w:rsidRPr="00E80806">
        <w:rPr>
          <w:szCs w:val="22"/>
        </w:rPr>
        <w:t>effect</w:t>
      </w:r>
      <w:del w:id="410" w:author="Brady,Rachel" w:date="2025-07-31T11:29:00Z" w16du:dateUtc="2025-07-31T18:29:00Z">
        <w:r w:rsidRPr="001B2D5A">
          <w:rPr>
            <w:szCs w:val="22"/>
          </w:rPr>
          <w:delText xml:space="preserve"> and donor as a random effect. ICCs were computed as the proportion of variance </w:delText>
        </w:r>
        <w:r>
          <w:rPr>
            <w:szCs w:val="22"/>
          </w:rPr>
          <w:delText xml:space="preserve">in raw cytokine values </w:delText>
        </w:r>
        <w:r w:rsidRPr="001B2D5A">
          <w:rPr>
            <w:szCs w:val="22"/>
          </w:rPr>
          <w:delText>attributable to donor identity.</w:delText>
        </w:r>
        <w:r>
          <w:rPr>
            <w:szCs w:val="22"/>
          </w:rPr>
          <w:delText xml:space="preserve"> </w:delText>
        </w:r>
        <w:r w:rsidRPr="001B2D5A">
          <w:rPr>
            <w:szCs w:val="22"/>
          </w:rPr>
          <w:delText xml:space="preserve">Pairwise Spearman correlations </w:delText>
        </w:r>
        <w:r>
          <w:rPr>
            <w:szCs w:val="22"/>
          </w:rPr>
          <w:delText xml:space="preserve">between the mean modified z-score of each analyte </w:delText>
        </w:r>
        <w:r w:rsidRPr="001B2D5A">
          <w:rPr>
            <w:szCs w:val="22"/>
          </w:rPr>
          <w:delText xml:space="preserve">were computed between cytokines. </w:delText>
        </w:r>
        <w:r>
          <w:rPr>
            <w:szCs w:val="22"/>
          </w:rPr>
          <w:delText>S</w:delText>
        </w:r>
        <w:r w:rsidRPr="001B2D5A">
          <w:rPr>
            <w:szCs w:val="22"/>
          </w:rPr>
          <w:delText>ignificance thresholds</w:delText>
        </w:r>
        <w:r>
          <w:rPr>
            <w:szCs w:val="22"/>
          </w:rPr>
          <w:delText xml:space="preserve"> were</w:delText>
        </w:r>
        <w:r w:rsidRPr="001B2D5A">
          <w:rPr>
            <w:szCs w:val="22"/>
          </w:rPr>
          <w:delText xml:space="preserve"> set at</w:delText>
        </w:r>
      </w:del>
      <w:ins w:id="411" w:author="Brady,Rachel" w:date="2025-07-31T11:29:00Z" w16du:dateUtc="2025-07-31T18:29:00Z">
        <w:r w:rsidR="00FB03E2" w:rsidRPr="00E80806">
          <w:rPr>
            <w:szCs w:val="22"/>
          </w:rPr>
          <w:t>). A two-sided</w:t>
        </w:r>
      </w:ins>
      <w:r w:rsidR="00FB03E2" w:rsidRPr="00E80806">
        <w:rPr>
          <w:szCs w:val="22"/>
        </w:rPr>
        <w:t xml:space="preserve"> </w:t>
      </w:r>
      <w:r w:rsidR="00FB03E2" w:rsidRPr="00E80806">
        <w:rPr>
          <w:i/>
          <w:iCs/>
          <w:szCs w:val="22"/>
        </w:rPr>
        <w:t>p</w:t>
      </w:r>
      <w:r w:rsidR="00FB03E2" w:rsidRPr="00E80806">
        <w:rPr>
          <w:szCs w:val="22"/>
        </w:rPr>
        <w:t xml:space="preserve"> &lt; 0.05</w:t>
      </w:r>
      <w:del w:id="412" w:author="Brady,Rachel" w:date="2025-07-31T11:29:00Z" w16du:dateUtc="2025-07-31T18:29:00Z">
        <w:r>
          <w:rPr>
            <w:szCs w:val="22"/>
          </w:rPr>
          <w:delText>,</w:delText>
        </w:r>
      </w:del>
      <w:ins w:id="413" w:author="Brady,Rachel" w:date="2025-07-31T11:29:00Z" w16du:dateUtc="2025-07-31T18:29:00Z">
        <w:r w:rsidR="00FB03E2" w:rsidRPr="00E80806">
          <w:rPr>
            <w:szCs w:val="22"/>
          </w:rPr>
          <w:t xml:space="preserve"> was considered significant</w:t>
        </w:r>
      </w:ins>
      <w:r w:rsidR="00FB03E2" w:rsidRPr="00E80806">
        <w:rPr>
          <w:szCs w:val="22"/>
        </w:rPr>
        <w:t xml:space="preserve"> unless otherwise noted.</w:t>
      </w:r>
      <w:del w:id="414" w:author="Brady,Rachel" w:date="2025-07-31T11:29:00Z" w16du:dateUtc="2025-07-31T18:29:00Z">
        <w:r w:rsidRPr="001B2D5A">
          <w:rPr>
            <w:szCs w:val="22"/>
          </w:rPr>
          <w:delText xml:space="preserve"> </w:delText>
        </w:r>
        <w:r w:rsidRPr="00D26DBC">
          <w:rPr>
            <w:szCs w:val="22"/>
          </w:rPr>
          <w:delText>Graphs were generated</w:delText>
        </w:r>
        <w:r>
          <w:rPr>
            <w:szCs w:val="22"/>
          </w:rPr>
          <w:delText xml:space="preserve"> and statistical analyses were performed </w:delText>
        </w:r>
        <w:r w:rsidRPr="00D26DBC">
          <w:rPr>
            <w:szCs w:val="22"/>
          </w:rPr>
          <w:delText>using GraphPad Prism v9** (GraphPad Software, Boston, MA) and R (with R Studio)</w:delText>
        </w:r>
        <w:r w:rsidR="004E358B">
          <w:rPr>
            <w:szCs w:val="22"/>
          </w:rPr>
          <w:delText>.</w:delText>
        </w:r>
        <w:r w:rsidR="00E43ABA" w:rsidRPr="00E43ABA">
          <w:rPr>
            <w:color w:val="000000"/>
            <w:szCs w:val="22"/>
            <w:vertAlign w:val="superscript"/>
          </w:rPr>
          <w:delText>22</w:delText>
        </w:r>
      </w:del>
    </w:p>
    <w:p w14:paraId="7912A5FC" w14:textId="77777777" w:rsidR="003545D2" w:rsidRPr="00E80806" w:rsidRDefault="009D42D0" w:rsidP="003545D2">
      <w:pPr>
        <w:pStyle w:val="Heading2"/>
        <w:rPr>
          <w:rStyle w:val="normaltextrun"/>
          <w:rFonts w:ascii="Times New Roman" w:hAnsi="Times New Roman" w:cs="Times New Roman"/>
          <w:b/>
          <w:bCs/>
          <w:color w:val="auto"/>
          <w:sz w:val="22"/>
          <w:szCs w:val="22"/>
        </w:rPr>
      </w:pPr>
      <w:bookmarkStart w:id="415" w:name="_Toc201392942"/>
      <w:r w:rsidRPr="00E80806">
        <w:rPr>
          <w:rStyle w:val="normaltextrun"/>
          <w:rFonts w:ascii="Times New Roman" w:hAnsi="Times New Roman" w:cs="Times New Roman"/>
          <w:b/>
          <w:bCs/>
          <w:color w:val="auto"/>
          <w:sz w:val="22"/>
          <w:szCs w:val="22"/>
        </w:rPr>
        <w:t>RESULTS</w:t>
      </w:r>
      <w:bookmarkEnd w:id="415"/>
      <w:r w:rsidRPr="00E80806">
        <w:rPr>
          <w:rStyle w:val="eop"/>
          <w:rFonts w:ascii="Times New Roman" w:hAnsi="Times New Roman" w:cs="Times New Roman"/>
          <w:b/>
          <w:bCs/>
          <w:color w:val="auto"/>
          <w:sz w:val="22"/>
          <w:szCs w:val="22"/>
        </w:rPr>
        <w:t> </w:t>
      </w:r>
    </w:p>
    <w:p w14:paraId="5B76B5F2" w14:textId="77777777" w:rsidR="003545D2" w:rsidRPr="00E80806" w:rsidRDefault="009D42D0" w:rsidP="003545D2">
      <w:pPr>
        <w:spacing w:line="480" w:lineRule="auto"/>
        <w:rPr>
          <w:i/>
          <w:szCs w:val="22"/>
        </w:rPr>
      </w:pPr>
      <w:r w:rsidRPr="00E80806">
        <w:rPr>
          <w:i/>
          <w:szCs w:val="22"/>
        </w:rPr>
        <w:t>Classification and correlation of macrophage secretions</w:t>
      </w:r>
    </w:p>
    <w:p w14:paraId="41423486" w14:textId="17123E96" w:rsidR="00FB03E2" w:rsidRPr="00E80806" w:rsidRDefault="00FB03E2" w:rsidP="00FB03E2">
      <w:pPr>
        <w:spacing w:line="480" w:lineRule="auto"/>
        <w:ind w:firstLine="720"/>
        <w:rPr>
          <w:ins w:id="416" w:author="Brady,Rachel" w:date="2025-07-31T11:29:00Z" w16du:dateUtc="2025-07-31T18:29:00Z"/>
          <w:szCs w:val="22"/>
        </w:rPr>
      </w:pPr>
      <w:ins w:id="417" w:author="Brady,Rachel" w:date="2025-07-31T11:29:00Z" w16du:dateUtc="2025-07-31T18:29:00Z">
        <w:r w:rsidRPr="00E80806">
          <w:rPr>
            <w:szCs w:val="22"/>
          </w:rPr>
          <w:lastRenderedPageBreak/>
          <w:t>The median cell count from the standardized TCM was 10.2 x 10</w:t>
        </w:r>
        <w:r w:rsidRPr="00E80806">
          <w:rPr>
            <w:szCs w:val="22"/>
            <w:vertAlign w:val="superscript"/>
          </w:rPr>
          <w:t>6</w:t>
        </w:r>
        <w:r w:rsidRPr="00E80806">
          <w:rPr>
            <w:szCs w:val="22"/>
          </w:rPr>
          <w:t xml:space="preserve">, ranging from </w:t>
        </w:r>
        <w:r w:rsidRPr="00E80806">
          <w:rPr>
            <w:kern w:val="0"/>
            <w:szCs w:val="22"/>
          </w:rPr>
          <w:t>4.9 x 10</w:t>
        </w:r>
        <w:r w:rsidRPr="00E80806">
          <w:rPr>
            <w:kern w:val="0"/>
            <w:szCs w:val="22"/>
            <w:vertAlign w:val="superscript"/>
          </w:rPr>
          <w:t>6</w:t>
        </w:r>
        <w:r w:rsidRPr="00E80806">
          <w:rPr>
            <w:kern w:val="0"/>
            <w:szCs w:val="22"/>
          </w:rPr>
          <w:t xml:space="preserve"> to 20.04 x 10</w:t>
        </w:r>
        <w:r w:rsidRPr="00E80806">
          <w:rPr>
            <w:kern w:val="0"/>
            <w:szCs w:val="22"/>
            <w:vertAlign w:val="superscript"/>
          </w:rPr>
          <w:t>6</w:t>
        </w:r>
        <w:r w:rsidRPr="00E80806">
          <w:rPr>
            <w:kern w:val="0"/>
            <w:szCs w:val="22"/>
          </w:rPr>
          <w:t xml:space="preserve"> cells. There was no statistically significant difference in cell count distributions across histological groups </w:t>
        </w:r>
        <w:r w:rsidRPr="00E80806">
          <w:rPr>
            <w:szCs w:val="22"/>
          </w:rPr>
          <w:t>(</w:t>
        </w:r>
        <w:r w:rsidRPr="00E80806">
          <w:rPr>
            <w:i/>
            <w:szCs w:val="22"/>
          </w:rPr>
          <w:t xml:space="preserve">p = </w:t>
        </w:r>
        <w:r w:rsidRPr="00E80806">
          <w:rPr>
            <w:iCs/>
            <w:szCs w:val="22"/>
          </w:rPr>
          <w:t>0.26</w:t>
        </w:r>
        <w:r w:rsidRPr="00E80806">
          <w:rPr>
            <w:szCs w:val="22"/>
          </w:rPr>
          <w:t xml:space="preserve">; see </w:t>
        </w:r>
        <w:r w:rsidRPr="00E80806">
          <w:rPr>
            <w:b/>
            <w:bCs/>
            <w:szCs w:val="22"/>
          </w:rPr>
          <w:t>Supplementary Figure 1</w:t>
        </w:r>
        <w:r w:rsidRPr="00E80806">
          <w:rPr>
            <w:szCs w:val="22"/>
          </w:rPr>
          <w:t>).</w:t>
        </w:r>
      </w:ins>
    </w:p>
    <w:p w14:paraId="742EF96D" w14:textId="5D41C617" w:rsidR="003545D2" w:rsidRPr="00E80806" w:rsidRDefault="009D42D0" w:rsidP="003545D2">
      <w:pPr>
        <w:spacing w:line="480" w:lineRule="auto"/>
        <w:ind w:firstLine="720"/>
        <w:rPr>
          <w:szCs w:val="22"/>
        </w:rPr>
      </w:pPr>
      <w:r w:rsidRPr="00E80806">
        <w:rPr>
          <w:szCs w:val="22"/>
        </w:rPr>
        <w:t xml:space="preserve">We quantified macrophage-secreted cytokines and chemokines following </w:t>
      </w:r>
      <w:ins w:id="418" w:author="Brady,Rachel" w:date="2025-07-31T11:29:00Z" w16du:dateUtc="2025-07-31T18:29:00Z">
        <w:r w:rsidRPr="00E80806">
          <w:rPr>
            <w:szCs w:val="22"/>
          </w:rPr>
          <w:t xml:space="preserve">TCM </w:t>
        </w:r>
      </w:ins>
      <w:r w:rsidRPr="00E80806">
        <w:rPr>
          <w:szCs w:val="22"/>
        </w:rPr>
        <w:t>treatment</w:t>
      </w:r>
      <w:del w:id="419" w:author="Brady,Rachel" w:date="2025-07-31T11:29:00Z" w16du:dateUtc="2025-07-31T18:29:00Z">
        <w:r w:rsidR="003545D2" w:rsidRPr="000A7CB1">
          <w:rPr>
            <w:szCs w:val="22"/>
          </w:rPr>
          <w:delText xml:space="preserve"> with </w:delText>
        </w:r>
        <w:r w:rsidR="003545D2">
          <w:rPr>
            <w:szCs w:val="22"/>
          </w:rPr>
          <w:delText>TCM</w:delText>
        </w:r>
      </w:del>
      <w:r w:rsidRPr="00E80806">
        <w:rPr>
          <w:szCs w:val="22"/>
        </w:rPr>
        <w:t xml:space="preserve"> in 25 canine cancer cell lines. Of the 15 analytes measured, seven were consistently above the detection threshold and included CCL2, IL-8, IL-10, KC-like, TNF-α, TGF-β, and VEGF</w:t>
      </w:r>
      <w:del w:id="420" w:author="Brady,Rachel" w:date="2025-07-31T11:29:00Z" w16du:dateUtc="2025-07-31T18:29:00Z">
        <w:r w:rsidR="003545D2" w:rsidRPr="000A7CB1">
          <w:rPr>
            <w:szCs w:val="22"/>
          </w:rPr>
          <w:delText xml:space="preserve"> (see Methods).</w:delText>
        </w:r>
        <w:r w:rsidR="003545D2">
          <w:rPr>
            <w:szCs w:val="22"/>
          </w:rPr>
          <w:delText xml:space="preserve"> D</w:delText>
        </w:r>
        <w:r w:rsidR="003545D2" w:rsidRPr="00D26DBC">
          <w:rPr>
            <w:szCs w:val="22"/>
          </w:rPr>
          <w:delText xml:space="preserve">escriptive statistics of the remaining analytes are shown in </w:delText>
        </w:r>
        <w:r w:rsidR="003545D2" w:rsidRPr="00ED21E4">
          <w:rPr>
            <w:b/>
            <w:bCs/>
            <w:szCs w:val="22"/>
          </w:rPr>
          <w:delText>Table 1</w:delText>
        </w:r>
        <w:r w:rsidR="003545D2" w:rsidRPr="00D26DBC">
          <w:rPr>
            <w:szCs w:val="22"/>
          </w:rPr>
          <w:delText xml:space="preserve">. </w:delText>
        </w:r>
        <w:r w:rsidR="003545D2">
          <w:rPr>
            <w:szCs w:val="22"/>
          </w:rPr>
          <w:delText xml:space="preserve">The </w:delText>
        </w:r>
        <w:r w:rsidR="003545D2" w:rsidRPr="00D26DBC">
          <w:rPr>
            <w:szCs w:val="22"/>
          </w:rPr>
          <w:delText xml:space="preserve">modified z-scores for each analyte are shown in </w:delText>
        </w:r>
        <w:r w:rsidR="003545D2" w:rsidRPr="00ED21E4">
          <w:rPr>
            <w:b/>
            <w:bCs/>
            <w:szCs w:val="22"/>
          </w:rPr>
          <w:delText>Figure 1</w:delText>
        </w:r>
        <w:r w:rsidR="003545D2" w:rsidRPr="00D26DBC">
          <w:rPr>
            <w:szCs w:val="22"/>
          </w:rPr>
          <w:delText xml:space="preserve">. </w:delText>
        </w:r>
        <w:r w:rsidR="003545D2">
          <w:rPr>
            <w:szCs w:val="22"/>
          </w:rPr>
          <w:delText xml:space="preserve">The </w:delText>
        </w:r>
        <w:r w:rsidR="003545D2" w:rsidRPr="00D26DBC">
          <w:rPr>
            <w:szCs w:val="22"/>
          </w:rPr>
          <w:delText xml:space="preserve">raw values for each donor are shown in </w:delText>
        </w:r>
        <w:r w:rsidR="003545D2" w:rsidRPr="00ED21E4">
          <w:rPr>
            <w:b/>
            <w:bCs/>
            <w:szCs w:val="22"/>
          </w:rPr>
          <w:delText>Supplementary Figure 3</w:delText>
        </w:r>
        <w:r w:rsidR="003545D2" w:rsidRPr="00D26DBC">
          <w:rPr>
            <w:szCs w:val="22"/>
          </w:rPr>
          <w:delText xml:space="preserve">. </w:delText>
        </w:r>
        <w:r w:rsidR="003545D2" w:rsidRPr="00591927">
          <w:rPr>
            <w:szCs w:val="22"/>
          </w:rPr>
          <w:delText>There was significant inter-donor variability for most cytokines</w:delText>
        </w:r>
        <w:r w:rsidR="00586C5D">
          <w:rPr>
            <w:szCs w:val="22"/>
          </w:rPr>
          <w:delText>. This w</w:delText>
        </w:r>
        <w:r w:rsidR="003545D2">
          <w:rPr>
            <w:szCs w:val="22"/>
          </w:rPr>
          <w:delText>as analyzed by intraclass correlation coefficients (ICCs).</w:delText>
        </w:r>
      </w:del>
      <w:ins w:id="421" w:author="Brady,Rachel" w:date="2025-07-31T11:29:00Z" w16du:dateUtc="2025-07-31T18:29:00Z">
        <w:r w:rsidR="00FB03E2" w:rsidRPr="00E80806">
          <w:rPr>
            <w:szCs w:val="22"/>
          </w:rPr>
          <w:t xml:space="preserve">. </w:t>
        </w:r>
        <w:r w:rsidR="00137E00" w:rsidRPr="00E80806">
          <w:rPr>
            <w:szCs w:val="22"/>
          </w:rPr>
          <w:t>Significant inter-donor variability was observed in most cytokines.</w:t>
        </w:r>
      </w:ins>
      <w:r w:rsidR="00137E00" w:rsidRPr="00E80806">
        <w:rPr>
          <w:szCs w:val="22"/>
        </w:rPr>
        <w:t xml:space="preserve"> IL-10 and TNF-α showed the greatest variability in absolute levels across donors, consistent with the wide dynamic range </w:t>
      </w:r>
      <w:del w:id="422" w:author="Brady,Rachel" w:date="2025-07-31T11:29:00Z" w16du:dateUtc="2025-07-31T18:29:00Z">
        <w:r w:rsidR="003545D2" w:rsidRPr="00591927">
          <w:rPr>
            <w:szCs w:val="22"/>
          </w:rPr>
          <w:delText>in</w:delText>
        </w:r>
      </w:del>
      <w:ins w:id="423" w:author="Brady,Rachel" w:date="2025-07-31T11:29:00Z" w16du:dateUtc="2025-07-31T18:29:00Z">
        <w:r w:rsidR="00137E00" w:rsidRPr="00E80806">
          <w:rPr>
            <w:szCs w:val="22"/>
          </w:rPr>
          <w:t>of</w:t>
        </w:r>
      </w:ins>
      <w:r w:rsidR="00137E00" w:rsidRPr="00E80806">
        <w:rPr>
          <w:szCs w:val="22"/>
        </w:rPr>
        <w:t xml:space="preserve"> macrophage secretion responses</w:t>
      </w:r>
      <w:del w:id="424" w:author="Brady,Rachel" w:date="2025-07-31T11:29:00Z" w16du:dateUtc="2025-07-31T18:29:00Z">
        <w:r w:rsidR="00586C5D">
          <w:rPr>
            <w:szCs w:val="22"/>
          </w:rPr>
          <w:delText>,</w:delText>
        </w:r>
      </w:del>
      <w:r w:rsidR="00137E00" w:rsidRPr="00E80806">
        <w:rPr>
          <w:szCs w:val="22"/>
        </w:rPr>
        <w:t xml:space="preserve"> and </w:t>
      </w:r>
      <w:del w:id="425" w:author="Brady,Rachel" w:date="2025-07-31T11:29:00Z" w16du:dateUtc="2025-07-31T18:29:00Z">
        <w:r w:rsidR="003545D2">
          <w:rPr>
            <w:szCs w:val="22"/>
          </w:rPr>
          <w:delText>demonstrated the lowest</w:delText>
        </w:r>
      </w:del>
      <w:ins w:id="426" w:author="Brady,Rachel" w:date="2025-07-31T11:29:00Z" w16du:dateUtc="2025-07-31T18:29:00Z">
        <w:r w:rsidR="00137E00" w:rsidRPr="00E80806">
          <w:rPr>
            <w:szCs w:val="22"/>
          </w:rPr>
          <w:t>low</w:t>
        </w:r>
      </w:ins>
      <w:r w:rsidR="00137E00" w:rsidRPr="00E80806">
        <w:rPr>
          <w:szCs w:val="22"/>
        </w:rPr>
        <w:t xml:space="preserve"> ICCs. In contrast, KC-like (</w:t>
      </w:r>
      <w:r w:rsidR="00137E00" w:rsidRPr="00E80806">
        <w:rPr>
          <w:i/>
          <w:iCs/>
          <w:szCs w:val="22"/>
        </w:rPr>
        <w:t>p</w:t>
      </w:r>
      <w:r w:rsidR="00137E00" w:rsidRPr="00E80806">
        <w:rPr>
          <w:szCs w:val="22"/>
        </w:rPr>
        <w:t xml:space="preserve"> = 0.055) and TGF-β (</w:t>
      </w:r>
      <w:r w:rsidR="00137E00" w:rsidRPr="00E80806">
        <w:rPr>
          <w:i/>
          <w:iCs/>
          <w:szCs w:val="22"/>
        </w:rPr>
        <w:t>p</w:t>
      </w:r>
      <w:r w:rsidR="00137E00" w:rsidRPr="00E80806">
        <w:rPr>
          <w:szCs w:val="22"/>
        </w:rPr>
        <w:t xml:space="preserve"> = 0.604) </w:t>
      </w:r>
      <w:del w:id="427" w:author="Brady,Rachel" w:date="2025-07-31T11:29:00Z" w16du:dateUtc="2025-07-31T18:29:00Z">
        <w:r w:rsidR="003545D2">
          <w:rPr>
            <w:szCs w:val="22"/>
          </w:rPr>
          <w:delText xml:space="preserve">cells </w:delText>
        </w:r>
      </w:del>
      <w:r w:rsidR="00137E00" w:rsidRPr="00E80806">
        <w:rPr>
          <w:szCs w:val="22"/>
        </w:rPr>
        <w:t>exhibited relatively high ICCs</w:t>
      </w:r>
      <w:ins w:id="428" w:author="Brady,Rachel" w:date="2025-07-31T11:29:00Z" w16du:dateUtc="2025-07-31T18:29:00Z">
        <w:r w:rsidR="00137E00" w:rsidRPr="00E80806">
          <w:rPr>
            <w:szCs w:val="22"/>
          </w:rPr>
          <w:t xml:space="preserve"> values</w:t>
        </w:r>
      </w:ins>
      <w:r w:rsidR="00137E00" w:rsidRPr="00E80806">
        <w:rPr>
          <w:szCs w:val="22"/>
        </w:rPr>
        <w:t>, indicating a more consistent response across donors</w:t>
      </w:r>
      <w:del w:id="429" w:author="Brady,Rachel" w:date="2025-07-31T11:29:00Z" w16du:dateUtc="2025-07-31T18:29:00Z">
        <w:r w:rsidR="00586C5D">
          <w:rPr>
            <w:szCs w:val="22"/>
          </w:rPr>
          <w:delText xml:space="preserve"> (</w:delText>
        </w:r>
      </w:del>
      <w:ins w:id="430" w:author="Brady,Rachel" w:date="2025-07-31T11:29:00Z" w16du:dateUtc="2025-07-31T18:29:00Z">
        <w:r w:rsidR="00137E00">
          <w:rPr>
            <w:szCs w:val="22"/>
          </w:rPr>
          <w:t xml:space="preserve">. </w:t>
        </w:r>
        <w:r w:rsidRPr="00E80806">
          <w:rPr>
            <w:szCs w:val="22"/>
          </w:rPr>
          <w:t>The descriptive statistics</w:t>
        </w:r>
        <w:r w:rsidR="00137E00">
          <w:rPr>
            <w:szCs w:val="22"/>
          </w:rPr>
          <w:t xml:space="preserve">, ICCs and corresponding </w:t>
        </w:r>
        <w:r w:rsidR="00137E00">
          <w:rPr>
            <w:i/>
            <w:iCs/>
            <w:szCs w:val="22"/>
          </w:rPr>
          <w:t>p</w:t>
        </w:r>
        <w:r w:rsidR="00137E00">
          <w:rPr>
            <w:szCs w:val="22"/>
          </w:rPr>
          <w:t>-values</w:t>
        </w:r>
        <w:r w:rsidRPr="00E80806">
          <w:rPr>
            <w:szCs w:val="22"/>
          </w:rPr>
          <w:t xml:space="preserve"> for the</w:t>
        </w:r>
        <w:r w:rsidR="00FB03E2" w:rsidRPr="00E80806">
          <w:rPr>
            <w:szCs w:val="22"/>
          </w:rPr>
          <w:t>se</w:t>
        </w:r>
        <w:r w:rsidRPr="00E80806">
          <w:rPr>
            <w:szCs w:val="22"/>
          </w:rPr>
          <w:t xml:space="preserve"> analytes are listed in </w:t>
        </w:r>
      </w:ins>
      <w:r w:rsidRPr="00E80806">
        <w:rPr>
          <w:b/>
          <w:bCs/>
          <w:szCs w:val="22"/>
        </w:rPr>
        <w:t xml:space="preserve">Table </w:t>
      </w:r>
      <w:ins w:id="431" w:author="Brady,Rachel" w:date="2025-07-31T11:29:00Z" w16du:dateUtc="2025-07-31T18:29:00Z">
        <w:r w:rsidRPr="00E80806">
          <w:rPr>
            <w:b/>
            <w:bCs/>
            <w:szCs w:val="22"/>
          </w:rPr>
          <w:t>1</w:t>
        </w:r>
        <w:r w:rsidRPr="00E80806">
          <w:rPr>
            <w:szCs w:val="22"/>
          </w:rPr>
          <w:t>. The</w:t>
        </w:r>
        <w:r w:rsidR="00137E00">
          <w:rPr>
            <w:szCs w:val="22"/>
          </w:rPr>
          <w:t xml:space="preserve"> ranked</w:t>
        </w:r>
        <w:r w:rsidRPr="00E80806">
          <w:rPr>
            <w:szCs w:val="22"/>
          </w:rPr>
          <w:t xml:space="preserve"> modified z-scores for each analyte are shown in </w:t>
        </w:r>
        <w:r w:rsidRPr="00E80806">
          <w:rPr>
            <w:b/>
            <w:bCs/>
            <w:szCs w:val="22"/>
          </w:rPr>
          <w:t>Figure 1</w:t>
        </w:r>
        <w:r w:rsidRPr="00E80806">
          <w:rPr>
            <w:szCs w:val="22"/>
          </w:rPr>
          <w:t xml:space="preserve">. The raw values for each donor are shown in </w:t>
        </w:r>
        <w:r w:rsidRPr="00E80806">
          <w:rPr>
            <w:b/>
            <w:bCs/>
            <w:szCs w:val="22"/>
          </w:rPr>
          <w:t xml:space="preserve">Supplementary Figure </w:t>
        </w:r>
      </w:ins>
      <w:r w:rsidR="00137E00">
        <w:rPr>
          <w:b/>
          <w:bCs/>
          <w:szCs w:val="22"/>
        </w:rPr>
        <w:t>2</w:t>
      </w:r>
      <w:del w:id="432" w:author="Brady,Rachel" w:date="2025-07-31T11:29:00Z" w16du:dateUtc="2025-07-31T18:29:00Z">
        <w:r w:rsidR="00CF1952">
          <w:rPr>
            <w:szCs w:val="22"/>
          </w:rPr>
          <w:delText>)</w:delText>
        </w:r>
        <w:r w:rsidR="003545D2" w:rsidRPr="00591927">
          <w:rPr>
            <w:szCs w:val="22"/>
          </w:rPr>
          <w:delText>.</w:delText>
        </w:r>
      </w:del>
      <w:ins w:id="433" w:author="Brady,Rachel" w:date="2025-07-31T11:29:00Z" w16du:dateUtc="2025-07-31T18:29:00Z">
        <w:r w:rsidRPr="00E80806">
          <w:rPr>
            <w:szCs w:val="22"/>
          </w:rPr>
          <w:t>.</w:t>
        </w:r>
      </w:ins>
      <w:r w:rsidRPr="00E80806">
        <w:rPr>
          <w:szCs w:val="22"/>
        </w:rPr>
        <w:t xml:space="preserve"> Importantly, neither the cell number at the time of TCM harvest nor the </w:t>
      </w:r>
      <w:proofErr w:type="gramStart"/>
      <w:r w:rsidRPr="00E80806">
        <w:rPr>
          <w:szCs w:val="22"/>
        </w:rPr>
        <w:t>histologic</w:t>
      </w:r>
      <w:proofErr w:type="gramEnd"/>
      <w:r w:rsidRPr="00E80806">
        <w:rPr>
          <w:szCs w:val="22"/>
        </w:rPr>
        <w:t xml:space="preserve"> subtype of the tumor cell lines significantly affected any analyte </w:t>
      </w:r>
      <w:del w:id="434" w:author="Brady,Rachel" w:date="2025-07-31T11:29:00Z" w16du:dateUtc="2025-07-31T18:29:00Z">
        <w:r w:rsidR="003545D2" w:rsidRPr="00591927">
          <w:rPr>
            <w:szCs w:val="22"/>
          </w:rPr>
          <w:delText>levels</w:delText>
        </w:r>
      </w:del>
      <w:ins w:id="435" w:author="Brady,Rachel" w:date="2025-07-31T11:29:00Z" w16du:dateUtc="2025-07-31T18:29:00Z">
        <w:r w:rsidRPr="00E80806">
          <w:rPr>
            <w:szCs w:val="22"/>
          </w:rPr>
          <w:t>level</w:t>
        </w:r>
      </w:ins>
      <w:r w:rsidRPr="00E80806">
        <w:rPr>
          <w:szCs w:val="22"/>
        </w:rPr>
        <w:t xml:space="preserve">, </w:t>
      </w:r>
      <w:r w:rsidRPr="00E80806">
        <w:rPr>
          <w:rStyle w:val="eop"/>
          <w:szCs w:val="22"/>
        </w:rPr>
        <w:t xml:space="preserve">indicating that </w:t>
      </w:r>
      <w:r w:rsidRPr="00E80806">
        <w:rPr>
          <w:szCs w:val="22"/>
        </w:rPr>
        <w:t xml:space="preserve">the results were not driven by differences in cell density during TCM collection or by the </w:t>
      </w:r>
      <w:proofErr w:type="gramStart"/>
      <w:r w:rsidRPr="00E80806">
        <w:rPr>
          <w:szCs w:val="22"/>
        </w:rPr>
        <w:t>histologic</w:t>
      </w:r>
      <w:proofErr w:type="gramEnd"/>
      <w:r w:rsidRPr="00E80806">
        <w:rPr>
          <w:szCs w:val="22"/>
        </w:rPr>
        <w:t xml:space="preserve"> subtype of the cells (</w:t>
      </w:r>
      <w:r w:rsidRPr="00E80806">
        <w:rPr>
          <w:b/>
          <w:bCs/>
          <w:szCs w:val="22"/>
        </w:rPr>
        <w:t xml:space="preserve">Supplementary Table 2 and Supplementary Figure </w:t>
      </w:r>
      <w:del w:id="436" w:author="Brady,Rachel" w:date="2025-07-31T11:29:00Z" w16du:dateUtc="2025-07-31T18:29:00Z">
        <w:r w:rsidR="003545D2" w:rsidRPr="00591927">
          <w:rPr>
            <w:b/>
            <w:bCs/>
            <w:szCs w:val="22"/>
          </w:rPr>
          <w:delText>4</w:delText>
        </w:r>
      </w:del>
      <w:ins w:id="437" w:author="Brady,Rachel" w:date="2025-07-31T11:29:00Z" w16du:dateUtc="2025-07-31T18:29:00Z">
        <w:r w:rsidR="00137E00">
          <w:rPr>
            <w:b/>
            <w:bCs/>
            <w:szCs w:val="22"/>
          </w:rPr>
          <w:t>3</w:t>
        </w:r>
      </w:ins>
      <w:r w:rsidRPr="00E80806">
        <w:rPr>
          <w:szCs w:val="22"/>
        </w:rPr>
        <w:t>).</w:t>
      </w:r>
    </w:p>
    <w:p w14:paraId="4923B5BF" w14:textId="02E4F18D" w:rsidR="003545D2" w:rsidRPr="00E80806" w:rsidRDefault="009D42D0" w:rsidP="003545D2">
      <w:pPr>
        <w:spacing w:line="480" w:lineRule="auto"/>
        <w:ind w:firstLine="720"/>
        <w:rPr>
          <w:szCs w:val="22"/>
        </w:rPr>
      </w:pPr>
      <w:r w:rsidRPr="00E80806">
        <w:rPr>
          <w:szCs w:val="22"/>
        </w:rPr>
        <w:t>Several</w:t>
      </w:r>
      <w:del w:id="438" w:author="Brady,Rachel" w:date="2025-07-31T11:29:00Z" w16du:dateUtc="2025-07-31T18:29:00Z">
        <w:r w:rsidR="003545D2" w:rsidRPr="00D26DBC">
          <w:rPr>
            <w:szCs w:val="22"/>
          </w:rPr>
          <w:delText xml:space="preserve"> of the</w:delText>
        </w:r>
      </w:del>
      <w:r w:rsidRPr="00E80806">
        <w:rPr>
          <w:szCs w:val="22"/>
        </w:rPr>
        <w:t xml:space="preserve"> analytes were significantly correlated with each other, most strongly with IL-10 and TNF-α (</w:t>
      </w:r>
      <w:r w:rsidRPr="00E80806">
        <w:rPr>
          <w:b/>
          <w:bCs/>
          <w:szCs w:val="22"/>
        </w:rPr>
        <w:t>Figure 2</w:t>
      </w:r>
      <w:r w:rsidRPr="00E80806">
        <w:rPr>
          <w:szCs w:val="22"/>
        </w:rPr>
        <w:t xml:space="preserve">). </w:t>
      </w:r>
      <w:del w:id="439" w:author="Brady,Rachel" w:date="2025-07-31T11:29:00Z" w16du:dateUtc="2025-07-31T18:29:00Z">
        <w:r w:rsidR="003545D2" w:rsidRPr="00D26DBC">
          <w:rPr>
            <w:szCs w:val="22"/>
          </w:rPr>
          <w:delText>For</w:delText>
        </w:r>
      </w:del>
      <w:ins w:id="440" w:author="Brady,Rachel" w:date="2025-07-31T11:29:00Z" w16du:dateUtc="2025-07-31T18:29:00Z">
        <w:r w:rsidR="00FB03E2" w:rsidRPr="00E80806">
          <w:rPr>
            <w:szCs w:val="22"/>
          </w:rPr>
          <w:t>This would mean, for</w:t>
        </w:r>
      </w:ins>
      <w:r w:rsidR="00FB03E2" w:rsidRPr="00E80806">
        <w:rPr>
          <w:szCs w:val="22"/>
        </w:rPr>
        <w:t xml:space="preserve"> example, </w:t>
      </w:r>
      <w:ins w:id="441" w:author="Brady,Rachel" w:date="2025-07-31T11:29:00Z" w16du:dateUtc="2025-07-31T18:29:00Z">
        <w:r w:rsidR="00FB03E2" w:rsidRPr="00E80806">
          <w:rPr>
            <w:szCs w:val="22"/>
          </w:rPr>
          <w:t xml:space="preserve">that TCM that stimulated </w:t>
        </w:r>
      </w:ins>
      <w:r w:rsidR="00FB03E2" w:rsidRPr="00E80806">
        <w:rPr>
          <w:szCs w:val="22"/>
        </w:rPr>
        <w:t>a</w:t>
      </w:r>
      <w:r w:rsidRPr="00E80806">
        <w:rPr>
          <w:szCs w:val="22"/>
        </w:rPr>
        <w:t xml:space="preserve"> macrophage population </w:t>
      </w:r>
      <w:del w:id="442" w:author="Brady,Rachel" w:date="2025-07-31T11:29:00Z" w16du:dateUtc="2025-07-31T18:29:00Z">
        <w:r w:rsidR="003545D2" w:rsidRPr="00D26DBC">
          <w:rPr>
            <w:szCs w:val="22"/>
          </w:rPr>
          <w:delText xml:space="preserve">that secretes </w:delText>
        </w:r>
      </w:del>
      <w:ins w:id="443" w:author="Brady,Rachel" w:date="2025-07-31T11:29:00Z" w16du:dateUtc="2025-07-31T18:29:00Z">
        <w:r w:rsidRPr="00E80806">
          <w:rPr>
            <w:szCs w:val="22"/>
          </w:rPr>
          <w:t>t</w:t>
        </w:r>
        <w:r w:rsidR="00FB03E2" w:rsidRPr="00E80806">
          <w:rPr>
            <w:szCs w:val="22"/>
          </w:rPr>
          <w:t>o</w:t>
        </w:r>
        <w:r w:rsidRPr="00E80806">
          <w:rPr>
            <w:szCs w:val="22"/>
          </w:rPr>
          <w:t xml:space="preserve"> secrete </w:t>
        </w:r>
      </w:ins>
      <w:r w:rsidRPr="00E80806">
        <w:rPr>
          <w:szCs w:val="22"/>
        </w:rPr>
        <w:t xml:space="preserve">IL-10 at relatively high levels is likely </w:t>
      </w:r>
      <w:r w:rsidR="005475D4">
        <w:rPr>
          <w:szCs w:val="22"/>
        </w:rPr>
        <w:t xml:space="preserve">to </w:t>
      </w:r>
      <w:ins w:id="444" w:author="Brady,Rachel" w:date="2025-07-31T11:29:00Z" w16du:dateUtc="2025-07-31T18:29:00Z">
        <w:r w:rsidR="005475D4">
          <w:rPr>
            <w:szCs w:val="22"/>
          </w:rPr>
          <w:t xml:space="preserve">also </w:t>
        </w:r>
        <w:r w:rsidR="002A5E6C" w:rsidRPr="00E80806">
          <w:rPr>
            <w:szCs w:val="22"/>
          </w:rPr>
          <w:t>stimulate</w:t>
        </w:r>
        <w:r w:rsidR="005475D4">
          <w:rPr>
            <w:szCs w:val="22"/>
          </w:rPr>
          <w:t xml:space="preserve"> the</w:t>
        </w:r>
        <w:r w:rsidR="002A5E6C" w:rsidRPr="00E80806">
          <w:rPr>
            <w:szCs w:val="22"/>
          </w:rPr>
          <w:t xml:space="preserve"> macrophages to </w:t>
        </w:r>
      </w:ins>
      <w:r w:rsidRPr="00E80806">
        <w:rPr>
          <w:szCs w:val="22"/>
        </w:rPr>
        <w:t>secrete</w:t>
      </w:r>
      <w:del w:id="445" w:author="Brady,Rachel" w:date="2025-07-31T11:29:00Z" w16du:dateUtc="2025-07-31T18:29:00Z">
        <w:r w:rsidR="003545D2" w:rsidRPr="00D26DBC">
          <w:rPr>
            <w:szCs w:val="22"/>
          </w:rPr>
          <w:delText xml:space="preserve"> TNF-α at</w:delText>
        </w:r>
      </w:del>
      <w:r w:rsidR="002A5E6C" w:rsidRPr="00E80806">
        <w:rPr>
          <w:szCs w:val="22"/>
        </w:rPr>
        <w:t xml:space="preserve"> relatively</w:t>
      </w:r>
      <w:r w:rsidRPr="00E80806">
        <w:rPr>
          <w:szCs w:val="22"/>
        </w:rPr>
        <w:t xml:space="preserve"> high levels</w:t>
      </w:r>
      <w:ins w:id="446" w:author="Brady,Rachel" w:date="2025-07-31T11:29:00Z" w16du:dateUtc="2025-07-31T18:29:00Z">
        <w:r w:rsidRPr="00E80806">
          <w:rPr>
            <w:szCs w:val="22"/>
          </w:rPr>
          <w:t xml:space="preserve"> of TNF-α</w:t>
        </w:r>
      </w:ins>
      <w:r w:rsidRPr="00E80806">
        <w:rPr>
          <w:szCs w:val="22"/>
        </w:rPr>
        <w:t xml:space="preserve">. There were no </w:t>
      </w:r>
      <w:del w:id="447" w:author="Brady,Rachel" w:date="2025-07-31T11:29:00Z" w16du:dateUtc="2025-07-31T18:29:00Z">
        <w:r w:rsidR="003545D2" w:rsidRPr="00D26DBC">
          <w:rPr>
            <w:szCs w:val="22"/>
          </w:rPr>
          <w:delText>over-represented</w:delText>
        </w:r>
      </w:del>
      <w:ins w:id="448" w:author="Brady,Rachel" w:date="2025-07-31T11:29:00Z" w16du:dateUtc="2025-07-31T18:29:00Z">
        <w:r w:rsidRPr="00E80806">
          <w:rPr>
            <w:szCs w:val="22"/>
          </w:rPr>
          <w:t>overrepresented</w:t>
        </w:r>
      </w:ins>
      <w:r w:rsidRPr="00E80806">
        <w:rPr>
          <w:szCs w:val="22"/>
        </w:rPr>
        <w:t xml:space="preserve"> cell lines or </w:t>
      </w:r>
      <w:proofErr w:type="spellStart"/>
      <w:r w:rsidRPr="00E80806">
        <w:rPr>
          <w:szCs w:val="22"/>
        </w:rPr>
        <w:t>histologies</w:t>
      </w:r>
      <w:proofErr w:type="spellEnd"/>
      <w:r w:rsidRPr="00E80806">
        <w:rPr>
          <w:szCs w:val="22"/>
        </w:rPr>
        <w:t xml:space="preserve"> in the top or bottom quartiles based on the adjusted </w:t>
      </w:r>
      <w:r w:rsidRPr="00E80806">
        <w:rPr>
          <w:i/>
          <w:szCs w:val="22"/>
        </w:rPr>
        <w:t>p</w:t>
      </w:r>
      <w:r w:rsidRPr="00E80806">
        <w:rPr>
          <w:szCs w:val="22"/>
        </w:rPr>
        <w:t>-values</w:t>
      </w:r>
      <w:r w:rsidRPr="00E80806">
        <w:rPr>
          <w:i/>
          <w:szCs w:val="22"/>
        </w:rPr>
        <w:t xml:space="preserve"> </w:t>
      </w:r>
      <w:r w:rsidRPr="00E80806">
        <w:rPr>
          <w:szCs w:val="22"/>
        </w:rPr>
        <w:t xml:space="preserve">from permutation testing. Investigators at </w:t>
      </w:r>
      <w:r w:rsidR="00C416B7" w:rsidRPr="00E80806">
        <w:rPr>
          <w:szCs w:val="22"/>
        </w:rPr>
        <w:t>the FACC</w:t>
      </w:r>
      <w:r w:rsidRPr="00E80806">
        <w:rPr>
          <w:szCs w:val="22"/>
        </w:rPr>
        <w:t xml:space="preserve"> previously performed whole-exome </w:t>
      </w:r>
      <w:r w:rsidRPr="00E80806">
        <w:rPr>
          <w:szCs w:val="22"/>
        </w:rPr>
        <w:lastRenderedPageBreak/>
        <w:t xml:space="preserve">sequencing on over 30 canine cell lines, providing mutational status </w:t>
      </w:r>
      <w:r w:rsidR="00C416B7" w:rsidRPr="00E80806">
        <w:rPr>
          <w:szCs w:val="22"/>
        </w:rPr>
        <w:t>and</w:t>
      </w:r>
      <w:r w:rsidRPr="00E80806">
        <w:rPr>
          <w:szCs w:val="22"/>
        </w:rPr>
        <w:t xml:space="preserve"> classifying phosphorylated protein kinase </w:t>
      </w:r>
      <w:del w:id="449" w:author="Brady,Rachel" w:date="2025-07-31T11:29:00Z" w16du:dateUtc="2025-07-31T18:29:00Z">
        <w:r w:rsidR="003545D2" w:rsidRPr="00D26DBC">
          <w:rPr>
            <w:szCs w:val="22"/>
          </w:rPr>
          <w:delText>b</w:delText>
        </w:r>
      </w:del>
      <w:ins w:id="450" w:author="Brady,Rachel" w:date="2025-07-31T11:29:00Z" w16du:dateUtc="2025-07-31T18:29:00Z">
        <w:r w:rsidRPr="00E80806">
          <w:rPr>
            <w:szCs w:val="22"/>
          </w:rPr>
          <w:t>B</w:t>
        </w:r>
      </w:ins>
      <w:r w:rsidRPr="00E80806">
        <w:rPr>
          <w:szCs w:val="22"/>
        </w:rPr>
        <w:t xml:space="preserve"> (</w:t>
      </w:r>
      <w:proofErr w:type="spellStart"/>
      <w:r w:rsidRPr="00E80806">
        <w:rPr>
          <w:szCs w:val="22"/>
        </w:rPr>
        <w:t>pAKT</w:t>
      </w:r>
      <w:proofErr w:type="spellEnd"/>
      <w:r w:rsidRPr="00E80806">
        <w:rPr>
          <w:szCs w:val="22"/>
        </w:rPr>
        <w:t>) and extracellular signal-regulated kinase (</w:t>
      </w:r>
      <w:proofErr w:type="spellStart"/>
      <w:r w:rsidRPr="00E80806">
        <w:rPr>
          <w:szCs w:val="22"/>
        </w:rPr>
        <w:t>pERK</w:t>
      </w:r>
      <w:proofErr w:type="spellEnd"/>
      <w:r w:rsidRPr="00E80806">
        <w:rPr>
          <w:szCs w:val="22"/>
        </w:rPr>
        <w:t>) as active, constitutive, or low</w:t>
      </w:r>
      <w:r w:rsidR="00C416B7" w:rsidRPr="00E80806">
        <w:rPr>
          <w:szCs w:val="22"/>
        </w:rPr>
        <w:t xml:space="preserve"> </w:t>
      </w:r>
      <w:del w:id="451" w:author="Brady,Rachel" w:date="2025-07-31T11:29:00Z" w16du:dateUtc="2025-07-31T18:29:00Z">
        <w:r w:rsidR="00C416B7">
          <w:rPr>
            <w:szCs w:val="22"/>
          </w:rPr>
          <w:delText>for</w:delText>
        </w:r>
      </w:del>
      <w:ins w:id="452" w:author="Brady,Rachel" w:date="2025-07-31T11:29:00Z" w16du:dateUtc="2025-07-31T18:29:00Z">
        <w:r w:rsidR="00C416B7" w:rsidRPr="00E80806">
          <w:rPr>
            <w:szCs w:val="22"/>
          </w:rPr>
          <w:t>in</w:t>
        </w:r>
      </w:ins>
      <w:r w:rsidR="00C416B7" w:rsidRPr="00E80806">
        <w:rPr>
          <w:szCs w:val="22"/>
        </w:rPr>
        <w:t xml:space="preserve"> 24</w:t>
      </w:r>
      <w:r w:rsidR="001E3E7B" w:rsidRPr="00E80806">
        <w:rPr>
          <w:szCs w:val="22"/>
        </w:rPr>
        <w:t xml:space="preserve"> of the cell lines used in this study</w:t>
      </w:r>
      <w:r w:rsidRPr="00E80806">
        <w:rPr>
          <w:szCs w:val="22"/>
        </w:rPr>
        <w:t>.</w:t>
      </w:r>
      <w:sdt>
        <w:sdtPr>
          <w:rPr>
            <w:color w:val="000000"/>
            <w:szCs w:val="22"/>
            <w:vertAlign w:val="superscript"/>
          </w:rPr>
          <w:tag w:val="MENDELEY_CITATION_v3_eyJjaXRhdGlvbklEIjoiTUVOREVMRVlfQ0lUQVRJT05fZDA1NTUxM2QtYTU0Ny00ZDQwLTk0Y2MtMTc1M2IxZjVmODgx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
          <w:id w:val="1106613989"/>
          <w:placeholder>
            <w:docPart w:val="DefaultPlaceholder_-1854013440"/>
          </w:placeholder>
        </w:sdtPr>
        <w:sdtContent>
          <w:del w:id="453" w:author="Brady,Rachel" w:date="2025-07-31T11:29:00Z" w16du:dateUtc="2025-07-31T18:29:00Z">
            <w:r w:rsidR="00E43ABA" w:rsidRPr="00E43ABA">
              <w:rPr>
                <w:color w:val="000000"/>
                <w:szCs w:val="22"/>
                <w:vertAlign w:val="superscript"/>
              </w:rPr>
              <w:delText>23</w:delText>
            </w:r>
          </w:del>
          <w:ins w:id="454" w:author="Brady,Rachel" w:date="2025-07-31T11:29:00Z" w16du:dateUtc="2025-07-31T18:29:00Z">
            <w:r w:rsidR="00FB03E2" w:rsidRPr="00E80806">
              <w:rPr>
                <w:color w:val="000000"/>
                <w:szCs w:val="22"/>
                <w:vertAlign w:val="superscript"/>
              </w:rPr>
              <w:t>22</w:t>
            </w:r>
          </w:ins>
        </w:sdtContent>
      </w:sdt>
      <w:r w:rsidRPr="00E80806">
        <w:rPr>
          <w:szCs w:val="22"/>
        </w:rPr>
        <w:t xml:space="preserve"> Therefore, we looked for correlations between our data and the mutational and phosphorylation status. Although none of the results remained significant after correction for </w:t>
      </w:r>
      <w:del w:id="455" w:author="Brady,Rachel" w:date="2025-07-31T11:29:00Z" w16du:dateUtc="2025-07-31T18:29:00Z">
        <w:r w:rsidR="003545D2">
          <w:rPr>
            <w:szCs w:val="22"/>
          </w:rPr>
          <w:delText xml:space="preserve">the </w:delText>
        </w:r>
      </w:del>
      <w:r w:rsidR="001E3E7B" w:rsidRPr="00E80806">
        <w:rPr>
          <w:szCs w:val="22"/>
        </w:rPr>
        <w:t>FDR</w:t>
      </w:r>
      <w:r w:rsidRPr="00E80806">
        <w:rPr>
          <w:szCs w:val="22"/>
        </w:rPr>
        <w:t xml:space="preserve">, there were several interesting findings on unadjusted </w:t>
      </w:r>
      <w:r w:rsidRPr="00E80806">
        <w:rPr>
          <w:i/>
          <w:szCs w:val="22"/>
        </w:rPr>
        <w:t>p</w:t>
      </w:r>
      <w:r w:rsidRPr="00E80806">
        <w:rPr>
          <w:szCs w:val="22"/>
        </w:rPr>
        <w:t xml:space="preserve">-value that could warrant follow-up investigation. For example, VEGF secretion from macrophages was higher when stimulated with the NRAS-mutated </w:t>
      </w:r>
      <w:ins w:id="456" w:author="Brady,Rachel" w:date="2025-07-31T11:29:00Z" w16du:dateUtc="2025-07-31T18:29:00Z">
        <w:r w:rsidRPr="00E80806">
          <w:rPr>
            <w:szCs w:val="22"/>
          </w:rPr>
          <w:t xml:space="preserve">TCM </w:t>
        </w:r>
      </w:ins>
      <w:r w:rsidRPr="00E80806">
        <w:rPr>
          <w:szCs w:val="22"/>
        </w:rPr>
        <w:t>cell line</w:t>
      </w:r>
      <w:del w:id="457" w:author="Brady,Rachel" w:date="2025-07-31T11:29:00Z" w16du:dateUtc="2025-07-31T18:29:00Z">
        <w:r w:rsidR="003545D2">
          <w:rPr>
            <w:szCs w:val="22"/>
          </w:rPr>
          <w:delText xml:space="preserve"> TCM</w:delText>
        </w:r>
      </w:del>
      <w:r w:rsidRPr="00E80806">
        <w:rPr>
          <w:szCs w:val="22"/>
        </w:rPr>
        <w:t>, supporting previously documented links between RAS</w:t>
      </w:r>
      <w:r w:rsidR="00E43892" w:rsidRPr="00E80806">
        <w:rPr>
          <w:szCs w:val="22"/>
        </w:rPr>
        <w:t xml:space="preserve"> activation</w:t>
      </w:r>
      <w:r w:rsidRPr="00E80806">
        <w:rPr>
          <w:szCs w:val="22"/>
        </w:rPr>
        <w:t xml:space="preserve"> and VEGF production</w:t>
      </w:r>
      <w:r w:rsidR="00E43892" w:rsidRPr="00E80806">
        <w:rPr>
          <w:szCs w:val="22"/>
        </w:rPr>
        <w:t xml:space="preserve"> in the TME</w:t>
      </w:r>
      <w:r w:rsidRPr="00E80806">
        <w:rPr>
          <w:b/>
          <w:bCs/>
          <w:szCs w:val="22"/>
        </w:rPr>
        <w:t xml:space="preserve"> (Supplementary Figure </w:t>
      </w:r>
      <w:del w:id="458" w:author="Brady,Rachel" w:date="2025-07-31T11:29:00Z" w16du:dateUtc="2025-07-31T18:29:00Z">
        <w:r w:rsidR="003545D2" w:rsidRPr="00ED21E4">
          <w:rPr>
            <w:b/>
            <w:bCs/>
            <w:szCs w:val="22"/>
          </w:rPr>
          <w:delText>5</w:delText>
        </w:r>
        <w:r w:rsidR="003545D2" w:rsidRPr="00D26DBC">
          <w:rPr>
            <w:szCs w:val="22"/>
          </w:rPr>
          <w:delText>)</w:delText>
        </w:r>
        <w:r w:rsidR="00E43892">
          <w:rPr>
            <w:szCs w:val="22"/>
          </w:rPr>
          <w:delText>.</w:delText>
        </w:r>
        <w:r w:rsidR="00E43ABA" w:rsidRPr="00E43ABA">
          <w:rPr>
            <w:color w:val="000000"/>
            <w:szCs w:val="22"/>
            <w:vertAlign w:val="superscript"/>
          </w:rPr>
          <w:delText>28</w:delText>
        </w:r>
      </w:del>
      <w:ins w:id="459" w:author="Brady,Rachel" w:date="2025-07-31T11:29:00Z" w16du:dateUtc="2025-07-31T18:29:00Z">
        <w:r w:rsidR="005475D4">
          <w:rPr>
            <w:b/>
            <w:bCs/>
            <w:szCs w:val="22"/>
          </w:rPr>
          <w:t>4</w:t>
        </w:r>
        <w:r w:rsidRPr="00E80806">
          <w:rPr>
            <w:szCs w:val="22"/>
          </w:rPr>
          <w:t>)</w:t>
        </w:r>
        <w:r w:rsidR="00E43892" w:rsidRPr="00E80806">
          <w:rPr>
            <w:szCs w:val="22"/>
          </w:rPr>
          <w:t>.</w:t>
        </w:r>
      </w:ins>
      <w:sdt>
        <w:sdtPr>
          <w:rPr>
            <w:color w:val="000000"/>
            <w:szCs w:val="22"/>
            <w:vertAlign w:val="superscript"/>
          </w:rPr>
          <w:tag w:val="MENDELEY_CITATION_v3_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"/>
          <w:id w:val="741992393"/>
          <w:placeholder>
            <w:docPart w:val="DefaultPlaceholder_-1854013440"/>
          </w:placeholder>
        </w:sdtPr>
        <w:sdtContent>
          <w:ins w:id="460" w:author="Brady,Rachel" w:date="2025-07-31T11:29:00Z" w16du:dateUtc="2025-07-31T18:29:00Z">
            <w:r w:rsidR="00FB03E2" w:rsidRPr="00E80806">
              <w:rPr>
                <w:color w:val="000000"/>
                <w:szCs w:val="22"/>
                <w:vertAlign w:val="superscript"/>
              </w:rPr>
              <w:t>26</w:t>
            </w:r>
          </w:ins>
        </w:sdtContent>
      </w:sdt>
      <w:r w:rsidRPr="00E80806">
        <w:rPr>
          <w:szCs w:val="22"/>
        </w:rPr>
        <w:t xml:space="preserve"> </w:t>
      </w:r>
    </w:p>
    <w:p w14:paraId="7A0030A2" w14:textId="24135650" w:rsidR="003545D2" w:rsidRPr="00E80806" w:rsidRDefault="009D42D0" w:rsidP="003545D2">
      <w:pPr>
        <w:pStyle w:val="paragraph"/>
        <w:spacing w:before="0" w:beforeAutospacing="0" w:after="0" w:afterAutospacing="0" w:line="480" w:lineRule="auto"/>
        <w:textAlignment w:val="baseline"/>
        <w:rPr>
          <w:rStyle w:val="eop"/>
          <w:i/>
          <w:szCs w:val="22"/>
        </w:rPr>
      </w:pPr>
      <w:r w:rsidRPr="00E80806">
        <w:rPr>
          <w:rStyle w:val="normaltextrun"/>
          <w:i/>
          <w:szCs w:val="22"/>
        </w:rPr>
        <w:t>Canine cancer cell lines capable of potent polarization have relevant DEGs and pathways</w:t>
      </w:r>
      <w:del w:id="461" w:author="Brady,Rachel" w:date="2025-07-31T11:29:00Z" w16du:dateUtc="2025-07-31T18:29:00Z">
        <w:r w:rsidR="003545D2" w:rsidRPr="00D26DBC">
          <w:rPr>
            <w:rStyle w:val="normaltextrun"/>
            <w:i/>
            <w:szCs w:val="22"/>
          </w:rPr>
          <w:delText>.</w:delText>
        </w:r>
      </w:del>
    </w:p>
    <w:p w14:paraId="3B10248F" w14:textId="51835030" w:rsidR="003545D2" w:rsidRPr="00E80806" w:rsidRDefault="009D42D0" w:rsidP="002A5E6C">
      <w:pPr>
        <w:spacing w:line="480" w:lineRule="auto"/>
        <w:ind w:firstLine="720"/>
        <w:rPr>
          <w:b/>
          <w:szCs w:val="22"/>
        </w:rPr>
      </w:pPr>
      <w:r w:rsidRPr="00E80806">
        <w:rPr>
          <w:rStyle w:val="eop"/>
          <w:szCs w:val="22"/>
        </w:rPr>
        <w:t xml:space="preserve">Investigators at </w:t>
      </w:r>
      <w:del w:id="462" w:author="Brady,Rachel" w:date="2025-07-31T11:29:00Z" w16du:dateUtc="2025-07-31T18:29:00Z">
        <w:r w:rsidR="003545D2" w:rsidRPr="00D26DBC">
          <w:rPr>
            <w:rStyle w:val="eop"/>
            <w:szCs w:val="22"/>
          </w:rPr>
          <w:delText xml:space="preserve">the </w:delText>
        </w:r>
      </w:del>
      <w:r w:rsidRPr="00E80806">
        <w:rPr>
          <w:rStyle w:val="eop"/>
          <w:szCs w:val="22"/>
        </w:rPr>
        <w:t>FACC</w:t>
      </w:r>
      <w:del w:id="463" w:author="Brady,Rachel" w:date="2025-07-31T11:29:00Z" w16du:dateUtc="2025-07-31T18:29:00Z">
        <w:r w:rsidR="003545D2" w:rsidRPr="00D26DBC">
          <w:rPr>
            <w:rStyle w:val="eop"/>
            <w:szCs w:val="22"/>
          </w:rPr>
          <w:delText xml:space="preserve"> have</w:delText>
        </w:r>
      </w:del>
      <w:r w:rsidRPr="00E80806">
        <w:rPr>
          <w:rStyle w:val="eop"/>
          <w:szCs w:val="22"/>
        </w:rPr>
        <w:t xml:space="preserve"> previously performed RNA-seq on 23 of the 25 cell lines used in this study (excluding Vogel [osteosarcoma] and CMT27 [mammary carcinoma]).</w:t>
      </w:r>
      <w:sdt>
        <w:sdtPr>
          <w:rPr>
            <w:rStyle w:val="eop"/>
            <w:color w:val="000000"/>
            <w:szCs w:val="22"/>
            <w:vertAlign w:val="superscript"/>
          </w:rPr>
          <w:tag w:val="MENDELEY_CITATION_v3_eyJjaXRhdGlvbklEIjoiTUVOREVMRVlfQ0lUQVRJT05fYWNlOTRjYzMtYzYwNi00OWE3LWJiYjctNjdhNzc5ZTY4OTZl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1191951775"/>
          <w:placeholder>
            <w:docPart w:val="DefaultPlaceholder_-1854013440"/>
          </w:placeholder>
        </w:sdtPr>
        <w:sdtContent>
          <w:del w:id="464" w:author="Brady,Rachel" w:date="2025-07-31T11:29:00Z" w16du:dateUtc="2025-07-31T18:29:00Z">
            <w:r w:rsidR="00E43ABA" w:rsidRPr="00E43ABA">
              <w:rPr>
                <w:rStyle w:val="eop"/>
                <w:color w:val="000000"/>
                <w:szCs w:val="22"/>
                <w:vertAlign w:val="superscript"/>
              </w:rPr>
              <w:delText>24</w:delText>
            </w:r>
          </w:del>
          <w:ins w:id="465" w:author="Brady,Rachel" w:date="2025-07-31T11:29:00Z" w16du:dateUtc="2025-07-31T18:29:00Z">
            <w:r w:rsidR="00FB03E2" w:rsidRPr="00E80806">
              <w:rPr>
                <w:rStyle w:val="eop"/>
                <w:color w:val="000000"/>
                <w:szCs w:val="22"/>
                <w:vertAlign w:val="superscript"/>
              </w:rPr>
              <w:t>23</w:t>
            </w:r>
          </w:ins>
        </w:sdtContent>
      </w:sdt>
      <w:r w:rsidRPr="00E80806">
        <w:rPr>
          <w:rStyle w:val="eop"/>
          <w:szCs w:val="22"/>
        </w:rPr>
        <w:t xml:space="preserve"> Therefore, we performed Spearman’s rank correlation </w:t>
      </w:r>
      <w:ins w:id="466" w:author="Brady,Rachel" w:date="2025-07-31T11:29:00Z" w16du:dateUtc="2025-07-31T18:29:00Z">
        <w:r w:rsidRPr="00E80806">
          <w:rPr>
            <w:rStyle w:val="eop"/>
            <w:szCs w:val="22"/>
          </w:rPr>
          <w:t xml:space="preserve">analysis </w:t>
        </w:r>
      </w:ins>
      <w:r w:rsidRPr="00E80806">
        <w:rPr>
          <w:rStyle w:val="eop"/>
          <w:szCs w:val="22"/>
        </w:rPr>
        <w:t xml:space="preserve">between the modified z-scores of each cytokine and the available RNA-seq data. </w:t>
      </w:r>
      <w:r w:rsidRPr="00E80806">
        <w:rPr>
          <w:szCs w:val="22"/>
        </w:rPr>
        <w:t xml:space="preserve">Using Spearman’s correlation </w:t>
      </w:r>
      <w:del w:id="467" w:author="Brady,Rachel" w:date="2025-07-31T11:29:00Z" w16du:dateUtc="2025-07-31T18:29:00Z">
        <w:r w:rsidR="003545D2">
          <w:rPr>
            <w:szCs w:val="22"/>
          </w:rPr>
          <w:delText>of</w:delText>
        </w:r>
      </w:del>
      <w:ins w:id="468" w:author="Brady,Rachel" w:date="2025-07-31T11:29:00Z" w16du:dateUtc="2025-07-31T18:29:00Z">
        <w:r w:rsidRPr="00E80806">
          <w:rPr>
            <w:szCs w:val="22"/>
          </w:rPr>
          <w:t>between</w:t>
        </w:r>
      </w:ins>
      <w:r w:rsidRPr="00E80806">
        <w:rPr>
          <w:szCs w:val="22"/>
        </w:rPr>
        <w:t xml:space="preserve"> TPM‐normalized expression </w:t>
      </w:r>
      <w:del w:id="469" w:author="Brady,Rachel" w:date="2025-07-31T11:29:00Z" w16du:dateUtc="2025-07-31T18:29:00Z">
        <w:r w:rsidR="003545D2">
          <w:rPr>
            <w:szCs w:val="22"/>
          </w:rPr>
          <w:delText>with</w:delText>
        </w:r>
      </w:del>
      <w:ins w:id="470" w:author="Brady,Rachel" w:date="2025-07-31T11:29:00Z" w16du:dateUtc="2025-07-31T18:29:00Z">
        <w:r w:rsidRPr="00E80806">
          <w:rPr>
            <w:szCs w:val="22"/>
          </w:rPr>
          <w:t>and</w:t>
        </w:r>
      </w:ins>
      <w:r w:rsidRPr="00E80806">
        <w:rPr>
          <w:szCs w:val="22"/>
        </w:rPr>
        <w:t xml:space="preserve"> VEGF-modified Z‐scores, we identified two genes whose expression was strongly associated with VEGF secretion. First, multivesicular body subunit 12A</w:t>
      </w:r>
      <w:r w:rsidRPr="00E80806">
        <w:rPr>
          <w:i/>
          <w:szCs w:val="22"/>
        </w:rPr>
        <w:t xml:space="preserve"> (MVB12A</w:t>
      </w:r>
      <w:r w:rsidRPr="00E80806">
        <w:rPr>
          <w:szCs w:val="22"/>
        </w:rPr>
        <w:t>, ρ = 0.817, q = 0.038), a key component of</w:t>
      </w:r>
      <w:ins w:id="471" w:author="Brady,Rachel" w:date="2025-07-31T11:29:00Z" w16du:dateUtc="2025-07-31T18:29:00Z">
        <w:r w:rsidR="002A5E6C" w:rsidRPr="00E80806">
          <w:rPr>
            <w:b/>
            <w:szCs w:val="22"/>
          </w:rPr>
          <w:t xml:space="preserve"> t</w:t>
        </w:r>
        <w:r w:rsidRPr="00E80806">
          <w:rPr>
            <w:szCs w:val="22"/>
          </w:rPr>
          <w:t>he endosomal sorting complex required for transport I (ESCRT‐I), which regulates exosome biogenesis.</w:t>
        </w:r>
      </w:ins>
      <w:sdt>
        <w:sdtPr>
          <w:rPr>
            <w:color w:val="000000"/>
            <w:szCs w:val="22"/>
            <w:vertAlign w:val="superscript"/>
          </w:rPr>
          <w:tag w:val="MENDELEY_CITATION_v3_eyJjaXRhdGlvbklEIjoiTUVOREVMRVlfQ0lUQVRJT05fM2ZiMTcwMjEtMDQ3Yi00MGNjLTgzM2QtYTY4M2Q3NjdjMDg4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1028067170"/>
          <w:placeholder>
            <w:docPart w:val="DefaultPlaceholder_-1854013440"/>
          </w:placeholder>
        </w:sdtPr>
        <w:sdtContent>
          <w:ins w:id="472" w:author="Brady,Rachel" w:date="2025-07-31T11:29:00Z" w16du:dateUtc="2025-07-31T18:29:00Z">
            <w:r w:rsidR="00FB03E2" w:rsidRPr="00E80806">
              <w:rPr>
                <w:color w:val="000000"/>
                <w:szCs w:val="22"/>
                <w:vertAlign w:val="superscript"/>
              </w:rPr>
              <w:t>27</w:t>
            </w:r>
          </w:ins>
        </w:sdtContent>
      </w:sdt>
      <w:ins w:id="473" w:author="Brady,Rachel" w:date="2025-07-31T11:29:00Z" w16du:dateUtc="2025-07-31T18:29:00Z">
        <w:r w:rsidRPr="00E80806">
          <w:rPr>
            <w:szCs w:val="22"/>
          </w:rPr>
          <w:t xml:space="preserve"> Second, an unannotated </w:t>
        </w:r>
        <w:proofErr w:type="spellStart"/>
        <w:r w:rsidRPr="00E80806">
          <w:rPr>
            <w:szCs w:val="22"/>
          </w:rPr>
          <w:t>Ensembl</w:t>
        </w:r>
        <w:proofErr w:type="spellEnd"/>
        <w:r w:rsidRPr="00E80806">
          <w:rPr>
            <w:szCs w:val="22"/>
          </w:rPr>
          <w:t xml:space="preserve"> ID ENSCAFG00000024217 (ρ = 0.813, q = 0.038), which </w:t>
        </w:r>
      </w:ins>
    </w:p>
    <w:p w14:paraId="3F9F3C26" w14:textId="77777777" w:rsidR="003545D2" w:rsidRPr="00D26DBC" w:rsidRDefault="00737F3D" w:rsidP="003545D2">
      <w:pPr>
        <w:spacing w:line="480" w:lineRule="auto"/>
        <w:rPr>
          <w:del w:id="474" w:author="Brady,Rachel" w:date="2025-07-31T11:29:00Z" w16du:dateUtc="2025-07-31T18:29:00Z"/>
          <w:i/>
          <w:szCs w:val="22"/>
        </w:rPr>
      </w:pPr>
      <w:del w:id="475" w:author="Brady,Rachel" w:date="2025-07-31T11:29:00Z" w16du:dateUtc="2025-07-31T18:29:00Z">
        <w:r>
          <w:rPr>
            <w:szCs w:val="22"/>
          </w:rPr>
          <w:delText>t</w:delText>
        </w:r>
        <w:r w:rsidR="003545D2" w:rsidRPr="00D26DBC">
          <w:rPr>
            <w:szCs w:val="22"/>
          </w:rPr>
          <w:delText xml:space="preserve">he endosomal sorting complex </w:delText>
        </w:r>
        <w:r w:rsidR="003545D2">
          <w:rPr>
            <w:szCs w:val="22"/>
          </w:rPr>
          <w:delText xml:space="preserve">is required for transport I (ESCRT‐I), </w:delText>
        </w:r>
        <w:r w:rsidR="003545D2" w:rsidRPr="00D26DBC">
          <w:rPr>
            <w:szCs w:val="22"/>
          </w:rPr>
          <w:delText>which regulates exosome biogenesis.</w:delText>
        </w:r>
        <w:r w:rsidR="00E43ABA" w:rsidRPr="00E43ABA">
          <w:rPr>
            <w:color w:val="000000"/>
            <w:szCs w:val="22"/>
            <w:vertAlign w:val="superscript"/>
          </w:rPr>
          <w:delText>29</w:delText>
        </w:r>
        <w:r w:rsidR="003545D2" w:rsidRPr="00D26DBC">
          <w:rPr>
            <w:szCs w:val="22"/>
          </w:rPr>
          <w:delText xml:space="preserve"> Second, an unannotated Ensembl ID</w:delText>
        </w:r>
        <w:r w:rsidR="003545D2">
          <w:rPr>
            <w:szCs w:val="22"/>
          </w:rPr>
          <w:delText xml:space="preserve">, ENSCAFG00000024217 (ρ = 0.813, q = 0.038), which </w:delText>
        </w:r>
      </w:del>
    </w:p>
    <w:p w14:paraId="75575498" w14:textId="38D7D143" w:rsidR="003545D2" w:rsidRPr="00E80806" w:rsidRDefault="009D42D0" w:rsidP="003545D2">
      <w:pPr>
        <w:pStyle w:val="paragraph"/>
        <w:spacing w:before="0" w:beforeAutospacing="0" w:after="0" w:afterAutospacing="0" w:line="480" w:lineRule="auto"/>
        <w:textAlignment w:val="baseline"/>
        <w:rPr>
          <w:rStyle w:val="normaltextrun"/>
          <w:szCs w:val="22"/>
        </w:rPr>
      </w:pPr>
      <w:proofErr w:type="spellStart"/>
      <w:r w:rsidRPr="00E80806">
        <w:rPr>
          <w:szCs w:val="22"/>
        </w:rPr>
        <w:t>Orthology</w:t>
      </w:r>
      <w:proofErr w:type="spellEnd"/>
      <w:r w:rsidRPr="00E80806">
        <w:rPr>
          <w:szCs w:val="22"/>
        </w:rPr>
        <w:t xml:space="preserve"> analysis </w:t>
      </w:r>
      <w:del w:id="476" w:author="Brady,Rachel" w:date="2025-07-31T11:29:00Z" w16du:dateUtc="2025-07-31T18:29:00Z">
        <w:r w:rsidR="00A66068">
          <w:rPr>
            <w:szCs w:val="22"/>
          </w:rPr>
          <w:delText>with</w:delText>
        </w:r>
      </w:del>
      <w:ins w:id="477" w:author="Brady,Rachel" w:date="2025-07-31T11:29:00Z" w16du:dateUtc="2025-07-31T18:29:00Z">
        <w:r w:rsidR="00A66068" w:rsidRPr="00E80806">
          <w:rPr>
            <w:szCs w:val="22"/>
          </w:rPr>
          <w:t>using</w:t>
        </w:r>
      </w:ins>
      <w:r w:rsidR="00A66068" w:rsidRPr="00E80806">
        <w:rPr>
          <w:szCs w:val="22"/>
        </w:rPr>
        <w:t xml:space="preserve"> HUGO Gene Nomenclature </w:t>
      </w:r>
      <w:del w:id="478" w:author="Brady,Rachel" w:date="2025-07-31T11:29:00Z" w16du:dateUtc="2025-07-31T18:29:00Z">
        <w:r w:rsidR="00523CEC">
          <w:rPr>
            <w:szCs w:val="22"/>
          </w:rPr>
          <w:delText>indicated is</w:delText>
        </w:r>
      </w:del>
      <w:ins w:id="479" w:author="Brady,Rachel" w:date="2025-07-31T11:29:00Z" w16du:dateUtc="2025-07-31T18:29:00Z">
        <w:r w:rsidR="00523CEC" w:rsidRPr="00E80806">
          <w:rPr>
            <w:szCs w:val="22"/>
          </w:rPr>
          <w:t>i</w:t>
        </w:r>
        <w:r w:rsidR="002A5E6C" w:rsidRPr="00E80806">
          <w:rPr>
            <w:szCs w:val="22"/>
          </w:rPr>
          <w:t>dentified as</w:t>
        </w:r>
      </w:ins>
      <w:r w:rsidR="00523CEC" w:rsidRPr="00E80806">
        <w:rPr>
          <w:szCs w:val="22"/>
        </w:rPr>
        <w:t xml:space="preserve"> </w:t>
      </w:r>
      <w:r w:rsidRPr="00E80806">
        <w:rPr>
          <w:szCs w:val="22"/>
        </w:rPr>
        <w:t>trafficking protein particle complex subunit 5 (TRAPPC5), a subunit of the TRAPP complex</w:t>
      </w:r>
      <w:r w:rsidR="00523CEC" w:rsidRPr="00E80806">
        <w:rPr>
          <w:szCs w:val="22"/>
        </w:rPr>
        <w:t>.</w:t>
      </w:r>
      <w:sdt>
        <w:sdtPr>
          <w:rPr>
            <w:color w:val="000000"/>
            <w:szCs w:val="22"/>
            <w:vertAlign w:val="superscript"/>
          </w:rPr>
          <w:tag w:val="MENDELEY_CITATION_v3_eyJjaXRhdGlvbklEIjoiTUVOREVMRVlfQ0lUQVRJT05fOWJmNmQwMjAtYTE1Yi00OGEzLTkwMTMtODY4YjExMmI4MmM3IiwicHJvcGVydGllcyI6eyJub3RlSW5kZXgiOjB9LCJpc0VkaXRlZCI6ZmFsc2UsIm1hbnVhbE92ZXJyaWRlIjp7ImlzTWFudWFsbHlPdmVycmlkZGVuIjpmYWxzZSwiY2l0ZXByb2NUZXh0IjoiPHN1cD4yODwvc3VwPiIsIm1hbnVhbE92ZXJyaWRlVGV4dCI6IiJ9LCJjaXRhdGlvbkl0ZW1zIjpb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"/>
          <w:id w:val="-506441371"/>
          <w:placeholder>
            <w:docPart w:val="DefaultPlaceholder_-1854013440"/>
          </w:placeholder>
        </w:sdtPr>
        <w:sdtContent>
          <w:del w:id="480" w:author="Brady,Rachel" w:date="2025-07-31T11:29:00Z" w16du:dateUtc="2025-07-31T18:29:00Z">
            <w:r w:rsidR="009648AE" w:rsidRPr="009648AE">
              <w:rPr>
                <w:color w:val="000000"/>
                <w:szCs w:val="22"/>
                <w:vertAlign w:val="superscript"/>
              </w:rPr>
              <w:delText>30</w:delText>
            </w:r>
          </w:del>
          <w:ins w:id="481" w:author="Brady,Rachel" w:date="2025-07-31T11:29:00Z" w16du:dateUtc="2025-07-31T18:29:00Z">
            <w:r w:rsidR="00FB03E2" w:rsidRPr="00E80806">
              <w:rPr>
                <w:color w:val="000000"/>
                <w:szCs w:val="22"/>
                <w:vertAlign w:val="superscript"/>
              </w:rPr>
              <w:t>28</w:t>
            </w:r>
          </w:ins>
        </w:sdtContent>
      </w:sdt>
      <w:r w:rsidR="00523CEC" w:rsidRPr="00E80806">
        <w:rPr>
          <w:szCs w:val="22"/>
        </w:rPr>
        <w:t xml:space="preserve"> </w:t>
      </w:r>
      <w:r w:rsidR="002A5E6C" w:rsidRPr="00E80806">
        <w:rPr>
          <w:szCs w:val="22"/>
        </w:rPr>
        <w:t>This protein</w:t>
      </w:r>
      <w:r w:rsidR="00AD6451" w:rsidRPr="00E80806">
        <w:rPr>
          <w:szCs w:val="22"/>
        </w:rPr>
        <w:t xml:space="preserve"> </w:t>
      </w:r>
      <w:r w:rsidRPr="00E80806">
        <w:rPr>
          <w:szCs w:val="22"/>
        </w:rPr>
        <w:t>is also involved in vesicular trafficking.</w:t>
      </w:r>
      <w:sdt>
        <w:sdtPr>
          <w:rPr>
            <w:color w:val="000000"/>
            <w:szCs w:val="22"/>
            <w:vertAlign w:val="superscript"/>
          </w:rPr>
          <w:tag w:val="MENDELEY_CITATION_v3_eyJjaXRhdGlvbklEIjoiTUVOREVMRVlfQ0lUQVRJT05fMmM3NzdmNzgtNGQ3NC00MWViLWI1NGYtZDQ5YzhiN2U2MjdjIiwicHJvcGVydGllcyI6eyJub3RlSW5kZXgiOjB9LCJpc0VkaXRlZCI6ZmFsc2UsIm1hbnVhbE92ZXJyaWRlIjp7ImlzTWFudWFsbHlPdmVycmlkZGVuIjpmYWxzZSwiY2l0ZXByb2NUZXh0IjoiPHN1cD4yO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
          <w:id w:val="2087876949"/>
          <w:placeholder>
            <w:docPart w:val="DefaultPlaceholder_-1854013440"/>
          </w:placeholder>
        </w:sdtPr>
        <w:sdtContent>
          <w:del w:id="482" w:author="Brady,Rachel" w:date="2025-07-31T11:29:00Z" w16du:dateUtc="2025-07-31T18:29:00Z">
            <w:r w:rsidR="009648AE" w:rsidRPr="009648AE">
              <w:rPr>
                <w:color w:val="000000"/>
                <w:szCs w:val="22"/>
                <w:vertAlign w:val="superscript"/>
              </w:rPr>
              <w:delText>31</w:delText>
            </w:r>
          </w:del>
          <w:ins w:id="483" w:author="Brady,Rachel" w:date="2025-07-31T11:29:00Z" w16du:dateUtc="2025-07-31T18:29:00Z">
            <w:r w:rsidR="00FB03E2" w:rsidRPr="00E80806">
              <w:rPr>
                <w:color w:val="000000"/>
                <w:szCs w:val="22"/>
                <w:vertAlign w:val="superscript"/>
              </w:rPr>
              <w:t>29</w:t>
            </w:r>
          </w:ins>
        </w:sdtContent>
      </w:sdt>
      <w:r w:rsidRPr="00E80806">
        <w:rPr>
          <w:szCs w:val="22"/>
        </w:rPr>
        <w:t xml:space="preserve"> Both findings suggest a potential mechanistic link between the tumor cell vesicle/exosome pathways and macrophage VEGF release (</w:t>
      </w:r>
      <w:r w:rsidRPr="00E80806">
        <w:rPr>
          <w:b/>
          <w:bCs/>
          <w:szCs w:val="22"/>
        </w:rPr>
        <w:t>Figure 3</w:t>
      </w:r>
      <w:r w:rsidRPr="00E80806">
        <w:rPr>
          <w:szCs w:val="22"/>
        </w:rPr>
        <w:t>).</w:t>
      </w:r>
      <w:r w:rsidRPr="00E80806">
        <w:rPr>
          <w:rStyle w:val="eop"/>
          <w:szCs w:val="22"/>
        </w:rPr>
        <w:t xml:space="preserve"> All</w:t>
      </w:r>
      <w:ins w:id="484" w:author="Brady,Rachel" w:date="2025-07-31T11:29:00Z" w16du:dateUtc="2025-07-31T18:29:00Z">
        <w:r w:rsidRPr="00E80806">
          <w:rPr>
            <w:rStyle w:val="eop"/>
            <w:szCs w:val="22"/>
          </w:rPr>
          <w:t xml:space="preserve"> </w:t>
        </w:r>
        <w:r w:rsidR="002A5E6C" w:rsidRPr="00E80806">
          <w:rPr>
            <w:rStyle w:val="eop"/>
            <w:szCs w:val="22"/>
          </w:rPr>
          <w:t>correlation</w:t>
        </w:r>
      </w:ins>
      <w:r w:rsidR="002A5E6C" w:rsidRPr="00E80806">
        <w:rPr>
          <w:rStyle w:val="eop"/>
          <w:szCs w:val="22"/>
        </w:rPr>
        <w:t xml:space="preserve"> </w:t>
      </w:r>
      <w:r w:rsidRPr="00E80806">
        <w:rPr>
          <w:rStyle w:val="eop"/>
          <w:szCs w:val="22"/>
        </w:rPr>
        <w:t>results are provided</w:t>
      </w:r>
      <w:r w:rsidRPr="00E80806">
        <w:rPr>
          <w:szCs w:val="22"/>
        </w:rPr>
        <w:t xml:space="preserve"> in the </w:t>
      </w:r>
      <w:r w:rsidRPr="00E80806">
        <w:rPr>
          <w:b/>
          <w:bCs/>
          <w:szCs w:val="22"/>
        </w:rPr>
        <w:t>Supplementary Materials</w:t>
      </w:r>
      <w:r w:rsidRPr="00E80806">
        <w:rPr>
          <w:szCs w:val="22"/>
        </w:rPr>
        <w:t>.</w:t>
      </w:r>
    </w:p>
    <w:p w14:paraId="32553279" w14:textId="724D5D33" w:rsidR="003545D2" w:rsidRPr="00E80806" w:rsidRDefault="009D42D0" w:rsidP="003545D2">
      <w:pPr>
        <w:pStyle w:val="paragraph"/>
        <w:spacing w:before="0" w:beforeAutospacing="0" w:after="0" w:afterAutospacing="0" w:line="480" w:lineRule="auto"/>
        <w:ind w:firstLine="720"/>
        <w:textAlignment w:val="baseline"/>
        <w:rPr>
          <w:szCs w:val="22"/>
        </w:rPr>
      </w:pPr>
      <w:r w:rsidRPr="00E80806">
        <w:rPr>
          <w:szCs w:val="22"/>
        </w:rPr>
        <w:t xml:space="preserve">We also performed pairwise differential gene analysis, in which we established “high” and “low” stimulator groups for each analyte between the top and bottom quartiles of the modified z-scores. The </w:t>
      </w:r>
      <w:r w:rsidRPr="00E80806">
        <w:rPr>
          <w:szCs w:val="22"/>
        </w:rPr>
        <w:lastRenderedPageBreak/>
        <w:t>analysis showed significant differences between the high and low stimulator groups for all the analytes (</w:t>
      </w:r>
      <w:bookmarkStart w:id="485" w:name="OLE_LINK4"/>
      <w:r w:rsidRPr="00E80806">
        <w:rPr>
          <w:b/>
          <w:bCs/>
          <w:szCs w:val="22"/>
        </w:rPr>
        <w:t>Supplementary Table 3</w:t>
      </w:r>
      <w:bookmarkEnd w:id="485"/>
      <w:r w:rsidRPr="00E80806">
        <w:rPr>
          <w:szCs w:val="22"/>
        </w:rPr>
        <w:t xml:space="preserve">). IL-8 and KC-like had a low number of </w:t>
      </w:r>
      <w:ins w:id="486" w:author="Brady,Rachel" w:date="2025-07-31T11:29:00Z" w16du:dateUtc="2025-07-31T18:29:00Z">
        <w:r w:rsidR="002A5E6C" w:rsidRPr="00E80806">
          <w:rPr>
            <w:szCs w:val="22"/>
          </w:rPr>
          <w:t>differentially expressed genes (</w:t>
        </w:r>
      </w:ins>
      <w:r w:rsidRPr="00E80806">
        <w:rPr>
          <w:szCs w:val="22"/>
        </w:rPr>
        <w:t>DEGs</w:t>
      </w:r>
      <w:del w:id="487" w:author="Brady,Rachel" w:date="2025-07-31T11:29:00Z" w16du:dateUtc="2025-07-31T18:29:00Z">
        <w:r w:rsidR="003545D2" w:rsidRPr="00D26DBC">
          <w:rPr>
            <w:szCs w:val="22"/>
          </w:rPr>
          <w:delText xml:space="preserve"> (two</w:delText>
        </w:r>
      </w:del>
      <w:ins w:id="488" w:author="Brady,Rachel" w:date="2025-07-31T11:29:00Z" w16du:dateUtc="2025-07-31T18:29:00Z">
        <w:r w:rsidR="002A5E6C" w:rsidRPr="00E80806">
          <w:rPr>
            <w:szCs w:val="22"/>
          </w:rPr>
          <w:t>; 2</w:t>
        </w:r>
      </w:ins>
      <w:r w:rsidR="002A5E6C" w:rsidRPr="00E80806">
        <w:rPr>
          <w:szCs w:val="22"/>
        </w:rPr>
        <w:t xml:space="preserve"> and </w:t>
      </w:r>
      <w:del w:id="489" w:author="Brady,Rachel" w:date="2025-07-31T11:29:00Z" w16du:dateUtc="2025-07-31T18:29:00Z">
        <w:r w:rsidR="003545D2" w:rsidRPr="00D26DBC">
          <w:rPr>
            <w:szCs w:val="22"/>
          </w:rPr>
          <w:delText>three,</w:delText>
        </w:r>
      </w:del>
      <w:ins w:id="490" w:author="Brady,Rachel" w:date="2025-07-31T11:29:00Z" w16du:dateUtc="2025-07-31T18:29:00Z">
        <w:r w:rsidR="002A5E6C" w:rsidRPr="00E80806">
          <w:rPr>
            <w:szCs w:val="22"/>
          </w:rPr>
          <w:t>3</w:t>
        </w:r>
      </w:ins>
      <w:r w:rsidR="002A5E6C" w:rsidRPr="00E80806">
        <w:rPr>
          <w:szCs w:val="22"/>
        </w:rPr>
        <w:t xml:space="preserve"> respectively</w:t>
      </w:r>
      <w:del w:id="491" w:author="Brady,Rachel" w:date="2025-07-31T11:29:00Z" w16du:dateUtc="2025-07-31T18:29:00Z">
        <w:r w:rsidR="003545D2" w:rsidRPr="00D26DBC">
          <w:rPr>
            <w:szCs w:val="22"/>
          </w:rPr>
          <w:delText>);</w:delText>
        </w:r>
      </w:del>
      <w:ins w:id="492" w:author="Brady,Rachel" w:date="2025-07-31T11:29:00Z" w16du:dateUtc="2025-07-31T18:29:00Z">
        <w:r w:rsidR="002A5E6C" w:rsidRPr="00E80806">
          <w:rPr>
            <w:szCs w:val="22"/>
          </w:rPr>
          <w:t>)</w:t>
        </w:r>
        <w:r w:rsidRPr="00E80806">
          <w:rPr>
            <w:szCs w:val="22"/>
          </w:rPr>
          <w:t xml:space="preserve"> </w:t>
        </w:r>
        <w:r w:rsidR="002A5E6C" w:rsidRPr="00E80806">
          <w:rPr>
            <w:szCs w:val="22"/>
          </w:rPr>
          <w:t>while</w:t>
        </w:r>
      </w:ins>
      <w:r w:rsidRPr="00E80806">
        <w:rPr>
          <w:szCs w:val="22"/>
        </w:rPr>
        <w:t xml:space="preserve"> the remainder of the cytokines had between 10 and 60 DEGs between </w:t>
      </w:r>
      <w:ins w:id="493" w:author="Brady,Rachel" w:date="2025-07-31T11:29:00Z" w16du:dateUtc="2025-07-31T18:29:00Z">
        <w:r w:rsidRPr="00E80806">
          <w:rPr>
            <w:szCs w:val="22"/>
          </w:rPr>
          <w:t xml:space="preserve">the </w:t>
        </w:r>
      </w:ins>
      <w:r w:rsidRPr="00E80806">
        <w:rPr>
          <w:szCs w:val="22"/>
        </w:rPr>
        <w:t xml:space="preserve">groups </w:t>
      </w:r>
      <w:r w:rsidRPr="00E80806">
        <w:rPr>
          <w:b/>
          <w:szCs w:val="22"/>
        </w:rPr>
        <w:t>(</w:t>
      </w:r>
      <w:r w:rsidRPr="00E80806">
        <w:rPr>
          <w:b/>
          <w:bCs/>
          <w:szCs w:val="22"/>
        </w:rPr>
        <w:t xml:space="preserve">Figure 4, </w:t>
      </w:r>
      <w:ins w:id="494" w:author="Brady,Rachel" w:date="2025-07-31T11:29:00Z" w16du:dateUtc="2025-07-31T18:29:00Z">
        <w:r w:rsidR="00207959">
          <w:rPr>
            <w:b/>
            <w:bCs/>
            <w:szCs w:val="22"/>
          </w:rPr>
          <w:t xml:space="preserve">Supplementary </w:t>
        </w:r>
      </w:ins>
      <w:r w:rsidR="00207959">
        <w:rPr>
          <w:b/>
          <w:bCs/>
          <w:szCs w:val="22"/>
        </w:rPr>
        <w:t xml:space="preserve">Table </w:t>
      </w:r>
      <w:del w:id="495" w:author="Brady,Rachel" w:date="2025-07-31T11:29:00Z" w16du:dateUtc="2025-07-31T18:29:00Z">
        <w:r w:rsidR="003545D2" w:rsidRPr="00ED21E4">
          <w:rPr>
            <w:b/>
            <w:bCs/>
            <w:szCs w:val="22"/>
          </w:rPr>
          <w:delText>3</w:delText>
        </w:r>
      </w:del>
      <w:ins w:id="496" w:author="Brady,Rachel" w:date="2025-07-31T11:29:00Z" w16du:dateUtc="2025-07-31T18:29:00Z">
        <w:r w:rsidR="00207959">
          <w:rPr>
            <w:b/>
            <w:bCs/>
            <w:szCs w:val="22"/>
          </w:rPr>
          <w:t>4</w:t>
        </w:r>
      </w:ins>
      <w:r w:rsidRPr="00E80806">
        <w:rPr>
          <w:b/>
          <w:szCs w:val="22"/>
        </w:rPr>
        <w:t>).</w:t>
      </w:r>
      <w:r w:rsidRPr="00E80806">
        <w:rPr>
          <w:szCs w:val="22"/>
        </w:rPr>
        <w:t xml:space="preserve"> </w:t>
      </w:r>
      <w:r w:rsidRPr="00E80806">
        <w:rPr>
          <w:rStyle w:val="eop"/>
          <w:szCs w:val="22"/>
        </w:rPr>
        <w:t xml:space="preserve">A positive correlation </w:t>
      </w:r>
      <w:del w:id="497" w:author="Brady,Rachel" w:date="2025-07-31T11:29:00Z" w16du:dateUtc="2025-07-31T18:29:00Z">
        <w:r w:rsidR="003545D2" w:rsidRPr="00D26DBC">
          <w:rPr>
            <w:rStyle w:val="eop"/>
            <w:szCs w:val="22"/>
          </w:rPr>
          <w:delText>indicated</w:delText>
        </w:r>
      </w:del>
      <w:ins w:id="498" w:author="Brady,Rachel" w:date="2025-07-31T11:29:00Z" w16du:dateUtc="2025-07-31T18:29:00Z">
        <w:r w:rsidRPr="00E80806">
          <w:rPr>
            <w:rStyle w:val="eop"/>
            <w:szCs w:val="22"/>
          </w:rPr>
          <w:t>indicate</w:t>
        </w:r>
        <w:r w:rsidR="002A5E6C" w:rsidRPr="00E80806">
          <w:rPr>
            <w:rStyle w:val="eop"/>
            <w:szCs w:val="22"/>
          </w:rPr>
          <w:t>s</w:t>
        </w:r>
      </w:ins>
      <w:r w:rsidRPr="00E80806">
        <w:rPr>
          <w:rStyle w:val="eop"/>
          <w:szCs w:val="22"/>
        </w:rPr>
        <w:t xml:space="preserve"> higher gene expression with higher relative </w:t>
      </w:r>
      <w:r w:rsidRPr="00E80806">
        <w:rPr>
          <w:szCs w:val="22"/>
        </w:rPr>
        <w:t xml:space="preserve">secretion from macrophages (higher modified z-score), </w:t>
      </w:r>
      <w:del w:id="499" w:author="Brady,Rachel" w:date="2025-07-31T11:29:00Z" w16du:dateUtc="2025-07-31T18:29:00Z">
        <w:r w:rsidR="003545D2" w:rsidRPr="00D26DBC">
          <w:rPr>
            <w:szCs w:val="22"/>
          </w:rPr>
          <w:delText>and</w:delText>
        </w:r>
      </w:del>
      <w:ins w:id="500" w:author="Brady,Rachel" w:date="2025-07-31T11:29:00Z" w16du:dateUtc="2025-07-31T18:29:00Z">
        <w:r w:rsidRPr="00E80806">
          <w:rPr>
            <w:szCs w:val="22"/>
          </w:rPr>
          <w:t>whereas</w:t>
        </w:r>
      </w:ins>
      <w:r w:rsidRPr="00E80806">
        <w:rPr>
          <w:szCs w:val="22"/>
        </w:rPr>
        <w:t xml:space="preserve"> a negative correlation </w:t>
      </w:r>
      <w:del w:id="501" w:author="Brady,Rachel" w:date="2025-07-31T11:29:00Z" w16du:dateUtc="2025-07-31T18:29:00Z">
        <w:r w:rsidR="003545D2" w:rsidRPr="00D26DBC">
          <w:rPr>
            <w:szCs w:val="22"/>
          </w:rPr>
          <w:delText>indicated</w:delText>
        </w:r>
      </w:del>
      <w:ins w:id="502" w:author="Brady,Rachel" w:date="2025-07-31T11:29:00Z" w16du:dateUtc="2025-07-31T18:29:00Z">
        <w:r w:rsidRPr="00E80806">
          <w:rPr>
            <w:szCs w:val="22"/>
          </w:rPr>
          <w:t>indicate</w:t>
        </w:r>
        <w:r w:rsidR="002A5E6C" w:rsidRPr="00E80806">
          <w:rPr>
            <w:szCs w:val="22"/>
          </w:rPr>
          <w:t>s</w:t>
        </w:r>
      </w:ins>
      <w:r w:rsidRPr="00E80806">
        <w:rPr>
          <w:szCs w:val="22"/>
        </w:rPr>
        <w:t xml:space="preserve"> higher gene expression with lower relative secretion from macrophages (lower modified z-score). Across all high-stimulator cytokine groups, relevant </w:t>
      </w:r>
      <w:del w:id="503" w:author="Brady,Rachel" w:date="2025-07-31T11:29:00Z" w16du:dateUtc="2025-07-31T18:29:00Z">
        <w:r w:rsidR="003545D2" w:rsidRPr="00D26DBC">
          <w:rPr>
            <w:szCs w:val="22"/>
          </w:rPr>
          <w:delText xml:space="preserve">strongly </w:delText>
        </w:r>
      </w:del>
      <w:r w:rsidRPr="00E80806">
        <w:rPr>
          <w:szCs w:val="22"/>
        </w:rPr>
        <w:t xml:space="preserve">upregulated DEGs </w:t>
      </w:r>
      <w:del w:id="504" w:author="Brady,Rachel" w:date="2025-07-31T11:29:00Z" w16du:dateUtc="2025-07-31T18:29:00Z">
        <w:r w:rsidR="003545D2" w:rsidRPr="00D26DBC">
          <w:rPr>
            <w:szCs w:val="22"/>
          </w:rPr>
          <w:delText>include</w:delText>
        </w:r>
      </w:del>
      <w:ins w:id="505" w:author="Brady,Rachel" w:date="2025-07-31T11:29:00Z" w16du:dateUtc="2025-07-31T18:29:00Z">
        <w:r w:rsidRPr="00E80806">
          <w:rPr>
            <w:szCs w:val="22"/>
          </w:rPr>
          <w:t>included</w:t>
        </w:r>
      </w:ins>
      <w:r w:rsidRPr="00E80806">
        <w:rPr>
          <w:szCs w:val="22"/>
        </w:rPr>
        <w:t xml:space="preserve"> markers of alternative (M2) macrophage activation, exosome-mediated macrophage priming, suppression of T-cell activation and pro-inflammatory signaling, enhanced macrophage recruitment, and modulation of cell–cell junctions.</w:t>
      </w:r>
      <w:sdt>
        <w:sdtPr>
          <w:rPr>
            <w:color w:val="000000"/>
            <w:szCs w:val="22"/>
            <w:vertAlign w:val="superscript"/>
          </w:rPr>
          <w:tag w:val="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"/>
          <w:id w:val="-568189871"/>
          <w:placeholder>
            <w:docPart w:val="DefaultPlaceholder_-1854013440"/>
          </w:placeholder>
        </w:sdtPr>
        <w:sdtContent>
          <w:del w:id="506" w:author="Brady,Rachel" w:date="2025-07-31T11:29:00Z" w16du:dateUtc="2025-07-31T18:29:00Z">
            <w:r w:rsidR="009648AE" w:rsidRPr="009648AE">
              <w:rPr>
                <w:color w:val="000000"/>
                <w:szCs w:val="22"/>
                <w:vertAlign w:val="superscript"/>
              </w:rPr>
              <w:delText>32–38</w:delText>
            </w:r>
          </w:del>
          <w:ins w:id="507" w:author="Brady,Rachel" w:date="2025-07-31T11:29:00Z" w16du:dateUtc="2025-07-31T18:29:00Z">
            <w:r w:rsidR="00FB03E2" w:rsidRPr="00E80806">
              <w:rPr>
                <w:color w:val="000000"/>
                <w:szCs w:val="22"/>
                <w:vertAlign w:val="superscript"/>
              </w:rPr>
              <w:t>30–36</w:t>
            </w:r>
          </w:ins>
        </w:sdtContent>
      </w:sdt>
      <w:r w:rsidRPr="00E80806">
        <w:rPr>
          <w:szCs w:val="22"/>
        </w:rPr>
        <w:t xml:space="preserve"> An additional interesting finding was the elevation of </w:t>
      </w:r>
      <w:r w:rsidRPr="00E80806">
        <w:rPr>
          <w:i/>
          <w:szCs w:val="22"/>
        </w:rPr>
        <w:t>RARRES2</w:t>
      </w:r>
      <w:r w:rsidRPr="00E80806">
        <w:rPr>
          <w:szCs w:val="22"/>
        </w:rPr>
        <w:t xml:space="preserve"> in high VEGF</w:t>
      </w:r>
      <w:del w:id="508" w:author="Brady,Rachel" w:date="2025-07-31T11:29:00Z" w16du:dateUtc="2025-07-31T18:29:00Z">
        <w:r w:rsidR="003545D2" w:rsidRPr="00D26DBC">
          <w:rPr>
            <w:szCs w:val="22"/>
          </w:rPr>
          <w:delText>-</w:delText>
        </w:r>
      </w:del>
      <w:ins w:id="509" w:author="Brady,Rachel" w:date="2025-07-31T11:29:00Z" w16du:dateUtc="2025-07-31T18:29:00Z">
        <w:r w:rsidRPr="00E80806">
          <w:rPr>
            <w:szCs w:val="22"/>
          </w:rPr>
          <w:t xml:space="preserve"> </w:t>
        </w:r>
      </w:ins>
      <w:r w:rsidRPr="00E80806">
        <w:rPr>
          <w:szCs w:val="22"/>
        </w:rPr>
        <w:t xml:space="preserve">stimulators, a gene that </w:t>
      </w:r>
      <w:r w:rsidR="002C01C1" w:rsidRPr="00E80806">
        <w:rPr>
          <w:szCs w:val="22"/>
        </w:rPr>
        <w:t>has been</w:t>
      </w:r>
      <w:r w:rsidRPr="00E80806">
        <w:rPr>
          <w:szCs w:val="22"/>
        </w:rPr>
        <w:t xml:space="preserve"> shown to sustain osteosarcoma stemness via TAM interactions.</w:t>
      </w:r>
      <w:sdt>
        <w:sdtPr>
          <w:rPr>
            <w:color w:val="000000"/>
            <w:szCs w:val="22"/>
            <w:vertAlign w:val="superscript"/>
          </w:rPr>
          <w:tag w:val="MENDELEY_CITATION_v3_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"/>
          <w:id w:val="-157386805"/>
          <w:placeholder>
            <w:docPart w:val="DefaultPlaceholder_-1854013440"/>
          </w:placeholder>
        </w:sdtPr>
        <w:sdtContent>
          <w:del w:id="510" w:author="Brady,Rachel" w:date="2025-07-31T11:29:00Z" w16du:dateUtc="2025-07-31T18:29:00Z">
            <w:r w:rsidR="009648AE" w:rsidRPr="009648AE">
              <w:rPr>
                <w:color w:val="000000"/>
                <w:szCs w:val="22"/>
                <w:vertAlign w:val="superscript"/>
              </w:rPr>
              <w:delText>39</w:delText>
            </w:r>
          </w:del>
          <w:ins w:id="511" w:author="Brady,Rachel" w:date="2025-07-31T11:29:00Z" w16du:dateUtc="2025-07-31T18:29:00Z">
            <w:r w:rsidR="00FB03E2" w:rsidRPr="00E80806">
              <w:rPr>
                <w:color w:val="000000"/>
                <w:szCs w:val="22"/>
                <w:vertAlign w:val="superscript"/>
              </w:rPr>
              <w:t>37</w:t>
            </w:r>
          </w:ins>
        </w:sdtContent>
      </w:sdt>
      <w:r w:rsidRPr="00E80806">
        <w:rPr>
          <w:szCs w:val="22"/>
        </w:rPr>
        <w:t xml:space="preserve"> As CCL2 and TGF-β were the only analytes with a significant negative correlation, pairwise analysis was also performed between </w:t>
      </w:r>
      <w:ins w:id="512" w:author="Brady,Rachel" w:date="2025-07-31T11:29:00Z" w16du:dateUtc="2025-07-31T18:29:00Z">
        <w:r w:rsidRPr="00E80806">
          <w:rPr>
            <w:szCs w:val="22"/>
          </w:rPr>
          <w:t xml:space="preserve">the </w:t>
        </w:r>
      </w:ins>
      <w:r w:rsidRPr="00E80806">
        <w:rPr>
          <w:szCs w:val="22"/>
        </w:rPr>
        <w:t xml:space="preserve">cell lines with a high TGF-β:CCL2 ratio to a low TGF-β:CCL2 ratio. </w:t>
      </w:r>
      <w:r w:rsidR="006C6E79" w:rsidRPr="00E80806">
        <w:rPr>
          <w:szCs w:val="22"/>
        </w:rPr>
        <w:t>The TCM from cell</w:t>
      </w:r>
      <w:r w:rsidR="00FD5205" w:rsidRPr="00E80806">
        <w:rPr>
          <w:szCs w:val="22"/>
        </w:rPr>
        <w:t xml:space="preserve"> lines that elicited a high TGF</w:t>
      </w:r>
      <w:del w:id="513" w:author="Brady,Rachel" w:date="2025-07-31T11:29:00Z" w16du:dateUtc="2025-07-31T18:29:00Z">
        <w:r w:rsidR="00FD5205" w:rsidRPr="00FD5205">
          <w:rPr>
            <w:szCs w:val="22"/>
          </w:rPr>
          <w:noBreakHyphen/>
          <w:delText>β : CCL2</w:delText>
        </w:r>
      </w:del>
      <w:ins w:id="514" w:author="Brady,Rachel" w:date="2025-07-31T11:29:00Z" w16du:dateUtc="2025-07-31T18:29:00Z">
        <w:r w:rsidR="00FD5205" w:rsidRPr="00E80806">
          <w:rPr>
            <w:szCs w:val="22"/>
          </w:rPr>
          <w:t>-β:CCL2</w:t>
        </w:r>
      </w:ins>
      <w:r w:rsidR="00FD5205" w:rsidRPr="00E80806">
        <w:rPr>
          <w:szCs w:val="22"/>
        </w:rPr>
        <w:t xml:space="preserve"> response from macrophages</w:t>
      </w:r>
      <w:del w:id="515" w:author="Brady,Rachel" w:date="2025-07-31T11:29:00Z" w16du:dateUtc="2025-07-31T18:29:00Z">
        <w:r w:rsidR="00FD5205" w:rsidRPr="00FD5205">
          <w:rPr>
            <w:szCs w:val="22"/>
          </w:rPr>
          <w:delText xml:space="preserve"> also</w:delText>
        </w:r>
      </w:del>
      <w:r w:rsidR="00FD5205" w:rsidRPr="00E80806">
        <w:rPr>
          <w:szCs w:val="22"/>
        </w:rPr>
        <w:t xml:space="preserve"> showed upregulation of </w:t>
      </w:r>
      <w:r w:rsidR="00A85785" w:rsidRPr="00E80806">
        <w:rPr>
          <w:szCs w:val="22"/>
        </w:rPr>
        <w:t xml:space="preserve">relevant genes such as </w:t>
      </w:r>
      <w:r w:rsidR="00FD5205" w:rsidRPr="00E80806">
        <w:rPr>
          <w:i/>
          <w:iCs/>
          <w:szCs w:val="22"/>
        </w:rPr>
        <w:t>SND1</w:t>
      </w:r>
      <w:r w:rsidR="00FD5205" w:rsidRPr="00E80806">
        <w:rPr>
          <w:szCs w:val="22"/>
        </w:rPr>
        <w:t>, which has been shown to act downstream of TGF</w:t>
      </w:r>
      <w:r w:rsidR="00FD5205" w:rsidRPr="00E80806">
        <w:rPr>
          <w:szCs w:val="22"/>
        </w:rPr>
        <w:noBreakHyphen/>
        <w:t>β1/Smad signaling to promote breast cancer metastasis</w:t>
      </w:r>
      <w:r w:rsidR="00A85785" w:rsidRPr="00E80806">
        <w:rPr>
          <w:szCs w:val="22"/>
        </w:rPr>
        <w:t>.</w:t>
      </w:r>
      <w:sdt>
        <w:sdtPr>
          <w:rPr>
            <w:color w:val="000000"/>
            <w:szCs w:val="22"/>
            <w:vertAlign w:val="superscript"/>
          </w:rPr>
          <w:tag w:val="MENDELEY_CITATION_v3_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"/>
          <w:id w:val="-799454536"/>
          <w:placeholder>
            <w:docPart w:val="DefaultPlaceholder_-1854013440"/>
          </w:placeholder>
        </w:sdtPr>
        <w:sdtContent>
          <w:del w:id="516" w:author="Brady,Rachel" w:date="2025-07-31T11:29:00Z" w16du:dateUtc="2025-07-31T18:29:00Z">
            <w:r w:rsidR="009648AE" w:rsidRPr="009648AE">
              <w:rPr>
                <w:color w:val="000000"/>
                <w:szCs w:val="22"/>
                <w:vertAlign w:val="superscript"/>
              </w:rPr>
              <w:delText>40</w:delText>
            </w:r>
          </w:del>
          <w:ins w:id="517" w:author="Brady,Rachel" w:date="2025-07-31T11:29:00Z" w16du:dateUtc="2025-07-31T18:29:00Z">
            <w:r w:rsidR="00FB03E2" w:rsidRPr="00E80806">
              <w:rPr>
                <w:color w:val="000000"/>
                <w:szCs w:val="22"/>
                <w:vertAlign w:val="superscript"/>
              </w:rPr>
              <w:t>38</w:t>
            </w:r>
          </w:ins>
        </w:sdtContent>
      </w:sdt>
      <w:del w:id="518" w:author="Brady,Rachel" w:date="2025-07-31T11:29:00Z" w16du:dateUtc="2025-07-31T18:29:00Z">
        <w:r w:rsidR="00FD5205" w:rsidRPr="00FD5205">
          <w:rPr>
            <w:szCs w:val="22"/>
          </w:rPr>
          <w:delText xml:space="preserve"> </w:delText>
        </w:r>
      </w:del>
      <w:r w:rsidR="00FD5205" w:rsidRPr="00E80806">
        <w:rPr>
          <w:szCs w:val="22"/>
        </w:rPr>
        <w:t xml:space="preserve"> </w:t>
      </w:r>
      <w:r w:rsidRPr="00E80806">
        <w:rPr>
          <w:szCs w:val="22"/>
        </w:rPr>
        <w:t xml:space="preserve">A full list of DEGs is provided in </w:t>
      </w:r>
      <w:r w:rsidRPr="00E80806">
        <w:rPr>
          <w:b/>
          <w:bCs/>
          <w:szCs w:val="22"/>
        </w:rPr>
        <w:t>Supplementary Materials</w:t>
      </w:r>
      <w:r w:rsidRPr="00E80806">
        <w:rPr>
          <w:szCs w:val="22"/>
        </w:rPr>
        <w:t>.</w:t>
      </w:r>
      <w:r w:rsidRPr="00E80806">
        <w:rPr>
          <w:rStyle w:val="normaltextrun"/>
          <w:szCs w:val="22"/>
        </w:rPr>
        <w:t xml:space="preserve"> </w:t>
      </w:r>
    </w:p>
    <w:p w14:paraId="097E0B20" w14:textId="3D1D6215" w:rsidR="003545D2" w:rsidRPr="00E80806" w:rsidRDefault="009D42D0" w:rsidP="003545D2">
      <w:pPr>
        <w:pStyle w:val="paragraph"/>
        <w:spacing w:before="0" w:beforeAutospacing="0" w:after="0" w:afterAutospacing="0" w:line="480" w:lineRule="auto"/>
        <w:ind w:firstLine="720"/>
        <w:textAlignment w:val="baseline"/>
        <w:rPr>
          <w:b/>
          <w:szCs w:val="22"/>
        </w:rPr>
      </w:pPr>
      <w:r w:rsidRPr="00E80806">
        <w:rPr>
          <w:szCs w:val="22"/>
        </w:rPr>
        <w:t xml:space="preserve">We then performed GSEA with the gene lists from the pairwise analysis based on pre-ranked log2foldchange values using </w:t>
      </w:r>
      <w:proofErr w:type="spellStart"/>
      <w:r w:rsidRPr="00E80806">
        <w:rPr>
          <w:szCs w:val="22"/>
        </w:rPr>
        <w:t>MsigDB’s</w:t>
      </w:r>
      <w:proofErr w:type="spellEnd"/>
      <w:r w:rsidRPr="00E80806">
        <w:rPr>
          <w:szCs w:val="22"/>
        </w:rPr>
        <w:t xml:space="preserve"> hallmark, C2, C5, C6, and C7 collections. </w:t>
      </w:r>
      <w:del w:id="519" w:author="Brady,Rachel" w:date="2025-07-31T11:29:00Z" w16du:dateUtc="2025-07-31T18:29:00Z">
        <w:r w:rsidR="003545D2">
          <w:rPr>
            <w:szCs w:val="22"/>
          </w:rPr>
          <w:delText>As with the DEGs, the</w:delText>
        </w:r>
      </w:del>
      <w:ins w:id="520" w:author="Brady,Rachel" w:date="2025-07-31T11:29:00Z" w16du:dateUtc="2025-07-31T18:29:00Z">
        <w:r w:rsidR="002A5E6C" w:rsidRPr="00E80806">
          <w:rPr>
            <w:szCs w:val="22"/>
          </w:rPr>
          <w:t>The</w:t>
        </w:r>
      </w:ins>
      <w:r w:rsidRPr="00E80806">
        <w:rPr>
          <w:szCs w:val="22"/>
        </w:rPr>
        <w:t xml:space="preserve"> high-stimulator groups showed enrichment for both </w:t>
      </w:r>
      <w:del w:id="521" w:author="Brady,Rachel" w:date="2025-07-31T11:29:00Z" w16du:dateUtc="2025-07-31T18:29:00Z">
        <w:r w:rsidR="003545D2" w:rsidRPr="00D26DBC">
          <w:rPr>
            <w:szCs w:val="22"/>
          </w:rPr>
          <w:delText>canonically</w:delText>
        </w:r>
      </w:del>
      <w:ins w:id="522" w:author="Brady,Rachel" w:date="2025-07-31T11:29:00Z" w16du:dateUtc="2025-07-31T18:29:00Z">
        <w:r w:rsidRPr="00E80806">
          <w:rPr>
            <w:szCs w:val="22"/>
          </w:rPr>
          <w:t>canonical</w:t>
        </w:r>
      </w:ins>
      <w:r w:rsidRPr="00E80806">
        <w:rPr>
          <w:szCs w:val="22"/>
        </w:rPr>
        <w:t xml:space="preserve"> pro- and anti-tumorigenic pathways. For example, high stimulation of TNF-α was enriched for downregulated KRAS signaling, whereas high stimulation of KC-like was enriched for monocyte chemotaxis. </w:t>
      </w:r>
      <w:r w:rsidR="002A5E6C" w:rsidRPr="00E80806">
        <w:rPr>
          <w:szCs w:val="22"/>
        </w:rPr>
        <w:t>A</w:t>
      </w:r>
      <w:r w:rsidRPr="00E80806">
        <w:rPr>
          <w:szCs w:val="22"/>
        </w:rPr>
        <w:t xml:space="preserve"> selection of the enriched gene sets is shown in </w:t>
      </w:r>
      <w:ins w:id="523" w:author="Brady,Rachel" w:date="2025-07-31T11:29:00Z" w16du:dateUtc="2025-07-31T18:29:00Z">
        <w:r w:rsidR="00207959" w:rsidRPr="00207959">
          <w:rPr>
            <w:b/>
            <w:bCs/>
            <w:szCs w:val="22"/>
          </w:rPr>
          <w:t>Supplementary</w:t>
        </w:r>
        <w:r w:rsidR="00207959">
          <w:rPr>
            <w:szCs w:val="22"/>
          </w:rPr>
          <w:t xml:space="preserve"> </w:t>
        </w:r>
      </w:ins>
      <w:r w:rsidRPr="00E80806">
        <w:rPr>
          <w:b/>
          <w:bCs/>
          <w:szCs w:val="22"/>
        </w:rPr>
        <w:t xml:space="preserve">Figure </w:t>
      </w:r>
      <w:r w:rsidR="00207959">
        <w:rPr>
          <w:b/>
          <w:bCs/>
          <w:szCs w:val="22"/>
        </w:rPr>
        <w:t>5</w:t>
      </w:r>
      <w:r w:rsidRPr="00E80806">
        <w:rPr>
          <w:szCs w:val="22"/>
        </w:rPr>
        <w:t xml:space="preserve">. All gene sets are provided in </w:t>
      </w:r>
      <w:r w:rsidRPr="00E80806">
        <w:rPr>
          <w:b/>
          <w:bCs/>
          <w:szCs w:val="22"/>
        </w:rPr>
        <w:t>Supplementary Materials.</w:t>
      </w:r>
    </w:p>
    <w:p w14:paraId="437D82D2" w14:textId="77777777" w:rsidR="003545D2" w:rsidRPr="00E80806" w:rsidRDefault="009D42D0" w:rsidP="003545D2">
      <w:pPr>
        <w:pStyle w:val="paragraph"/>
        <w:spacing w:before="0" w:beforeAutospacing="0" w:after="0" w:afterAutospacing="0" w:line="480" w:lineRule="auto"/>
        <w:textAlignment w:val="baseline"/>
        <w:rPr>
          <w:rStyle w:val="eop"/>
          <w:i/>
          <w:szCs w:val="22"/>
        </w:rPr>
      </w:pPr>
      <w:r w:rsidRPr="00E80806">
        <w:rPr>
          <w:rStyle w:val="normaltextrun"/>
          <w:i/>
          <w:szCs w:val="22"/>
        </w:rPr>
        <w:t>Cell lines with upregulated MVB12A had the strongest ability to stimulate VEGF from macrophages. </w:t>
      </w:r>
      <w:r w:rsidRPr="00E80806">
        <w:rPr>
          <w:rStyle w:val="eop"/>
          <w:i/>
          <w:szCs w:val="22"/>
        </w:rPr>
        <w:t> </w:t>
      </w:r>
    </w:p>
    <w:p w14:paraId="411094F8" w14:textId="035E6E10" w:rsidR="003545D2" w:rsidRPr="00E80806" w:rsidRDefault="009D42D0" w:rsidP="003545D2">
      <w:pPr>
        <w:spacing w:line="480" w:lineRule="auto"/>
        <w:rPr>
          <w:rStyle w:val="eop"/>
          <w:szCs w:val="22"/>
        </w:rPr>
      </w:pPr>
      <w:r w:rsidRPr="00E80806">
        <w:rPr>
          <w:rStyle w:val="eop"/>
          <w:szCs w:val="22"/>
        </w:rPr>
        <w:lastRenderedPageBreak/>
        <w:tab/>
      </w:r>
      <w:r w:rsidRPr="00E80806">
        <w:rPr>
          <w:szCs w:val="22"/>
        </w:rPr>
        <w:t xml:space="preserve">We validated our RNA-seq correlation </w:t>
      </w:r>
      <w:del w:id="524" w:author="Brady,Rachel" w:date="2025-07-31T11:29:00Z" w16du:dateUtc="2025-07-31T18:29:00Z">
        <w:r w:rsidR="003545D2">
          <w:rPr>
            <w:szCs w:val="22"/>
          </w:rPr>
          <w:delText>finding</w:delText>
        </w:r>
      </w:del>
      <w:ins w:id="525" w:author="Brady,Rachel" w:date="2025-07-31T11:29:00Z" w16du:dateUtc="2025-07-31T18:29:00Z">
        <w:r w:rsidRPr="00E80806">
          <w:rPr>
            <w:szCs w:val="22"/>
          </w:rPr>
          <w:t>findings</w:t>
        </w:r>
      </w:ins>
      <w:r w:rsidRPr="00E80806">
        <w:rPr>
          <w:szCs w:val="22"/>
        </w:rPr>
        <w:t xml:space="preserve"> suggesting that </w:t>
      </w:r>
      <w:r w:rsidRPr="00E80806">
        <w:rPr>
          <w:i/>
          <w:iCs/>
          <w:szCs w:val="22"/>
        </w:rPr>
        <w:t>MVB12A</w:t>
      </w:r>
      <w:r w:rsidRPr="00E80806">
        <w:rPr>
          <w:szCs w:val="22"/>
        </w:rPr>
        <w:t xml:space="preserve"> expression in cancer cell lines is associated with the stimulation of VEGF secretion from primary macrophages. </w:t>
      </w:r>
      <w:r w:rsidRPr="00E80806">
        <w:rPr>
          <w:i/>
          <w:iCs/>
          <w:szCs w:val="22"/>
        </w:rPr>
        <w:t>MVB12A</w:t>
      </w:r>
      <w:r w:rsidRPr="00E80806">
        <w:rPr>
          <w:szCs w:val="22"/>
        </w:rPr>
        <w:t xml:space="preserve"> encodes a subunit of ESCRT-I, which is involved in </w:t>
      </w:r>
      <w:proofErr w:type="spellStart"/>
      <w:r w:rsidRPr="00E80806">
        <w:rPr>
          <w:szCs w:val="22"/>
        </w:rPr>
        <w:t>exosomal</w:t>
      </w:r>
      <w:proofErr w:type="spellEnd"/>
      <w:r w:rsidRPr="00E80806">
        <w:rPr>
          <w:szCs w:val="22"/>
        </w:rPr>
        <w:t xml:space="preserve"> cargo sorting, leading us to investigate whether exosomes mediate </w:t>
      </w:r>
      <w:del w:id="526" w:author="Brady,Rachel" w:date="2025-07-31T11:29:00Z" w16du:dateUtc="2025-07-31T18:29:00Z">
        <w:r w:rsidR="003545D2" w:rsidRPr="004215DC">
          <w:rPr>
            <w:szCs w:val="22"/>
          </w:rPr>
          <w:delText>this</w:delText>
        </w:r>
      </w:del>
      <w:ins w:id="527" w:author="Brady,Rachel" w:date="2025-07-31T11:29:00Z" w16du:dateUtc="2025-07-31T18:29:00Z">
        <w:r w:rsidRPr="00E80806">
          <w:rPr>
            <w:szCs w:val="22"/>
          </w:rPr>
          <w:t>the</w:t>
        </w:r>
      </w:ins>
      <w:r w:rsidRPr="00E80806">
        <w:rPr>
          <w:szCs w:val="22"/>
        </w:rPr>
        <w:t xml:space="preserve"> macrophage response.</w:t>
      </w:r>
      <w:sdt>
        <w:sdtPr>
          <w:rPr>
            <w:color w:val="000000"/>
            <w:szCs w:val="22"/>
            <w:vertAlign w:val="superscript"/>
          </w:rPr>
          <w:tag w:val="MENDELEY_CITATION_v3_eyJjaXRhdGlvbklEIjoiTUVOREVMRVlfQ0lUQVRJT05fMTY0Yzc0YmUtODc4Yy00M2FmLWI4Y2YtMDA4MWMxZmIyMjM4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1341579799"/>
          <w:placeholder>
            <w:docPart w:val="DefaultPlaceholder_-1854013440"/>
          </w:placeholder>
        </w:sdtPr>
        <w:sdtContent>
          <w:del w:id="528" w:author="Brady,Rachel" w:date="2025-07-31T11:29:00Z" w16du:dateUtc="2025-07-31T18:29:00Z">
            <w:r w:rsidR="00F6008F" w:rsidRPr="00F6008F">
              <w:rPr>
                <w:color w:val="000000"/>
                <w:szCs w:val="22"/>
                <w:vertAlign w:val="superscript"/>
              </w:rPr>
              <w:delText>29</w:delText>
            </w:r>
          </w:del>
          <w:ins w:id="529" w:author="Brady,Rachel" w:date="2025-07-31T11:29:00Z" w16du:dateUtc="2025-07-31T18:29:00Z">
            <w:r w:rsidR="00FB03E2" w:rsidRPr="00E80806">
              <w:rPr>
                <w:color w:val="000000"/>
                <w:szCs w:val="22"/>
                <w:vertAlign w:val="superscript"/>
              </w:rPr>
              <w:t>27</w:t>
            </w:r>
          </w:ins>
        </w:sdtContent>
      </w:sdt>
      <w:r w:rsidRPr="00E80806">
        <w:rPr>
          <w:szCs w:val="22"/>
        </w:rPr>
        <w:t xml:space="preserve"> As described in the Methods section, TCM from the top seven VEGF-stimulating cell lines were fractionated into </w:t>
      </w:r>
      <w:r w:rsidR="004716B6" w:rsidRPr="00E80806">
        <w:rPr>
          <w:szCs w:val="22"/>
        </w:rPr>
        <w:t>whole</w:t>
      </w:r>
      <w:r w:rsidRPr="00E80806">
        <w:rPr>
          <w:szCs w:val="22"/>
        </w:rPr>
        <w:t xml:space="preserve">, exosome-depleted, and exosome-only conditions. Macrophages treated with the exosome-only fraction secreted significantly more VEGF than those treated with </w:t>
      </w:r>
      <w:r w:rsidR="004716B6" w:rsidRPr="00E80806">
        <w:rPr>
          <w:szCs w:val="22"/>
        </w:rPr>
        <w:t xml:space="preserve">whole </w:t>
      </w:r>
      <w:r w:rsidRPr="00E80806">
        <w:rPr>
          <w:szCs w:val="22"/>
        </w:rPr>
        <w:t xml:space="preserve">or exosome-depleted TCM </w:t>
      </w:r>
      <w:r w:rsidRPr="00E80806">
        <w:rPr>
          <w:rStyle w:val="eop"/>
          <w:szCs w:val="22"/>
        </w:rPr>
        <w:t>(</w:t>
      </w:r>
      <w:r w:rsidRPr="00E80806">
        <w:rPr>
          <w:rStyle w:val="eop"/>
          <w:b/>
          <w:bCs/>
          <w:szCs w:val="22"/>
        </w:rPr>
        <w:t xml:space="preserve">Figure </w:t>
      </w:r>
      <w:del w:id="530" w:author="Brady,Rachel" w:date="2025-07-31T11:29:00Z" w16du:dateUtc="2025-07-31T18:29:00Z">
        <w:r w:rsidR="003545D2" w:rsidRPr="00ED21E4">
          <w:rPr>
            <w:rStyle w:val="eop"/>
            <w:b/>
            <w:bCs/>
            <w:szCs w:val="22"/>
          </w:rPr>
          <w:delText>6A</w:delText>
        </w:r>
      </w:del>
      <w:ins w:id="531" w:author="Brady,Rachel" w:date="2025-07-31T11:29:00Z" w16du:dateUtc="2025-07-31T18:29:00Z">
        <w:r w:rsidR="00207959">
          <w:rPr>
            <w:rStyle w:val="eop"/>
            <w:b/>
            <w:bCs/>
            <w:szCs w:val="22"/>
          </w:rPr>
          <w:t>5</w:t>
        </w:r>
        <w:r w:rsidRPr="00E80806">
          <w:rPr>
            <w:rStyle w:val="eop"/>
            <w:b/>
            <w:bCs/>
            <w:szCs w:val="22"/>
          </w:rPr>
          <w:t>A</w:t>
        </w:r>
      </w:ins>
      <w:r w:rsidRPr="00E80806">
        <w:rPr>
          <w:rStyle w:val="eop"/>
          <w:szCs w:val="22"/>
        </w:rPr>
        <w:t xml:space="preserve">). To further validate this finding, we generated fresh TCM from eight cell lines, four used in the original experiment and four newly selected based on </w:t>
      </w:r>
      <w:r w:rsidRPr="00E80806">
        <w:rPr>
          <w:rStyle w:val="eop"/>
          <w:i/>
          <w:iCs/>
          <w:szCs w:val="22"/>
        </w:rPr>
        <w:t>MVB12A</w:t>
      </w:r>
      <w:r w:rsidRPr="00E80806">
        <w:rPr>
          <w:rStyle w:val="eop"/>
          <w:szCs w:val="22"/>
        </w:rPr>
        <w:t xml:space="preserve"> expression. </w:t>
      </w:r>
      <w:r w:rsidR="004B7F14" w:rsidRPr="00E80806">
        <w:rPr>
          <w:rStyle w:val="eop"/>
          <w:szCs w:val="22"/>
        </w:rPr>
        <w:t xml:space="preserve">Seven </w:t>
      </w:r>
      <w:r w:rsidRPr="00E80806">
        <w:rPr>
          <w:rStyle w:val="eop"/>
          <w:szCs w:val="22"/>
        </w:rPr>
        <w:t>of the eight cell lines stimulated macrophages</w:t>
      </w:r>
      <w:del w:id="532" w:author="Brady,Rachel" w:date="2025-07-31T11:29:00Z" w16du:dateUtc="2025-07-31T18:29:00Z">
        <w:r w:rsidR="003545D2">
          <w:rPr>
            <w:rStyle w:val="eop"/>
            <w:szCs w:val="22"/>
          </w:rPr>
          <w:delText>,</w:delText>
        </w:r>
      </w:del>
      <w:r w:rsidR="004B7F14" w:rsidRPr="00E80806">
        <w:rPr>
          <w:rStyle w:val="eop"/>
          <w:szCs w:val="22"/>
        </w:rPr>
        <w:t xml:space="preserve"> as predicted</w:t>
      </w:r>
      <w:r w:rsidRPr="00E80806">
        <w:rPr>
          <w:rStyle w:val="eop"/>
          <w:szCs w:val="22"/>
        </w:rPr>
        <w:t xml:space="preserve"> (i.e., high </w:t>
      </w:r>
      <w:r w:rsidRPr="00E80806">
        <w:rPr>
          <w:rStyle w:val="eop"/>
          <w:i/>
          <w:szCs w:val="22"/>
        </w:rPr>
        <w:t>MVB12A</w:t>
      </w:r>
      <w:r w:rsidRPr="00E80806">
        <w:rPr>
          <w:rStyle w:val="eop"/>
          <w:szCs w:val="22"/>
        </w:rPr>
        <w:t xml:space="preserve"> stimulated high VEGF). One exception was CIN, a hemangiosarcoma cell line that was high in </w:t>
      </w:r>
      <w:r w:rsidRPr="00E80806">
        <w:rPr>
          <w:rStyle w:val="eop"/>
          <w:i/>
          <w:szCs w:val="22"/>
        </w:rPr>
        <w:t>MVB12A</w:t>
      </w:r>
      <w:r w:rsidRPr="00E80806">
        <w:rPr>
          <w:rStyle w:val="eop"/>
          <w:szCs w:val="22"/>
        </w:rPr>
        <w:t xml:space="preserve"> with low VEGF stimulation (</w:t>
      </w:r>
      <w:r w:rsidRPr="00E80806">
        <w:rPr>
          <w:rStyle w:val="eop"/>
          <w:b/>
          <w:bCs/>
          <w:szCs w:val="22"/>
        </w:rPr>
        <w:t xml:space="preserve">Figures </w:t>
      </w:r>
      <w:del w:id="533" w:author="Brady,Rachel" w:date="2025-07-31T11:29:00Z" w16du:dateUtc="2025-07-31T18:29:00Z">
        <w:r w:rsidR="003545D2" w:rsidRPr="00ED21E4">
          <w:rPr>
            <w:rStyle w:val="eop"/>
            <w:b/>
            <w:bCs/>
            <w:szCs w:val="22"/>
          </w:rPr>
          <w:delText>6B</w:delText>
        </w:r>
      </w:del>
      <w:ins w:id="534" w:author="Brady,Rachel" w:date="2025-07-31T11:29:00Z" w16du:dateUtc="2025-07-31T18:29:00Z">
        <w:r w:rsidR="00207959">
          <w:rPr>
            <w:rStyle w:val="eop"/>
            <w:b/>
            <w:bCs/>
            <w:szCs w:val="22"/>
          </w:rPr>
          <w:t>5</w:t>
        </w:r>
        <w:r w:rsidRPr="00E80806">
          <w:rPr>
            <w:rStyle w:val="eop"/>
            <w:b/>
            <w:bCs/>
            <w:szCs w:val="22"/>
          </w:rPr>
          <w:t>B</w:t>
        </w:r>
      </w:ins>
      <w:r w:rsidRPr="00E80806">
        <w:rPr>
          <w:rStyle w:val="eop"/>
          <w:b/>
          <w:bCs/>
          <w:szCs w:val="22"/>
        </w:rPr>
        <w:t xml:space="preserve"> and C</w:t>
      </w:r>
      <w:r w:rsidRPr="00E80806">
        <w:rPr>
          <w:rStyle w:val="eop"/>
          <w:szCs w:val="22"/>
        </w:rPr>
        <w:t xml:space="preserve">). To determine whether the exosomes carried VEGF themselves or stimulated VEGF through an alternative mechanism, aliquots from the eight cell lines were again depleted of exosomes, resulting in an aliquot of exosome-depleted TCM and an aliquot of concentrated exosomes. </w:t>
      </w:r>
      <w:del w:id="535" w:author="Brady,Rachel" w:date="2025-07-31T11:29:00Z" w16du:dateUtc="2025-07-31T18:29:00Z">
        <w:r w:rsidR="003545D2" w:rsidRPr="004215DC">
          <w:rPr>
            <w:szCs w:val="22"/>
          </w:rPr>
          <w:delText>Comparison</w:delText>
        </w:r>
      </w:del>
      <w:ins w:id="536" w:author="Brady,Rachel" w:date="2025-07-31T11:29:00Z" w16du:dateUtc="2025-07-31T18:29:00Z">
        <w:r w:rsidRPr="00E80806">
          <w:rPr>
            <w:szCs w:val="22"/>
          </w:rPr>
          <w:t>A comparison</w:t>
        </w:r>
      </w:ins>
      <w:r w:rsidRPr="00E80806">
        <w:rPr>
          <w:szCs w:val="22"/>
        </w:rPr>
        <w:t xml:space="preserve"> of VEGF concentrations in </w:t>
      </w:r>
      <w:ins w:id="537" w:author="Brady,Rachel" w:date="2025-07-31T11:29:00Z" w16du:dateUtc="2025-07-31T18:29:00Z">
        <w:r w:rsidR="004B7F14" w:rsidRPr="00E80806">
          <w:rPr>
            <w:szCs w:val="22"/>
          </w:rPr>
          <w:t xml:space="preserve">the </w:t>
        </w:r>
      </w:ins>
      <w:r w:rsidRPr="00E80806">
        <w:rPr>
          <w:szCs w:val="22"/>
        </w:rPr>
        <w:t xml:space="preserve">lysed </w:t>
      </w:r>
      <w:ins w:id="538" w:author="Brady,Rachel" w:date="2025-07-31T11:29:00Z" w16du:dateUtc="2025-07-31T18:29:00Z">
        <w:r w:rsidR="004B7F14" w:rsidRPr="00E80806">
          <w:rPr>
            <w:szCs w:val="22"/>
          </w:rPr>
          <w:t xml:space="preserve">concentrated </w:t>
        </w:r>
      </w:ins>
      <w:r w:rsidR="004B7F14" w:rsidRPr="00E80806">
        <w:rPr>
          <w:szCs w:val="22"/>
        </w:rPr>
        <w:t>exosomes</w:t>
      </w:r>
      <w:r w:rsidRPr="00E80806">
        <w:rPr>
          <w:szCs w:val="22"/>
        </w:rPr>
        <w:t xml:space="preserve"> </w:t>
      </w:r>
      <w:del w:id="539" w:author="Brady,Rachel" w:date="2025-07-31T11:29:00Z" w16du:dateUtc="2025-07-31T18:29:00Z">
        <w:r w:rsidR="003545D2" w:rsidRPr="004215DC">
          <w:rPr>
            <w:szCs w:val="22"/>
          </w:rPr>
          <w:delText>versus</w:delText>
        </w:r>
      </w:del>
      <w:ins w:id="540" w:author="Brady,Rachel" w:date="2025-07-31T11:29:00Z" w16du:dateUtc="2025-07-31T18:29:00Z">
        <w:r w:rsidRPr="00E80806">
          <w:rPr>
            <w:szCs w:val="22"/>
          </w:rPr>
          <w:t>and</w:t>
        </w:r>
      </w:ins>
      <w:r w:rsidRPr="00E80806">
        <w:rPr>
          <w:szCs w:val="22"/>
        </w:rPr>
        <w:t xml:space="preserve"> exosome-depleted fractions revealed that all </w:t>
      </w:r>
      <w:r w:rsidRPr="00E80806">
        <w:rPr>
          <w:i/>
          <w:iCs/>
          <w:szCs w:val="22"/>
        </w:rPr>
        <w:t>MVB12A</w:t>
      </w:r>
      <w:r w:rsidRPr="00E80806">
        <w:rPr>
          <w:szCs w:val="22"/>
        </w:rPr>
        <w:t>-high cell lines, including CIN, had a significantly higher ratio of VEGF in the lysed exosome fraction</w:t>
      </w:r>
      <w:del w:id="541" w:author="Brady,Rachel" w:date="2025-07-31T11:29:00Z" w16du:dateUtc="2025-07-31T18:29:00Z">
        <w:r w:rsidR="003545D2">
          <w:rPr>
            <w:szCs w:val="22"/>
          </w:rPr>
          <w:delText xml:space="preserve"> than in the exosome-depleted TCM</w:delText>
        </w:r>
      </w:del>
      <w:r w:rsidR="004B7F14" w:rsidRPr="00E80806">
        <w:rPr>
          <w:szCs w:val="22"/>
        </w:rPr>
        <w:t>,</w:t>
      </w:r>
      <w:r w:rsidRPr="00E80806">
        <w:rPr>
          <w:szCs w:val="22"/>
        </w:rPr>
        <w:t xml:space="preserve"> consistent with exosome-associated VEGF cargo </w:t>
      </w:r>
      <w:r w:rsidRPr="00E80806">
        <w:rPr>
          <w:rStyle w:val="eop"/>
          <w:szCs w:val="22"/>
        </w:rPr>
        <w:t>(</w:t>
      </w:r>
      <w:r w:rsidRPr="00E80806">
        <w:rPr>
          <w:rStyle w:val="eop"/>
          <w:b/>
          <w:bCs/>
          <w:szCs w:val="22"/>
        </w:rPr>
        <w:t xml:space="preserve">Figure </w:t>
      </w:r>
      <w:del w:id="542" w:author="Brady,Rachel" w:date="2025-07-31T11:29:00Z" w16du:dateUtc="2025-07-31T18:29:00Z">
        <w:r w:rsidR="003545D2" w:rsidRPr="00ED21E4">
          <w:rPr>
            <w:rStyle w:val="eop"/>
            <w:b/>
            <w:bCs/>
            <w:szCs w:val="22"/>
          </w:rPr>
          <w:delText>6D</w:delText>
        </w:r>
      </w:del>
      <w:ins w:id="543" w:author="Brady,Rachel" w:date="2025-07-31T11:29:00Z" w16du:dateUtc="2025-07-31T18:29:00Z">
        <w:r w:rsidR="00207959">
          <w:rPr>
            <w:rStyle w:val="eop"/>
            <w:b/>
            <w:bCs/>
            <w:szCs w:val="22"/>
          </w:rPr>
          <w:t>5</w:t>
        </w:r>
        <w:r w:rsidRPr="00E80806">
          <w:rPr>
            <w:rStyle w:val="eop"/>
            <w:b/>
            <w:bCs/>
            <w:szCs w:val="22"/>
          </w:rPr>
          <w:t>D</w:t>
        </w:r>
      </w:ins>
      <w:r w:rsidRPr="00E80806">
        <w:rPr>
          <w:rStyle w:val="eop"/>
          <w:szCs w:val="22"/>
        </w:rPr>
        <w:t xml:space="preserve">). </w:t>
      </w:r>
      <w:r w:rsidRPr="00E80806">
        <w:rPr>
          <w:szCs w:val="22"/>
        </w:rPr>
        <w:t xml:space="preserve">Finally, in Parks and Angus (two high-stimulator lines), we compared VEGF in non-lysed exosome fractions to exosome-depleted TCM in the same manner as above, except that exosomes were not lysed with RIPA buffer. The presumed exosome-associated to non-exosome associated VEGF ratio fell sharply (Parks: 17.7x to 5.8x; Angus: 7.0x to 1.3x), suggesting that a substantial fraction of VEGF is packaged inside exosomes rather than merely co-isolated with them. </w:t>
      </w:r>
      <w:del w:id="544" w:author="Brady,Rachel" w:date="2025-07-31T11:29:00Z" w16du:dateUtc="2025-07-31T18:29:00Z">
        <w:r w:rsidR="003545D2">
          <w:rPr>
            <w:szCs w:val="22"/>
          </w:rPr>
          <w:delText>However, further</w:delText>
        </w:r>
      </w:del>
      <w:ins w:id="545" w:author="Brady,Rachel" w:date="2025-07-31T11:29:00Z" w16du:dateUtc="2025-07-31T18:29:00Z">
        <w:r w:rsidRPr="00E80806">
          <w:rPr>
            <w:szCs w:val="22"/>
          </w:rPr>
          <w:t>Further</w:t>
        </w:r>
      </w:ins>
      <w:r w:rsidRPr="00E80806">
        <w:rPr>
          <w:szCs w:val="22"/>
        </w:rPr>
        <w:t xml:space="preserve"> studies are required to </w:t>
      </w:r>
      <w:del w:id="546" w:author="Brady,Rachel" w:date="2025-07-31T11:29:00Z" w16du:dateUtc="2025-07-31T18:29:00Z">
        <w:r w:rsidR="003545D2" w:rsidRPr="00D26DBC">
          <w:rPr>
            <w:szCs w:val="22"/>
          </w:rPr>
          <w:delText>verify</w:delText>
        </w:r>
      </w:del>
      <w:ins w:id="547" w:author="Brady,Rachel" w:date="2025-07-31T11:29:00Z" w16du:dateUtc="2025-07-31T18:29:00Z">
        <w:r w:rsidRPr="00E80806">
          <w:rPr>
            <w:szCs w:val="22"/>
          </w:rPr>
          <w:t>confirm</w:t>
        </w:r>
      </w:ins>
      <w:r w:rsidRPr="00E80806">
        <w:rPr>
          <w:szCs w:val="22"/>
        </w:rPr>
        <w:t xml:space="preserve"> these findings. </w:t>
      </w:r>
      <w:r w:rsidRPr="00E80806">
        <w:rPr>
          <w:rStyle w:val="eop"/>
          <w:szCs w:val="22"/>
        </w:rPr>
        <w:t xml:space="preserve">There was no dose-response relationship between the number of exosomes and </w:t>
      </w:r>
      <w:del w:id="548" w:author="Brady,Rachel" w:date="2025-07-31T11:29:00Z" w16du:dateUtc="2025-07-31T18:29:00Z">
        <w:r w:rsidR="003545D2">
          <w:rPr>
            <w:rStyle w:val="eop"/>
            <w:szCs w:val="22"/>
          </w:rPr>
          <w:delText xml:space="preserve">absolute </w:delText>
        </w:r>
      </w:del>
      <w:r w:rsidRPr="00E80806">
        <w:rPr>
          <w:rStyle w:val="eop"/>
          <w:szCs w:val="22"/>
        </w:rPr>
        <w:t xml:space="preserve">VEGF </w:t>
      </w:r>
      <w:del w:id="549" w:author="Brady,Rachel" w:date="2025-07-31T11:29:00Z" w16du:dateUtc="2025-07-31T18:29:00Z">
        <w:r w:rsidR="003545D2">
          <w:rPr>
            <w:rStyle w:val="eop"/>
            <w:szCs w:val="22"/>
          </w:rPr>
          <w:delText>stimulated</w:delText>
        </w:r>
      </w:del>
      <w:ins w:id="550" w:author="Brady,Rachel" w:date="2025-07-31T11:29:00Z" w16du:dateUtc="2025-07-31T18:29:00Z">
        <w:r w:rsidRPr="00E80806">
          <w:rPr>
            <w:rStyle w:val="eop"/>
            <w:szCs w:val="22"/>
          </w:rPr>
          <w:t>stimulation</w:t>
        </w:r>
      </w:ins>
      <w:r w:rsidRPr="00E80806">
        <w:rPr>
          <w:rStyle w:val="eop"/>
          <w:szCs w:val="22"/>
        </w:rPr>
        <w:t xml:space="preserve"> in any of the experiments conducted (data not shown).</w:t>
      </w:r>
    </w:p>
    <w:p w14:paraId="342FD067" w14:textId="77777777" w:rsidR="003545D2" w:rsidRPr="00E80806" w:rsidRDefault="009D42D0" w:rsidP="003545D2">
      <w:pPr>
        <w:spacing w:line="480" w:lineRule="auto"/>
        <w:rPr>
          <w:rStyle w:val="eop"/>
          <w:kern w:val="0"/>
          <w:szCs w:val="22"/>
        </w:rPr>
      </w:pPr>
      <w:r w:rsidRPr="00E80806">
        <w:rPr>
          <w:rStyle w:val="normaltextrun"/>
          <w:i/>
          <w:szCs w:val="22"/>
        </w:rPr>
        <w:t>Cell lines with CCL3 upregulated stimulated high levels of TNF-α from macrophages.</w:t>
      </w:r>
      <w:r w:rsidRPr="00E80806">
        <w:rPr>
          <w:rStyle w:val="eop"/>
          <w:i/>
          <w:szCs w:val="22"/>
        </w:rPr>
        <w:t> </w:t>
      </w:r>
    </w:p>
    <w:p w14:paraId="295ABEE2" w14:textId="53F16006" w:rsidR="003545D2" w:rsidRPr="00E80806" w:rsidRDefault="009D42D0" w:rsidP="003545D2">
      <w:pPr>
        <w:spacing w:line="480" w:lineRule="auto"/>
        <w:ind w:firstLine="720"/>
        <w:rPr>
          <w:szCs w:val="22"/>
        </w:rPr>
      </w:pPr>
      <w:r w:rsidRPr="00E80806">
        <w:rPr>
          <w:rStyle w:val="eop"/>
          <w:kern w:val="0"/>
          <w:szCs w:val="22"/>
        </w:rPr>
        <w:lastRenderedPageBreak/>
        <w:t xml:space="preserve">On preliminary inspection of pairwise analysis performed on unfiltered RNA-seq data, we noted that two histiocytic sarcoma (HS) cell lines (DH82 and Nike) were the only two cell lines expressing high levels of </w:t>
      </w:r>
      <w:r w:rsidRPr="00E80806">
        <w:rPr>
          <w:rStyle w:val="eop"/>
          <w:i/>
          <w:iCs/>
          <w:kern w:val="0"/>
          <w:szCs w:val="22"/>
        </w:rPr>
        <w:t>CCL3</w:t>
      </w:r>
      <w:r w:rsidRPr="00E80806">
        <w:rPr>
          <w:rStyle w:val="eop"/>
          <w:kern w:val="0"/>
          <w:szCs w:val="22"/>
        </w:rPr>
        <w:t xml:space="preserve">, </w:t>
      </w:r>
      <w:del w:id="551" w:author="Brady,Rachel" w:date="2025-07-31T11:29:00Z" w16du:dateUtc="2025-07-31T18:29:00Z">
        <w:r w:rsidR="003545D2">
          <w:rPr>
            <w:rStyle w:val="eop"/>
            <w:kern w:val="0"/>
            <w:szCs w:val="22"/>
          </w:rPr>
          <w:delText>and this</w:delText>
        </w:r>
      </w:del>
      <w:ins w:id="552" w:author="Brady,Rachel" w:date="2025-07-31T11:29:00Z" w16du:dateUtc="2025-07-31T18:29:00Z">
        <w:r w:rsidRPr="00E80806">
          <w:rPr>
            <w:rStyle w:val="eop"/>
            <w:kern w:val="0"/>
            <w:szCs w:val="22"/>
          </w:rPr>
          <w:t>which</w:t>
        </w:r>
      </w:ins>
      <w:r w:rsidRPr="00E80806">
        <w:rPr>
          <w:rStyle w:val="eop"/>
          <w:kern w:val="0"/>
          <w:szCs w:val="22"/>
        </w:rPr>
        <w:t xml:space="preserve"> was positively associated with high levels of </w:t>
      </w:r>
      <w:r w:rsidRPr="00E80806">
        <w:rPr>
          <w:szCs w:val="22"/>
        </w:rPr>
        <w:t xml:space="preserve">TNF-α secretion from macrophages (adj </w:t>
      </w:r>
      <w:r w:rsidRPr="00E80806">
        <w:rPr>
          <w:i/>
          <w:szCs w:val="22"/>
        </w:rPr>
        <w:t>p</w:t>
      </w:r>
      <w:r w:rsidRPr="00E80806">
        <w:rPr>
          <w:szCs w:val="22"/>
        </w:rPr>
        <w:t xml:space="preserve">-value = </w:t>
      </w:r>
      <w:r w:rsidRPr="00E80806">
        <w:rPr>
          <w:kern w:val="0"/>
          <w:szCs w:val="22"/>
        </w:rPr>
        <w:t>6.39E-11, log2foldchange = 23.14</w:t>
      </w:r>
      <w:r w:rsidRPr="00E80806">
        <w:rPr>
          <w:szCs w:val="22"/>
        </w:rPr>
        <w:t xml:space="preserve">). CCL3, also known as macrophage inflammatory protein 1α, induces </w:t>
      </w:r>
      <w:ins w:id="553" w:author="Brady,Rachel" w:date="2025-07-31T11:29:00Z" w16du:dateUtc="2025-07-31T18:29:00Z">
        <w:r w:rsidRPr="00E80806">
          <w:rPr>
            <w:szCs w:val="22"/>
          </w:rPr>
          <w:t xml:space="preserve">the </w:t>
        </w:r>
      </w:ins>
      <w:r w:rsidRPr="00E80806">
        <w:rPr>
          <w:szCs w:val="22"/>
        </w:rPr>
        <w:t>recruitment of myeloid cells and facilitates T</w:t>
      </w:r>
      <w:del w:id="554" w:author="Brady,Rachel" w:date="2025-07-31T11:29:00Z" w16du:dateUtc="2025-07-31T18:29:00Z">
        <w:r w:rsidR="003545D2" w:rsidRPr="00D26DBC">
          <w:rPr>
            <w:szCs w:val="22"/>
          </w:rPr>
          <w:delText>-</w:delText>
        </w:r>
      </w:del>
      <w:ins w:id="555" w:author="Brady,Rachel" w:date="2025-07-31T11:29:00Z" w16du:dateUtc="2025-07-31T18:29:00Z">
        <w:r w:rsidRPr="00E80806">
          <w:rPr>
            <w:szCs w:val="22"/>
          </w:rPr>
          <w:t xml:space="preserve"> </w:t>
        </w:r>
      </w:ins>
      <w:r w:rsidRPr="00E80806">
        <w:rPr>
          <w:szCs w:val="22"/>
        </w:rPr>
        <w:t>cell responses in the TME.</w:t>
      </w:r>
      <w:sdt>
        <w:sdtPr>
          <w:rPr>
            <w:color w:val="000000"/>
            <w:szCs w:val="22"/>
            <w:vertAlign w:val="superscript"/>
          </w:rPr>
          <w:tag w:val="MENDELEY_CITATION_v3_eyJjaXRhdGlvbklEIjoiTUVOREVMRVlfQ0lUQVRJT05fYmQ3ZTRiODAtZGJlNS00OGY1LTg5NGEtOWRlZDFkOTI5ZWM1IiwicHJvcGVydGllcyI6eyJub3RlSW5kZXgiOjB9LCJpc0VkaXRlZCI6ZmFsc2UsIm1hbnVhbE92ZXJyaWRlIjp7ImlzTWFudWFsbHlPdmVycmlkZGVuIjpmYWxzZSwiY2l0ZXByb2NUZXh0IjoiPHN1cD4zO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
          <w:id w:val="354613337"/>
          <w:placeholder>
            <w:docPart w:val="DefaultPlaceholder_-1854013440"/>
          </w:placeholder>
        </w:sdtPr>
        <w:sdtContent>
          <w:del w:id="556" w:author="Brady,Rachel" w:date="2025-07-31T11:29:00Z" w16du:dateUtc="2025-07-31T18:29:00Z">
            <w:r w:rsidR="009648AE" w:rsidRPr="009648AE">
              <w:rPr>
                <w:color w:val="000000"/>
                <w:szCs w:val="22"/>
                <w:vertAlign w:val="superscript"/>
              </w:rPr>
              <w:delText>41</w:delText>
            </w:r>
          </w:del>
          <w:ins w:id="557" w:author="Brady,Rachel" w:date="2025-07-31T11:29:00Z" w16du:dateUtc="2025-07-31T18:29:00Z">
            <w:r w:rsidR="00FB03E2" w:rsidRPr="00E80806">
              <w:rPr>
                <w:color w:val="000000"/>
                <w:szCs w:val="22"/>
                <w:vertAlign w:val="superscript"/>
              </w:rPr>
              <w:t>39</w:t>
            </w:r>
          </w:ins>
        </w:sdtContent>
      </w:sdt>
      <w:r w:rsidRPr="00E80806">
        <w:rPr>
          <w:szCs w:val="22"/>
        </w:rPr>
        <w:t xml:space="preserve"> These data were ultimately filtered out </w:t>
      </w:r>
      <w:del w:id="558" w:author="Brady,Rachel" w:date="2025-07-31T11:29:00Z" w16du:dateUtc="2025-07-31T18:29:00Z">
        <w:r w:rsidR="003545D2" w:rsidRPr="00D26DBC">
          <w:rPr>
            <w:szCs w:val="22"/>
          </w:rPr>
          <w:delText>due to</w:delText>
        </w:r>
      </w:del>
      <w:ins w:id="559" w:author="Brady,Rachel" w:date="2025-07-31T11:29:00Z" w16du:dateUtc="2025-07-31T18:29:00Z">
        <w:r w:rsidRPr="00E80806">
          <w:rPr>
            <w:szCs w:val="22"/>
          </w:rPr>
          <w:t>because of</w:t>
        </w:r>
      </w:ins>
      <w:r w:rsidRPr="00E80806">
        <w:rPr>
          <w:szCs w:val="22"/>
        </w:rPr>
        <w:t xml:space="preserve"> the requirement that a gene count be present in at least six of the 12 samples used for pairwise analysis</w:t>
      </w:r>
      <w:del w:id="560" w:author="Brady,Rachel" w:date="2025-07-31T11:29:00Z" w16du:dateUtc="2025-07-31T18:29:00Z">
        <w:r w:rsidR="003545D2">
          <w:rPr>
            <w:szCs w:val="22"/>
          </w:rPr>
          <w:delText xml:space="preserve"> (comprising </w:delText>
        </w:r>
        <w:r w:rsidR="003545D2" w:rsidRPr="00D26DBC">
          <w:rPr>
            <w:szCs w:val="22"/>
          </w:rPr>
          <w:delText>six high-stimulators and six low-stimulators for each analyte).</w:delText>
        </w:r>
      </w:del>
      <w:ins w:id="561" w:author="Brady,Rachel" w:date="2025-07-31T11:29:00Z" w16du:dateUtc="2025-07-31T18:29:00Z">
        <w:r w:rsidR="004B7F14" w:rsidRPr="00E80806">
          <w:rPr>
            <w:szCs w:val="22"/>
          </w:rPr>
          <w:t>.</w:t>
        </w:r>
      </w:ins>
      <w:r w:rsidR="004B7F14" w:rsidRPr="00E80806">
        <w:rPr>
          <w:rPrChange w:id="562" w:author="Brady,Rachel" w:date="2025-07-31T11:29:00Z" w16du:dateUtc="2025-07-31T18:29:00Z">
            <w:rPr>
              <w:rStyle w:val="eop"/>
              <w:kern w:val="0"/>
            </w:rPr>
          </w:rPrChange>
        </w:rPr>
        <w:t xml:space="preserve"> </w:t>
      </w:r>
      <w:r w:rsidRPr="00E80806">
        <w:rPr>
          <w:rStyle w:val="eop"/>
          <w:kern w:val="0"/>
          <w:szCs w:val="22"/>
        </w:rPr>
        <w:t xml:space="preserve">However, since these two cell lines have the same histology, </w:t>
      </w:r>
      <w:r w:rsidRPr="00E80806">
        <w:rPr>
          <w:szCs w:val="22"/>
        </w:rPr>
        <w:t xml:space="preserve">we </w:t>
      </w:r>
      <w:del w:id="563" w:author="Brady,Rachel" w:date="2025-07-31T11:29:00Z" w16du:dateUtc="2025-07-31T18:29:00Z">
        <w:r w:rsidR="003545D2" w:rsidRPr="00D26DBC">
          <w:rPr>
            <w:szCs w:val="22"/>
          </w:rPr>
          <w:delText xml:space="preserve">elected to </w:delText>
        </w:r>
      </w:del>
      <w:r w:rsidRPr="00E80806">
        <w:rPr>
          <w:szCs w:val="22"/>
        </w:rPr>
        <w:t xml:space="preserve">further </w:t>
      </w:r>
      <w:del w:id="564" w:author="Brady,Rachel" w:date="2025-07-31T11:29:00Z" w16du:dateUtc="2025-07-31T18:29:00Z">
        <w:r w:rsidR="003545D2">
          <w:rPr>
            <w:szCs w:val="22"/>
          </w:rPr>
          <w:delText>investigate</w:delText>
        </w:r>
      </w:del>
      <w:ins w:id="565" w:author="Brady,Rachel" w:date="2025-07-31T11:29:00Z" w16du:dateUtc="2025-07-31T18:29:00Z">
        <w:r w:rsidRPr="00E80806">
          <w:rPr>
            <w:szCs w:val="22"/>
          </w:rPr>
          <w:t>investigated</w:t>
        </w:r>
      </w:ins>
      <w:r w:rsidRPr="00E80806">
        <w:rPr>
          <w:szCs w:val="22"/>
        </w:rPr>
        <w:t xml:space="preserve"> the involvement of </w:t>
      </w:r>
      <w:r w:rsidRPr="00E80806">
        <w:rPr>
          <w:i/>
          <w:iCs/>
          <w:szCs w:val="22"/>
        </w:rPr>
        <w:t>CCL3</w:t>
      </w:r>
      <w:r w:rsidRPr="00E80806">
        <w:rPr>
          <w:szCs w:val="22"/>
        </w:rPr>
        <w:t xml:space="preserve"> in the stimulation of TNF-α by macrophages in a mechanism potentially unique to HS. Upon examination of multiple publicly available RNA-seq datasets, we observed that </w:t>
      </w:r>
      <w:r w:rsidRPr="00E80806">
        <w:rPr>
          <w:i/>
          <w:iCs/>
          <w:szCs w:val="22"/>
        </w:rPr>
        <w:t>CCL3</w:t>
      </w:r>
      <w:r w:rsidRPr="00E80806">
        <w:rPr>
          <w:szCs w:val="22"/>
        </w:rPr>
        <w:t xml:space="preserve"> </w:t>
      </w:r>
      <w:del w:id="566" w:author="Brady,Rachel" w:date="2025-07-31T11:29:00Z" w16du:dateUtc="2025-07-31T18:29:00Z">
        <w:r w:rsidR="003545D2" w:rsidRPr="00D26DBC">
          <w:rPr>
            <w:szCs w:val="22"/>
          </w:rPr>
          <w:delText>is</w:delText>
        </w:r>
      </w:del>
      <w:ins w:id="567" w:author="Brady,Rachel" w:date="2025-07-31T11:29:00Z" w16du:dateUtc="2025-07-31T18:29:00Z">
        <w:r w:rsidRPr="00E80806">
          <w:rPr>
            <w:szCs w:val="22"/>
          </w:rPr>
          <w:t>was</w:t>
        </w:r>
      </w:ins>
      <w:r w:rsidRPr="00E80806">
        <w:rPr>
          <w:szCs w:val="22"/>
        </w:rPr>
        <w:t xml:space="preserve"> broadly expressed in canine HS tumors and cell lines. In 11 primary canine HS samples, 10 had detectable </w:t>
      </w:r>
      <w:r w:rsidRPr="00E80806">
        <w:rPr>
          <w:i/>
          <w:iCs/>
          <w:szCs w:val="22"/>
        </w:rPr>
        <w:t>CCL3</w:t>
      </w:r>
      <w:r w:rsidRPr="00E80806">
        <w:rPr>
          <w:szCs w:val="22"/>
        </w:rPr>
        <w:t xml:space="preserve"> mRNA; similarly, 10 of 12 canine HS cell lines were </w:t>
      </w:r>
      <w:r w:rsidRPr="00E80806">
        <w:rPr>
          <w:i/>
          <w:iCs/>
          <w:szCs w:val="22"/>
        </w:rPr>
        <w:t>CCL3</w:t>
      </w:r>
      <w:r w:rsidRPr="00E80806">
        <w:rPr>
          <w:szCs w:val="22"/>
        </w:rPr>
        <w:t xml:space="preserve"> positive, one of which was DH82 (see Methods). </w:t>
      </w:r>
      <w:proofErr w:type="spellStart"/>
      <w:r w:rsidRPr="00E80806">
        <w:rPr>
          <w:szCs w:val="22"/>
        </w:rPr>
        <w:t>RNAseq</w:t>
      </w:r>
      <w:proofErr w:type="spellEnd"/>
      <w:r w:rsidRPr="00E80806">
        <w:rPr>
          <w:szCs w:val="22"/>
        </w:rPr>
        <w:t xml:space="preserve"> analysis from an expanded FACC panel comprising 42 cell lines of various </w:t>
      </w:r>
      <w:proofErr w:type="spellStart"/>
      <w:r w:rsidRPr="00E80806">
        <w:rPr>
          <w:szCs w:val="22"/>
        </w:rPr>
        <w:t>histologies</w:t>
      </w:r>
      <w:proofErr w:type="spellEnd"/>
      <w:r w:rsidRPr="00E80806">
        <w:rPr>
          <w:szCs w:val="22"/>
        </w:rPr>
        <w:t xml:space="preserve"> (including the 25 originally used in this experiment</w:t>
      </w:r>
      <w:del w:id="568" w:author="Brady,Rachel" w:date="2025-07-31T11:29:00Z" w16du:dateUtc="2025-07-31T18:29:00Z">
        <w:r w:rsidR="003545D2">
          <w:rPr>
            <w:szCs w:val="22"/>
          </w:rPr>
          <w:delText>),</w:delText>
        </w:r>
      </w:del>
      <w:ins w:id="569" w:author="Brady,Rachel" w:date="2025-07-31T11:29:00Z" w16du:dateUtc="2025-07-31T18:29:00Z">
        <w:r w:rsidRPr="00E80806">
          <w:rPr>
            <w:szCs w:val="22"/>
          </w:rPr>
          <w:t>) showed that</w:t>
        </w:r>
      </w:ins>
      <w:r w:rsidRPr="00E80806">
        <w:rPr>
          <w:szCs w:val="22"/>
        </w:rPr>
        <w:t xml:space="preserve"> only four </w:t>
      </w:r>
      <w:del w:id="570" w:author="Brady,Rachel" w:date="2025-07-31T11:29:00Z" w16du:dateUtc="2025-07-31T18:29:00Z">
        <w:r w:rsidR="003545D2" w:rsidRPr="00D26DBC">
          <w:rPr>
            <w:szCs w:val="22"/>
          </w:rPr>
          <w:delText>were</w:delText>
        </w:r>
      </w:del>
      <w:ins w:id="571" w:author="Brady,Rachel" w:date="2025-07-31T11:29:00Z" w16du:dateUtc="2025-07-31T18:29:00Z">
        <w:r w:rsidR="004B7F14" w:rsidRPr="00E80806">
          <w:rPr>
            <w:szCs w:val="22"/>
          </w:rPr>
          <w:t xml:space="preserve">cell </w:t>
        </w:r>
        <w:proofErr w:type="spellStart"/>
        <w:proofErr w:type="gramStart"/>
        <w:r w:rsidR="004B7F14" w:rsidRPr="00E80806">
          <w:rPr>
            <w:szCs w:val="22"/>
          </w:rPr>
          <w:t>lines</w:t>
        </w:r>
        <w:r w:rsidRPr="00E80806">
          <w:rPr>
            <w:szCs w:val="22"/>
          </w:rPr>
          <w:t>were</w:t>
        </w:r>
      </w:ins>
      <w:proofErr w:type="spellEnd"/>
      <w:proofErr w:type="gramEnd"/>
      <w:r w:rsidRPr="00E80806">
        <w:rPr>
          <w:szCs w:val="22"/>
        </w:rPr>
        <w:t xml:space="preserve"> positive for </w:t>
      </w:r>
      <w:r w:rsidRPr="00E80806">
        <w:rPr>
          <w:i/>
          <w:iCs/>
          <w:szCs w:val="22"/>
        </w:rPr>
        <w:t>CCL3</w:t>
      </w:r>
      <w:r w:rsidRPr="00E80806">
        <w:rPr>
          <w:szCs w:val="22"/>
        </w:rPr>
        <w:t xml:space="preserve"> mRNA expression. These included </w:t>
      </w:r>
      <w:del w:id="572" w:author="Brady,Rachel" w:date="2025-07-31T11:29:00Z" w16du:dateUtc="2025-07-31T18:29:00Z">
        <w:r w:rsidR="009D6EA5">
          <w:rPr>
            <w:szCs w:val="22"/>
          </w:rPr>
          <w:delText xml:space="preserve">the </w:delText>
        </w:r>
      </w:del>
      <w:r w:rsidR="009D6EA5" w:rsidRPr="00E80806">
        <w:rPr>
          <w:szCs w:val="22"/>
        </w:rPr>
        <w:t>two</w:t>
      </w:r>
      <w:r w:rsidR="00665102" w:rsidRPr="00E80806">
        <w:rPr>
          <w:szCs w:val="22"/>
        </w:rPr>
        <w:t xml:space="preserve"> </w:t>
      </w:r>
      <w:r w:rsidRPr="00E80806">
        <w:rPr>
          <w:szCs w:val="22"/>
        </w:rPr>
        <w:t>HS cell lines (DH82 and Nike) and two other hematopoietic tumors (BRMCT, mast cell tumor</w:t>
      </w:r>
      <w:del w:id="573" w:author="Brady,Rachel" w:date="2025-07-31T11:29:00Z" w16du:dateUtc="2025-07-31T18:29:00Z">
        <w:r w:rsidR="003545D2" w:rsidRPr="00D26DBC">
          <w:rPr>
            <w:szCs w:val="22"/>
          </w:rPr>
          <w:delText>,</w:delText>
        </w:r>
      </w:del>
      <w:ins w:id="574" w:author="Brady,Rachel" w:date="2025-07-31T11:29:00Z" w16du:dateUtc="2025-07-31T18:29:00Z">
        <w:r w:rsidRPr="00E80806">
          <w:rPr>
            <w:szCs w:val="22"/>
          </w:rPr>
          <w:t>;</w:t>
        </w:r>
      </w:ins>
      <w:r w:rsidRPr="00E80806">
        <w:rPr>
          <w:szCs w:val="22"/>
        </w:rPr>
        <w:t xml:space="preserve"> and CLBL1, B-cell lymphoma) (S. Das and D. Duval, personal communication). Investigators at the FACC also shared unpublished data from 12 canine HS tumors from the FACC tumor biorepository, and </w:t>
      </w:r>
      <w:r w:rsidR="004B7F14" w:rsidRPr="00E80806">
        <w:rPr>
          <w:szCs w:val="22"/>
        </w:rPr>
        <w:t>12/12</w:t>
      </w:r>
      <w:r w:rsidRPr="00E80806">
        <w:rPr>
          <w:szCs w:val="22"/>
        </w:rPr>
        <w:t xml:space="preserve"> analyzed were positive for </w:t>
      </w:r>
      <w:r w:rsidRPr="00E80806">
        <w:rPr>
          <w:i/>
          <w:iCs/>
          <w:szCs w:val="22"/>
        </w:rPr>
        <w:t>CCL3</w:t>
      </w:r>
      <w:r w:rsidRPr="00E80806">
        <w:rPr>
          <w:szCs w:val="22"/>
        </w:rPr>
        <w:t xml:space="preserve"> (S. Beeson and D. Duval, personal communication). </w:t>
      </w:r>
      <w:proofErr w:type="gramStart"/>
      <w:r w:rsidRPr="00E80806">
        <w:rPr>
          <w:szCs w:val="22"/>
        </w:rPr>
        <w:t>Taken</w:t>
      </w:r>
      <w:proofErr w:type="gramEnd"/>
      <w:r w:rsidRPr="00E80806">
        <w:rPr>
          <w:szCs w:val="22"/>
        </w:rPr>
        <w:t xml:space="preserve"> together, these results indicate that </w:t>
      </w:r>
      <w:r w:rsidRPr="00E80806">
        <w:rPr>
          <w:i/>
          <w:iCs/>
          <w:szCs w:val="22"/>
        </w:rPr>
        <w:t>CCL3</w:t>
      </w:r>
      <w:r w:rsidRPr="00E80806">
        <w:rPr>
          <w:szCs w:val="22"/>
        </w:rPr>
        <w:t xml:space="preserve"> expression is common in canine HS and may be unique to hematopoietic tumors.</w:t>
      </w:r>
    </w:p>
    <w:p w14:paraId="1959B82C" w14:textId="7A6A23E8" w:rsidR="003545D2" w:rsidRPr="00E80806" w:rsidRDefault="009D42D0" w:rsidP="003545D2">
      <w:pPr>
        <w:spacing w:line="480" w:lineRule="auto"/>
        <w:ind w:firstLine="720"/>
        <w:rPr>
          <w:szCs w:val="22"/>
        </w:rPr>
      </w:pPr>
      <w:r w:rsidRPr="00E80806">
        <w:rPr>
          <w:szCs w:val="22"/>
        </w:rPr>
        <w:t xml:space="preserve">We first measured CCL3 levels in all the TCM generated. As expected, DH82 and Nike </w:t>
      </w:r>
      <w:proofErr w:type="gramStart"/>
      <w:r w:rsidRPr="00E80806">
        <w:rPr>
          <w:szCs w:val="22"/>
        </w:rPr>
        <w:t>secreted</w:t>
      </w:r>
      <w:proofErr w:type="gramEnd"/>
      <w:r w:rsidRPr="00E80806">
        <w:rPr>
          <w:szCs w:val="22"/>
        </w:rPr>
        <w:t xml:space="preserve"> the highest </w:t>
      </w:r>
      <w:del w:id="575" w:author="Brady,Rachel" w:date="2025-07-31T11:29:00Z" w16du:dateUtc="2025-07-31T18:29:00Z">
        <w:r w:rsidR="003545D2">
          <w:rPr>
            <w:szCs w:val="22"/>
          </w:rPr>
          <w:delText>amount</w:delText>
        </w:r>
      </w:del>
      <w:ins w:id="576" w:author="Brady,Rachel" w:date="2025-07-31T11:29:00Z" w16du:dateUtc="2025-07-31T18:29:00Z">
        <w:r w:rsidRPr="00E80806">
          <w:rPr>
            <w:szCs w:val="22"/>
          </w:rPr>
          <w:t>amounts</w:t>
        </w:r>
      </w:ins>
      <w:r w:rsidRPr="00E80806">
        <w:rPr>
          <w:szCs w:val="22"/>
        </w:rPr>
        <w:t xml:space="preserve"> of CCL3. Surprisingly, several other cell lines had low concentrations of secreted CCL3</w:t>
      </w:r>
      <w:del w:id="577" w:author="Brady,Rachel" w:date="2025-07-31T11:29:00Z" w16du:dateUtc="2025-07-31T18:29:00Z">
        <w:r w:rsidR="003545D2" w:rsidRPr="00D26DBC">
          <w:rPr>
            <w:szCs w:val="22"/>
          </w:rPr>
          <w:delText xml:space="preserve"> that</w:delText>
        </w:r>
      </w:del>
      <w:ins w:id="578" w:author="Brady,Rachel" w:date="2025-07-31T11:29:00Z" w16du:dateUtc="2025-07-31T18:29:00Z">
        <w:r w:rsidRPr="00E80806">
          <w:rPr>
            <w:szCs w:val="22"/>
          </w:rPr>
          <w:t>, which</w:t>
        </w:r>
      </w:ins>
      <w:r w:rsidRPr="00E80806">
        <w:rPr>
          <w:szCs w:val="22"/>
        </w:rPr>
        <w:t xml:space="preserve"> were not captured at the transcript level in the RNA-seq data (</w:t>
      </w:r>
      <w:r w:rsidRPr="00E80806">
        <w:rPr>
          <w:b/>
          <w:bCs/>
          <w:szCs w:val="22"/>
        </w:rPr>
        <w:t xml:space="preserve">Figure </w:t>
      </w:r>
      <w:del w:id="579" w:author="Brady,Rachel" w:date="2025-07-31T11:29:00Z" w16du:dateUtc="2025-07-31T18:29:00Z">
        <w:r w:rsidR="003545D2" w:rsidRPr="00ED21E4">
          <w:rPr>
            <w:b/>
            <w:bCs/>
            <w:szCs w:val="22"/>
          </w:rPr>
          <w:delText>7A</w:delText>
        </w:r>
      </w:del>
      <w:ins w:id="580" w:author="Brady,Rachel" w:date="2025-07-31T11:29:00Z" w16du:dateUtc="2025-07-31T18:29:00Z">
        <w:r w:rsidR="00207959">
          <w:rPr>
            <w:b/>
            <w:bCs/>
            <w:szCs w:val="22"/>
          </w:rPr>
          <w:t>6</w:t>
        </w:r>
        <w:r w:rsidRPr="00E80806">
          <w:rPr>
            <w:b/>
            <w:bCs/>
            <w:szCs w:val="22"/>
          </w:rPr>
          <w:t>A</w:t>
        </w:r>
      </w:ins>
      <w:r w:rsidRPr="00E80806">
        <w:rPr>
          <w:szCs w:val="22"/>
        </w:rPr>
        <w:t xml:space="preserve">). We replicated our findings with recombinant canine CCL3, showing that recombinant CCL3 </w:t>
      </w:r>
      <w:del w:id="581" w:author="Brady,Rachel" w:date="2025-07-31T11:29:00Z" w16du:dateUtc="2025-07-31T18:29:00Z">
        <w:r w:rsidR="003545D2" w:rsidRPr="00D26DBC">
          <w:rPr>
            <w:szCs w:val="22"/>
          </w:rPr>
          <w:delText>causes</w:delText>
        </w:r>
      </w:del>
      <w:ins w:id="582" w:author="Brady,Rachel" w:date="2025-07-31T11:29:00Z" w16du:dateUtc="2025-07-31T18:29:00Z">
        <w:r w:rsidRPr="00E80806">
          <w:rPr>
            <w:szCs w:val="22"/>
          </w:rPr>
          <w:t>caused</w:t>
        </w:r>
      </w:ins>
      <w:r w:rsidRPr="00E80806">
        <w:rPr>
          <w:szCs w:val="22"/>
        </w:rPr>
        <w:t xml:space="preserve"> a dose-dependent increase in TNF-α secretion from macrophages. These results were </w:t>
      </w:r>
      <w:r w:rsidRPr="00E80806">
        <w:rPr>
          <w:szCs w:val="22"/>
        </w:rPr>
        <w:lastRenderedPageBreak/>
        <w:t xml:space="preserve">adjusted for relative cell counts, as more macrophages were detached by visual inspection at higher </w:t>
      </w:r>
      <w:ins w:id="583" w:author="Brady,Rachel" w:date="2025-07-31T11:29:00Z" w16du:dateUtc="2025-07-31T18:29:00Z">
        <w:r w:rsidRPr="00E80806">
          <w:rPr>
            <w:szCs w:val="22"/>
          </w:rPr>
          <w:t xml:space="preserve">CCL3 </w:t>
        </w:r>
      </w:ins>
      <w:r w:rsidRPr="00E80806">
        <w:rPr>
          <w:szCs w:val="22"/>
        </w:rPr>
        <w:t xml:space="preserve">concentrations </w:t>
      </w:r>
      <w:del w:id="584" w:author="Brady,Rachel" w:date="2025-07-31T11:29:00Z" w16du:dateUtc="2025-07-31T18:29:00Z">
        <w:r w:rsidR="003545D2" w:rsidRPr="00D26DBC">
          <w:rPr>
            <w:szCs w:val="22"/>
          </w:rPr>
          <w:delText xml:space="preserve">of CCL3 </w:delText>
        </w:r>
      </w:del>
      <w:r w:rsidRPr="00E80806">
        <w:rPr>
          <w:szCs w:val="22"/>
        </w:rPr>
        <w:t>(</w:t>
      </w:r>
      <w:r w:rsidRPr="00E80806">
        <w:rPr>
          <w:b/>
          <w:bCs/>
          <w:szCs w:val="22"/>
        </w:rPr>
        <w:t xml:space="preserve">Figure </w:t>
      </w:r>
      <w:del w:id="585" w:author="Brady,Rachel" w:date="2025-07-31T11:29:00Z" w16du:dateUtc="2025-07-31T18:29:00Z">
        <w:r w:rsidR="003545D2" w:rsidRPr="00ED21E4">
          <w:rPr>
            <w:b/>
            <w:bCs/>
            <w:szCs w:val="22"/>
          </w:rPr>
          <w:delText>7B</w:delText>
        </w:r>
        <w:r w:rsidR="003545D2" w:rsidRPr="00D26DBC">
          <w:rPr>
            <w:szCs w:val="22"/>
          </w:rPr>
          <w:delText>). Then, we knocked down</w:delText>
        </w:r>
      </w:del>
      <w:ins w:id="586" w:author="Brady,Rachel" w:date="2025-07-31T11:29:00Z" w16du:dateUtc="2025-07-31T18:29:00Z">
        <w:r w:rsidR="00207959">
          <w:rPr>
            <w:b/>
            <w:bCs/>
            <w:szCs w:val="22"/>
          </w:rPr>
          <w:t>6</w:t>
        </w:r>
        <w:r w:rsidRPr="00E80806">
          <w:rPr>
            <w:b/>
            <w:bCs/>
            <w:szCs w:val="22"/>
          </w:rPr>
          <w:t>B</w:t>
        </w:r>
        <w:r w:rsidRPr="00E80806">
          <w:rPr>
            <w:szCs w:val="22"/>
          </w:rPr>
          <w:t>).</w:t>
        </w:r>
      </w:ins>
      <w:r w:rsidRPr="00E80806">
        <w:rPr>
          <w:szCs w:val="22"/>
        </w:rPr>
        <w:t xml:space="preserve"> </w:t>
      </w:r>
      <w:r w:rsidR="004B7F14" w:rsidRPr="00E80806">
        <w:rPr>
          <w:szCs w:val="22"/>
        </w:rPr>
        <w:t xml:space="preserve">CCL3 </w:t>
      </w:r>
      <w:del w:id="587" w:author="Brady,Rachel" w:date="2025-07-31T11:29:00Z" w16du:dateUtc="2025-07-31T18:29:00Z">
        <w:r w:rsidR="003545D2" w:rsidRPr="00D26DBC">
          <w:rPr>
            <w:szCs w:val="22"/>
          </w:rPr>
          <w:delText xml:space="preserve">in DH82 (KD-DH82) </w:delText>
        </w:r>
        <w:r w:rsidR="003545D2">
          <w:rPr>
            <w:szCs w:val="22"/>
          </w:rPr>
          <w:delText>cells prior to harvesting fresh TCM, in parallel with fresh TCM from wild-type</w:delText>
        </w:r>
        <w:r w:rsidR="003545D2" w:rsidRPr="00D26DBC">
          <w:rPr>
            <w:szCs w:val="22"/>
          </w:rPr>
          <w:delText xml:space="preserve"> DH82 (WT-DH82) and DH82 </w:delText>
        </w:r>
        <w:r w:rsidR="003545D2">
          <w:rPr>
            <w:szCs w:val="22"/>
          </w:rPr>
          <w:delText xml:space="preserve">cells treated with NTC siRNA (NTC-DH82). We achieved </w:delText>
        </w:r>
        <w:r w:rsidR="003545D2" w:rsidRPr="00D26DBC">
          <w:rPr>
            <w:szCs w:val="22"/>
          </w:rPr>
          <w:delText xml:space="preserve">roughly 50% </w:delText>
        </w:r>
      </w:del>
      <w:r w:rsidR="004B7F14" w:rsidRPr="00E80806">
        <w:rPr>
          <w:szCs w:val="22"/>
        </w:rPr>
        <w:t>knockdown</w:t>
      </w:r>
      <w:del w:id="588" w:author="Brady,Rachel" w:date="2025-07-31T11:29:00Z" w16du:dateUtc="2025-07-31T18:29:00Z">
        <w:r w:rsidR="003545D2" w:rsidRPr="00D26DBC">
          <w:rPr>
            <w:szCs w:val="22"/>
          </w:rPr>
          <w:delText>, which resulted in an average 75% reduction in secreted TNF-α in macrophages treated with TCM from KD-DH82 compared to WT-DH82.</w:delText>
        </w:r>
      </w:del>
      <w:ins w:id="589" w:author="Brady,Rachel" w:date="2025-07-31T11:29:00Z" w16du:dateUtc="2025-07-31T18:29:00Z">
        <w:r w:rsidR="004B7F14" w:rsidRPr="00E80806">
          <w:rPr>
            <w:szCs w:val="22"/>
          </w:rPr>
          <w:t xml:space="preserve"> was confirmed at ~50% efficiency in DH82-KD cells.</w:t>
        </w:r>
      </w:ins>
      <w:r w:rsidR="004B7F14" w:rsidRPr="00E80806">
        <w:rPr>
          <w:szCs w:val="22"/>
        </w:rPr>
        <w:t xml:space="preserve"> Macrophages treated with </w:t>
      </w:r>
      <w:del w:id="590" w:author="Brady,Rachel" w:date="2025-07-31T11:29:00Z" w16du:dateUtc="2025-07-31T18:29:00Z">
        <w:r w:rsidR="003545D2" w:rsidRPr="00D26DBC">
          <w:rPr>
            <w:szCs w:val="22"/>
          </w:rPr>
          <w:delText>TCM from NTC-</w:delText>
        </w:r>
      </w:del>
      <w:r w:rsidR="004B7F14" w:rsidRPr="00E80806">
        <w:rPr>
          <w:szCs w:val="22"/>
        </w:rPr>
        <w:t>DH82</w:t>
      </w:r>
      <w:ins w:id="591" w:author="Brady,Rachel" w:date="2025-07-31T11:29:00Z" w16du:dateUtc="2025-07-31T18:29:00Z">
        <w:r w:rsidR="004B7F14" w:rsidRPr="00E80806">
          <w:rPr>
            <w:szCs w:val="22"/>
          </w:rPr>
          <w:t>-KD TCM</w:t>
        </w:r>
      </w:ins>
      <w:r w:rsidR="004B7F14" w:rsidRPr="00E80806">
        <w:rPr>
          <w:szCs w:val="22"/>
        </w:rPr>
        <w:t xml:space="preserve"> showed a </w:t>
      </w:r>
      <w:del w:id="592" w:author="Brady,Rachel" w:date="2025-07-31T11:29:00Z" w16du:dateUtc="2025-07-31T18:29:00Z">
        <w:r w:rsidR="003545D2" w:rsidRPr="00D26DBC">
          <w:rPr>
            <w:szCs w:val="22"/>
          </w:rPr>
          <w:delText>non-significant decrease</w:delText>
        </w:r>
      </w:del>
      <w:ins w:id="593" w:author="Brady,Rachel" w:date="2025-07-31T11:29:00Z" w16du:dateUtc="2025-07-31T18:29:00Z">
        <w:r w:rsidR="004B7F14" w:rsidRPr="00E80806">
          <w:rPr>
            <w:szCs w:val="22"/>
          </w:rPr>
          <w:t>75% reduction</w:t>
        </w:r>
      </w:ins>
      <w:r w:rsidR="004B7F14" w:rsidRPr="00E80806">
        <w:rPr>
          <w:szCs w:val="22"/>
        </w:rPr>
        <w:t xml:space="preserve"> in TNF-α secretion compared to </w:t>
      </w:r>
      <w:del w:id="594" w:author="Brady,Rachel" w:date="2025-07-31T11:29:00Z" w16du:dateUtc="2025-07-31T18:29:00Z">
        <w:r w:rsidR="003545D2">
          <w:rPr>
            <w:szCs w:val="22"/>
          </w:rPr>
          <w:delText>WT-DH82</w:delText>
        </w:r>
      </w:del>
      <w:ins w:id="595" w:author="Brady,Rachel" w:date="2025-07-31T11:29:00Z" w16du:dateUtc="2025-07-31T18:29:00Z">
        <w:r w:rsidR="004B7F14" w:rsidRPr="00E80806">
          <w:rPr>
            <w:szCs w:val="22"/>
          </w:rPr>
          <w:t>DH82-WT TCM, whereas DH82-NTC TCM induced a non-significant decrease versus DH82-WT</w:t>
        </w:r>
      </w:ins>
      <w:r w:rsidR="004B7F14" w:rsidRPr="00E80806">
        <w:rPr>
          <w:szCs w:val="22"/>
        </w:rPr>
        <w:t xml:space="preserve"> </w:t>
      </w:r>
      <w:r w:rsidRPr="00E80806">
        <w:rPr>
          <w:szCs w:val="22"/>
        </w:rPr>
        <w:t>(</w:t>
      </w:r>
      <w:r w:rsidRPr="00E80806">
        <w:rPr>
          <w:b/>
          <w:bCs/>
          <w:szCs w:val="22"/>
        </w:rPr>
        <w:t xml:space="preserve">Supplementary Figure </w:t>
      </w:r>
      <w:del w:id="596" w:author="Brady,Rachel" w:date="2025-07-31T11:29:00Z" w16du:dateUtc="2025-07-31T18:29:00Z">
        <w:r w:rsidR="003545D2" w:rsidRPr="00ED21E4">
          <w:rPr>
            <w:b/>
            <w:bCs/>
            <w:szCs w:val="22"/>
          </w:rPr>
          <w:delText>2</w:delText>
        </w:r>
      </w:del>
      <w:ins w:id="597" w:author="Brady,Rachel" w:date="2025-07-31T11:29:00Z" w16du:dateUtc="2025-07-31T18:29:00Z">
        <w:r w:rsidR="00207959">
          <w:rPr>
            <w:b/>
            <w:bCs/>
            <w:szCs w:val="22"/>
          </w:rPr>
          <w:t>6</w:t>
        </w:r>
      </w:ins>
      <w:r w:rsidRPr="00E80806">
        <w:rPr>
          <w:b/>
          <w:bCs/>
          <w:szCs w:val="22"/>
        </w:rPr>
        <w:t xml:space="preserve">, Figure </w:t>
      </w:r>
      <w:del w:id="598" w:author="Brady,Rachel" w:date="2025-07-31T11:29:00Z" w16du:dateUtc="2025-07-31T18:29:00Z">
        <w:r w:rsidR="003545D2" w:rsidRPr="00ED21E4">
          <w:rPr>
            <w:b/>
            <w:bCs/>
            <w:szCs w:val="22"/>
          </w:rPr>
          <w:delText>7C</w:delText>
        </w:r>
      </w:del>
      <w:ins w:id="599" w:author="Brady,Rachel" w:date="2025-07-31T11:29:00Z" w16du:dateUtc="2025-07-31T18:29:00Z">
        <w:r w:rsidR="00207959">
          <w:rPr>
            <w:b/>
            <w:bCs/>
            <w:szCs w:val="22"/>
          </w:rPr>
          <w:t>6</w:t>
        </w:r>
        <w:r w:rsidRPr="00E80806">
          <w:rPr>
            <w:b/>
            <w:bCs/>
            <w:szCs w:val="22"/>
          </w:rPr>
          <w:t>C</w:t>
        </w:r>
      </w:ins>
      <w:r w:rsidRPr="00E80806">
        <w:rPr>
          <w:szCs w:val="22"/>
        </w:rPr>
        <w:t>).</w:t>
      </w:r>
    </w:p>
    <w:p w14:paraId="21FB422F" w14:textId="77777777" w:rsidR="003545D2" w:rsidRPr="00E80806" w:rsidRDefault="009D42D0" w:rsidP="003545D2">
      <w:pPr>
        <w:spacing w:after="160"/>
        <w:rPr>
          <w:rFonts w:eastAsiaTheme="majorEastAsia"/>
          <w:b/>
          <w:bCs/>
          <w:szCs w:val="22"/>
          <w14:ligatures w14:val="standardContextual"/>
        </w:rPr>
      </w:pPr>
      <w:bookmarkStart w:id="600" w:name="_Toc201392943"/>
      <w:r w:rsidRPr="00E80806">
        <w:rPr>
          <w:rStyle w:val="normaltextrun"/>
          <w:b/>
          <w:bCs/>
          <w:szCs w:val="22"/>
        </w:rPr>
        <w:t>DISCUSSION</w:t>
      </w:r>
      <w:bookmarkEnd w:id="600"/>
    </w:p>
    <w:p w14:paraId="3F26C284" w14:textId="534B230F" w:rsidR="003545D2" w:rsidRPr="00E80806" w:rsidRDefault="003545D2" w:rsidP="00642996">
      <w:pPr>
        <w:pStyle w:val="paragraph"/>
        <w:spacing w:before="0" w:beforeAutospacing="0" w:after="0" w:afterAutospacing="0" w:line="480" w:lineRule="auto"/>
        <w:ind w:firstLine="720"/>
        <w:textAlignment w:val="baseline"/>
        <w:rPr>
          <w:ins w:id="601" w:author="Brady,Rachel" w:date="2025-07-31T11:29:00Z" w16du:dateUtc="2025-07-31T18:29:00Z"/>
          <w:szCs w:val="22"/>
        </w:rPr>
      </w:pPr>
      <w:del w:id="602" w:author="Brady,Rachel" w:date="2025-07-31T11:29:00Z" w16du:dateUtc="2025-07-31T18:29:00Z">
        <w:r w:rsidRPr="002A4C25">
          <w:rPr>
            <w:szCs w:val="22"/>
          </w:rPr>
          <w:delText>Our</w:delText>
        </w:r>
      </w:del>
      <w:ins w:id="603" w:author="Brady,Rachel" w:date="2025-07-31T11:29:00Z" w16du:dateUtc="2025-07-31T18:29:00Z">
        <w:r w:rsidR="00950F83" w:rsidRPr="00E80806">
          <w:rPr>
            <w:szCs w:val="22"/>
          </w:rPr>
          <w:t>This work tested two</w:t>
        </w:r>
      </w:ins>
      <w:r w:rsidR="00950F83" w:rsidRPr="00E80806">
        <w:rPr>
          <w:szCs w:val="22"/>
        </w:rPr>
        <w:t xml:space="preserve"> ma</w:t>
      </w:r>
      <w:r w:rsidR="00200D57" w:rsidRPr="00E80806">
        <w:rPr>
          <w:szCs w:val="22"/>
        </w:rPr>
        <w:t>i</w:t>
      </w:r>
      <w:r w:rsidR="00950F83" w:rsidRPr="00E80806">
        <w:rPr>
          <w:szCs w:val="22"/>
        </w:rPr>
        <w:t>n</w:t>
      </w:r>
      <w:r w:rsidR="00200D57" w:rsidRPr="00E80806">
        <w:rPr>
          <w:szCs w:val="22"/>
        </w:rPr>
        <w:t xml:space="preserve"> hypotheses</w:t>
      </w:r>
      <w:del w:id="604" w:author="Brady,Rachel" w:date="2025-07-31T11:29:00Z" w16du:dateUtc="2025-07-31T18:29:00Z">
        <w:r w:rsidRPr="002A4C25">
          <w:rPr>
            <w:szCs w:val="22"/>
          </w:rPr>
          <w:delText xml:space="preserve"> were</w:delText>
        </w:r>
      </w:del>
      <w:ins w:id="605" w:author="Brady,Rachel" w:date="2025-07-31T11:29:00Z" w16du:dateUtc="2025-07-31T18:29:00Z">
        <w:r w:rsidR="00200D57" w:rsidRPr="00E80806">
          <w:rPr>
            <w:szCs w:val="22"/>
          </w:rPr>
          <w:t>:</w:t>
        </w:r>
      </w:ins>
      <w:r w:rsidR="00200D57" w:rsidRPr="00E80806">
        <w:rPr>
          <w:szCs w:val="22"/>
        </w:rPr>
        <w:t xml:space="preserve"> that canine </w:t>
      </w:r>
      <w:del w:id="606" w:author="Brady,Rachel" w:date="2025-07-31T11:29:00Z" w16du:dateUtc="2025-07-31T18:29:00Z">
        <w:r w:rsidRPr="002A4C25">
          <w:rPr>
            <w:szCs w:val="22"/>
          </w:rPr>
          <w:delText>cancer</w:delText>
        </w:r>
      </w:del>
      <w:ins w:id="607" w:author="Brady,Rachel" w:date="2025-07-31T11:29:00Z" w16du:dateUtc="2025-07-31T18:29:00Z">
        <w:r w:rsidR="00200D57" w:rsidRPr="00E80806">
          <w:rPr>
            <w:szCs w:val="22"/>
          </w:rPr>
          <w:t>tumor</w:t>
        </w:r>
      </w:ins>
      <w:r w:rsidR="00200D57" w:rsidRPr="00E80806">
        <w:rPr>
          <w:szCs w:val="22"/>
        </w:rPr>
        <w:t xml:space="preserve"> cell lines would </w:t>
      </w:r>
      <w:del w:id="608" w:author="Brady,Rachel" w:date="2025-07-31T11:29:00Z" w16du:dateUtc="2025-07-31T18:29:00Z">
        <w:r w:rsidRPr="002A4C25">
          <w:rPr>
            <w:szCs w:val="22"/>
          </w:rPr>
          <w:delText>vary</w:delText>
        </w:r>
      </w:del>
      <w:ins w:id="609" w:author="Brady,Rachel" w:date="2025-07-31T11:29:00Z" w16du:dateUtc="2025-07-31T18:29:00Z">
        <w:r w:rsidR="00200D57" w:rsidRPr="00E80806">
          <w:rPr>
            <w:szCs w:val="22"/>
          </w:rPr>
          <w:t>differ</w:t>
        </w:r>
      </w:ins>
      <w:r w:rsidR="00200D57" w:rsidRPr="00E80806">
        <w:rPr>
          <w:szCs w:val="22"/>
        </w:rPr>
        <w:t xml:space="preserve"> in their ability to polarize macrophages </w:t>
      </w:r>
      <w:del w:id="610" w:author="Brady,Rachel" w:date="2025-07-31T11:29:00Z" w16du:dateUtc="2025-07-31T18:29:00Z">
        <w:r w:rsidRPr="002A4C25">
          <w:rPr>
            <w:szCs w:val="22"/>
          </w:rPr>
          <w:delText>independent</w:delText>
        </w:r>
      </w:del>
      <w:ins w:id="611" w:author="Brady,Rachel" w:date="2025-07-31T11:29:00Z" w16du:dateUtc="2025-07-31T18:29:00Z">
        <w:r w:rsidR="00200D57" w:rsidRPr="00E80806">
          <w:rPr>
            <w:szCs w:val="22"/>
          </w:rPr>
          <w:t>regardless</w:t>
        </w:r>
      </w:ins>
      <w:r w:rsidR="00200D57" w:rsidRPr="00E80806">
        <w:rPr>
          <w:szCs w:val="22"/>
        </w:rPr>
        <w:t xml:space="preserve"> of histologic </w:t>
      </w:r>
      <w:del w:id="612" w:author="Brady,Rachel" w:date="2025-07-31T11:29:00Z" w16du:dateUtc="2025-07-31T18:29:00Z">
        <w:r w:rsidRPr="002A4C25">
          <w:rPr>
            <w:szCs w:val="22"/>
          </w:rPr>
          <w:delText>subtype</w:delText>
        </w:r>
      </w:del>
      <w:ins w:id="613" w:author="Brady,Rachel" w:date="2025-07-31T11:29:00Z" w16du:dateUtc="2025-07-31T18:29:00Z">
        <w:r w:rsidR="00200D57" w:rsidRPr="00E80806">
          <w:rPr>
            <w:szCs w:val="22"/>
          </w:rPr>
          <w:t>type,</w:t>
        </w:r>
      </w:ins>
      <w:r w:rsidR="00200D57" w:rsidRPr="00E80806">
        <w:rPr>
          <w:szCs w:val="22"/>
        </w:rPr>
        <w:t xml:space="preserve"> and that </w:t>
      </w:r>
      <w:del w:id="614" w:author="Brady,Rachel" w:date="2025-07-31T11:29:00Z" w16du:dateUtc="2025-07-31T18:29:00Z">
        <w:r w:rsidRPr="002A4C25">
          <w:rPr>
            <w:szCs w:val="22"/>
          </w:rPr>
          <w:delText>those with stronger polarization effects</w:delText>
        </w:r>
      </w:del>
      <w:ins w:id="615" w:author="Brady,Rachel" w:date="2025-07-31T11:29:00Z" w16du:dateUtc="2025-07-31T18:29:00Z">
        <w:r w:rsidR="00200D57" w:rsidRPr="00E80806">
          <w:rPr>
            <w:szCs w:val="22"/>
          </w:rPr>
          <w:t>th</w:t>
        </w:r>
        <w:r w:rsidR="00E80806">
          <w:rPr>
            <w:szCs w:val="22"/>
          </w:rPr>
          <w:t>e cell lines</w:t>
        </w:r>
        <w:r w:rsidR="00200D57" w:rsidRPr="00E80806">
          <w:rPr>
            <w:szCs w:val="22"/>
          </w:rPr>
          <w:t xml:space="preserve"> that polarized macrophages most strongly</w:t>
        </w:r>
      </w:ins>
      <w:r w:rsidR="00200D57" w:rsidRPr="00E80806">
        <w:rPr>
          <w:szCs w:val="22"/>
        </w:rPr>
        <w:t xml:space="preserve"> would </w:t>
      </w:r>
      <w:del w:id="616" w:author="Brady,Rachel" w:date="2025-07-31T11:29:00Z" w16du:dateUtc="2025-07-31T18:29:00Z">
        <w:r w:rsidRPr="002A4C25">
          <w:rPr>
            <w:szCs w:val="22"/>
          </w:rPr>
          <w:delText xml:space="preserve">share </w:delText>
        </w:r>
      </w:del>
      <w:ins w:id="617" w:author="Brady,Rachel" w:date="2025-07-31T11:29:00Z" w16du:dateUtc="2025-07-31T18:29:00Z">
        <w:r w:rsidR="00200D57" w:rsidRPr="00E80806">
          <w:rPr>
            <w:szCs w:val="22"/>
          </w:rPr>
          <w:t xml:space="preserve">have relevant </w:t>
        </w:r>
      </w:ins>
      <w:r w:rsidR="00200D57" w:rsidRPr="00E80806">
        <w:rPr>
          <w:szCs w:val="22"/>
        </w:rPr>
        <w:t>gene</w:t>
      </w:r>
      <w:ins w:id="618" w:author="Brady,Rachel" w:date="2025-07-31T11:29:00Z" w16du:dateUtc="2025-07-31T18:29:00Z">
        <w:r w:rsidR="00200D57" w:rsidRPr="00E80806">
          <w:rPr>
            <w:szCs w:val="22"/>
          </w:rPr>
          <w:t>-expression</w:t>
        </w:r>
      </w:ins>
      <w:r w:rsidR="00200D57" w:rsidRPr="00E80806">
        <w:rPr>
          <w:szCs w:val="22"/>
        </w:rPr>
        <w:t xml:space="preserve"> profiles</w:t>
      </w:r>
      <w:del w:id="619" w:author="Brady,Rachel" w:date="2025-07-31T11:29:00Z" w16du:dateUtc="2025-07-31T18:29:00Z">
        <w:r w:rsidRPr="002A4C25">
          <w:rPr>
            <w:szCs w:val="22"/>
          </w:rPr>
          <w:delText xml:space="preserve"> that could serve as biomarkers or therapeutic targets.</w:delText>
        </w:r>
      </w:del>
      <w:ins w:id="620" w:author="Brady,Rachel" w:date="2025-07-31T11:29:00Z" w16du:dateUtc="2025-07-31T18:29:00Z">
        <w:r w:rsidR="00200D57" w:rsidRPr="00E80806">
          <w:rPr>
            <w:szCs w:val="22"/>
          </w:rPr>
          <w:t>.</w:t>
        </w:r>
      </w:ins>
      <w:r w:rsidR="00950F83" w:rsidRPr="00E80806">
        <w:rPr>
          <w:szCs w:val="22"/>
        </w:rPr>
        <w:t xml:space="preserve"> </w:t>
      </w:r>
      <w:r w:rsidR="009D42D0" w:rsidRPr="00E80806">
        <w:rPr>
          <w:szCs w:val="22"/>
        </w:rPr>
        <w:t xml:space="preserve">This study was undertaken because </w:t>
      </w:r>
      <w:ins w:id="621" w:author="Brady,Rachel" w:date="2025-07-31T11:29:00Z" w16du:dateUtc="2025-07-31T18:29:00Z">
        <w:r w:rsidR="00200D57" w:rsidRPr="00E80806">
          <w:rPr>
            <w:szCs w:val="22"/>
          </w:rPr>
          <w:t xml:space="preserve">the </w:t>
        </w:r>
      </w:ins>
      <w:r w:rsidR="009D42D0" w:rsidRPr="00E80806">
        <w:rPr>
          <w:rStyle w:val="normaltextrun"/>
          <w:szCs w:val="22"/>
        </w:rPr>
        <w:t>TME remains a significant barrier to</w:t>
      </w:r>
      <w:r w:rsidR="00200D57" w:rsidRPr="00E80806">
        <w:rPr>
          <w:rStyle w:val="normaltextrun"/>
          <w:szCs w:val="22"/>
        </w:rPr>
        <w:t xml:space="preserve"> </w:t>
      </w:r>
      <w:ins w:id="622" w:author="Brady,Rachel" w:date="2025-07-31T11:29:00Z" w16du:dateUtc="2025-07-31T18:29:00Z">
        <w:r w:rsidR="00200D57" w:rsidRPr="00E80806">
          <w:rPr>
            <w:rStyle w:val="normaltextrun"/>
            <w:szCs w:val="22"/>
          </w:rPr>
          <w:t>successful</w:t>
        </w:r>
        <w:r w:rsidR="009D42D0" w:rsidRPr="00E80806">
          <w:rPr>
            <w:rStyle w:val="normaltextrun"/>
            <w:szCs w:val="22"/>
          </w:rPr>
          <w:t xml:space="preserve"> </w:t>
        </w:r>
      </w:ins>
      <w:r w:rsidR="009D42D0" w:rsidRPr="00E80806">
        <w:rPr>
          <w:rStyle w:val="normaltextrun"/>
          <w:szCs w:val="22"/>
        </w:rPr>
        <w:t xml:space="preserve">therapy </w:t>
      </w:r>
      <w:r w:rsidR="00200D57" w:rsidRPr="00E80806">
        <w:rPr>
          <w:rStyle w:val="normaltextrun"/>
          <w:szCs w:val="22"/>
        </w:rPr>
        <w:t xml:space="preserve">and </w:t>
      </w:r>
      <w:del w:id="623" w:author="Brady,Rachel" w:date="2025-07-31T11:29:00Z" w16du:dateUtc="2025-07-31T18:29:00Z">
        <w:r w:rsidRPr="00D26DBC">
          <w:rPr>
            <w:rStyle w:val="normaltextrun"/>
            <w:szCs w:val="22"/>
          </w:rPr>
          <w:delText xml:space="preserve">drives resistance and relapse. One complication of immunotherapy </w:delText>
        </w:r>
      </w:del>
      <w:r w:rsidR="00200D57" w:rsidRPr="00E80806">
        <w:rPr>
          <w:rStyle w:val="normaltextrun"/>
          <w:szCs w:val="22"/>
        </w:rPr>
        <w:t xml:space="preserve">is </w:t>
      </w:r>
      <w:del w:id="624" w:author="Brady,Rachel" w:date="2025-07-31T11:29:00Z" w16du:dateUtc="2025-07-31T18:29:00Z">
        <w:r w:rsidRPr="00D26DBC">
          <w:rPr>
            <w:rStyle w:val="normaltextrun"/>
            <w:szCs w:val="22"/>
          </w:rPr>
          <w:delText xml:space="preserve">the </w:delText>
        </w:r>
      </w:del>
      <w:ins w:id="625" w:author="Brady,Rachel" w:date="2025-07-31T11:29:00Z" w16du:dateUtc="2025-07-31T18:29:00Z">
        <w:r w:rsidR="00200D57" w:rsidRPr="00E80806">
          <w:rPr>
            <w:rStyle w:val="normaltextrun"/>
            <w:szCs w:val="22"/>
          </w:rPr>
          <w:t xml:space="preserve">complicated by </w:t>
        </w:r>
      </w:ins>
      <w:r w:rsidR="00200D57" w:rsidRPr="00E80806">
        <w:rPr>
          <w:rStyle w:val="normaltextrun"/>
          <w:szCs w:val="22"/>
        </w:rPr>
        <w:t>significant variability in the TME</w:t>
      </w:r>
      <w:del w:id="626" w:author="Brady,Rachel" w:date="2025-07-31T11:29:00Z" w16du:dateUtc="2025-07-31T18:29:00Z">
        <w:r>
          <w:rPr>
            <w:rStyle w:val="normaltextrun"/>
            <w:szCs w:val="22"/>
          </w:rPr>
          <w:delText>, even</w:delText>
        </w:r>
      </w:del>
      <w:ins w:id="627" w:author="Brady,Rachel" w:date="2025-07-31T11:29:00Z" w16du:dateUtc="2025-07-31T18:29:00Z">
        <w:r w:rsidR="00200D57" w:rsidRPr="00E80806">
          <w:rPr>
            <w:rStyle w:val="normaltextrun"/>
            <w:szCs w:val="22"/>
          </w:rPr>
          <w:t xml:space="preserve"> between and</w:t>
        </w:r>
      </w:ins>
      <w:r w:rsidR="00200D57" w:rsidRPr="00E80806">
        <w:rPr>
          <w:rStyle w:val="normaltextrun"/>
          <w:szCs w:val="22"/>
        </w:rPr>
        <w:t xml:space="preserve"> within </w:t>
      </w:r>
      <w:del w:id="628" w:author="Brady,Rachel" w:date="2025-07-31T11:29:00Z" w16du:dateUtc="2025-07-31T18:29:00Z">
        <w:r>
          <w:rPr>
            <w:rStyle w:val="normaltextrun"/>
            <w:szCs w:val="22"/>
          </w:rPr>
          <w:delText xml:space="preserve">the tumor type. Therefore, a deeper understanding of the ways in which tumors maintain their individual microenvironments would be useful </w:delText>
        </w:r>
        <w:r w:rsidRPr="00D26DBC">
          <w:rPr>
            <w:rStyle w:val="normaltextrun"/>
            <w:szCs w:val="22"/>
          </w:rPr>
          <w:delText>for guiding therapy.</w:delText>
        </w:r>
      </w:del>
      <w:ins w:id="629" w:author="Brady,Rachel" w:date="2025-07-31T11:29:00Z" w16du:dateUtc="2025-07-31T18:29:00Z">
        <w:r w:rsidR="00200D57" w:rsidRPr="00E80806">
          <w:rPr>
            <w:rStyle w:val="normaltextrun"/>
            <w:szCs w:val="22"/>
          </w:rPr>
          <w:t>tumor type.</w:t>
        </w:r>
      </w:ins>
      <w:r w:rsidR="000F5A86" w:rsidRPr="00E80806">
        <w:rPr>
          <w:rStyle w:val="eop"/>
          <w:rFonts w:eastAsia="Malgun Gothic"/>
          <w:szCs w:val="22"/>
        </w:rPr>
        <w:t xml:space="preserve"> </w:t>
      </w:r>
      <w:r w:rsidR="009D42D0" w:rsidRPr="00E80806">
        <w:rPr>
          <w:rStyle w:val="eop"/>
          <w:rFonts w:eastAsia="Malgun Gothic"/>
          <w:szCs w:val="22"/>
        </w:rPr>
        <w:t>Therefore, in this study, we measured the ability of cancer cell lines to stimulate immunomodulatory cytokines in the primary macrophages</w:t>
      </w:r>
      <w:del w:id="630" w:author="Brady,Rachel" w:date="2025-07-31T11:29:00Z" w16du:dateUtc="2025-07-31T18:29:00Z">
        <w:r>
          <w:rPr>
            <w:rStyle w:val="eop"/>
            <w:rFonts w:eastAsia="Malgun Gothic"/>
            <w:szCs w:val="22"/>
          </w:rPr>
          <w:delText>. This acts</w:delText>
        </w:r>
      </w:del>
      <w:r w:rsidR="00200D57" w:rsidRPr="00E80806">
        <w:rPr>
          <w:rStyle w:val="eop"/>
          <w:rFonts w:eastAsia="Malgun Gothic"/>
          <w:szCs w:val="22"/>
        </w:rPr>
        <w:t xml:space="preserve"> as a simplified proxy for </w:t>
      </w:r>
      <w:del w:id="631" w:author="Brady,Rachel" w:date="2025-07-31T11:29:00Z" w16du:dateUtc="2025-07-31T18:29:00Z">
        <w:r>
          <w:rPr>
            <w:rStyle w:val="eop"/>
            <w:rFonts w:eastAsia="Malgun Gothic"/>
            <w:szCs w:val="22"/>
          </w:rPr>
          <w:delText xml:space="preserve">how tumor cells might influence TAMs </w:delText>
        </w:r>
        <w:r w:rsidRPr="00D26DBC">
          <w:rPr>
            <w:rStyle w:val="eop"/>
            <w:rFonts w:eastAsia="Malgun Gothic"/>
            <w:i/>
            <w:szCs w:val="22"/>
          </w:rPr>
          <w:delText>in vivo</w:delText>
        </w:r>
        <w:r w:rsidRPr="00D26DBC">
          <w:rPr>
            <w:rStyle w:val="eop"/>
            <w:rFonts w:eastAsia="Malgun Gothic"/>
            <w:szCs w:val="22"/>
          </w:rPr>
          <w:delText xml:space="preserve">, and the same approach could be used for other elements of the TME. </w:delText>
        </w:r>
        <w:r>
          <w:rPr>
            <w:rStyle w:val="eop"/>
            <w:rFonts w:eastAsia="Malgun Gothic"/>
            <w:szCs w:val="22"/>
          </w:rPr>
          <w:delText>This study</w:delText>
        </w:r>
        <w:r w:rsidRPr="00D26DBC">
          <w:rPr>
            <w:rStyle w:val="eop"/>
            <w:rFonts w:eastAsia="Malgun Gothic"/>
            <w:szCs w:val="22"/>
          </w:rPr>
          <w:delText xml:space="preserve"> demonstrated that the ability of the tested canine </w:delText>
        </w:r>
      </w:del>
      <w:ins w:id="632" w:author="Brady,Rachel" w:date="2025-07-31T11:29:00Z" w16du:dateUtc="2025-07-31T18:29:00Z">
        <w:r w:rsidR="00200D57" w:rsidRPr="00E80806">
          <w:rPr>
            <w:rStyle w:val="eop"/>
            <w:rFonts w:eastAsia="Malgun Gothic"/>
            <w:i/>
            <w:iCs/>
            <w:szCs w:val="22"/>
          </w:rPr>
          <w:t>in vivo</w:t>
        </w:r>
        <w:r w:rsidR="00200D57" w:rsidRPr="00E80806">
          <w:rPr>
            <w:rStyle w:val="eop"/>
            <w:rFonts w:eastAsia="Malgun Gothic"/>
            <w:szCs w:val="22"/>
          </w:rPr>
          <w:t xml:space="preserve"> cancer cell – macrophage crosstalk and correlated that information against the transcriptome of the </w:t>
        </w:r>
      </w:ins>
      <w:r w:rsidR="00200D57" w:rsidRPr="00E80806">
        <w:rPr>
          <w:rStyle w:val="eop"/>
          <w:rFonts w:eastAsia="Malgun Gothic"/>
          <w:szCs w:val="22"/>
        </w:rPr>
        <w:t xml:space="preserve">cancer </w:t>
      </w:r>
      <w:del w:id="633" w:author="Brady,Rachel" w:date="2025-07-31T11:29:00Z" w16du:dateUtc="2025-07-31T18:29:00Z">
        <w:r w:rsidRPr="00D26DBC">
          <w:rPr>
            <w:rStyle w:val="eop"/>
            <w:rFonts w:eastAsia="Malgun Gothic"/>
            <w:szCs w:val="22"/>
          </w:rPr>
          <w:delText>cell lines to stimulate immunomodulatory</w:delText>
        </w:r>
      </w:del>
      <w:ins w:id="634" w:author="Brady,Rachel" w:date="2025-07-31T11:29:00Z" w16du:dateUtc="2025-07-31T18:29:00Z">
        <w:r w:rsidR="00200D57" w:rsidRPr="00E80806">
          <w:rPr>
            <w:rStyle w:val="eop"/>
            <w:rFonts w:eastAsia="Malgun Gothic"/>
            <w:szCs w:val="22"/>
          </w:rPr>
          <w:t>cells.</w:t>
        </w:r>
      </w:ins>
    </w:p>
    <w:p w14:paraId="2AD18507" w14:textId="77777777" w:rsidR="003545D2" w:rsidRPr="00642996" w:rsidRDefault="00200D57" w:rsidP="00642996">
      <w:pPr>
        <w:pStyle w:val="paragraph"/>
        <w:spacing w:before="0" w:beforeAutospacing="0" w:after="0" w:afterAutospacing="0" w:line="480" w:lineRule="auto"/>
        <w:ind w:firstLine="720"/>
        <w:textAlignment w:val="baseline"/>
        <w:rPr>
          <w:del w:id="635" w:author="Brady,Rachel" w:date="2025-07-31T11:29:00Z" w16du:dateUtc="2025-07-31T18:29:00Z"/>
          <w:szCs w:val="22"/>
        </w:rPr>
      </w:pPr>
      <w:ins w:id="636" w:author="Brady,Rachel" w:date="2025-07-31T11:29:00Z" w16du:dateUtc="2025-07-31T18:29:00Z">
        <w:r w:rsidRPr="00E80806">
          <w:rPr>
            <w:rFonts w:eastAsia="Malgun Gothic"/>
            <w:szCs w:val="22"/>
          </w:rPr>
          <w:t>We focused on macrophage-secreted</w:t>
        </w:r>
      </w:ins>
      <w:r w:rsidRPr="00E80806">
        <w:rPr>
          <w:rFonts w:eastAsia="Malgun Gothic"/>
          <w:rPrChange w:id="637" w:author="Brady,Rachel" w:date="2025-07-31T11:29:00Z" w16du:dateUtc="2025-07-31T18:29:00Z">
            <w:rPr>
              <w:rStyle w:val="eop"/>
              <w:rFonts w:eastAsia="Malgun Gothic"/>
            </w:rPr>
          </w:rPrChange>
        </w:rPr>
        <w:t xml:space="preserve"> cytokines </w:t>
      </w:r>
      <w:del w:id="638" w:author="Brady,Rachel" w:date="2025-07-31T11:29:00Z" w16du:dateUtc="2025-07-31T18:29:00Z">
        <w:r w:rsidR="003545D2" w:rsidRPr="00D26DBC">
          <w:rPr>
            <w:rStyle w:val="eop"/>
            <w:rFonts w:eastAsia="Malgun Gothic"/>
            <w:szCs w:val="22"/>
          </w:rPr>
          <w:delText>from macrophages varies considerably and that this variation is not purely a function of cell line histology. Using existing bulk RNA-seq data, we identified several relevant DEGs and pathways that could be leveraged in future investigative studies.</w:delText>
        </w:r>
        <w:r w:rsidR="00642996">
          <w:rPr>
            <w:rStyle w:val="eop"/>
            <w:rFonts w:eastAsia="Malgun Gothic"/>
            <w:szCs w:val="22"/>
          </w:rPr>
          <w:delText xml:space="preserve"> </w:delText>
        </w:r>
        <w:r w:rsidR="00642996" w:rsidRPr="00D26DBC">
          <w:rPr>
            <w:szCs w:val="22"/>
          </w:rPr>
          <w:lastRenderedPageBreak/>
          <w:delText xml:space="preserve">Although we have highlighted the genes that underscore the relationship between high stimulators and an immunosuppressive TME, the full DEG profile is more complex. Several high-stimulator groups also exhibit signatures of proinflammatory and </w:delText>
        </w:r>
      </w:del>
      <w:ins w:id="639" w:author="Brady,Rachel" w:date="2025-07-31T11:29:00Z" w16du:dateUtc="2025-07-31T18:29:00Z">
        <w:r w:rsidRPr="00E80806">
          <w:rPr>
            <w:rFonts w:eastAsia="Malgun Gothic"/>
            <w:szCs w:val="22"/>
          </w:rPr>
          <w:t xml:space="preserve">as markers of an “active” TME, rather than strict </w:t>
        </w:r>
      </w:ins>
      <w:r w:rsidRPr="00E80806">
        <w:rPr>
          <w:rFonts w:eastAsia="Malgun Gothic"/>
          <w:szCs w:val="22"/>
        </w:rPr>
        <w:t>M1</w:t>
      </w:r>
      <w:del w:id="640" w:author="Brady,Rachel" w:date="2025-07-31T11:29:00Z" w16du:dateUtc="2025-07-31T18:29:00Z">
        <w:r w:rsidR="00642996" w:rsidRPr="00D26DBC">
          <w:rPr>
            <w:szCs w:val="22"/>
          </w:rPr>
          <w:delText>-associated pathways. Elucidating the precise mechanistic links between each cytokine and these divergent gene programs remains an important goal for future studies.</w:delText>
        </w:r>
      </w:del>
    </w:p>
    <w:p w14:paraId="1DB31E19" w14:textId="2AE6BFAC" w:rsidR="003545D2" w:rsidRPr="00E80806" w:rsidRDefault="003545D2" w:rsidP="00E80806">
      <w:pPr>
        <w:pStyle w:val="paragraph"/>
        <w:spacing w:before="0" w:beforeAutospacing="0" w:after="0" w:afterAutospacing="0" w:line="480" w:lineRule="auto"/>
        <w:ind w:firstLine="720"/>
        <w:textAlignment w:val="baseline"/>
        <w:rPr>
          <w:rFonts w:eastAsia="Malgun Gothic"/>
          <w:szCs w:val="22"/>
        </w:rPr>
      </w:pPr>
      <w:del w:id="641" w:author="Brady,Rachel" w:date="2025-07-31T11:29:00Z" w16du:dateUtc="2025-07-31T18:29:00Z">
        <w:r w:rsidRPr="00D26DBC">
          <w:rPr>
            <w:rFonts w:eastAsia="Malgun Gothic"/>
            <w:szCs w:val="22"/>
          </w:rPr>
          <w:delText>There are various methods for categorizing macrophage phenotypes</w:delText>
        </w:r>
        <w:r w:rsidRPr="00D26DBC">
          <w:rPr>
            <w:rFonts w:eastAsiaTheme="majorEastAsia"/>
            <w:szCs w:val="22"/>
          </w:rPr>
          <w:delText>.</w:delText>
        </w:r>
        <w:r w:rsidRPr="00D26DBC">
          <w:rPr>
            <w:rFonts w:eastAsia="Malgun Gothic"/>
            <w:szCs w:val="22"/>
          </w:rPr>
          <w:delText xml:space="preserve"> We elected to work with secretory products</w:delText>
        </w:r>
        <w:r>
          <w:rPr>
            <w:rFonts w:eastAsia="Malgun Gothic"/>
            <w:szCs w:val="22"/>
          </w:rPr>
          <w:delText xml:space="preserve">, as they are crucial signaling elements in many </w:delText>
        </w:r>
        <w:r w:rsidRPr="00D26DBC">
          <w:rPr>
            <w:rFonts w:eastAsia="Malgun Gothic"/>
            <w:szCs w:val="22"/>
          </w:rPr>
          <w:delText>immunosuppressive pathways in the TME.</w:delText>
        </w:r>
      </w:del>
      <w:ins w:id="642" w:author="Brady,Rachel" w:date="2025-07-31T11:29:00Z" w16du:dateUtc="2025-07-31T18:29:00Z">
        <w:r w:rsidR="00200D57" w:rsidRPr="00E80806">
          <w:rPr>
            <w:rFonts w:eastAsia="Malgun Gothic"/>
            <w:szCs w:val="22"/>
          </w:rPr>
          <w:t>/M2 indicators.</w:t>
        </w:r>
      </w:ins>
      <w:r w:rsidR="009D42D0" w:rsidRPr="00E80806">
        <w:rPr>
          <w:rFonts w:eastAsia="Malgun Gothic"/>
          <w:szCs w:val="22"/>
        </w:rPr>
        <w:t xml:space="preserve"> </w:t>
      </w:r>
      <w:r w:rsidR="00E80806" w:rsidRPr="00E80806">
        <w:rPr>
          <w:rFonts w:eastAsia="Malgun Gothic"/>
          <w:szCs w:val="22"/>
        </w:rPr>
        <w:t xml:space="preserve">In our study, VEGF, TNF-α, IL-10, TGF-β, IL-8, CCL2, and KC-like showed significant variability between </w:t>
      </w:r>
      <w:del w:id="643" w:author="Brady,Rachel" w:date="2025-07-31T11:29:00Z" w16du:dateUtc="2025-07-31T18:29:00Z">
        <w:r w:rsidRPr="00D26DBC">
          <w:rPr>
            <w:rFonts w:eastAsia="Malgun Gothic"/>
            <w:szCs w:val="22"/>
          </w:rPr>
          <w:delText>cancer cell lines and are all known major players in the TME</w:delText>
        </w:r>
        <w:r w:rsidRPr="00D26DBC">
          <w:rPr>
            <w:rFonts w:eastAsiaTheme="majorEastAsia"/>
            <w:szCs w:val="22"/>
          </w:rPr>
          <w:delText>.</w:delText>
        </w:r>
        <w:r w:rsidR="009648AE" w:rsidRPr="009648AE">
          <w:rPr>
            <w:rFonts w:eastAsiaTheme="majorEastAsia"/>
            <w:color w:val="000000"/>
            <w:szCs w:val="22"/>
            <w:vertAlign w:val="superscript"/>
          </w:rPr>
          <w:delText>42–44</w:delText>
        </w:r>
        <w:r w:rsidRPr="00D26DBC">
          <w:rPr>
            <w:rFonts w:eastAsia="Malgun Gothic"/>
            <w:szCs w:val="22"/>
          </w:rPr>
          <w:delText xml:space="preserve"> Rather than conceiving of these cytokines as strictly</w:delText>
        </w:r>
      </w:del>
      <w:ins w:id="644" w:author="Brady,Rachel" w:date="2025-07-31T11:29:00Z" w16du:dateUtc="2025-07-31T18:29:00Z">
        <w:r w:rsidR="00E80806" w:rsidRPr="00E80806">
          <w:rPr>
            <w:rFonts w:eastAsia="Malgun Gothic"/>
            <w:szCs w:val="22"/>
          </w:rPr>
          <w:t>cell lines, and are all known major players in the TME</w:t>
        </w:r>
        <w:r w:rsidR="00E80806" w:rsidRPr="00E80806">
          <w:rPr>
            <w:rFonts w:eastAsiaTheme="majorEastAsia"/>
            <w:szCs w:val="22"/>
          </w:rPr>
          <w:t>.</w:t>
        </w:r>
      </w:ins>
      <w:sdt>
        <w:sdtPr>
          <w:rPr>
            <w:rFonts w:eastAsiaTheme="majorEastAsia"/>
            <w:color w:val="000000"/>
            <w:szCs w:val="22"/>
            <w:vertAlign w:val="superscript"/>
          </w:rPr>
          <w:tag w:val="MENDELEY_CITATION_v3_eyJjaXRhdGlvbklEIjoiTUVOREVMRVlfQ0lUQVRJT05fN2RjODBlMjMtMmE2Yi00YTFiLTkzZWQtMzMxNmFjODQ4NDVlIiwicHJvcGVydGllcyI6eyJub3RlSW5kZXgiOjB9LCJpc0VkaXRlZCI6ZmFsc2UsIm1hbnVhbE92ZXJyaWRlIjp7ImlzTWFudWFsbHlPdmVycmlkZGVuIjpmYWxzZSwiY2l0ZXByb2NUZXh0IjoiPHN1cD40MOKAkzQyPC9zdXA+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
          <w:id w:val="-842474218"/>
          <w:placeholder>
            <w:docPart w:val="03C8E8A5889543FEB830B5FDC4FEA293"/>
          </w:placeholder>
        </w:sdtPr>
        <w:sdtContent>
          <w:ins w:id="645" w:author="Brady,Rachel" w:date="2025-07-31T11:29:00Z" w16du:dateUtc="2025-07-31T18:29:00Z">
            <w:r w:rsidR="00E80806" w:rsidRPr="00E80806">
              <w:rPr>
                <w:rFonts w:eastAsiaTheme="majorEastAsia"/>
                <w:color w:val="000000"/>
                <w:szCs w:val="22"/>
                <w:vertAlign w:val="superscript"/>
              </w:rPr>
              <w:t>40–42</w:t>
            </w:r>
          </w:ins>
        </w:sdtContent>
      </w:sdt>
      <w:ins w:id="646" w:author="Brady,Rachel" w:date="2025-07-31T11:29:00Z" w16du:dateUtc="2025-07-31T18:29:00Z">
        <w:r w:rsidR="00E80806" w:rsidRPr="00E80806">
          <w:rPr>
            <w:rFonts w:eastAsia="Malgun Gothic"/>
            <w:szCs w:val="22"/>
          </w:rPr>
          <w:t xml:space="preserve"> VEGF drives tumor angiogenesis, TGF-β promotes epithelial-to-mesenchymal transition, matrix remodeling and immune cell exclusion, and CCL2 recruits immunosuppressive monocytes, myeloid-derived suppressor cells and T-regulatory cells to the TME. The inverse relationship between TGF- β and CCL2 may indicate opposing roles in the TME that could be exploited for therapy. We found IL-8 and KC-like to be moderately correlated. Together they have been shown to recruit multiple subsets of immunosuppressive myeloid cells to the TME. IL-10 and TNF-α had a strong correlation, supporting their known feedback to each other in balancing</w:t>
        </w:r>
      </w:ins>
      <w:r w:rsidR="00E80806" w:rsidRPr="00E80806">
        <w:rPr>
          <w:rFonts w:eastAsia="Malgun Gothic"/>
          <w:szCs w:val="22"/>
        </w:rPr>
        <w:t xml:space="preserve"> pro- </w:t>
      </w:r>
      <w:del w:id="647" w:author="Brady,Rachel" w:date="2025-07-31T11:29:00Z" w16du:dateUtc="2025-07-31T18:29:00Z">
        <w:r w:rsidRPr="00D26DBC">
          <w:rPr>
            <w:rFonts w:eastAsia="Malgun Gothic"/>
            <w:szCs w:val="22"/>
          </w:rPr>
          <w:delText>or</w:delText>
        </w:r>
      </w:del>
      <w:ins w:id="648" w:author="Brady,Rachel" w:date="2025-07-31T11:29:00Z" w16du:dateUtc="2025-07-31T18:29:00Z">
        <w:r w:rsidR="00E80806" w:rsidRPr="00E80806">
          <w:rPr>
            <w:rFonts w:eastAsia="Malgun Gothic"/>
            <w:szCs w:val="22"/>
          </w:rPr>
          <w:t>and</w:t>
        </w:r>
      </w:ins>
      <w:r w:rsidR="00E80806" w:rsidRPr="00E80806">
        <w:rPr>
          <w:rFonts w:eastAsia="Malgun Gothic"/>
          <w:szCs w:val="22"/>
        </w:rPr>
        <w:t xml:space="preserve"> anti-inflammatory</w:t>
      </w:r>
      <w:del w:id="649" w:author="Brady,Rachel" w:date="2025-07-31T11:29:00Z" w16du:dateUtc="2025-07-31T18:29:00Z">
        <w:r w:rsidRPr="00D26DBC">
          <w:rPr>
            <w:rFonts w:eastAsia="Malgun Gothic"/>
            <w:szCs w:val="22"/>
          </w:rPr>
          <w:delText>, we used them as markers of an “active” TME, as all of them have conflicting pro- and anti-tumorigenic roles</w:delText>
        </w:r>
        <w:r>
          <w:rPr>
            <w:rFonts w:eastAsia="Malgun Gothic"/>
            <w:szCs w:val="22"/>
          </w:rPr>
          <w:delText xml:space="preserve">, depending on the context. Our study largely </w:delText>
        </w:r>
        <w:r w:rsidRPr="00D26DBC">
          <w:rPr>
            <w:rFonts w:eastAsia="Malgun Gothic"/>
            <w:szCs w:val="22"/>
          </w:rPr>
          <w:delText>focused on cell lines that stimulate high levels of cytokine secretion</w:delText>
        </w:r>
        <w:r>
          <w:rPr>
            <w:rFonts w:eastAsia="Malgun Gothic"/>
            <w:szCs w:val="22"/>
          </w:rPr>
          <w:delText>. However</w:delText>
        </w:r>
      </w:del>
      <w:ins w:id="650" w:author="Brady,Rachel" w:date="2025-07-31T11:29:00Z" w16du:dateUtc="2025-07-31T18:29:00Z">
        <w:r w:rsidR="00E80806" w:rsidRPr="00E80806">
          <w:rPr>
            <w:rFonts w:eastAsia="Malgun Gothic"/>
            <w:szCs w:val="22"/>
          </w:rPr>
          <w:t xml:space="preserve"> signaling. These cytokine patterns help illustrate</w:t>
        </w:r>
        <w:r w:rsidR="009D42D0" w:rsidRPr="00E80806">
          <w:rPr>
            <w:rFonts w:eastAsia="Malgun Gothic"/>
            <w:szCs w:val="22"/>
          </w:rPr>
          <w:t xml:space="preserve"> the complexity of determining how an individual tumor may maintain its TME.</w:t>
        </w:r>
        <w:r w:rsidR="00E80806">
          <w:rPr>
            <w:rFonts w:eastAsia="Malgun Gothic"/>
            <w:szCs w:val="22"/>
          </w:rPr>
          <w:t xml:space="preserve"> </w:t>
        </w:r>
        <w:r w:rsidR="00E80806" w:rsidRPr="00E80806">
          <w:rPr>
            <w:rFonts w:eastAsia="Malgun Gothic"/>
            <w:szCs w:val="22"/>
          </w:rPr>
          <w:t xml:space="preserve">While we largely </w:t>
        </w:r>
        <w:r w:rsidR="00E80806">
          <w:rPr>
            <w:rFonts w:eastAsia="Malgun Gothic"/>
            <w:szCs w:val="22"/>
          </w:rPr>
          <w:t>concentrated on</w:t>
        </w:r>
        <w:r w:rsidR="00E80806" w:rsidRPr="00E80806">
          <w:rPr>
            <w:rFonts w:eastAsia="Malgun Gothic"/>
            <w:szCs w:val="22"/>
          </w:rPr>
          <w:t xml:space="preserve"> TCM that drove high secretions</w:t>
        </w:r>
      </w:ins>
      <w:r w:rsidR="00E80806" w:rsidRPr="00E80806">
        <w:rPr>
          <w:rFonts w:eastAsia="Malgun Gothic"/>
          <w:szCs w:val="22"/>
        </w:rPr>
        <w:t xml:space="preserve">, several cell lines </w:t>
      </w:r>
      <w:del w:id="651" w:author="Brady,Rachel" w:date="2025-07-31T11:29:00Z" w16du:dateUtc="2025-07-31T18:29:00Z">
        <w:r>
          <w:rPr>
            <w:rFonts w:eastAsia="Malgun Gothic"/>
            <w:szCs w:val="22"/>
          </w:rPr>
          <w:delText>stimulated</w:delText>
        </w:r>
        <w:r w:rsidRPr="00D26DBC">
          <w:rPr>
            <w:rFonts w:eastAsia="Malgun Gothic"/>
            <w:szCs w:val="22"/>
          </w:rPr>
          <w:delText xml:space="preserve"> significant suppression</w:delText>
        </w:r>
        <w:r>
          <w:rPr>
            <w:rFonts w:eastAsia="Malgun Gothic"/>
            <w:szCs w:val="22"/>
          </w:rPr>
          <w:delText xml:space="preserve"> of</w:delText>
        </w:r>
      </w:del>
      <w:ins w:id="652" w:author="Brady,Rachel" w:date="2025-07-31T11:29:00Z" w16du:dateUtc="2025-07-31T18:29:00Z">
        <w:r w:rsidR="00E80806" w:rsidRPr="00E80806">
          <w:rPr>
            <w:rFonts w:eastAsia="Malgun Gothic"/>
            <w:szCs w:val="22"/>
          </w:rPr>
          <w:t>actively repressed</w:t>
        </w:r>
      </w:ins>
      <w:r w:rsidR="00E80806" w:rsidRPr="00E80806">
        <w:rPr>
          <w:rFonts w:eastAsia="Malgun Gothic"/>
          <w:szCs w:val="22"/>
        </w:rPr>
        <w:t xml:space="preserve"> certain </w:t>
      </w:r>
      <w:del w:id="653" w:author="Brady,Rachel" w:date="2025-07-31T11:29:00Z" w16du:dateUtc="2025-07-31T18:29:00Z">
        <w:r>
          <w:rPr>
            <w:rFonts w:eastAsia="Malgun Gothic"/>
            <w:szCs w:val="22"/>
          </w:rPr>
          <w:delText>analytes</w:delText>
        </w:r>
      </w:del>
      <w:ins w:id="654" w:author="Brady,Rachel" w:date="2025-07-31T11:29:00Z" w16du:dateUtc="2025-07-31T18:29:00Z">
        <w:r w:rsidR="00E80806" w:rsidRPr="00E80806">
          <w:rPr>
            <w:rFonts w:eastAsia="Malgun Gothic"/>
            <w:szCs w:val="22"/>
          </w:rPr>
          <w:t>cytokines as</w:t>
        </w:r>
      </w:ins>
      <w:r w:rsidR="00E80806" w:rsidRPr="00E80806">
        <w:rPr>
          <w:rFonts w:eastAsia="Malgun Gothic"/>
          <w:szCs w:val="22"/>
        </w:rPr>
        <w:t xml:space="preserve"> compared </w:t>
      </w:r>
      <w:del w:id="655" w:author="Brady,Rachel" w:date="2025-07-31T11:29:00Z" w16du:dateUtc="2025-07-31T18:29:00Z">
        <w:r w:rsidRPr="00D26DBC">
          <w:rPr>
            <w:rFonts w:eastAsia="Malgun Gothic"/>
            <w:szCs w:val="22"/>
          </w:rPr>
          <w:delText>with</w:delText>
        </w:r>
      </w:del>
      <w:ins w:id="656" w:author="Brady,Rachel" w:date="2025-07-31T11:29:00Z" w16du:dateUtc="2025-07-31T18:29:00Z">
        <w:r w:rsidR="00E80806" w:rsidRPr="00E80806">
          <w:rPr>
            <w:rFonts w:eastAsia="Malgun Gothic"/>
            <w:szCs w:val="22"/>
          </w:rPr>
          <w:t>to</w:t>
        </w:r>
      </w:ins>
      <w:r w:rsidR="00E80806" w:rsidRPr="00E80806">
        <w:rPr>
          <w:rFonts w:eastAsia="Malgun Gothic"/>
          <w:szCs w:val="22"/>
        </w:rPr>
        <w:t xml:space="preserve"> unstimulated </w:t>
      </w:r>
      <w:ins w:id="657" w:author="Brady,Rachel" w:date="2025-07-31T11:29:00Z" w16du:dateUtc="2025-07-31T18:29:00Z">
        <w:r w:rsidR="00E80806" w:rsidRPr="00E80806">
          <w:rPr>
            <w:rFonts w:eastAsia="Malgun Gothic"/>
            <w:szCs w:val="22"/>
          </w:rPr>
          <w:t xml:space="preserve">(M0) </w:t>
        </w:r>
      </w:ins>
      <w:r w:rsidR="00E80806" w:rsidRPr="00E80806">
        <w:rPr>
          <w:rFonts w:eastAsia="Malgun Gothic"/>
          <w:szCs w:val="22"/>
        </w:rPr>
        <w:t>macrophages</w:t>
      </w:r>
      <w:del w:id="658" w:author="Brady,Rachel" w:date="2025-07-31T11:29:00Z" w16du:dateUtc="2025-07-31T18:29:00Z">
        <w:r w:rsidRPr="00D26DBC">
          <w:rPr>
            <w:rFonts w:eastAsia="Malgun Gothic"/>
            <w:szCs w:val="22"/>
          </w:rPr>
          <w:delText xml:space="preserve"> (M0). Specifically</w:delText>
        </w:r>
      </w:del>
      <w:ins w:id="659" w:author="Brady,Rachel" w:date="2025-07-31T11:29:00Z" w16du:dateUtc="2025-07-31T18:29:00Z">
        <w:r w:rsidR="00E80806" w:rsidRPr="00E80806">
          <w:rPr>
            <w:rFonts w:eastAsia="Malgun Gothic"/>
            <w:szCs w:val="22"/>
          </w:rPr>
          <w:t>. For example</w:t>
        </w:r>
      </w:ins>
      <w:r w:rsidR="00E80806" w:rsidRPr="00E80806">
        <w:rPr>
          <w:rFonts w:eastAsia="Malgun Gothic"/>
          <w:szCs w:val="22"/>
        </w:rPr>
        <w:t xml:space="preserve">, TGF-β secretion was </w:t>
      </w:r>
      <w:del w:id="660" w:author="Brady,Rachel" w:date="2025-07-31T11:29:00Z" w16du:dateUtc="2025-07-31T18:29:00Z">
        <w:r w:rsidRPr="00D26DBC">
          <w:rPr>
            <w:rFonts w:eastAsia="Malgun Gothic"/>
            <w:szCs w:val="22"/>
          </w:rPr>
          <w:delText xml:space="preserve">significantly lower than M0 baseline levels in </w:delText>
        </w:r>
      </w:del>
      <w:ins w:id="661" w:author="Brady,Rachel" w:date="2025-07-31T11:29:00Z" w16du:dateUtc="2025-07-31T18:29:00Z">
        <w:r w:rsidR="00E80806" w:rsidRPr="00E80806">
          <w:rPr>
            <w:rFonts w:eastAsia="Malgun Gothic"/>
            <w:szCs w:val="22"/>
          </w:rPr>
          <w:t xml:space="preserve">suppressed from </w:t>
        </w:r>
      </w:ins>
      <w:r w:rsidR="00E80806" w:rsidRPr="00E80806">
        <w:rPr>
          <w:rFonts w:eastAsia="Malgun Gothic"/>
          <w:szCs w:val="22"/>
        </w:rPr>
        <w:t xml:space="preserve">almost all </w:t>
      </w:r>
      <w:del w:id="662" w:author="Brady,Rachel" w:date="2025-07-31T11:29:00Z" w16du:dateUtc="2025-07-31T18:29:00Z">
        <w:r w:rsidRPr="00D26DBC">
          <w:rPr>
            <w:rFonts w:eastAsia="Malgun Gothic"/>
            <w:szCs w:val="22"/>
          </w:rPr>
          <w:delText>cell lines, indicating active cytokine suppression.</w:delText>
        </w:r>
      </w:del>
      <w:ins w:id="663" w:author="Brady,Rachel" w:date="2025-07-31T11:29:00Z" w16du:dateUtc="2025-07-31T18:29:00Z">
        <w:r w:rsidR="00E80806" w:rsidRPr="00E80806">
          <w:rPr>
            <w:rFonts w:eastAsia="Malgun Gothic"/>
            <w:szCs w:val="22"/>
          </w:rPr>
          <w:t>TCMs. As</w:t>
        </w:r>
      </w:ins>
      <w:r w:rsidR="00E80806" w:rsidRPr="00E80806">
        <w:rPr>
          <w:rFonts w:eastAsia="Malgun Gothic"/>
          <w:szCs w:val="22"/>
        </w:rPr>
        <w:t xml:space="preserve"> TGF-β has been linked to decreased proliferation in cell culture</w:t>
      </w:r>
      <w:del w:id="664" w:author="Brady,Rachel" w:date="2025-07-31T11:29:00Z" w16du:dateUtc="2025-07-31T18:29:00Z">
        <w:r w:rsidRPr="00D26DBC">
          <w:rPr>
            <w:rFonts w:eastAsia="Malgun Gothic"/>
            <w:szCs w:val="22"/>
          </w:rPr>
          <w:delText xml:space="preserve"> and </w:delText>
        </w:r>
        <w:r w:rsidRPr="00D26DBC">
          <w:rPr>
            <w:rFonts w:eastAsia="Malgun Gothic"/>
            <w:i/>
            <w:iCs/>
            <w:szCs w:val="22"/>
          </w:rPr>
          <w:delText>in vivo</w:delText>
        </w:r>
      </w:del>
      <w:r w:rsidR="00E80806" w:rsidRPr="00E80806">
        <w:rPr>
          <w:rFonts w:eastAsia="Malgun Gothic"/>
          <w:rPrChange w:id="665" w:author="Brady,Rachel" w:date="2025-07-31T11:29:00Z" w16du:dateUtc="2025-07-31T18:29:00Z">
            <w:rPr>
              <w:rFonts w:eastAsia="Malgun Gothic"/>
              <w:i/>
            </w:rPr>
          </w:rPrChange>
        </w:rPr>
        <w:t xml:space="preserve">, </w:t>
      </w:r>
      <w:r w:rsidR="00E80806" w:rsidRPr="00E80806">
        <w:rPr>
          <w:rFonts w:eastAsia="Malgun Gothic"/>
          <w:szCs w:val="22"/>
        </w:rPr>
        <w:t xml:space="preserve">this </w:t>
      </w:r>
      <w:del w:id="666" w:author="Brady,Rachel" w:date="2025-07-31T11:29:00Z" w16du:dateUtc="2025-07-31T18:29:00Z">
        <w:r w:rsidRPr="00D26DBC">
          <w:rPr>
            <w:rFonts w:eastAsia="Malgun Gothic"/>
            <w:szCs w:val="22"/>
          </w:rPr>
          <w:delText>result</w:delText>
        </w:r>
      </w:del>
      <w:ins w:id="667" w:author="Brady,Rachel" w:date="2025-07-31T11:29:00Z" w16du:dateUtc="2025-07-31T18:29:00Z">
        <w:r w:rsidR="00E80806" w:rsidRPr="00E80806">
          <w:rPr>
            <w:rFonts w:eastAsia="Malgun Gothic"/>
            <w:szCs w:val="22"/>
          </w:rPr>
          <w:t>finding</w:t>
        </w:r>
      </w:ins>
      <w:r w:rsidR="00E80806" w:rsidRPr="00E80806">
        <w:rPr>
          <w:rFonts w:eastAsia="Malgun Gothic"/>
          <w:szCs w:val="22"/>
        </w:rPr>
        <w:t xml:space="preserve"> may represent a true adaptive mechanism </w:t>
      </w:r>
      <w:ins w:id="668" w:author="Brady,Rachel" w:date="2025-07-31T11:29:00Z" w16du:dateUtc="2025-07-31T18:29:00Z">
        <w:r w:rsidR="00E80806" w:rsidRPr="00E80806">
          <w:rPr>
            <w:rFonts w:eastAsia="Malgun Gothic"/>
            <w:szCs w:val="22"/>
          </w:rPr>
          <w:t xml:space="preserve">by the cancer cells </w:t>
        </w:r>
      </w:ins>
      <w:r w:rsidR="00E80806" w:rsidRPr="00E80806">
        <w:rPr>
          <w:rFonts w:eastAsia="Malgun Gothic"/>
          <w:szCs w:val="22"/>
        </w:rPr>
        <w:t xml:space="preserve">to avoid growth inhibition or </w:t>
      </w:r>
      <w:r w:rsidR="00E80806" w:rsidRPr="00E80806">
        <w:rPr>
          <w:rFonts w:eastAsia="Malgun Gothic"/>
          <w:szCs w:val="22"/>
        </w:rPr>
        <w:lastRenderedPageBreak/>
        <w:t xml:space="preserve">an artifact unique to </w:t>
      </w:r>
      <w:r w:rsidR="00E80806" w:rsidRPr="00E80806">
        <w:rPr>
          <w:rFonts w:eastAsia="Malgun Gothic"/>
          <w:i/>
          <w:iCs/>
          <w:szCs w:val="22"/>
        </w:rPr>
        <w:t>in vitro</w:t>
      </w:r>
      <w:r w:rsidR="00E80806" w:rsidRPr="00E80806">
        <w:rPr>
          <w:rFonts w:eastAsia="Malgun Gothic"/>
          <w:szCs w:val="22"/>
        </w:rPr>
        <w:t xml:space="preserve"> </w:t>
      </w:r>
      <w:del w:id="669" w:author="Brady,Rachel" w:date="2025-07-31T11:29:00Z" w16du:dateUtc="2025-07-31T18:29:00Z">
        <w:r w:rsidRPr="00D26DBC">
          <w:rPr>
            <w:rFonts w:eastAsia="Malgun Gothic"/>
            <w:szCs w:val="22"/>
          </w:rPr>
          <w:delText>work that would not be applicable to the TME. Other analytes</w:delText>
        </w:r>
        <w:r>
          <w:rPr>
            <w:rFonts w:eastAsia="Malgun Gothic"/>
            <w:szCs w:val="22"/>
          </w:rPr>
          <w:delText>, such as CCL2</w:delText>
        </w:r>
        <w:r w:rsidRPr="00D26DBC">
          <w:rPr>
            <w:rFonts w:eastAsia="Malgun Gothic"/>
            <w:szCs w:val="22"/>
          </w:rPr>
          <w:delText xml:space="preserve">, were suppressed in a minority of </w:delText>
        </w:r>
        <w:r>
          <w:rPr>
            <w:rFonts w:eastAsia="Malgun Gothic"/>
            <w:szCs w:val="22"/>
          </w:rPr>
          <w:delText xml:space="preserve">the cell lines. The suppressed analyte profiles presented potential markers for immune evasion, </w:delText>
        </w:r>
        <w:r w:rsidRPr="00D26DBC">
          <w:rPr>
            <w:rFonts w:eastAsia="Malgun Gothic"/>
            <w:szCs w:val="22"/>
          </w:rPr>
          <w:delText>which should be investigated further through</w:delText>
        </w:r>
      </w:del>
      <w:ins w:id="670" w:author="Brady,Rachel" w:date="2025-07-31T11:29:00Z" w16du:dateUtc="2025-07-31T18:29:00Z">
        <w:r w:rsidR="00E80806" w:rsidRPr="00E80806">
          <w:rPr>
            <w:rFonts w:eastAsia="Malgun Gothic"/>
            <w:szCs w:val="22"/>
          </w:rPr>
          <w:t>studies.** The suppression patterns warrant follow-up</w:t>
        </w:r>
      </w:ins>
      <w:r w:rsidR="00E80806" w:rsidRPr="00E80806">
        <w:rPr>
          <w:rFonts w:eastAsia="Malgun Gothic"/>
          <w:szCs w:val="22"/>
        </w:rPr>
        <w:t xml:space="preserve"> functional assays</w:t>
      </w:r>
      <w:ins w:id="671" w:author="Brady,Rachel" w:date="2025-07-31T11:29:00Z" w16du:dateUtc="2025-07-31T18:29:00Z">
        <w:r w:rsidR="00E80806" w:rsidRPr="00E80806">
          <w:rPr>
            <w:rFonts w:eastAsia="Malgun Gothic"/>
            <w:szCs w:val="22"/>
          </w:rPr>
          <w:t xml:space="preserve"> to further clarify these pathways</w:t>
        </w:r>
      </w:ins>
      <w:r w:rsidR="00E80806" w:rsidRPr="00E80806">
        <w:rPr>
          <w:rFonts w:eastAsia="Malgun Gothic"/>
          <w:szCs w:val="22"/>
        </w:rPr>
        <w:t>.</w:t>
      </w:r>
    </w:p>
    <w:p w14:paraId="06B2599C" w14:textId="77777777" w:rsidR="003545D2" w:rsidRPr="00D26DBC" w:rsidRDefault="003545D2" w:rsidP="003545D2">
      <w:pPr>
        <w:pStyle w:val="paragraph"/>
        <w:spacing w:before="0" w:beforeAutospacing="0" w:after="0" w:afterAutospacing="0" w:line="480" w:lineRule="auto"/>
        <w:ind w:firstLine="720"/>
        <w:textAlignment w:val="baseline"/>
        <w:rPr>
          <w:del w:id="672" w:author="Brady,Rachel" w:date="2025-07-31T11:29:00Z" w16du:dateUtc="2025-07-31T18:29:00Z"/>
          <w:rFonts w:eastAsia="Malgun Gothic"/>
          <w:szCs w:val="22"/>
        </w:rPr>
      </w:pPr>
      <w:del w:id="673" w:author="Brady,Rachel" w:date="2025-07-31T11:29:00Z" w16du:dateUtc="2025-07-31T18:29:00Z">
        <w:r w:rsidRPr="00D26DBC">
          <w:rPr>
            <w:rFonts w:eastAsia="Malgun Gothic"/>
            <w:szCs w:val="22"/>
          </w:rPr>
          <w:delText xml:space="preserve">VEGF is a proangiogenic molecule whose expression is upregulated by hypoxia and supports </w:delText>
        </w:r>
        <w:r>
          <w:rPr>
            <w:rFonts w:eastAsia="Malgun Gothic"/>
            <w:szCs w:val="22"/>
          </w:rPr>
          <w:delText xml:space="preserve">the immunosuppressive phenotypes of several immune cells in the TME. VEGF </w:delText>
        </w:r>
        <w:r w:rsidRPr="00D26DBC">
          <w:rPr>
            <w:rFonts w:eastAsia="Malgun Gothic"/>
            <w:szCs w:val="22"/>
          </w:rPr>
          <w:delText>promotes tumor growth not only through its angiogenic effects, but also by mediating vascular permeability and endothelial cell proliferation, which results in abnormal vessels that block immune cell migration</w:delText>
        </w:r>
        <w:r w:rsidRPr="00D26DBC">
          <w:rPr>
            <w:rFonts w:eastAsiaTheme="majorEastAsia"/>
            <w:szCs w:val="22"/>
          </w:rPr>
          <w:delText>.</w:delText>
        </w:r>
        <w:r w:rsidR="009648AE" w:rsidRPr="009648AE">
          <w:rPr>
            <w:rFonts w:eastAsiaTheme="majorEastAsia"/>
            <w:color w:val="000000"/>
            <w:szCs w:val="22"/>
            <w:vertAlign w:val="superscript"/>
          </w:rPr>
          <w:delText>45</w:delText>
        </w:r>
        <w:r w:rsidRPr="00D26DBC">
          <w:rPr>
            <w:rFonts w:eastAsia="Malgun Gothic"/>
            <w:szCs w:val="22"/>
          </w:rPr>
          <w:delText xml:space="preserve"> TGF-β exhibits contradictory actions in cancer development but supports EMT, angiogenesis</w:delText>
        </w:r>
        <w:r>
          <w:rPr>
            <w:rFonts w:eastAsia="Malgun Gothic"/>
            <w:szCs w:val="22"/>
          </w:rPr>
          <w:delText>, and immune evasion during its later stages. TGF-β can also activate fibroblasts to lay down a new extracellular matrix, which creates physical and biochemical barriers for infiltrating cytotoxic lymphocytes</w:delText>
        </w:r>
        <w:r w:rsidRPr="00D26DBC">
          <w:rPr>
            <w:rFonts w:eastAsiaTheme="majorEastAsia"/>
            <w:szCs w:val="22"/>
          </w:rPr>
          <w:delText>.</w:delText>
        </w:r>
        <w:r w:rsidRPr="00D26DBC">
          <w:rPr>
            <w:rFonts w:eastAsia="Malgun Gothic"/>
            <w:szCs w:val="22"/>
          </w:rPr>
          <w:delText xml:space="preserve"> TGF-β also sensitizes endothelial cells to VEGF signaling and</w:delText>
        </w:r>
        <w:r>
          <w:rPr>
            <w:rFonts w:eastAsia="Malgun Gothic"/>
            <w:szCs w:val="22"/>
          </w:rPr>
          <w:delText xml:space="preserve">, in turn, VEGF supports the migration of migratory tumor cells following </w:delText>
        </w:r>
        <w:r w:rsidRPr="00D26DBC">
          <w:rPr>
            <w:rFonts w:eastAsia="Malgun Gothic"/>
            <w:szCs w:val="22"/>
          </w:rPr>
          <w:delText>TGF-β-induced EMT</w:delText>
        </w:r>
        <w:r w:rsidRPr="00D26DBC">
          <w:rPr>
            <w:rFonts w:eastAsiaTheme="majorEastAsia"/>
            <w:szCs w:val="22"/>
          </w:rPr>
          <w:delText>.</w:delText>
        </w:r>
        <w:r w:rsidR="009648AE" w:rsidRPr="009648AE">
          <w:rPr>
            <w:rFonts w:eastAsiaTheme="majorEastAsia"/>
            <w:color w:val="000000"/>
            <w:szCs w:val="22"/>
            <w:vertAlign w:val="superscript"/>
          </w:rPr>
          <w:delText>46</w:delText>
        </w:r>
        <w:r w:rsidRPr="00D26DBC">
          <w:rPr>
            <w:rFonts w:eastAsia="Malgun Gothic"/>
            <w:szCs w:val="22"/>
          </w:rPr>
          <w:delText xml:space="preserve"> CCL2 functions as a powerful monocyte chemokine</w:delText>
        </w:r>
        <w:r>
          <w:rPr>
            <w:rFonts w:eastAsia="Malgun Gothic"/>
            <w:szCs w:val="22"/>
          </w:rPr>
          <w:delText xml:space="preserve">, as it attracts C-C chemokine receptor type 2 positive (CCR2+) monocytes </w:delText>
        </w:r>
        <w:r w:rsidRPr="00D26DBC">
          <w:rPr>
            <w:rFonts w:eastAsia="Malgun Gothic"/>
            <w:szCs w:val="22"/>
          </w:rPr>
          <w:delText>that transform into immunosuppressive TAMs. It also recruits myeloid-derived suppressor cells (MDSCs) and regulatory T cells (Tregs), as well as enhances pro-tumorigenic cancer-associated fibroblasts, which are responsible for a large amount of coordinated immunosuppressive efforts in the TME</w:delText>
        </w:r>
        <w:r w:rsidRPr="00D26DBC">
          <w:rPr>
            <w:rFonts w:eastAsiaTheme="majorEastAsia"/>
            <w:szCs w:val="22"/>
          </w:rPr>
          <w:delText>.</w:delText>
        </w:r>
        <w:r w:rsidR="009648AE" w:rsidRPr="009648AE">
          <w:rPr>
            <w:rFonts w:eastAsiaTheme="majorEastAsia"/>
            <w:color w:val="000000"/>
            <w:szCs w:val="22"/>
            <w:vertAlign w:val="superscript"/>
          </w:rPr>
          <w:delText>44</w:delText>
        </w:r>
      </w:del>
    </w:p>
    <w:p w14:paraId="7E9D0E66" w14:textId="77777777" w:rsidR="003545D2" w:rsidRPr="003F47FA" w:rsidRDefault="003545D2" w:rsidP="003F47FA">
      <w:pPr>
        <w:pStyle w:val="paragraph"/>
        <w:spacing w:before="0" w:beforeAutospacing="0" w:after="0" w:afterAutospacing="0" w:line="480" w:lineRule="auto"/>
        <w:ind w:firstLine="720"/>
        <w:textAlignment w:val="baseline"/>
        <w:rPr>
          <w:del w:id="674" w:author="Brady,Rachel" w:date="2025-07-31T11:29:00Z" w16du:dateUtc="2025-07-31T18:29:00Z"/>
          <w:rFonts w:eastAsia="Malgun Gothic"/>
          <w:szCs w:val="22"/>
        </w:rPr>
      </w:pPr>
      <w:del w:id="675" w:author="Brady,Rachel" w:date="2025-07-31T11:29:00Z" w16du:dateUtc="2025-07-31T18:29:00Z">
        <w:r w:rsidRPr="00D26DBC">
          <w:rPr>
            <w:rFonts w:eastAsia="Malgun Gothic"/>
            <w:szCs w:val="22"/>
          </w:rPr>
          <w:delText xml:space="preserve">KC-like and IL-8 </w:delText>
        </w:r>
        <w:r>
          <w:rPr>
            <w:rFonts w:eastAsia="Malgun Gothic"/>
            <w:szCs w:val="22"/>
          </w:rPr>
          <w:delText>levels showed a moderate positive correlation. These cytokines collaborate to bring immune cells, such as tumor-associated neutrophils (TANs), TAMs, and MDSCs, into the TME</w:delText>
        </w:r>
        <w:r w:rsidRPr="00D26DBC">
          <w:rPr>
            <w:rFonts w:eastAsiaTheme="majorEastAsia"/>
            <w:szCs w:val="22"/>
          </w:rPr>
          <w:delText>.</w:delText>
        </w:r>
        <w:r w:rsidR="009648AE" w:rsidRPr="009648AE">
          <w:rPr>
            <w:rFonts w:eastAsiaTheme="majorEastAsia"/>
            <w:color w:val="000000"/>
            <w:szCs w:val="22"/>
            <w:vertAlign w:val="superscript"/>
          </w:rPr>
          <w:delText>47</w:delText>
        </w:r>
        <w:r w:rsidRPr="00D26DBC">
          <w:rPr>
            <w:rFonts w:eastAsia="Malgun Gothic"/>
            <w:szCs w:val="22"/>
          </w:rPr>
          <w:delText xml:space="preserve"> These immunosuppressive cells produce proteases that break down basement membranes and enable invasion. These cytokines also directly affect endothelial cells and work together with VEGF to promote angiogenesis</w:delText>
        </w:r>
        <w:r w:rsidR="00544B5F">
          <w:rPr>
            <w:rFonts w:eastAsia="Malgun Gothic"/>
            <w:szCs w:val="22"/>
          </w:rPr>
          <w:delText>.</w:delText>
        </w:r>
        <w:r w:rsidR="009648AE" w:rsidRPr="009648AE">
          <w:rPr>
            <w:rFonts w:eastAsia="Malgun Gothic"/>
            <w:color w:val="000000"/>
            <w:szCs w:val="22"/>
            <w:vertAlign w:val="superscript"/>
          </w:rPr>
          <w:delText>42,47</w:delText>
        </w:r>
        <w:r w:rsidR="003F47FA">
          <w:rPr>
            <w:rFonts w:eastAsia="Malgun Gothic"/>
            <w:szCs w:val="22"/>
          </w:rPr>
          <w:delText xml:space="preserve"> </w:delText>
        </w:r>
        <w:r>
          <w:rPr>
            <w:rFonts w:eastAsia="Malgun Gothic"/>
            <w:szCs w:val="22"/>
          </w:rPr>
          <w:delText xml:space="preserve">CCL2 and </w:delText>
        </w:r>
        <w:r w:rsidRPr="008E45C0">
          <w:rPr>
            <w:rFonts w:eastAsia="Malgun Gothic"/>
            <w:szCs w:val="22"/>
          </w:rPr>
          <w:delText xml:space="preserve">TGF-β </w:delText>
        </w:r>
        <w:r>
          <w:rPr>
            <w:rFonts w:eastAsia="Malgun Gothic"/>
            <w:szCs w:val="22"/>
          </w:rPr>
          <w:delText xml:space="preserve">levels were negatively correlated. </w:delText>
        </w:r>
        <w:r w:rsidRPr="008E45C0">
          <w:rPr>
            <w:rFonts w:eastAsia="Malgun Gothic"/>
            <w:szCs w:val="22"/>
          </w:rPr>
          <w:delText xml:space="preserve">Tumor cell lines that produced high </w:delText>
        </w:r>
        <w:r>
          <w:rPr>
            <w:szCs w:val="22"/>
          </w:rPr>
          <w:delText>TGF-</w:delText>
        </w:r>
        <w:r w:rsidRPr="00D26DBC">
          <w:rPr>
            <w:szCs w:val="22"/>
          </w:rPr>
          <w:delText>β</w:delText>
        </w:r>
        <w:r>
          <w:rPr>
            <w:szCs w:val="22"/>
          </w:rPr>
          <w:delText xml:space="preserve"> and low CCL2 </w:delText>
        </w:r>
        <w:r>
          <w:rPr>
            <w:rFonts w:eastAsia="Malgun Gothic"/>
            <w:szCs w:val="22"/>
          </w:rPr>
          <w:delText xml:space="preserve">secretion from macrophages upregulated several genes with known oncogenic roles. This could indicate that these cytokines have competing roles in the TME, with high </w:delText>
        </w:r>
        <w:r>
          <w:rPr>
            <w:szCs w:val="22"/>
          </w:rPr>
          <w:delText>TGF-</w:delText>
        </w:r>
        <w:r w:rsidRPr="00D26DBC">
          <w:rPr>
            <w:szCs w:val="22"/>
          </w:rPr>
          <w:delText>β</w:delText>
        </w:r>
        <w:r>
          <w:rPr>
            <w:szCs w:val="22"/>
          </w:rPr>
          <w:delText xml:space="preserve"> levels indicating a more immunosuppressive TME and a potential for sensitivity to TGF-</w:delText>
        </w:r>
        <w:r w:rsidRPr="00D26DBC">
          <w:rPr>
            <w:szCs w:val="22"/>
          </w:rPr>
          <w:delText>β</w:delText>
        </w:r>
        <w:r>
          <w:rPr>
            <w:szCs w:val="22"/>
          </w:rPr>
          <w:delText xml:space="preserve"> blockade.</w:delText>
        </w:r>
      </w:del>
    </w:p>
    <w:p w14:paraId="4A556236" w14:textId="77777777" w:rsidR="003545D2" w:rsidRPr="00D26DBC" w:rsidRDefault="003545D2" w:rsidP="003545D2">
      <w:pPr>
        <w:pStyle w:val="paragraph"/>
        <w:spacing w:before="0" w:beforeAutospacing="0" w:after="0" w:afterAutospacing="0" w:line="480" w:lineRule="auto"/>
        <w:ind w:firstLine="720"/>
        <w:textAlignment w:val="baseline"/>
        <w:rPr>
          <w:del w:id="676" w:author="Brady,Rachel" w:date="2025-07-31T11:29:00Z" w16du:dateUtc="2025-07-31T18:29:00Z"/>
          <w:rFonts w:eastAsia="Malgun Gothic"/>
          <w:szCs w:val="22"/>
        </w:rPr>
      </w:pPr>
      <w:del w:id="677" w:author="Brady,Rachel" w:date="2025-07-31T11:29:00Z" w16du:dateUtc="2025-07-31T18:29:00Z">
        <w:r w:rsidRPr="00D26DBC">
          <w:rPr>
            <w:rFonts w:eastAsia="Malgun Gothic"/>
            <w:szCs w:val="22"/>
          </w:rPr>
          <w:lastRenderedPageBreak/>
          <w:delText>Finally, IL-10 and TNF-α showed the strongest association. The relationship between these cytokines is not unexpected because they function as canonical pro- and anti-inflammatory agents that work together in a continuous feedback loop to regulate each other</w:delText>
        </w:r>
        <w:r w:rsidRPr="00D26DBC">
          <w:rPr>
            <w:rFonts w:eastAsiaTheme="majorEastAsia"/>
            <w:szCs w:val="22"/>
          </w:rPr>
          <w:delText>.</w:delText>
        </w:r>
        <w:r w:rsidR="009648AE" w:rsidRPr="009648AE">
          <w:rPr>
            <w:rFonts w:eastAsiaTheme="majorEastAsia"/>
            <w:color w:val="000000"/>
            <w:szCs w:val="22"/>
            <w:vertAlign w:val="superscript"/>
          </w:rPr>
          <w:delText>48,49</w:delText>
        </w:r>
        <w:r w:rsidRPr="00D26DBC">
          <w:rPr>
            <w:rFonts w:eastAsia="Malgun Gothic"/>
            <w:szCs w:val="22"/>
          </w:rPr>
          <w:delText xml:space="preserve"> TNF-α has anti-tumorigenic functions, but also has established roles in TAM polarization and Treg stabilization</w:delText>
        </w:r>
        <w:r w:rsidRPr="00D26DBC">
          <w:rPr>
            <w:rFonts w:eastAsiaTheme="majorEastAsia"/>
            <w:szCs w:val="22"/>
          </w:rPr>
          <w:delText>.</w:delText>
        </w:r>
        <w:r w:rsidR="009648AE" w:rsidRPr="009648AE">
          <w:rPr>
            <w:rFonts w:eastAsiaTheme="majorEastAsia"/>
            <w:color w:val="000000"/>
            <w:szCs w:val="22"/>
            <w:vertAlign w:val="superscript"/>
          </w:rPr>
          <w:delText>48</w:delText>
        </w:r>
        <w:r w:rsidRPr="00D26DBC">
          <w:rPr>
            <w:rFonts w:eastAsia="Malgun Gothic"/>
            <w:szCs w:val="22"/>
          </w:rPr>
          <w:delText xml:space="preserve"> The continuous presence of TNF-α also activates NF-κB signaling pathways within tumor cells and stromal cells to enhance survival and proliferation and </w:delText>
        </w:r>
        <w:r>
          <w:rPr>
            <w:rFonts w:eastAsia="Malgun Gothic"/>
            <w:szCs w:val="22"/>
          </w:rPr>
          <w:delText>further stimulate</w:delText>
        </w:r>
        <w:r w:rsidRPr="00D26DBC">
          <w:rPr>
            <w:rFonts w:eastAsia="Malgun Gothic"/>
            <w:szCs w:val="22"/>
          </w:rPr>
          <w:delText xml:space="preserve"> pro-tumorigenic cytokine production</w:delText>
        </w:r>
        <w:r w:rsidRPr="00D26DBC">
          <w:rPr>
            <w:rFonts w:eastAsiaTheme="majorEastAsia"/>
            <w:szCs w:val="22"/>
          </w:rPr>
          <w:delText>.</w:delText>
        </w:r>
        <w:r w:rsidR="009648AE" w:rsidRPr="009648AE">
          <w:rPr>
            <w:rFonts w:eastAsiaTheme="majorEastAsia"/>
            <w:color w:val="000000"/>
            <w:szCs w:val="22"/>
            <w:vertAlign w:val="superscript"/>
          </w:rPr>
          <w:delText>50</w:delText>
        </w:r>
        <w:r w:rsidRPr="00D26DBC">
          <w:rPr>
            <w:rFonts w:eastAsia="Malgun Gothic"/>
            <w:szCs w:val="22"/>
          </w:rPr>
          <w:delText xml:space="preserve"> IL-10, on the other hand, more directly supports an immunosuppressive TME. It suppresses antigen presentation and cytotoxic T-cell </w:delText>
        </w:r>
        <w:r w:rsidR="00561CDE" w:rsidRPr="00D26DBC">
          <w:rPr>
            <w:rFonts w:eastAsia="Malgun Gothic"/>
            <w:szCs w:val="22"/>
          </w:rPr>
          <w:delText>activity</w:delText>
        </w:r>
        <w:r w:rsidR="00561CDE">
          <w:rPr>
            <w:rFonts w:eastAsia="Malgun Gothic"/>
            <w:szCs w:val="22"/>
          </w:rPr>
          <w:delText xml:space="preserve"> and</w:delText>
        </w:r>
        <w:r>
          <w:rPr>
            <w:rFonts w:eastAsia="Malgun Gothic"/>
            <w:szCs w:val="22"/>
          </w:rPr>
          <w:delText xml:space="preserve"> induces the expression of immune checkpoints </w:delText>
        </w:r>
        <w:r w:rsidRPr="00D26DBC">
          <w:rPr>
            <w:rFonts w:eastAsia="Malgun Gothic"/>
            <w:szCs w:val="22"/>
          </w:rPr>
          <w:delText>in both macrophages and tumor cells</w:delText>
        </w:r>
        <w:r w:rsidRPr="00D26DBC">
          <w:rPr>
            <w:rFonts w:eastAsiaTheme="majorEastAsia"/>
            <w:szCs w:val="22"/>
          </w:rPr>
          <w:delText>.</w:delText>
        </w:r>
        <w:r w:rsidR="009648AE" w:rsidRPr="009648AE">
          <w:rPr>
            <w:rFonts w:eastAsiaTheme="majorEastAsia"/>
            <w:color w:val="000000"/>
            <w:szCs w:val="22"/>
            <w:vertAlign w:val="superscript"/>
          </w:rPr>
          <w:delText>43</w:delText>
        </w:r>
        <w:r w:rsidRPr="00D26DBC">
          <w:rPr>
            <w:rFonts w:eastAsia="Malgun Gothic"/>
            <w:szCs w:val="22"/>
          </w:rPr>
          <w:delText xml:space="preserve"> It also drives </w:delText>
        </w:r>
        <w:r>
          <w:rPr>
            <w:rFonts w:eastAsia="Malgun Gothic"/>
            <w:szCs w:val="22"/>
          </w:rPr>
          <w:delText>a metabolic shift in macrophages towards fatty acid oxidation, reinforcing an immunosuppressive phenotyp</w:delText>
        </w:r>
        <w:r w:rsidR="00AB2402">
          <w:rPr>
            <w:rFonts w:eastAsia="Malgun Gothic"/>
            <w:szCs w:val="22"/>
          </w:rPr>
          <w:delText>e</w:delText>
        </w:r>
        <w:r w:rsidRPr="00D26DBC">
          <w:rPr>
            <w:rFonts w:eastAsiaTheme="majorEastAsia"/>
            <w:szCs w:val="22"/>
          </w:rPr>
          <w:delText>.</w:delText>
        </w:r>
        <w:r w:rsidR="009648AE" w:rsidRPr="009648AE">
          <w:rPr>
            <w:rFonts w:eastAsiaTheme="majorEastAsia"/>
            <w:color w:val="000000"/>
            <w:szCs w:val="22"/>
            <w:vertAlign w:val="superscript"/>
          </w:rPr>
          <w:delText>51</w:delText>
        </w:r>
        <w:r w:rsidRPr="00D26DBC">
          <w:rPr>
            <w:rFonts w:eastAsia="Malgun Gothic"/>
            <w:szCs w:val="22"/>
          </w:rPr>
          <w:delText xml:space="preserve"> The varying ability of TCM from different cancer cell lines to stimulate these potent immunomodulatory cytokines illustrates the complexity of determining how an individual tumor may maintain its TME.</w:delText>
        </w:r>
      </w:del>
    </w:p>
    <w:p w14:paraId="7B96728E" w14:textId="153EB1CE" w:rsidR="003545D2" w:rsidRPr="00E80806" w:rsidRDefault="009D42D0" w:rsidP="003545D2">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 xml:space="preserve">In support of the hypothesis that gene expression profiles may underlie macrophage polarization, we identified </w:t>
      </w:r>
      <w:r w:rsidRPr="00E80806">
        <w:rPr>
          <w:rFonts w:eastAsia="Malgun Gothic"/>
          <w:i/>
          <w:iCs/>
          <w:szCs w:val="22"/>
        </w:rPr>
        <w:t>MVB12A</w:t>
      </w:r>
      <w:r w:rsidRPr="00E80806">
        <w:rPr>
          <w:rFonts w:eastAsia="Malgun Gothic"/>
          <w:szCs w:val="22"/>
        </w:rPr>
        <w:t xml:space="preserve"> as a DEG </w:t>
      </w:r>
      <w:del w:id="678" w:author="Brady,Rachel" w:date="2025-07-31T11:29:00Z" w16du:dateUtc="2025-07-31T18:29:00Z">
        <w:r w:rsidR="003545D2">
          <w:rPr>
            <w:rFonts w:eastAsia="Malgun Gothic"/>
            <w:szCs w:val="22"/>
          </w:rPr>
          <w:delText xml:space="preserve">that is </w:delText>
        </w:r>
      </w:del>
      <w:r w:rsidRPr="00E80806">
        <w:rPr>
          <w:rFonts w:eastAsia="Malgun Gothic"/>
          <w:szCs w:val="22"/>
        </w:rPr>
        <w:t xml:space="preserve">strongly associated with VEGF secretion from polarized macrophages. This finding was validated using downstream assays. </w:t>
      </w:r>
      <w:del w:id="679" w:author="Brady,Rachel" w:date="2025-07-31T11:29:00Z" w16du:dateUtc="2025-07-31T18:29:00Z">
        <w:r w:rsidR="003545D2" w:rsidRPr="00D26DBC">
          <w:rPr>
            <w:rFonts w:eastAsia="Malgun Gothic"/>
            <w:szCs w:val="22"/>
          </w:rPr>
          <w:delText>As</w:delText>
        </w:r>
      </w:del>
      <w:ins w:id="680" w:author="Brady,Rachel" w:date="2025-07-31T11:29:00Z" w16du:dateUtc="2025-07-31T18:29:00Z">
        <w:r w:rsidRPr="00E80806">
          <w:rPr>
            <w:rFonts w:eastAsia="Malgun Gothic"/>
            <w:szCs w:val="22"/>
          </w:rPr>
          <w:t>Because</w:t>
        </w:r>
      </w:ins>
      <w:r w:rsidRPr="00E80806">
        <w:rPr>
          <w:rFonts w:eastAsia="Malgun Gothic"/>
          <w:szCs w:val="22"/>
        </w:rPr>
        <w:t xml:space="preserve"> </w:t>
      </w:r>
      <w:r w:rsidRPr="00E80806">
        <w:rPr>
          <w:rFonts w:eastAsia="Malgun Gothic"/>
          <w:i/>
          <w:szCs w:val="22"/>
        </w:rPr>
        <w:t xml:space="preserve">MVB12A </w:t>
      </w:r>
      <w:r w:rsidRPr="00E80806">
        <w:rPr>
          <w:rFonts w:eastAsia="Malgun Gothic"/>
          <w:szCs w:val="22"/>
        </w:rPr>
        <w:t xml:space="preserve">is a critical protein for loading cargo into exosomes, we performed an exosome-depletion assay. Macrophages incubated with </w:t>
      </w:r>
      <w:del w:id="681" w:author="Brady,Rachel" w:date="2025-07-31T11:29:00Z" w16du:dateUtc="2025-07-31T18:29:00Z">
        <w:r w:rsidR="003545D2" w:rsidRPr="00D26DBC">
          <w:rPr>
            <w:rFonts w:eastAsia="Malgun Gothic"/>
            <w:szCs w:val="22"/>
          </w:rPr>
          <w:delText xml:space="preserve">the </w:delText>
        </w:r>
      </w:del>
      <w:r w:rsidRPr="00E80806">
        <w:rPr>
          <w:rFonts w:eastAsia="Malgun Gothic"/>
          <w:szCs w:val="22"/>
        </w:rPr>
        <w:t>purified exosome fraction from TCM secreted significantly more VEGF than those treated with whole or exosome-depleted TCM. This suggests that an inhibitory factor in</w:t>
      </w:r>
      <w:r w:rsidR="00E80806">
        <w:rPr>
          <w:rFonts w:eastAsia="Malgun Gothic"/>
          <w:szCs w:val="22"/>
        </w:rPr>
        <w:t xml:space="preserve"> the</w:t>
      </w:r>
      <w:r w:rsidRPr="00E80806">
        <w:rPr>
          <w:rFonts w:eastAsia="Malgun Gothic"/>
          <w:szCs w:val="22"/>
        </w:rPr>
        <w:t xml:space="preserve"> unfractionated TCM may counteract </w:t>
      </w:r>
      <w:ins w:id="682" w:author="Brady,Rachel" w:date="2025-07-31T11:29:00Z" w16du:dateUtc="2025-07-31T18:29:00Z">
        <w:r w:rsidRPr="00E80806">
          <w:rPr>
            <w:rFonts w:eastAsia="Malgun Gothic"/>
            <w:szCs w:val="22"/>
          </w:rPr>
          <w:t xml:space="preserve">the </w:t>
        </w:r>
      </w:ins>
      <w:r w:rsidRPr="00E80806">
        <w:rPr>
          <w:rFonts w:eastAsia="Malgun Gothic"/>
          <w:szCs w:val="22"/>
        </w:rPr>
        <w:t xml:space="preserve">exosome-driven VEGF stimulation. Potential mechanisms for this inhibitory effect include the secretion of soluble receptors that absorb released VEGF, proteases that degrade </w:t>
      </w:r>
      <w:proofErr w:type="spellStart"/>
      <w:r w:rsidRPr="00E80806">
        <w:rPr>
          <w:rFonts w:eastAsia="Malgun Gothic"/>
          <w:szCs w:val="22"/>
        </w:rPr>
        <w:t>exosomal</w:t>
      </w:r>
      <w:proofErr w:type="spellEnd"/>
      <w:r w:rsidRPr="00E80806">
        <w:rPr>
          <w:rFonts w:eastAsia="Malgun Gothic"/>
          <w:szCs w:val="22"/>
        </w:rPr>
        <w:t xml:space="preserve"> ligands, or competitive binding by other cytokines</w:t>
      </w:r>
      <w:ins w:id="683" w:author="Brady,Rachel" w:date="2025-07-31T11:29:00Z" w16du:dateUtc="2025-07-31T18:29:00Z">
        <w:r w:rsidRPr="00E80806">
          <w:rPr>
            <w:rFonts w:eastAsia="Malgun Gothic"/>
            <w:szCs w:val="22"/>
          </w:rPr>
          <w:t>,</w:t>
        </w:r>
      </w:ins>
      <w:r w:rsidRPr="00E80806">
        <w:rPr>
          <w:rFonts w:eastAsia="Malgun Gothic"/>
          <w:szCs w:val="22"/>
        </w:rPr>
        <w:t xml:space="preserve"> such as TGF-β</w:t>
      </w:r>
      <w:r w:rsidR="001E174D" w:rsidRPr="00E80806">
        <w:rPr>
          <w:rFonts w:eastAsia="Malgun Gothic"/>
          <w:szCs w:val="22"/>
        </w:rPr>
        <w:t>.</w:t>
      </w:r>
      <w:r w:rsidRPr="00E80806">
        <w:rPr>
          <w:rFonts w:eastAsia="Malgun Gothic"/>
          <w:szCs w:val="22"/>
        </w:rPr>
        <w:t xml:space="preserve"> Regulation of exosome activity could also occur via modulation of the ESCRT-I complex assembly (such as altered phosphorylation of MVB12A</w:t>
      </w:r>
      <w:del w:id="684" w:author="Brady,Rachel" w:date="2025-07-31T11:29:00Z" w16du:dateUtc="2025-07-31T18:29:00Z">
        <w:r w:rsidR="003545D2" w:rsidRPr="00D26DBC">
          <w:rPr>
            <w:rFonts w:eastAsia="Malgun Gothic"/>
            <w:szCs w:val="22"/>
          </w:rPr>
          <w:delText xml:space="preserve"> itself</w:delText>
        </w:r>
      </w:del>
      <w:r w:rsidRPr="00E80806">
        <w:rPr>
          <w:rFonts w:eastAsia="Malgun Gothic"/>
          <w:szCs w:val="22"/>
        </w:rPr>
        <w:t xml:space="preserve">), changes in intracellular calcium that impact multivesicular body fusion, or altered expression of </w:t>
      </w:r>
      <w:proofErr w:type="spellStart"/>
      <w:r w:rsidRPr="00E80806">
        <w:rPr>
          <w:rFonts w:eastAsia="Malgun Gothic"/>
          <w:szCs w:val="22"/>
        </w:rPr>
        <w:t>tetraspanins</w:t>
      </w:r>
      <w:proofErr w:type="spellEnd"/>
      <w:r w:rsidRPr="00E80806">
        <w:rPr>
          <w:rFonts w:eastAsia="Malgun Gothic"/>
          <w:szCs w:val="22"/>
        </w:rPr>
        <w:t xml:space="preserve"> that influence exosome dockin</w:t>
      </w:r>
      <w:r w:rsidR="00F36DC2" w:rsidRPr="00E80806">
        <w:rPr>
          <w:rFonts w:eastAsia="Malgun Gothic"/>
          <w:szCs w:val="22"/>
        </w:rPr>
        <w:t>g</w:t>
      </w:r>
      <w:r w:rsidRPr="00E80806">
        <w:rPr>
          <w:rFonts w:eastAsiaTheme="majorEastAsia"/>
          <w:szCs w:val="22"/>
        </w:rPr>
        <w:t>.</w:t>
      </w:r>
      <w:sdt>
        <w:sdtPr>
          <w:rPr>
            <w:rFonts w:eastAsiaTheme="majorEastAsia"/>
            <w:color w:val="000000"/>
            <w:szCs w:val="22"/>
            <w:vertAlign w:val="superscript"/>
          </w:rPr>
          <w:tag w:val="MENDELEY_CITATION_v3_eyJjaXRhdGlvbklEIjoiTUVOREVMRVlfQ0lUQVRJT05fZWU2ZmZmYjctMzdhZC00ZmE1LWIwNTctNTllMTk3ZTJhNWJm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
          <w:id w:val="-415161231"/>
          <w:placeholder>
            <w:docPart w:val="DefaultPlaceholder_-1854013440"/>
          </w:placeholder>
        </w:sdtPr>
        <w:sdtContent>
          <w:del w:id="685" w:author="Brady,Rachel" w:date="2025-07-31T11:29:00Z" w16du:dateUtc="2025-07-31T18:29:00Z">
            <w:r w:rsidR="00F36DC2" w:rsidRPr="00F36DC2">
              <w:rPr>
                <w:rFonts w:eastAsiaTheme="majorEastAsia"/>
                <w:color w:val="000000"/>
                <w:szCs w:val="22"/>
                <w:vertAlign w:val="superscript"/>
              </w:rPr>
              <w:delText>29</w:delText>
            </w:r>
          </w:del>
          <w:ins w:id="686" w:author="Brady,Rachel" w:date="2025-07-31T11:29:00Z" w16du:dateUtc="2025-07-31T18:29:00Z">
            <w:r w:rsidR="00FB03E2" w:rsidRPr="00E80806">
              <w:rPr>
                <w:rFonts w:eastAsiaTheme="majorEastAsia"/>
                <w:color w:val="000000"/>
                <w:szCs w:val="22"/>
                <w:vertAlign w:val="superscript"/>
              </w:rPr>
              <w:t>27</w:t>
            </w:r>
          </w:ins>
        </w:sdtContent>
      </w:sdt>
      <w:r w:rsidRPr="00E80806">
        <w:rPr>
          <w:rFonts w:eastAsia="Malgun Gothic"/>
          <w:szCs w:val="22"/>
        </w:rPr>
        <w:t xml:space="preserve"> Dissecting which of these mechanisms operate in TCM would provide valuable </w:t>
      </w:r>
      <w:del w:id="687" w:author="Brady,Rachel" w:date="2025-07-31T11:29:00Z" w16du:dateUtc="2025-07-31T18:29:00Z">
        <w:r w:rsidR="003545D2" w:rsidRPr="00D26DBC">
          <w:rPr>
            <w:rFonts w:eastAsia="Malgun Gothic"/>
            <w:szCs w:val="22"/>
          </w:rPr>
          <w:delText>insight</w:delText>
        </w:r>
      </w:del>
      <w:ins w:id="688" w:author="Brady,Rachel" w:date="2025-07-31T11:29:00Z" w16du:dateUtc="2025-07-31T18:29:00Z">
        <w:r w:rsidRPr="00E80806">
          <w:rPr>
            <w:rFonts w:eastAsia="Malgun Gothic"/>
            <w:szCs w:val="22"/>
          </w:rPr>
          <w:t>insights</w:t>
        </w:r>
      </w:ins>
      <w:r w:rsidRPr="00E80806">
        <w:rPr>
          <w:rFonts w:eastAsia="Malgun Gothic"/>
          <w:szCs w:val="22"/>
        </w:rPr>
        <w:t xml:space="preserve"> into the mechanisms governing</w:t>
      </w:r>
      <w:r w:rsidR="00E80806">
        <w:rPr>
          <w:rFonts w:eastAsia="Malgun Gothic"/>
          <w:szCs w:val="22"/>
        </w:rPr>
        <w:t xml:space="preserve"> </w:t>
      </w:r>
      <w:ins w:id="689" w:author="Brady,Rachel" w:date="2025-07-31T11:29:00Z" w16du:dateUtc="2025-07-31T18:29:00Z">
        <w:r w:rsidR="00E80806">
          <w:rPr>
            <w:rFonts w:eastAsia="Malgun Gothic"/>
            <w:szCs w:val="22"/>
          </w:rPr>
          <w:t>VEGF and</w:t>
        </w:r>
        <w:r w:rsidRPr="00E80806">
          <w:rPr>
            <w:rFonts w:eastAsia="Malgun Gothic"/>
            <w:szCs w:val="22"/>
          </w:rPr>
          <w:t xml:space="preserve"> </w:t>
        </w:r>
      </w:ins>
      <w:r w:rsidRPr="00E80806">
        <w:rPr>
          <w:rFonts w:eastAsia="Malgun Gothic"/>
          <w:szCs w:val="22"/>
        </w:rPr>
        <w:t xml:space="preserve">exosome control by tumor cells. Additionally, while we expected a reduction in VEGF </w:t>
      </w:r>
      <w:r w:rsidRPr="00E80806">
        <w:rPr>
          <w:rFonts w:eastAsia="Malgun Gothic"/>
          <w:szCs w:val="22"/>
        </w:rPr>
        <w:lastRenderedPageBreak/>
        <w:t xml:space="preserve">secretion </w:t>
      </w:r>
      <w:del w:id="690" w:author="Brady,Rachel" w:date="2025-07-31T11:29:00Z" w16du:dateUtc="2025-07-31T18:29:00Z">
        <w:r w:rsidR="003545D2" w:rsidRPr="00D26DBC">
          <w:rPr>
            <w:rFonts w:eastAsia="Malgun Gothic"/>
            <w:szCs w:val="22"/>
          </w:rPr>
          <w:delText>in</w:delText>
        </w:r>
      </w:del>
      <w:ins w:id="691" w:author="Brady,Rachel" w:date="2025-07-31T11:29:00Z" w16du:dateUtc="2025-07-31T18:29:00Z">
        <w:r w:rsidRPr="00E80806">
          <w:rPr>
            <w:rFonts w:eastAsia="Malgun Gothic"/>
            <w:szCs w:val="22"/>
          </w:rPr>
          <w:t>under</w:t>
        </w:r>
      </w:ins>
      <w:r w:rsidRPr="00E80806">
        <w:rPr>
          <w:rFonts w:eastAsia="Malgun Gothic"/>
          <w:szCs w:val="22"/>
        </w:rPr>
        <w:t xml:space="preserve"> exosome-depleted conditions comparable to exosome-only conditions, we also expected a decrease relative to the whole-TCM condition. This may not have occurred due to </w:t>
      </w:r>
      <w:ins w:id="692" w:author="Brady,Rachel" w:date="2025-07-31T11:29:00Z" w16du:dateUtc="2025-07-31T18:29:00Z">
        <w:r w:rsidRPr="00E80806">
          <w:rPr>
            <w:rFonts w:eastAsia="Malgun Gothic"/>
            <w:szCs w:val="22"/>
          </w:rPr>
          <w:t xml:space="preserve">the </w:t>
        </w:r>
      </w:ins>
      <w:r w:rsidRPr="00E80806">
        <w:rPr>
          <w:rFonts w:eastAsia="Malgun Gothic"/>
          <w:szCs w:val="22"/>
        </w:rPr>
        <w:t>low sample numbers (</w:t>
      </w:r>
      <w:del w:id="693" w:author="Brady,Rachel" w:date="2025-07-31T11:29:00Z" w16du:dateUtc="2025-07-31T18:29:00Z">
        <w:r w:rsidR="003545D2" w:rsidRPr="00D26DBC">
          <w:rPr>
            <w:rFonts w:eastAsia="Malgun Gothic"/>
            <w:szCs w:val="22"/>
          </w:rPr>
          <w:delText>7</w:delText>
        </w:r>
      </w:del>
      <w:ins w:id="694" w:author="Brady,Rachel" w:date="2025-07-31T11:29:00Z" w16du:dateUtc="2025-07-31T18:29:00Z">
        <w:r w:rsidRPr="00E80806">
          <w:rPr>
            <w:rFonts w:eastAsia="Malgun Gothic"/>
            <w:szCs w:val="22"/>
          </w:rPr>
          <w:t>seven</w:t>
        </w:r>
      </w:ins>
      <w:r w:rsidRPr="00E80806">
        <w:rPr>
          <w:rFonts w:eastAsia="Malgun Gothic"/>
          <w:szCs w:val="22"/>
        </w:rPr>
        <w:t xml:space="preserve"> cell lines) and could be rectified by repeating the experiment across all 25 cell lines. Alternatively, this may be a real finding and </w:t>
      </w:r>
      <w:del w:id="695" w:author="Brady,Rachel" w:date="2025-07-31T11:29:00Z" w16du:dateUtc="2025-07-31T18:29:00Z">
        <w:r w:rsidR="003545D2" w:rsidRPr="00D26DBC">
          <w:rPr>
            <w:rFonts w:eastAsia="Malgun Gothic"/>
            <w:szCs w:val="22"/>
          </w:rPr>
          <w:delText>did not occur</w:delText>
        </w:r>
      </w:del>
      <w:ins w:id="696" w:author="Brady,Rachel" w:date="2025-07-31T11:29:00Z" w16du:dateUtc="2025-07-31T18:29:00Z">
        <w:r w:rsidR="00E80806">
          <w:rPr>
            <w:rFonts w:eastAsia="Malgun Gothic"/>
            <w:szCs w:val="22"/>
          </w:rPr>
          <w:t>occurred</w:t>
        </w:r>
      </w:ins>
      <w:r w:rsidRPr="00E80806">
        <w:rPr>
          <w:rFonts w:eastAsia="Malgun Gothic"/>
          <w:szCs w:val="22"/>
        </w:rPr>
        <w:t xml:space="preserve"> because the exosome depletion method used </w:t>
      </w:r>
      <w:del w:id="697" w:author="Brady,Rachel" w:date="2025-07-31T11:29:00Z" w16du:dateUtc="2025-07-31T18:29:00Z">
        <w:r w:rsidR="003545D2" w:rsidRPr="00D26DBC">
          <w:rPr>
            <w:rFonts w:eastAsia="Malgun Gothic"/>
            <w:szCs w:val="22"/>
          </w:rPr>
          <w:delText>might</w:delText>
        </w:r>
      </w:del>
      <w:ins w:id="698" w:author="Brady,Rachel" w:date="2025-07-31T11:29:00Z" w16du:dateUtc="2025-07-31T18:29:00Z">
        <w:r w:rsidRPr="00E80806">
          <w:rPr>
            <w:rFonts w:eastAsia="Malgun Gothic"/>
            <w:szCs w:val="22"/>
          </w:rPr>
          <w:t>may</w:t>
        </w:r>
      </w:ins>
      <w:r w:rsidRPr="00E80806">
        <w:rPr>
          <w:rFonts w:eastAsia="Malgun Gothic"/>
          <w:szCs w:val="22"/>
        </w:rPr>
        <w:t xml:space="preserve"> not deplete soluble factors that help induce VEGF production. The TCM supernatant, even</w:t>
      </w:r>
      <w:ins w:id="699" w:author="Brady,Rachel" w:date="2025-07-31T11:29:00Z" w16du:dateUtc="2025-07-31T18:29:00Z">
        <w:r w:rsidRPr="00E80806">
          <w:rPr>
            <w:rFonts w:eastAsia="Malgun Gothic"/>
            <w:szCs w:val="22"/>
          </w:rPr>
          <w:t xml:space="preserve"> when</w:t>
        </w:r>
      </w:ins>
      <w:r w:rsidRPr="00E80806">
        <w:rPr>
          <w:rFonts w:eastAsia="Malgun Gothic"/>
          <w:szCs w:val="22"/>
        </w:rPr>
        <w:t xml:space="preserve"> depleted of exosomes, could contain soluble VEGF and other co-factors that could independently stimulate VEGF production by macrophages, thus hiding the specific role of exosomes. </w:t>
      </w:r>
    </w:p>
    <w:p w14:paraId="2A6061AD" w14:textId="77777777" w:rsidR="003545D2" w:rsidRPr="00D26DBC" w:rsidRDefault="009D42D0" w:rsidP="003545D2">
      <w:pPr>
        <w:pStyle w:val="paragraph"/>
        <w:spacing w:before="0" w:beforeAutospacing="0" w:after="0" w:afterAutospacing="0" w:line="480" w:lineRule="auto"/>
        <w:ind w:firstLine="720"/>
        <w:textAlignment w:val="baseline"/>
        <w:rPr>
          <w:del w:id="700" w:author="Brady,Rachel" w:date="2025-07-31T11:29:00Z" w16du:dateUtc="2025-07-31T18:29:00Z"/>
          <w:rFonts w:eastAsia="Malgun Gothic"/>
          <w:szCs w:val="22"/>
        </w:rPr>
      </w:pPr>
      <w:r w:rsidRPr="00E80806">
        <w:rPr>
          <w:rFonts w:eastAsia="Malgun Gothic"/>
          <w:szCs w:val="22"/>
        </w:rPr>
        <w:t xml:space="preserve">We also confirmed that </w:t>
      </w:r>
      <w:del w:id="701" w:author="Brady,Rachel" w:date="2025-07-31T11:29:00Z" w16du:dateUtc="2025-07-31T18:29:00Z">
        <w:r w:rsidR="003C577F">
          <w:rPr>
            <w:rFonts w:eastAsia="Malgun Gothic"/>
            <w:szCs w:val="22"/>
          </w:rPr>
          <w:delText>3</w:delText>
        </w:r>
      </w:del>
      <w:ins w:id="702" w:author="Brady,Rachel" w:date="2025-07-31T11:29:00Z" w16du:dateUtc="2025-07-31T18:29:00Z">
        <w:r w:rsidR="003C577F" w:rsidRPr="00E80806">
          <w:rPr>
            <w:rFonts w:eastAsia="Malgun Gothic"/>
            <w:szCs w:val="22"/>
          </w:rPr>
          <w:t>three</w:t>
        </w:r>
      </w:ins>
      <w:r w:rsidR="003C577F" w:rsidRPr="00E80806">
        <w:rPr>
          <w:rFonts w:eastAsia="Malgun Gothic"/>
          <w:szCs w:val="22"/>
        </w:rPr>
        <w:t xml:space="preserve"> of the </w:t>
      </w:r>
      <w:del w:id="703" w:author="Brady,Rachel" w:date="2025-07-31T11:29:00Z" w16du:dateUtc="2025-07-31T18:29:00Z">
        <w:r w:rsidR="003C577F">
          <w:rPr>
            <w:rFonts w:eastAsia="Malgun Gothic"/>
            <w:szCs w:val="22"/>
          </w:rPr>
          <w:delText>4</w:delText>
        </w:r>
      </w:del>
      <w:ins w:id="704" w:author="Brady,Rachel" w:date="2025-07-31T11:29:00Z" w16du:dateUtc="2025-07-31T18:29:00Z">
        <w:r w:rsidR="003C577F" w:rsidRPr="00E80806">
          <w:rPr>
            <w:rFonts w:eastAsia="Malgun Gothic"/>
            <w:szCs w:val="22"/>
          </w:rPr>
          <w:t>four</w:t>
        </w:r>
      </w:ins>
      <w:r w:rsidRPr="00E80806">
        <w:rPr>
          <w:rFonts w:eastAsia="Malgun Gothic"/>
          <w:i/>
          <w:szCs w:val="22"/>
        </w:rPr>
        <w:t xml:space="preserve"> MVB12A</w:t>
      </w:r>
      <w:r w:rsidRPr="00E80806">
        <w:rPr>
          <w:rFonts w:eastAsia="Malgun Gothic"/>
          <w:szCs w:val="22"/>
        </w:rPr>
        <w:t xml:space="preserve">-high cell lines </w:t>
      </w:r>
      <w:del w:id="705" w:author="Brady,Rachel" w:date="2025-07-31T11:29:00Z" w16du:dateUtc="2025-07-31T18:29:00Z">
        <w:r w:rsidR="003545D2" w:rsidRPr="00D26DBC">
          <w:rPr>
            <w:rFonts w:eastAsia="Malgun Gothic"/>
            <w:szCs w:val="22"/>
          </w:rPr>
          <w:delText>showed</w:delText>
        </w:r>
      </w:del>
      <w:ins w:id="706" w:author="Brady,Rachel" w:date="2025-07-31T11:29:00Z" w16du:dateUtc="2025-07-31T18:29:00Z">
        <w:r w:rsidR="00E80806">
          <w:rPr>
            <w:rFonts w:eastAsia="Malgun Gothic"/>
            <w:szCs w:val="22"/>
          </w:rPr>
          <w:t>stimulated</w:t>
        </w:r>
      </w:ins>
      <w:r w:rsidR="00E80806">
        <w:rPr>
          <w:rFonts w:eastAsia="Malgun Gothic"/>
          <w:szCs w:val="22"/>
        </w:rPr>
        <w:t xml:space="preserve"> </w:t>
      </w:r>
      <w:r w:rsidRPr="00E80806">
        <w:rPr>
          <w:rFonts w:eastAsia="Malgun Gothic"/>
          <w:szCs w:val="22"/>
        </w:rPr>
        <w:t>high VEGF release in an exosome-dependent manner. The exception was the HSA cell line</w:t>
      </w:r>
      <w:ins w:id="707" w:author="Brady,Rachel" w:date="2025-07-31T11:29:00Z" w16du:dateUtc="2025-07-31T18:29:00Z">
        <w:r w:rsidR="00E80806">
          <w:rPr>
            <w:rFonts w:eastAsia="Malgun Gothic"/>
            <w:szCs w:val="22"/>
          </w:rPr>
          <w:t xml:space="preserve"> CIN</w:t>
        </w:r>
      </w:ins>
      <w:r w:rsidRPr="00E80806">
        <w:rPr>
          <w:rFonts w:eastAsia="Malgun Gothic"/>
          <w:szCs w:val="22"/>
        </w:rPr>
        <w:t xml:space="preserve">, which showed high </w:t>
      </w:r>
      <w:r w:rsidRPr="00E80806">
        <w:rPr>
          <w:rFonts w:eastAsia="Malgun Gothic"/>
          <w:i/>
          <w:szCs w:val="22"/>
        </w:rPr>
        <w:t>MVB12A</w:t>
      </w:r>
      <w:r w:rsidRPr="00E80806">
        <w:rPr>
          <w:rFonts w:eastAsia="Malgun Gothic"/>
          <w:szCs w:val="22"/>
        </w:rPr>
        <w:t xml:space="preserve"> expression but stimulated low VEGF levels. Interestingly, another HSA line was among the </w:t>
      </w:r>
      <w:del w:id="708" w:author="Brady,Rachel" w:date="2025-07-31T11:29:00Z" w16du:dateUtc="2025-07-31T18:29:00Z">
        <w:r w:rsidR="003545D2">
          <w:rPr>
            <w:rFonts w:eastAsia="Malgun Gothic"/>
            <w:szCs w:val="22"/>
          </w:rPr>
          <w:delText xml:space="preserve">original </w:delText>
        </w:r>
      </w:del>
      <w:r w:rsidRPr="00E80806">
        <w:rPr>
          <w:rFonts w:eastAsia="Malgun Gothic"/>
          <w:szCs w:val="22"/>
        </w:rPr>
        <w:t xml:space="preserve">low stimulators of VEGF, which may reflect a histology-specific adaptation (or </w:t>
      </w:r>
      <w:del w:id="709" w:author="Brady,Rachel" w:date="2025-07-31T11:29:00Z" w16du:dateUtc="2025-07-31T18:29:00Z">
        <w:r w:rsidR="003545D2" w:rsidRPr="00D26DBC">
          <w:rPr>
            <w:rFonts w:eastAsia="Malgun Gothic"/>
            <w:szCs w:val="22"/>
          </w:rPr>
          <w:delText xml:space="preserve">may reflect </w:delText>
        </w:r>
      </w:del>
      <w:r w:rsidRPr="00E80806">
        <w:rPr>
          <w:rFonts w:eastAsia="Malgun Gothic"/>
          <w:szCs w:val="22"/>
        </w:rPr>
        <w:t>chance). Despite</w:t>
      </w:r>
      <w:ins w:id="710" w:author="Brady,Rachel" w:date="2025-07-31T11:29:00Z" w16du:dateUtc="2025-07-31T18:29:00Z">
        <w:r w:rsidRPr="00E80806">
          <w:rPr>
            <w:rFonts w:eastAsia="Malgun Gothic"/>
            <w:szCs w:val="22"/>
          </w:rPr>
          <w:t xml:space="preserve"> the</w:t>
        </w:r>
      </w:ins>
      <w:r w:rsidRPr="00E80806">
        <w:rPr>
          <w:rFonts w:eastAsia="Malgun Gothic"/>
          <w:szCs w:val="22"/>
        </w:rPr>
        <w:t xml:space="preserve"> high levels of secreted VEGF, canine HSA cells are insensitive to VEGF-induced proliferatio</w:t>
      </w:r>
      <w:r w:rsidR="00607075" w:rsidRPr="00E80806">
        <w:rPr>
          <w:rFonts w:eastAsia="Malgun Gothic"/>
          <w:szCs w:val="22"/>
        </w:rPr>
        <w:t>n</w:t>
      </w:r>
      <w:r w:rsidRPr="00E80806">
        <w:rPr>
          <w:rFonts w:eastAsiaTheme="majorEastAsia"/>
          <w:szCs w:val="22"/>
        </w:rPr>
        <w:t>.</w:t>
      </w:r>
      <w:sdt>
        <w:sdtPr>
          <w:rPr>
            <w:rFonts w:eastAsiaTheme="majorEastAsia"/>
            <w:color w:val="000000"/>
            <w:szCs w:val="22"/>
            <w:vertAlign w:val="superscript"/>
          </w:rPr>
          <w:tag w:val="MENDELEY_CITATION_v3_eyJjaXRhdGlvbklEIjoiTUVOREVMRVlfQ0lUQVRJT05fYjVkMDhlM2EtNTU3ZS00MjRiLTllMzgtMDVjZDc3NDJhYzEzIiwicHJvcGVydGllcyI6eyJub3RlSW5kZXgiOjB9LCJpc0VkaXRlZCI6ZmFsc2UsIm1hbnVhbE92ZXJyaWRlIjp7ImlzTWFudWFsbHlPdmVycmlkZGVuIjpmYWxzZSwiY2l0ZXByb2NUZXh0IjoiPHN1cD41MDwvc3VwPi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
          <w:id w:val="626134861"/>
          <w:placeholder>
            <w:docPart w:val="DefaultPlaceholder_-1854013440"/>
          </w:placeholder>
        </w:sdtPr>
        <w:sdtContent>
          <w:del w:id="711" w:author="Brady,Rachel" w:date="2025-07-31T11:29:00Z" w16du:dateUtc="2025-07-31T18:29:00Z">
            <w:r w:rsidR="004D493E" w:rsidRPr="004D493E">
              <w:rPr>
                <w:rFonts w:eastAsiaTheme="majorEastAsia"/>
                <w:color w:val="000000"/>
                <w:szCs w:val="22"/>
                <w:vertAlign w:val="superscript"/>
              </w:rPr>
              <w:delText>52</w:delText>
            </w:r>
          </w:del>
          <w:ins w:id="712" w:author="Brady,Rachel" w:date="2025-07-31T11:29:00Z" w16du:dateUtc="2025-07-31T18:29:00Z">
            <w:r w:rsidR="00FB03E2" w:rsidRPr="00E80806">
              <w:rPr>
                <w:rFonts w:eastAsiaTheme="majorEastAsia"/>
                <w:color w:val="000000"/>
                <w:szCs w:val="22"/>
                <w:vertAlign w:val="superscript"/>
              </w:rPr>
              <w:t>50</w:t>
            </w:r>
          </w:ins>
        </w:sdtContent>
      </w:sdt>
      <w:r w:rsidRPr="00E80806">
        <w:rPr>
          <w:rFonts w:eastAsia="Malgun Gothic"/>
          <w:szCs w:val="22"/>
        </w:rPr>
        <w:t xml:space="preserve"> Therefore, it is possible that these cells derive little additional benefit from </w:t>
      </w:r>
      <w:del w:id="713" w:author="Brady,Rachel" w:date="2025-07-31T11:29:00Z" w16du:dateUtc="2025-07-31T18:29:00Z">
        <w:r w:rsidR="003545D2" w:rsidRPr="00D26DBC">
          <w:rPr>
            <w:rFonts w:eastAsia="Malgun Gothic"/>
            <w:szCs w:val="22"/>
          </w:rPr>
          <w:delText>macrophage-</w:delText>
        </w:r>
      </w:del>
      <w:ins w:id="714" w:author="Brady,Rachel" w:date="2025-07-31T11:29:00Z" w16du:dateUtc="2025-07-31T18:29:00Z">
        <w:r w:rsidRPr="00E80806">
          <w:rPr>
            <w:rFonts w:eastAsia="Malgun Gothic"/>
            <w:szCs w:val="22"/>
          </w:rPr>
          <w:t xml:space="preserve">VEGF </w:t>
        </w:r>
      </w:ins>
      <w:r w:rsidRPr="00E80806">
        <w:rPr>
          <w:rFonts w:eastAsia="Malgun Gothic"/>
          <w:szCs w:val="22"/>
        </w:rPr>
        <w:t xml:space="preserve">secreted </w:t>
      </w:r>
      <w:del w:id="715" w:author="Brady,Rachel" w:date="2025-07-31T11:29:00Z" w16du:dateUtc="2025-07-31T18:29:00Z">
        <w:r w:rsidR="003545D2" w:rsidRPr="00D26DBC">
          <w:rPr>
            <w:rFonts w:eastAsia="Malgun Gothic"/>
            <w:szCs w:val="22"/>
          </w:rPr>
          <w:delText>VEGF.</w:delText>
        </w:r>
      </w:del>
      <w:ins w:id="716" w:author="Brady,Rachel" w:date="2025-07-31T11:29:00Z" w16du:dateUtc="2025-07-31T18:29:00Z">
        <w:r w:rsidRPr="00E80806">
          <w:rPr>
            <w:rFonts w:eastAsia="Malgun Gothic"/>
            <w:szCs w:val="22"/>
          </w:rPr>
          <w:t>by macrophages.</w:t>
        </w:r>
      </w:ins>
      <w:r w:rsidRPr="00E80806">
        <w:rPr>
          <w:rFonts w:eastAsia="Malgun Gothic"/>
          <w:szCs w:val="22"/>
        </w:rPr>
        <w:t xml:space="preserve"> HSA tumors can also use alternative angiogenic pathways</w:t>
      </w:r>
      <w:del w:id="717" w:author="Brady,Rachel" w:date="2025-07-31T11:29:00Z" w16du:dateUtc="2025-07-31T18:29:00Z">
        <w:r w:rsidR="003545D2" w:rsidRPr="00D26DBC">
          <w:rPr>
            <w:rFonts w:eastAsia="Malgun Gothic"/>
            <w:szCs w:val="22"/>
          </w:rPr>
          <w:delText>,</w:delText>
        </w:r>
      </w:del>
      <w:r w:rsidRPr="00E80806">
        <w:rPr>
          <w:rFonts w:eastAsia="Malgun Gothic"/>
          <w:szCs w:val="22"/>
        </w:rPr>
        <w:t xml:space="preserve"> such as fibroblast growth factor 2, which can reduce VEGF secretion.</w:t>
      </w:r>
      <w:sdt>
        <w:sdtPr>
          <w:rPr>
            <w:rFonts w:eastAsia="Malgun Gothic"/>
            <w:color w:val="000000"/>
            <w:szCs w:val="22"/>
            <w:vertAlign w:val="superscript"/>
          </w:rPr>
          <w:tag w:val="MENDELEY_CITATION_v3_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"/>
          <w:id w:val="1355075935"/>
          <w:placeholder>
            <w:docPart w:val="DefaultPlaceholder_-1854013440"/>
          </w:placeholder>
        </w:sdtPr>
        <w:sdtContent>
          <w:del w:id="718" w:author="Brady,Rachel" w:date="2025-07-31T11:29:00Z" w16du:dateUtc="2025-07-31T18:29:00Z">
            <w:r w:rsidR="00D02643" w:rsidRPr="00D02643">
              <w:rPr>
                <w:rFonts w:eastAsia="Malgun Gothic"/>
                <w:color w:val="000000"/>
                <w:szCs w:val="22"/>
                <w:vertAlign w:val="superscript"/>
              </w:rPr>
              <w:delText>53</w:delText>
            </w:r>
          </w:del>
          <w:ins w:id="719" w:author="Brady,Rachel" w:date="2025-07-31T11:29:00Z" w16du:dateUtc="2025-07-31T18:29:00Z">
            <w:r w:rsidR="00FB03E2" w:rsidRPr="00E80806">
              <w:rPr>
                <w:rFonts w:eastAsia="Malgun Gothic"/>
                <w:color w:val="000000"/>
                <w:szCs w:val="22"/>
                <w:vertAlign w:val="superscript"/>
              </w:rPr>
              <w:t>51</w:t>
            </w:r>
          </w:ins>
        </w:sdtContent>
      </w:sdt>
      <w:r w:rsidRPr="00E80806">
        <w:rPr>
          <w:rFonts w:eastAsia="Malgun Gothic"/>
          <w:szCs w:val="22"/>
        </w:rPr>
        <w:t xml:space="preserve"> Human angiosarcoma, a comparable malignancy, has documented mutations that result in ligand-independent</w:t>
      </w:r>
      <w:del w:id="720" w:author="Brady,Rachel" w:date="2025-07-31T11:29:00Z" w16du:dateUtc="2025-07-31T18:29:00Z">
        <w:r w:rsidR="003545D2">
          <w:rPr>
            <w:rFonts w:eastAsia="Malgun Gothic"/>
            <w:szCs w:val="22"/>
          </w:rPr>
          <w:delText>,</w:delText>
        </w:r>
      </w:del>
      <w:r w:rsidRPr="00E80806">
        <w:rPr>
          <w:rFonts w:eastAsia="Malgun Gothic"/>
          <w:szCs w:val="22"/>
        </w:rPr>
        <w:t xml:space="preserve"> constitutive VEGF receptor signaling, potentially reducing reliance on secreted VEGF.</w:t>
      </w:r>
      <w:sdt>
        <w:sdtPr>
          <w:rPr>
            <w:rFonts w:eastAsia="Malgun Gothic"/>
            <w:color w:val="000000"/>
            <w:szCs w:val="22"/>
            <w:vertAlign w:val="superscript"/>
          </w:rPr>
          <w:tag w:val="MENDELEY_CITATION_v3_eyJjaXRhdGlvbklEIjoiTUVOREVMRVlfQ0lUQVRJT05fOTk1MWVhYTAtYjA5NS00ZmEyLWFmMWYtMDMxMzgwMjMyMDU2IiwicHJvcGVydGllcyI6eyJub3RlSW5kZXgiOjB9LCJpc0VkaXRlZCI6ZmFsc2UsIm1hbnVhbE92ZXJyaWRlIjp7ImlzTWFudWFsbHlPdmVycmlkZGVuIjpmYWxzZSwiY2l0ZXByb2NUZXh0IjoiPHN1cD41Mjwvc3VwPi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"/>
          <w:id w:val="459381195"/>
          <w:placeholder>
            <w:docPart w:val="DefaultPlaceholder_-1854013440"/>
          </w:placeholder>
        </w:sdtPr>
        <w:sdtContent>
          <w:del w:id="721" w:author="Brady,Rachel" w:date="2025-07-31T11:29:00Z" w16du:dateUtc="2025-07-31T18:29:00Z">
            <w:r w:rsidR="003A41E7" w:rsidRPr="003A41E7">
              <w:rPr>
                <w:rFonts w:eastAsia="Malgun Gothic"/>
                <w:color w:val="000000"/>
                <w:szCs w:val="22"/>
                <w:vertAlign w:val="superscript"/>
              </w:rPr>
              <w:delText>54</w:delText>
            </w:r>
          </w:del>
          <w:ins w:id="722" w:author="Brady,Rachel" w:date="2025-07-31T11:29:00Z" w16du:dateUtc="2025-07-31T18:29:00Z">
            <w:r w:rsidR="00FB03E2" w:rsidRPr="00E80806">
              <w:rPr>
                <w:rFonts w:eastAsia="Malgun Gothic"/>
                <w:color w:val="000000"/>
                <w:szCs w:val="22"/>
                <w:vertAlign w:val="superscript"/>
              </w:rPr>
              <w:t>52</w:t>
            </w:r>
          </w:ins>
        </w:sdtContent>
      </w:sdt>
      <w:del w:id="723" w:author="Brady,Rachel" w:date="2025-07-31T11:29:00Z" w16du:dateUtc="2025-07-31T18:29:00Z">
        <w:r w:rsidR="003545D2" w:rsidRPr="00D26DBC">
          <w:rPr>
            <w:rFonts w:eastAsia="Malgun Gothic"/>
            <w:szCs w:val="22"/>
          </w:rPr>
          <w:delText xml:space="preserve"> </w:delText>
        </w:r>
      </w:del>
    </w:p>
    <w:p w14:paraId="3564304A" w14:textId="40187ABC" w:rsidR="003545D2" w:rsidRPr="00E80806" w:rsidRDefault="003545D2" w:rsidP="005B752F">
      <w:pPr>
        <w:pStyle w:val="paragraph"/>
        <w:spacing w:before="0" w:beforeAutospacing="0" w:after="0" w:afterAutospacing="0" w:line="480" w:lineRule="auto"/>
        <w:ind w:firstLine="720"/>
        <w:textAlignment w:val="baseline"/>
        <w:rPr>
          <w:rFonts w:eastAsia="Malgun Gothic"/>
          <w:szCs w:val="22"/>
        </w:rPr>
      </w:pPr>
      <w:del w:id="724" w:author="Brady,Rachel" w:date="2025-07-31T11:29:00Z" w16du:dateUtc="2025-07-31T18:29:00Z">
        <w:r w:rsidRPr="00D26DBC">
          <w:rPr>
            <w:rFonts w:eastAsia="Malgun Gothic"/>
            <w:szCs w:val="22"/>
          </w:rPr>
          <w:delText>Finally, we</w:delText>
        </w:r>
      </w:del>
      <w:ins w:id="725" w:author="Brady,Rachel" w:date="2025-07-31T11:29:00Z" w16du:dateUtc="2025-07-31T18:29:00Z">
        <w:r w:rsidR="009D42D0" w:rsidRPr="00E80806">
          <w:rPr>
            <w:rFonts w:eastAsia="Malgun Gothic"/>
            <w:szCs w:val="22"/>
          </w:rPr>
          <w:t xml:space="preserve"> </w:t>
        </w:r>
        <w:r w:rsidR="005B752F">
          <w:rPr>
            <w:rFonts w:eastAsia="Malgun Gothic"/>
            <w:szCs w:val="22"/>
          </w:rPr>
          <w:t>We also</w:t>
        </w:r>
      </w:ins>
      <w:r w:rsidR="009D42D0" w:rsidRPr="00E80806">
        <w:rPr>
          <w:rFonts w:eastAsia="Malgun Gothic"/>
          <w:szCs w:val="22"/>
        </w:rPr>
        <w:t xml:space="preserve"> explored how exosomes control </w:t>
      </w:r>
      <w:del w:id="726" w:author="Brady,Rachel" w:date="2025-07-31T11:29:00Z" w16du:dateUtc="2025-07-31T18:29:00Z">
        <w:r w:rsidRPr="00D26DBC">
          <w:rPr>
            <w:rFonts w:eastAsia="Malgun Gothic"/>
            <w:szCs w:val="22"/>
          </w:rPr>
          <w:delText>VEGF</w:delText>
        </w:r>
      </w:del>
      <w:ins w:id="727" w:author="Brady,Rachel" w:date="2025-07-31T11:29:00Z" w16du:dateUtc="2025-07-31T18:29:00Z">
        <w:r w:rsidR="009D42D0" w:rsidRPr="00E80806">
          <w:rPr>
            <w:rFonts w:eastAsia="Malgun Gothic"/>
            <w:szCs w:val="22"/>
          </w:rPr>
          <w:t>the</w:t>
        </w:r>
      </w:ins>
      <w:r w:rsidR="009D42D0" w:rsidRPr="00E80806">
        <w:rPr>
          <w:rFonts w:eastAsia="Malgun Gothic"/>
          <w:szCs w:val="22"/>
        </w:rPr>
        <w:t xml:space="preserve"> release </w:t>
      </w:r>
      <w:ins w:id="728" w:author="Brady,Rachel" w:date="2025-07-31T11:29:00Z" w16du:dateUtc="2025-07-31T18:29:00Z">
        <w:r w:rsidR="009D42D0" w:rsidRPr="00E80806">
          <w:rPr>
            <w:rFonts w:eastAsia="Malgun Gothic"/>
            <w:szCs w:val="22"/>
          </w:rPr>
          <w:t xml:space="preserve">of VEGF </w:t>
        </w:r>
      </w:ins>
      <w:r w:rsidR="009D42D0" w:rsidRPr="00E80806">
        <w:rPr>
          <w:rFonts w:eastAsia="Malgun Gothic"/>
          <w:szCs w:val="22"/>
        </w:rPr>
        <w:t xml:space="preserve">from macrophages. Possible hypotheses </w:t>
      </w:r>
      <w:del w:id="729" w:author="Brady,Rachel" w:date="2025-07-31T11:29:00Z" w16du:dateUtc="2025-07-31T18:29:00Z">
        <w:r w:rsidRPr="00D26DBC">
          <w:rPr>
            <w:rFonts w:eastAsia="Malgun Gothic"/>
            <w:szCs w:val="22"/>
          </w:rPr>
          <w:delText>include</w:delText>
        </w:r>
      </w:del>
      <w:ins w:id="730" w:author="Brady,Rachel" w:date="2025-07-31T11:29:00Z" w16du:dateUtc="2025-07-31T18:29:00Z">
        <w:r w:rsidR="009D42D0" w:rsidRPr="00E80806">
          <w:rPr>
            <w:rFonts w:eastAsia="Malgun Gothic"/>
            <w:szCs w:val="22"/>
          </w:rPr>
          <w:t>include</w:t>
        </w:r>
        <w:r w:rsidR="005B752F">
          <w:rPr>
            <w:rFonts w:eastAsia="Malgun Gothic"/>
            <w:szCs w:val="22"/>
          </w:rPr>
          <w:t>d</w:t>
        </w:r>
      </w:ins>
      <w:r w:rsidR="009D42D0" w:rsidRPr="00E80806">
        <w:rPr>
          <w:rFonts w:eastAsia="Malgun Gothic"/>
          <w:szCs w:val="22"/>
        </w:rPr>
        <w:t xml:space="preserve"> the direct carriage of VEGF protein within exosomes</w:t>
      </w:r>
      <w:del w:id="731" w:author="Brady,Rachel" w:date="2025-07-31T11:29:00Z" w16du:dateUtc="2025-07-31T18:29:00Z">
        <w:r>
          <w:rPr>
            <w:rFonts w:eastAsia="Malgun Gothic"/>
            <w:szCs w:val="22"/>
          </w:rPr>
          <w:delText xml:space="preserve">, </w:delText>
        </w:r>
      </w:del>
      <w:ins w:id="732" w:author="Brady,Rachel" w:date="2025-07-31T11:29:00Z" w16du:dateUtc="2025-07-31T18:29:00Z">
        <w:r w:rsidR="009D42D0" w:rsidRPr="00E80806">
          <w:rPr>
            <w:rFonts w:eastAsia="Malgun Gothic"/>
            <w:szCs w:val="22"/>
          </w:rPr>
          <w:t xml:space="preserve"> </w:t>
        </w:r>
        <w:r w:rsidR="005B752F">
          <w:rPr>
            <w:rFonts w:eastAsia="Malgun Gothic"/>
            <w:szCs w:val="22"/>
          </w:rPr>
          <w:t>(</w:t>
        </w:r>
      </w:ins>
      <w:r w:rsidR="009D42D0" w:rsidRPr="00E80806">
        <w:rPr>
          <w:rFonts w:eastAsia="Malgun Gothic"/>
          <w:szCs w:val="22"/>
        </w:rPr>
        <w:t>which is then released upon phagocytosis</w:t>
      </w:r>
      <w:del w:id="733" w:author="Brady,Rachel" w:date="2025-07-31T11:29:00Z" w16du:dateUtc="2025-07-31T18:29:00Z">
        <w:r>
          <w:rPr>
            <w:rFonts w:eastAsia="Malgun Gothic"/>
            <w:szCs w:val="22"/>
          </w:rPr>
          <w:delText>,</w:delText>
        </w:r>
      </w:del>
      <w:ins w:id="734" w:author="Brady,Rachel" w:date="2025-07-31T11:29:00Z" w16du:dateUtc="2025-07-31T18:29:00Z">
        <w:r w:rsidR="005B752F">
          <w:rPr>
            <w:rFonts w:eastAsia="Malgun Gothic"/>
            <w:szCs w:val="22"/>
          </w:rPr>
          <w:t>)</w:t>
        </w:r>
        <w:r w:rsidR="009D42D0" w:rsidRPr="00E80806">
          <w:rPr>
            <w:rFonts w:eastAsia="Malgun Gothic"/>
            <w:szCs w:val="22"/>
          </w:rPr>
          <w:t>,</w:t>
        </w:r>
      </w:ins>
      <w:r w:rsidR="009D42D0" w:rsidRPr="00E80806">
        <w:rPr>
          <w:rFonts w:eastAsia="Malgun Gothic"/>
          <w:szCs w:val="22"/>
        </w:rPr>
        <w:t xml:space="preserve"> delivery of upstream regulators (e.g., microRNA-21) that induce VEGF transcription, or broad reprogramming of macrophages towards an M2-like state, indirectly boosting VEGF secretion.</w:t>
      </w:r>
      <w:sdt>
        <w:sdtPr>
          <w:rPr>
            <w:rFonts w:eastAsia="Malgun Gothic"/>
            <w:color w:val="000000"/>
            <w:szCs w:val="22"/>
            <w:vertAlign w:val="superscript"/>
          </w:rPr>
          <w:tag w:val="MENDELEY_CITATION_v3_eyJjaXRhdGlvbklEIjoiTUVOREVMRVlfQ0lUQVRJT05fYjY4ZGRjNDItZDYwMy00ZTYwLTk5YzItYzkzNWQxNmNmYjk4IiwicHJvcGVydGllcyI6eyJub3RlSW5kZXgiOjB9LCJpc0VkaXRlZCI6ZmFsc2UsIm1hbnVhbE92ZXJyaWRlIjp7ImlzTWFudWFsbHlPdmVycmlkZGVuIjpmYWxzZSwiY2l0ZXByb2NUZXh0IjoiPHN1cD41Myw1NDwvc3VwPi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"/>
          <w:id w:val="766051898"/>
          <w:placeholder>
            <w:docPart w:val="DefaultPlaceholder_-1854013440"/>
          </w:placeholder>
        </w:sdtPr>
        <w:sdtContent>
          <w:del w:id="735" w:author="Brady,Rachel" w:date="2025-07-31T11:29:00Z" w16du:dateUtc="2025-07-31T18:29:00Z">
            <w:r w:rsidR="007762F7" w:rsidRPr="007762F7">
              <w:rPr>
                <w:rFonts w:eastAsia="Malgun Gothic"/>
                <w:color w:val="000000"/>
                <w:szCs w:val="22"/>
                <w:vertAlign w:val="superscript"/>
              </w:rPr>
              <w:delText>55,56</w:delText>
            </w:r>
          </w:del>
          <w:ins w:id="736" w:author="Brady,Rachel" w:date="2025-07-31T11:29:00Z" w16du:dateUtc="2025-07-31T18:29:00Z">
            <w:r w:rsidR="00FB03E2" w:rsidRPr="00E80806">
              <w:rPr>
                <w:rFonts w:eastAsia="Malgun Gothic"/>
                <w:color w:val="000000"/>
                <w:szCs w:val="22"/>
                <w:vertAlign w:val="superscript"/>
              </w:rPr>
              <w:t>53,54</w:t>
            </w:r>
          </w:ins>
        </w:sdtContent>
      </w:sdt>
      <w:r w:rsidR="009D42D0" w:rsidRPr="00E80806">
        <w:rPr>
          <w:rFonts w:eastAsia="Malgun Gothic"/>
          <w:szCs w:val="22"/>
        </w:rPr>
        <w:t xml:space="preserve"> Although lysis of the exosome fraction led to a significantly higher measured VEGF</w:t>
      </w:r>
      <w:ins w:id="737" w:author="Brady,Rachel" w:date="2025-07-31T11:29:00Z" w16du:dateUtc="2025-07-31T18:29:00Z">
        <w:r w:rsidR="009D42D0" w:rsidRPr="00E80806">
          <w:rPr>
            <w:rFonts w:eastAsia="Malgun Gothic"/>
            <w:szCs w:val="22"/>
          </w:rPr>
          <w:t xml:space="preserve"> level</w:t>
        </w:r>
      </w:ins>
      <w:r w:rsidR="009D42D0" w:rsidRPr="00E80806">
        <w:rPr>
          <w:rFonts w:eastAsia="Malgun Gothic"/>
          <w:szCs w:val="22"/>
        </w:rPr>
        <w:t xml:space="preserve"> (consistent with cargo release), we cannot fully exclude the co-isolation of VEGF bound to contaminating proteins. Future studies should employ size-exclusion chromatography or </w:t>
      </w:r>
      <w:r w:rsidR="009D42D0" w:rsidRPr="00E80806">
        <w:rPr>
          <w:rFonts w:eastAsiaTheme="majorEastAsia"/>
          <w:szCs w:val="22"/>
        </w:rPr>
        <w:t>immuno</w:t>
      </w:r>
      <w:r w:rsidR="009D42D0" w:rsidRPr="00E80806">
        <w:rPr>
          <w:rFonts w:eastAsia="Malgun Gothic"/>
          <w:szCs w:val="22"/>
        </w:rPr>
        <w:t xml:space="preserve">affinity capture to </w:t>
      </w:r>
      <w:ins w:id="738" w:author="Brady,Rachel" w:date="2025-07-31T11:29:00Z" w16du:dateUtc="2025-07-31T18:29:00Z">
        <w:r w:rsidR="005B752F">
          <w:rPr>
            <w:rFonts w:eastAsia="Malgun Gothic"/>
            <w:szCs w:val="22"/>
          </w:rPr>
          <w:t xml:space="preserve">better </w:t>
        </w:r>
      </w:ins>
      <w:r w:rsidR="009D42D0" w:rsidRPr="00E80806">
        <w:rPr>
          <w:rFonts w:eastAsia="Malgun Gothic"/>
          <w:szCs w:val="22"/>
        </w:rPr>
        <w:t xml:space="preserve">purify exosomes prior to lysis and/or perform </w:t>
      </w:r>
      <w:del w:id="739" w:author="Brady,Rachel" w:date="2025-07-31T11:29:00Z" w16du:dateUtc="2025-07-31T18:29:00Z">
        <w:r w:rsidRPr="00D26DBC">
          <w:rPr>
            <w:rFonts w:eastAsia="Malgun Gothic"/>
            <w:szCs w:val="22"/>
          </w:rPr>
          <w:lastRenderedPageBreak/>
          <w:delText>miRNAse</w:delText>
        </w:r>
      </w:del>
      <w:ins w:id="740" w:author="Brady,Rachel" w:date="2025-07-31T11:29:00Z" w16du:dateUtc="2025-07-31T18:29:00Z">
        <w:r w:rsidR="009D42D0" w:rsidRPr="00E80806">
          <w:rPr>
            <w:rFonts w:eastAsia="Malgun Gothic"/>
            <w:szCs w:val="22"/>
          </w:rPr>
          <w:t>miRNA</w:t>
        </w:r>
      </w:ins>
      <w:r w:rsidR="009D42D0" w:rsidRPr="00E80806">
        <w:rPr>
          <w:rFonts w:eastAsia="Malgun Gothic"/>
          <w:szCs w:val="22"/>
        </w:rPr>
        <w:t xml:space="preserve">/proteomic profiling of vesicle contents to help narrow </w:t>
      </w:r>
      <w:ins w:id="741" w:author="Brady,Rachel" w:date="2025-07-31T11:29:00Z" w16du:dateUtc="2025-07-31T18:29:00Z">
        <w:r w:rsidR="009D42D0" w:rsidRPr="00E80806">
          <w:rPr>
            <w:rFonts w:eastAsia="Malgun Gothic"/>
            <w:szCs w:val="22"/>
          </w:rPr>
          <w:t xml:space="preserve">down </w:t>
        </w:r>
      </w:ins>
      <w:r w:rsidR="009D42D0" w:rsidRPr="00E80806">
        <w:rPr>
          <w:rFonts w:eastAsia="Malgun Gothic"/>
          <w:szCs w:val="22"/>
        </w:rPr>
        <w:t xml:space="preserve">the potential mechanism. </w:t>
      </w:r>
      <w:del w:id="742" w:author="Brady,Rachel" w:date="2025-07-31T11:29:00Z" w16du:dateUtc="2025-07-31T18:29:00Z">
        <w:r w:rsidRPr="00D26DBC">
          <w:rPr>
            <w:rFonts w:eastAsia="Malgun Gothic"/>
            <w:szCs w:val="22"/>
          </w:rPr>
          <w:delText>An additional</w:delText>
        </w:r>
      </w:del>
      <w:ins w:id="743" w:author="Brady,Rachel" w:date="2025-07-31T11:29:00Z" w16du:dateUtc="2025-07-31T18:29:00Z">
        <w:r w:rsidR="005B752F">
          <w:rPr>
            <w:rFonts w:eastAsia="Malgun Gothic"/>
            <w:szCs w:val="22"/>
          </w:rPr>
          <w:t>A</w:t>
        </w:r>
      </w:ins>
      <w:r w:rsidR="009D42D0" w:rsidRPr="00E80806">
        <w:rPr>
          <w:rFonts w:eastAsia="Malgun Gothic"/>
          <w:szCs w:val="22"/>
        </w:rPr>
        <w:t xml:space="preserve"> significant </w:t>
      </w:r>
      <w:del w:id="744" w:author="Brady,Rachel" w:date="2025-07-31T11:29:00Z" w16du:dateUtc="2025-07-31T18:29:00Z">
        <w:r w:rsidRPr="00D26DBC">
          <w:rPr>
            <w:rFonts w:eastAsia="Malgun Gothic"/>
            <w:szCs w:val="22"/>
          </w:rPr>
          <w:delText>Spearman</w:delText>
        </w:r>
      </w:del>
      <w:ins w:id="745" w:author="Brady,Rachel" w:date="2025-07-31T11:29:00Z" w16du:dateUtc="2025-07-31T18:29:00Z">
        <w:r w:rsidR="009D42D0" w:rsidRPr="00E80806">
          <w:rPr>
            <w:rFonts w:eastAsia="Malgun Gothic"/>
            <w:szCs w:val="22"/>
          </w:rPr>
          <w:t>Spearman’s</w:t>
        </w:r>
      </w:ins>
      <w:r w:rsidR="009D42D0" w:rsidRPr="00E80806">
        <w:rPr>
          <w:rFonts w:eastAsia="Malgun Gothic"/>
          <w:szCs w:val="22"/>
        </w:rPr>
        <w:t xml:space="preserve"> correlation </w:t>
      </w:r>
      <w:del w:id="746" w:author="Brady,Rachel" w:date="2025-07-31T11:29:00Z" w16du:dateUtc="2025-07-31T18:29:00Z">
        <w:r w:rsidRPr="00D26DBC">
          <w:rPr>
            <w:rFonts w:eastAsia="Malgun Gothic"/>
            <w:szCs w:val="22"/>
          </w:rPr>
          <w:delText>emerged</w:delText>
        </w:r>
      </w:del>
      <w:ins w:id="747" w:author="Brady,Rachel" w:date="2025-07-31T11:29:00Z" w16du:dateUtc="2025-07-31T18:29:00Z">
        <w:r w:rsidR="005B752F">
          <w:rPr>
            <w:rFonts w:eastAsia="Malgun Gothic"/>
            <w:szCs w:val="22"/>
          </w:rPr>
          <w:t>also was found</w:t>
        </w:r>
      </w:ins>
      <w:r w:rsidR="009D42D0" w:rsidRPr="00E80806">
        <w:rPr>
          <w:rFonts w:eastAsia="Malgun Gothic"/>
          <w:szCs w:val="22"/>
        </w:rPr>
        <w:t xml:space="preserve"> between high </w:t>
      </w:r>
      <w:r w:rsidR="009D42D0" w:rsidRPr="00E80806">
        <w:rPr>
          <w:rFonts w:eastAsia="Malgun Gothic"/>
          <w:i/>
          <w:szCs w:val="22"/>
        </w:rPr>
        <w:t>TRAPPC5</w:t>
      </w:r>
      <w:r w:rsidR="009D42D0" w:rsidRPr="00E80806">
        <w:rPr>
          <w:rFonts w:eastAsia="Malgun Gothic"/>
          <w:szCs w:val="22"/>
        </w:rPr>
        <w:t xml:space="preserve"> expression and high VEGF secretion. TRAPPC5 is a key subunit of the TRAPP complex that is involved in ER-to-Golgi vesicular trafficking</w:t>
      </w:r>
      <w:r w:rsidR="009D42D0" w:rsidRPr="00E80806">
        <w:rPr>
          <w:rFonts w:eastAsiaTheme="majorEastAsia"/>
          <w:szCs w:val="22"/>
        </w:rPr>
        <w:t>.</w:t>
      </w:r>
      <w:sdt>
        <w:sdtPr>
          <w:rPr>
            <w:rFonts w:eastAsiaTheme="majorEastAsia"/>
            <w:color w:val="000000"/>
            <w:szCs w:val="22"/>
            <w:vertAlign w:val="superscript"/>
          </w:rPr>
          <w:tag w:val="MENDELEY_CITATION_v3_eyJjaXRhdGlvbklEIjoiTUVOREVMRVlfQ0lUQVRJT05fMzc1ZjJlOWItMjUwZC00NmE3LTkwZDktMWY1NzNhODc1OGNjIiwicHJvcGVydGllcyI6eyJub3RlSW5kZXgiOjB9LCJpc0VkaXRlZCI6ZmFsc2UsIm1hbnVhbE92ZXJyaWRlIjp7ImlzTWFudWFsbHlPdmVycmlkZGVuIjpmYWxzZSwiY2l0ZXByb2NUZXh0IjoiPHN1cD4yO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
          <w:id w:val="43649140"/>
          <w:placeholder>
            <w:docPart w:val="DefaultPlaceholder_-1854013440"/>
          </w:placeholder>
        </w:sdtPr>
        <w:sdtContent>
          <w:del w:id="748" w:author="Brady,Rachel" w:date="2025-07-31T11:29:00Z" w16du:dateUtc="2025-07-31T18:29:00Z">
            <w:r w:rsidR="00AE708F" w:rsidRPr="00AE708F">
              <w:rPr>
                <w:rFonts w:eastAsiaTheme="majorEastAsia"/>
                <w:color w:val="000000"/>
                <w:szCs w:val="22"/>
                <w:vertAlign w:val="superscript"/>
              </w:rPr>
              <w:delText>31</w:delText>
            </w:r>
          </w:del>
          <w:ins w:id="749" w:author="Brady,Rachel" w:date="2025-07-31T11:29:00Z" w16du:dateUtc="2025-07-31T18:29:00Z">
            <w:r w:rsidR="00FB03E2" w:rsidRPr="00E80806">
              <w:rPr>
                <w:rFonts w:eastAsiaTheme="majorEastAsia"/>
                <w:color w:val="000000"/>
                <w:szCs w:val="22"/>
                <w:vertAlign w:val="superscript"/>
              </w:rPr>
              <w:t>29</w:t>
            </w:r>
          </w:ins>
        </w:sdtContent>
      </w:sdt>
      <w:r w:rsidR="009D42D0" w:rsidRPr="00E80806">
        <w:rPr>
          <w:rFonts w:eastAsia="Malgun Gothic"/>
          <w:szCs w:val="22"/>
        </w:rPr>
        <w:t xml:space="preserve"> This raises the possibility that general </w:t>
      </w:r>
      <w:proofErr w:type="gramStart"/>
      <w:r w:rsidR="009D42D0" w:rsidRPr="00E80806">
        <w:rPr>
          <w:rFonts w:eastAsia="Malgun Gothic"/>
          <w:szCs w:val="22"/>
        </w:rPr>
        <w:t>vesicle</w:t>
      </w:r>
      <w:proofErr w:type="gramEnd"/>
      <w:r w:rsidR="009D42D0" w:rsidRPr="00E80806">
        <w:rPr>
          <w:rFonts w:eastAsia="Malgun Gothic"/>
          <w:szCs w:val="22"/>
        </w:rPr>
        <w:t>-transport machinery, and not just ESCRT-mediated exosome release, could regulate the delivery of macrophage-stimulating factors, and warrants investigation of TRAPPC5’s role in VEGF stimulation.</w:t>
      </w:r>
    </w:p>
    <w:p w14:paraId="5F9D449F" w14:textId="751FD303" w:rsidR="003545D2" w:rsidRPr="00E80806" w:rsidRDefault="003545D2" w:rsidP="003545D2">
      <w:pPr>
        <w:pStyle w:val="paragraph"/>
        <w:spacing w:before="0" w:beforeAutospacing="0" w:after="0" w:afterAutospacing="0" w:line="480" w:lineRule="auto"/>
        <w:ind w:firstLine="720"/>
        <w:textAlignment w:val="baseline"/>
        <w:rPr>
          <w:rStyle w:val="eop"/>
          <w:rFonts w:eastAsia="Malgun Gothic"/>
          <w:szCs w:val="22"/>
        </w:rPr>
      </w:pPr>
      <w:del w:id="750" w:author="Brady,Rachel" w:date="2025-07-31T11:29:00Z" w16du:dateUtc="2025-07-31T18:29:00Z">
        <w:r>
          <w:rPr>
            <w:rStyle w:val="eop"/>
            <w:rFonts w:eastAsia="Malgun Gothic"/>
            <w:szCs w:val="22"/>
          </w:rPr>
          <w:delText>To further validate our</w:delText>
        </w:r>
      </w:del>
      <w:ins w:id="751" w:author="Brady,Rachel" w:date="2025-07-31T11:29:00Z" w16du:dateUtc="2025-07-31T18:29:00Z">
        <w:r w:rsidR="005B752F">
          <w:rPr>
            <w:rStyle w:val="eop"/>
            <w:rFonts w:eastAsia="Malgun Gothic"/>
            <w:szCs w:val="22"/>
          </w:rPr>
          <w:t>Although our efforts focused on histology-agnostic</w:t>
        </w:r>
      </w:ins>
      <w:r w:rsidR="005B752F">
        <w:rPr>
          <w:rStyle w:val="eop"/>
          <w:rFonts w:eastAsia="Malgun Gothic"/>
          <w:szCs w:val="22"/>
        </w:rPr>
        <w:t xml:space="preserve"> findings, we</w:t>
      </w:r>
      <w:r w:rsidR="009D42D0" w:rsidRPr="00E80806">
        <w:rPr>
          <w:rStyle w:val="eop"/>
          <w:rFonts w:eastAsia="Malgun Gothic"/>
          <w:szCs w:val="22"/>
        </w:rPr>
        <w:t xml:space="preserve"> identified another gene, </w:t>
      </w:r>
      <w:r w:rsidR="009D42D0" w:rsidRPr="00E80806">
        <w:rPr>
          <w:rStyle w:val="eop"/>
          <w:rFonts w:eastAsia="Malgun Gothic"/>
          <w:i/>
          <w:iCs/>
          <w:szCs w:val="22"/>
        </w:rPr>
        <w:t>CCL3</w:t>
      </w:r>
      <w:r w:rsidR="009D42D0" w:rsidRPr="00E80806">
        <w:rPr>
          <w:rStyle w:val="eop"/>
          <w:rFonts w:eastAsia="Malgun Gothic"/>
          <w:szCs w:val="22"/>
        </w:rPr>
        <w:t>, which appear</w:t>
      </w:r>
      <w:r w:rsidR="005B752F">
        <w:rPr>
          <w:rStyle w:val="eop"/>
          <w:rFonts w:eastAsia="Malgun Gothic"/>
          <w:szCs w:val="22"/>
        </w:rPr>
        <w:t>ed</w:t>
      </w:r>
      <w:r w:rsidR="009D42D0" w:rsidRPr="00E80806">
        <w:rPr>
          <w:rStyle w:val="eop"/>
          <w:rFonts w:eastAsia="Malgun Gothic"/>
          <w:szCs w:val="22"/>
        </w:rPr>
        <w:t xml:space="preserve"> to stimulate TNF-α secretion from macrophages</w:t>
      </w:r>
      <w:r w:rsidR="005B752F">
        <w:rPr>
          <w:rStyle w:val="eop"/>
          <w:rFonts w:eastAsia="Malgun Gothic"/>
          <w:szCs w:val="22"/>
        </w:rPr>
        <w:t xml:space="preserve"> </w:t>
      </w:r>
      <w:ins w:id="752" w:author="Brady,Rachel" w:date="2025-07-31T11:29:00Z" w16du:dateUtc="2025-07-31T18:29:00Z">
        <w:r w:rsidR="005B752F">
          <w:rPr>
            <w:rStyle w:val="eop"/>
            <w:rFonts w:eastAsia="Malgun Gothic"/>
            <w:szCs w:val="22"/>
          </w:rPr>
          <w:t>only</w:t>
        </w:r>
        <w:r w:rsidR="009D42D0" w:rsidRPr="00E80806">
          <w:rPr>
            <w:rStyle w:val="eop"/>
            <w:rFonts w:eastAsia="Malgun Gothic"/>
            <w:szCs w:val="22"/>
          </w:rPr>
          <w:t xml:space="preserve"> </w:t>
        </w:r>
      </w:ins>
      <w:r w:rsidR="009D42D0" w:rsidRPr="00E80806">
        <w:rPr>
          <w:rStyle w:val="eop"/>
          <w:rFonts w:eastAsia="Malgun Gothic"/>
          <w:szCs w:val="22"/>
        </w:rPr>
        <w:t xml:space="preserve">in HS cell lines. HS is a rare malignancy that </w:t>
      </w:r>
      <w:del w:id="753" w:author="Brady,Rachel" w:date="2025-07-31T11:29:00Z" w16du:dateUtc="2025-07-31T18:29:00Z">
        <w:r w:rsidRPr="00D26DBC">
          <w:rPr>
            <w:rStyle w:val="eop"/>
            <w:rFonts w:eastAsia="Malgun Gothic"/>
            <w:szCs w:val="22"/>
          </w:rPr>
          <w:delText>occurs more frequently in dogs but has</w:delText>
        </w:r>
      </w:del>
      <w:ins w:id="754" w:author="Brady,Rachel" w:date="2025-07-31T11:29:00Z" w16du:dateUtc="2025-07-31T18:29:00Z">
        <w:r w:rsidR="005B752F">
          <w:rPr>
            <w:rStyle w:val="eop"/>
            <w:rFonts w:eastAsia="Malgun Gothic"/>
            <w:szCs w:val="22"/>
          </w:rPr>
          <w:t>carries</w:t>
        </w:r>
      </w:ins>
      <w:r w:rsidR="009D42D0" w:rsidRPr="00E80806">
        <w:rPr>
          <w:rStyle w:val="eop"/>
          <w:rFonts w:eastAsia="Malgun Gothic"/>
          <w:szCs w:val="22"/>
        </w:rPr>
        <w:t xml:space="preserve"> a grave prognosis in both </w:t>
      </w:r>
      <w:del w:id="755" w:author="Brady,Rachel" w:date="2025-07-31T11:29:00Z" w16du:dateUtc="2025-07-31T18:29:00Z">
        <w:r w:rsidRPr="00D26DBC">
          <w:rPr>
            <w:rStyle w:val="eop"/>
            <w:rFonts w:eastAsia="Malgun Gothic"/>
            <w:szCs w:val="22"/>
          </w:rPr>
          <w:delText>species.</w:delText>
        </w:r>
      </w:del>
      <w:ins w:id="756" w:author="Brady,Rachel" w:date="2025-07-31T11:29:00Z" w16du:dateUtc="2025-07-31T18:29:00Z">
        <w:r w:rsidR="005B752F">
          <w:rPr>
            <w:rStyle w:val="eop"/>
            <w:rFonts w:eastAsia="Malgun Gothic"/>
            <w:szCs w:val="22"/>
          </w:rPr>
          <w:t>people and dogs</w:t>
        </w:r>
        <w:r w:rsidR="009D42D0" w:rsidRPr="00E80806">
          <w:rPr>
            <w:rStyle w:val="eop"/>
            <w:rFonts w:eastAsia="Malgun Gothic"/>
            <w:szCs w:val="22"/>
          </w:rPr>
          <w:t>.</w:t>
        </w:r>
      </w:ins>
      <w:r w:rsidR="009D42D0" w:rsidRPr="00E80806">
        <w:rPr>
          <w:rStyle w:val="eop"/>
          <w:rFonts w:eastAsia="Malgun Gothic"/>
          <w:szCs w:val="22"/>
        </w:rPr>
        <w:t xml:space="preserve"> There is a distinct need for better therapies for this </w:t>
      </w:r>
      <w:del w:id="757" w:author="Brady,Rachel" w:date="2025-07-31T11:29:00Z" w16du:dateUtc="2025-07-31T18:29:00Z">
        <w:r>
          <w:rPr>
            <w:rStyle w:val="eop"/>
            <w:rFonts w:eastAsia="Malgun Gothic"/>
            <w:szCs w:val="22"/>
          </w:rPr>
          <w:delText>neoplasi</w:delText>
        </w:r>
        <w:r w:rsidRPr="00D26DBC">
          <w:rPr>
            <w:rStyle w:val="eop"/>
            <w:rFonts w:eastAsiaTheme="majorEastAsia"/>
            <w:szCs w:val="22"/>
          </w:rPr>
          <w:delText>.</w:delText>
        </w:r>
        <w:r w:rsidR="003C4A3E" w:rsidRPr="003C4A3E">
          <w:rPr>
            <w:rStyle w:val="eop"/>
            <w:rFonts w:eastAsiaTheme="majorEastAsia"/>
            <w:color w:val="000000"/>
            <w:szCs w:val="22"/>
            <w:vertAlign w:val="superscript"/>
          </w:rPr>
          <w:delText>57,58</w:delText>
        </w:r>
      </w:del>
      <w:ins w:id="758" w:author="Brady,Rachel" w:date="2025-07-31T11:29:00Z" w16du:dateUtc="2025-07-31T18:29:00Z">
        <w:r w:rsidR="009D42D0" w:rsidRPr="00E80806">
          <w:rPr>
            <w:rStyle w:val="eop"/>
            <w:rFonts w:eastAsia="Malgun Gothic"/>
            <w:szCs w:val="22"/>
          </w:rPr>
          <w:t>neoplasm</w:t>
        </w:r>
        <w:r w:rsidR="009D42D0" w:rsidRPr="00E80806">
          <w:rPr>
            <w:rStyle w:val="eop"/>
            <w:rFonts w:eastAsiaTheme="majorEastAsia"/>
            <w:szCs w:val="22"/>
          </w:rPr>
          <w:t>.</w:t>
        </w:r>
      </w:ins>
      <w:sdt>
        <w:sdtPr>
          <w:rPr>
            <w:rStyle w:val="eop"/>
            <w:rFonts w:eastAsiaTheme="majorEastAsia"/>
            <w:color w:val="000000"/>
            <w:szCs w:val="22"/>
            <w:vertAlign w:val="superscript"/>
          </w:rPr>
          <w:tag w:val="MENDELEY_CITATION_v3_eyJjaXRhdGlvbklEIjoiTUVOREVMRVlfQ0lUQVRJT05fYjQxZTYyZTQtNGQ0Yi00N2E1LWI3NmMtNDMwZjkzODY1NTkyIiwicHJvcGVydGllcyI6eyJub3RlSW5kZXgiOjB9LCJpc0VkaXRlZCI6ZmFsc2UsIm1hbnVhbE92ZXJyaWRlIjp7ImlzTWFudWFsbHlPdmVycmlkZGVuIjpmYWxzZSwiY2l0ZXByb2NUZXh0IjoiPHN1cD41NSw1Njwvc3VwPi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
          <w:id w:val="-1755128508"/>
          <w:placeholder>
            <w:docPart w:val="DefaultPlaceholder_-1854013440"/>
          </w:placeholder>
        </w:sdtPr>
        <w:sdtContent>
          <w:ins w:id="759" w:author="Brady,Rachel" w:date="2025-07-31T11:29:00Z" w16du:dateUtc="2025-07-31T18:29:00Z">
            <w:r w:rsidR="00FB03E2" w:rsidRPr="00E80806">
              <w:rPr>
                <w:rStyle w:val="eop"/>
                <w:rFonts w:eastAsiaTheme="majorEastAsia"/>
                <w:color w:val="000000"/>
                <w:szCs w:val="22"/>
                <w:vertAlign w:val="superscript"/>
              </w:rPr>
              <w:t>55,56</w:t>
            </w:r>
          </w:ins>
        </w:sdtContent>
      </w:sdt>
      <w:r w:rsidR="009D42D0" w:rsidRPr="00E80806">
        <w:rPr>
          <w:rStyle w:val="eop"/>
          <w:rFonts w:eastAsia="Malgun Gothic"/>
          <w:szCs w:val="22"/>
        </w:rPr>
        <w:t xml:space="preserve"> We demonstrated that </w:t>
      </w:r>
      <w:ins w:id="760" w:author="Brady,Rachel" w:date="2025-07-31T11:29:00Z" w16du:dateUtc="2025-07-31T18:29:00Z">
        <w:r w:rsidR="005B752F">
          <w:rPr>
            <w:rStyle w:val="eop"/>
            <w:rFonts w:eastAsia="Malgun Gothic"/>
            <w:szCs w:val="22"/>
          </w:rPr>
          <w:t xml:space="preserve">the </w:t>
        </w:r>
      </w:ins>
      <w:r w:rsidR="009D42D0" w:rsidRPr="00E80806">
        <w:rPr>
          <w:rStyle w:val="eop"/>
          <w:rFonts w:eastAsia="Malgun Gothic"/>
          <w:szCs w:val="22"/>
        </w:rPr>
        <w:t xml:space="preserve">two </w:t>
      </w:r>
      <w:del w:id="761" w:author="Brady,Rachel" w:date="2025-07-31T11:29:00Z" w16du:dateUtc="2025-07-31T18:29:00Z">
        <w:r w:rsidRPr="00D26DBC">
          <w:rPr>
            <w:rStyle w:val="eop"/>
            <w:rFonts w:eastAsia="Malgun Gothic"/>
            <w:szCs w:val="22"/>
          </w:rPr>
          <w:delText xml:space="preserve">canine </w:delText>
        </w:r>
      </w:del>
      <w:r w:rsidR="009D42D0" w:rsidRPr="00E80806">
        <w:rPr>
          <w:rStyle w:val="eop"/>
          <w:rFonts w:eastAsia="Malgun Gothic"/>
          <w:szCs w:val="22"/>
        </w:rPr>
        <w:t xml:space="preserve">HS cell lines with upregulated </w:t>
      </w:r>
      <w:r w:rsidR="009D42D0" w:rsidRPr="00E80806">
        <w:rPr>
          <w:rStyle w:val="eop"/>
          <w:rFonts w:eastAsia="Malgun Gothic"/>
          <w:i/>
          <w:szCs w:val="22"/>
        </w:rPr>
        <w:t>CCL3</w:t>
      </w:r>
      <w:r w:rsidR="009D42D0" w:rsidRPr="00E80806">
        <w:rPr>
          <w:rStyle w:val="eop"/>
          <w:rFonts w:eastAsia="Malgun Gothic"/>
          <w:szCs w:val="22"/>
        </w:rPr>
        <w:t xml:space="preserve"> stimulated</w:t>
      </w:r>
      <w:del w:id="762" w:author="Brady,Rachel" w:date="2025-07-31T11:29:00Z" w16du:dateUtc="2025-07-31T18:29:00Z">
        <w:r w:rsidRPr="00D26DBC">
          <w:rPr>
            <w:rStyle w:val="eop"/>
            <w:rFonts w:eastAsia="Malgun Gothic"/>
            <w:szCs w:val="22"/>
          </w:rPr>
          <w:delText xml:space="preserve"> </w:delText>
        </w:r>
        <w:r>
          <w:rPr>
            <w:rStyle w:val="eop"/>
            <w:rFonts w:eastAsia="Malgun Gothic"/>
            <w:szCs w:val="22"/>
          </w:rPr>
          <w:delText>a</w:delText>
        </w:r>
      </w:del>
      <w:r w:rsidR="009D42D0" w:rsidRPr="00E80806">
        <w:rPr>
          <w:rStyle w:val="eop"/>
          <w:rFonts w:eastAsia="Malgun Gothic"/>
          <w:szCs w:val="22"/>
        </w:rPr>
        <w:t xml:space="preserve"> significantly higher relative TNF-α secretion from macrophages. We also found that </w:t>
      </w:r>
      <w:r w:rsidR="009D42D0" w:rsidRPr="00E80806">
        <w:rPr>
          <w:rStyle w:val="eop"/>
          <w:rFonts w:eastAsia="Malgun Gothic"/>
          <w:i/>
          <w:szCs w:val="22"/>
        </w:rPr>
        <w:t>CCL3</w:t>
      </w:r>
      <w:r w:rsidR="009D42D0" w:rsidRPr="00E80806">
        <w:rPr>
          <w:rStyle w:val="eop"/>
          <w:rFonts w:eastAsia="Malgun Gothic"/>
          <w:szCs w:val="22"/>
        </w:rPr>
        <w:t xml:space="preserve"> expression, which is common in canine HS, </w:t>
      </w:r>
      <w:del w:id="763" w:author="Brady,Rachel" w:date="2025-07-31T11:29:00Z" w16du:dateUtc="2025-07-31T18:29:00Z">
        <w:r w:rsidRPr="00D26DBC">
          <w:rPr>
            <w:rStyle w:val="eop"/>
            <w:rFonts w:eastAsia="Malgun Gothic"/>
            <w:szCs w:val="22"/>
          </w:rPr>
          <w:delText>does</w:delText>
        </w:r>
      </w:del>
      <w:ins w:id="764" w:author="Brady,Rachel" w:date="2025-07-31T11:29:00Z" w16du:dateUtc="2025-07-31T18:29:00Z">
        <w:r w:rsidR="009D42D0" w:rsidRPr="00E80806">
          <w:rPr>
            <w:rStyle w:val="eop"/>
            <w:rFonts w:eastAsia="Malgun Gothic"/>
            <w:szCs w:val="22"/>
          </w:rPr>
          <w:t>d</w:t>
        </w:r>
        <w:r w:rsidR="005B752F">
          <w:rPr>
            <w:rStyle w:val="eop"/>
            <w:rFonts w:eastAsia="Malgun Gothic"/>
            <w:szCs w:val="22"/>
          </w:rPr>
          <w:t>id</w:t>
        </w:r>
      </w:ins>
      <w:r w:rsidR="009D42D0" w:rsidRPr="00E80806">
        <w:rPr>
          <w:rStyle w:val="eop"/>
          <w:rFonts w:eastAsia="Malgun Gothic"/>
          <w:szCs w:val="22"/>
        </w:rPr>
        <w:t xml:space="preserve"> not commonly appear in non-hematopoietic </w:t>
      </w:r>
      <w:del w:id="765" w:author="Brady,Rachel" w:date="2025-07-31T11:29:00Z" w16du:dateUtc="2025-07-31T18:29:00Z">
        <w:r w:rsidRPr="00D26DBC">
          <w:rPr>
            <w:rStyle w:val="eop"/>
            <w:rFonts w:eastAsia="Malgun Gothic"/>
            <w:szCs w:val="22"/>
          </w:rPr>
          <w:delText>histologies. It is unclear whether TNF-α secretion from macrophages is an anti-tumorigenic benefit that may be overshadowed in the massively immunosuppressive TME or if TNF-α may play a pro-tumorigenic role.</w:delText>
        </w:r>
      </w:del>
      <w:ins w:id="766" w:author="Brady,Rachel" w:date="2025-07-31T11:29:00Z" w16du:dateUtc="2025-07-31T18:29:00Z">
        <w:r w:rsidR="009D42D0" w:rsidRPr="00E80806">
          <w:rPr>
            <w:rStyle w:val="eop"/>
            <w:rFonts w:eastAsia="Malgun Gothic"/>
            <w:szCs w:val="22"/>
          </w:rPr>
          <w:t>histology.</w:t>
        </w:r>
      </w:ins>
      <w:r w:rsidR="009D42D0" w:rsidRPr="00E80806">
        <w:rPr>
          <w:rStyle w:val="eop"/>
          <w:rFonts w:eastAsia="Malgun Gothic"/>
          <w:szCs w:val="22"/>
        </w:rPr>
        <w:t xml:space="preserve"> The mechanism by which upregulated </w:t>
      </w:r>
      <w:r w:rsidR="009D42D0" w:rsidRPr="00E80806">
        <w:rPr>
          <w:rStyle w:val="eop"/>
          <w:rFonts w:eastAsia="Malgun Gothic"/>
          <w:i/>
          <w:szCs w:val="22"/>
        </w:rPr>
        <w:t xml:space="preserve">CCL3 </w:t>
      </w:r>
      <w:r w:rsidR="009D42D0" w:rsidRPr="00E80806">
        <w:rPr>
          <w:rStyle w:val="eop"/>
          <w:rFonts w:eastAsia="Malgun Gothic"/>
          <w:szCs w:val="22"/>
        </w:rPr>
        <w:t xml:space="preserve">drives TNF-α production </w:t>
      </w:r>
      <w:del w:id="767" w:author="Brady,Rachel" w:date="2025-07-31T11:29:00Z" w16du:dateUtc="2025-07-31T18:29:00Z">
        <w:r w:rsidRPr="00D26DBC">
          <w:rPr>
            <w:rStyle w:val="eop"/>
            <w:rFonts w:eastAsia="Malgun Gothic"/>
            <w:szCs w:val="22"/>
          </w:rPr>
          <w:delText>remains unknown</w:delText>
        </w:r>
      </w:del>
      <w:ins w:id="768" w:author="Brady,Rachel" w:date="2025-07-31T11:29:00Z" w16du:dateUtc="2025-07-31T18:29:00Z">
        <w:r w:rsidR="005B752F">
          <w:rPr>
            <w:rStyle w:val="eop"/>
            <w:rFonts w:eastAsia="Malgun Gothic"/>
            <w:szCs w:val="22"/>
          </w:rPr>
          <w:t>was not determined in this study</w:t>
        </w:r>
      </w:ins>
      <w:r w:rsidR="009D42D0" w:rsidRPr="00E80806">
        <w:rPr>
          <w:rStyle w:val="eop"/>
          <w:rFonts w:eastAsia="Malgun Gothic"/>
          <w:szCs w:val="22"/>
        </w:rPr>
        <w:t>. The most straightforward explanation is that secreted CCL3 directly binds to its receptor CCR1/CCR5 on macrophages, triggering downstream mitogen-activated kinase (</w:t>
      </w:r>
      <w:del w:id="769" w:author="Brady,Rachel" w:date="2025-07-31T11:29:00Z" w16du:dateUtc="2025-07-31T18:29:00Z">
        <w:r w:rsidRPr="00D26DBC">
          <w:rPr>
            <w:rStyle w:val="eop"/>
            <w:rFonts w:eastAsia="Malgun Gothic"/>
            <w:szCs w:val="22"/>
          </w:rPr>
          <w:delText>MAP-K</w:delText>
        </w:r>
      </w:del>
      <w:ins w:id="770" w:author="Brady,Rachel" w:date="2025-07-31T11:29:00Z" w16du:dateUtc="2025-07-31T18:29:00Z">
        <w:r w:rsidR="009D42D0" w:rsidRPr="00E80806">
          <w:rPr>
            <w:rStyle w:val="eop"/>
            <w:rFonts w:eastAsia="Malgun Gothic"/>
            <w:szCs w:val="22"/>
          </w:rPr>
          <w:t>MAPK</w:t>
        </w:r>
      </w:ins>
      <w:r w:rsidR="009D42D0" w:rsidRPr="00E80806">
        <w:rPr>
          <w:rStyle w:val="eop"/>
          <w:rFonts w:eastAsia="Malgun Gothic"/>
          <w:szCs w:val="22"/>
        </w:rPr>
        <w:t>) or NF-</w:t>
      </w:r>
      <w:proofErr w:type="spellStart"/>
      <w:r w:rsidR="009D42D0" w:rsidRPr="00E80806">
        <w:rPr>
          <w:rFonts w:eastAsia="Malgun Gothic"/>
          <w:szCs w:val="22"/>
        </w:rPr>
        <w:t>κB</w:t>
      </w:r>
      <w:proofErr w:type="spellEnd"/>
      <w:r w:rsidR="009D42D0" w:rsidRPr="00E80806">
        <w:rPr>
          <w:rFonts w:eastAsia="Malgun Gothic"/>
          <w:szCs w:val="22"/>
        </w:rPr>
        <w:t xml:space="preserve"> signaling, which upregulates TNF-α gene transcriptio</w:t>
      </w:r>
      <w:r w:rsidR="00017617" w:rsidRPr="00E80806">
        <w:rPr>
          <w:rFonts w:eastAsia="Malgun Gothic"/>
          <w:szCs w:val="22"/>
        </w:rPr>
        <w:t>n</w:t>
      </w:r>
      <w:r w:rsidR="009D42D0" w:rsidRPr="00E80806">
        <w:rPr>
          <w:rFonts w:eastAsiaTheme="majorEastAsia"/>
          <w:szCs w:val="22"/>
        </w:rPr>
        <w:t>.</w:t>
      </w:r>
      <w:sdt>
        <w:sdtPr>
          <w:rPr>
            <w:rFonts w:eastAsiaTheme="majorEastAsia"/>
            <w:color w:val="000000"/>
            <w:szCs w:val="22"/>
            <w:vertAlign w:val="superscript"/>
          </w:rPr>
          <w:tag w:val="MENDELEY_CITATION_v3_eyJjaXRhdGlvbklEIjoiTUVOREVMRVlfQ0lUQVRJT05fZDBkODMwYzEtMjNiMi00OWQyLTlmMGQtYmJhOGJkNzZmYmIwIiwicHJvcGVydGllcyI6eyJub3RlSW5kZXgiOjB9LCJpc0VkaXRlZCI6ZmFsc2UsIm1hbnVhbE92ZXJyaWRlIjp7ImlzTWFudWFsbHlPdmVycmlkZGVuIjpmYWxzZSwiY2l0ZXByb2NUZXh0IjoiPHN1cD41Nzwvc3VwPi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"/>
          <w:id w:val="-1894416697"/>
          <w:placeholder>
            <w:docPart w:val="DefaultPlaceholder_-1854013440"/>
          </w:placeholder>
        </w:sdtPr>
        <w:sdtContent>
          <w:del w:id="771" w:author="Brady,Rachel" w:date="2025-07-31T11:29:00Z" w16du:dateUtc="2025-07-31T18:29:00Z">
            <w:r w:rsidR="00650556" w:rsidRPr="00650556">
              <w:rPr>
                <w:rFonts w:eastAsiaTheme="majorEastAsia"/>
                <w:color w:val="000000"/>
                <w:szCs w:val="22"/>
                <w:vertAlign w:val="superscript"/>
              </w:rPr>
              <w:delText>59</w:delText>
            </w:r>
          </w:del>
          <w:ins w:id="772" w:author="Brady,Rachel" w:date="2025-07-31T11:29:00Z" w16du:dateUtc="2025-07-31T18:29:00Z">
            <w:r w:rsidR="00FB03E2" w:rsidRPr="00E80806">
              <w:rPr>
                <w:rFonts w:eastAsiaTheme="majorEastAsia"/>
                <w:color w:val="000000"/>
                <w:szCs w:val="22"/>
                <w:vertAlign w:val="superscript"/>
              </w:rPr>
              <w:t>57</w:t>
            </w:r>
          </w:ins>
        </w:sdtContent>
      </w:sdt>
      <w:r w:rsidR="009D42D0" w:rsidRPr="00E80806">
        <w:rPr>
          <w:rFonts w:eastAsia="Malgun Gothic"/>
          <w:szCs w:val="22"/>
        </w:rPr>
        <w:t xml:space="preserve"> Alternatively, CCL3 could stimulate the release of an unknown intermediary cytokine</w:t>
      </w:r>
      <w:del w:id="773" w:author="Brady,Rachel" w:date="2025-07-31T11:29:00Z" w16du:dateUtc="2025-07-31T18:29:00Z">
        <w:r w:rsidRPr="00D26DBC">
          <w:rPr>
            <w:rFonts w:eastAsia="Malgun Gothic"/>
            <w:szCs w:val="22"/>
          </w:rPr>
          <w:delText xml:space="preserve"> </w:delText>
        </w:r>
        <w:r>
          <w:rPr>
            <w:rFonts w:eastAsia="Malgun Gothic"/>
            <w:szCs w:val="22"/>
          </w:rPr>
          <w:delText xml:space="preserve">that we did not test </w:delText>
        </w:r>
        <w:r w:rsidR="00411A6A">
          <w:rPr>
            <w:rFonts w:eastAsia="Malgun Gothic"/>
            <w:szCs w:val="22"/>
          </w:rPr>
          <w:delText>for</w:delText>
        </w:r>
        <w:r w:rsidRPr="00D26DBC">
          <w:rPr>
            <w:rFonts w:eastAsia="Malgun Gothic"/>
            <w:szCs w:val="22"/>
          </w:rPr>
          <w:delText>,</w:delText>
        </w:r>
      </w:del>
      <w:r w:rsidR="009D42D0" w:rsidRPr="00E80806">
        <w:rPr>
          <w:rFonts w:eastAsia="Malgun Gothic"/>
          <w:szCs w:val="22"/>
        </w:rPr>
        <w:t xml:space="preserve"> </w:t>
      </w:r>
      <w:r w:rsidR="005B752F">
        <w:rPr>
          <w:rFonts w:eastAsia="Malgun Gothic"/>
          <w:szCs w:val="22"/>
        </w:rPr>
        <w:t>which in turn stimulates</w:t>
      </w:r>
      <w:r w:rsidR="009D42D0" w:rsidRPr="00E80806">
        <w:rPr>
          <w:rFonts w:eastAsia="Malgun Gothic"/>
          <w:szCs w:val="22"/>
        </w:rPr>
        <w:t xml:space="preserve"> TNF-</w:t>
      </w:r>
      <w:r w:rsidR="009D42D0" w:rsidRPr="00E80806">
        <w:rPr>
          <w:rStyle w:val="eop"/>
          <w:rFonts w:eastAsia="Malgun Gothic"/>
          <w:szCs w:val="22"/>
        </w:rPr>
        <w:t>α</w:t>
      </w:r>
      <w:r w:rsidR="009D42D0" w:rsidRPr="00E80806">
        <w:rPr>
          <w:rStyle w:val="eop"/>
          <w:rFonts w:eastAsiaTheme="majorEastAsia"/>
          <w:szCs w:val="22"/>
        </w:rPr>
        <w:t>.</w:t>
      </w:r>
      <w:r w:rsidR="009D42D0" w:rsidRPr="00E80806">
        <w:rPr>
          <w:rStyle w:val="eop"/>
          <w:rFonts w:eastAsia="Malgun Gothic"/>
          <w:szCs w:val="22"/>
        </w:rPr>
        <w:t xml:space="preserve"> CCL3 is commonly recognized as a strong chemoattractant for myeloid cells and an enhancer of T</w:t>
      </w:r>
      <w:del w:id="774" w:author="Brady,Rachel" w:date="2025-07-31T11:29:00Z" w16du:dateUtc="2025-07-31T18:29:00Z">
        <w:r>
          <w:rPr>
            <w:rStyle w:val="eop"/>
            <w:rFonts w:eastAsia="Malgun Gothic"/>
            <w:szCs w:val="22"/>
          </w:rPr>
          <w:delText xml:space="preserve"> </w:delText>
        </w:r>
      </w:del>
      <w:ins w:id="775" w:author="Brady,Rachel" w:date="2025-07-31T11:29:00Z" w16du:dateUtc="2025-07-31T18:29:00Z">
        <w:r w:rsidR="009D42D0" w:rsidRPr="00E80806">
          <w:rPr>
            <w:rStyle w:val="eop"/>
            <w:rFonts w:eastAsia="Malgun Gothic"/>
            <w:szCs w:val="22"/>
          </w:rPr>
          <w:t>-</w:t>
        </w:r>
      </w:ins>
      <w:r w:rsidR="009D42D0" w:rsidRPr="00E80806">
        <w:rPr>
          <w:rStyle w:val="eop"/>
          <w:rFonts w:eastAsia="Malgun Gothic"/>
          <w:szCs w:val="22"/>
        </w:rPr>
        <w:t xml:space="preserve">cell responses; however, chronic </w:t>
      </w:r>
      <w:r w:rsidR="009D42D0" w:rsidRPr="00E80806">
        <w:rPr>
          <w:rFonts w:eastAsia="Malgun Gothic"/>
          <w:szCs w:val="22"/>
        </w:rPr>
        <w:t xml:space="preserve">TNF-α stimulation </w:t>
      </w:r>
      <w:r w:rsidR="009D42D0" w:rsidRPr="00E80806">
        <w:rPr>
          <w:rStyle w:val="eop"/>
          <w:rFonts w:eastAsia="Malgun Gothic"/>
          <w:szCs w:val="22"/>
        </w:rPr>
        <w:t>can paradoxically drive chronic inflammation and lead to immune exhaustion</w:t>
      </w:r>
      <w:r w:rsidR="00411A6A" w:rsidRPr="00E80806">
        <w:rPr>
          <w:rStyle w:val="eop"/>
          <w:rFonts w:eastAsia="Malgun Gothic"/>
          <w:szCs w:val="22"/>
        </w:rPr>
        <w:t>.</w:t>
      </w:r>
      <w:sdt>
        <w:sdtPr>
          <w:rPr>
            <w:rStyle w:val="eop"/>
            <w:rFonts w:eastAsia="Malgun Gothic"/>
            <w:color w:val="000000"/>
            <w:szCs w:val="22"/>
            <w:vertAlign w:val="superscript"/>
          </w:rPr>
          <w:tag w:val="MENDELEY_CITATION_v3_eyJjaXRhdGlvbklEIjoiTUVOREVMRVlfQ0lUQVRJT05fZjgxODg5NmUtM2ZhZS00YzA1LWE3NjItMjBlZjNlNDE5MGU1IiwicHJvcGVydGllcyI6eyJub3RlSW5kZXgiOjB9LCJpc0VkaXRlZCI6ZmFsc2UsIm1hbnVhbE92ZXJyaWRlIjp7ImlzTWFudWFsbHlPdmVycmlkZGVuIjpmYWxzZSwiY2l0ZXByb2NUZXh0IjoiPHN1cD4zOSw0Nz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
          <w:id w:val="-1639187388"/>
          <w:placeholder>
            <w:docPart w:val="DefaultPlaceholder_-1854013440"/>
          </w:placeholder>
        </w:sdtPr>
        <w:sdtContent>
          <w:del w:id="776" w:author="Brady,Rachel" w:date="2025-07-31T11:29:00Z" w16du:dateUtc="2025-07-31T18:29:00Z">
            <w:r w:rsidR="008970A9" w:rsidRPr="008970A9">
              <w:rPr>
                <w:rStyle w:val="eop"/>
                <w:rFonts w:eastAsia="Malgun Gothic"/>
                <w:color w:val="000000"/>
                <w:szCs w:val="22"/>
                <w:vertAlign w:val="superscript"/>
              </w:rPr>
              <w:delText>41,49</w:delText>
            </w:r>
          </w:del>
          <w:ins w:id="777" w:author="Brady,Rachel" w:date="2025-07-31T11:29:00Z" w16du:dateUtc="2025-07-31T18:29:00Z">
            <w:r w:rsidR="00FB03E2" w:rsidRPr="00E80806">
              <w:rPr>
                <w:rStyle w:val="eop"/>
                <w:rFonts w:eastAsia="Malgun Gothic"/>
                <w:color w:val="000000"/>
                <w:szCs w:val="22"/>
                <w:vertAlign w:val="superscript"/>
              </w:rPr>
              <w:t>39,47</w:t>
            </w:r>
          </w:ins>
        </w:sdtContent>
      </w:sdt>
      <w:r w:rsidR="00411A6A" w:rsidRPr="00E80806">
        <w:rPr>
          <w:rStyle w:val="eop"/>
          <w:rFonts w:eastAsia="Malgun Gothic"/>
          <w:szCs w:val="22"/>
        </w:rPr>
        <w:t xml:space="preserve"> </w:t>
      </w:r>
      <w:r w:rsidR="009D42D0" w:rsidRPr="00E80806">
        <w:rPr>
          <w:rStyle w:val="eop"/>
          <w:rFonts w:eastAsia="Malgun Gothic"/>
          <w:szCs w:val="22"/>
        </w:rPr>
        <w:t xml:space="preserve">Disrupting the CCL3-signaling axis or modulating downstream TNF-α could improve </w:t>
      </w:r>
      <w:del w:id="778" w:author="Brady,Rachel" w:date="2025-07-31T11:29:00Z" w16du:dateUtc="2025-07-31T18:29:00Z">
        <w:r w:rsidRPr="00D26DBC">
          <w:rPr>
            <w:rStyle w:val="eop"/>
            <w:rFonts w:eastAsia="Malgun Gothic"/>
            <w:szCs w:val="22"/>
          </w:rPr>
          <w:delText>anti-tumor</w:delText>
        </w:r>
      </w:del>
      <w:ins w:id="779" w:author="Brady,Rachel" w:date="2025-07-31T11:29:00Z" w16du:dateUtc="2025-07-31T18:29:00Z">
        <w:r w:rsidR="009D42D0" w:rsidRPr="00E80806">
          <w:rPr>
            <w:rStyle w:val="eop"/>
            <w:rFonts w:eastAsia="Malgun Gothic"/>
            <w:szCs w:val="22"/>
          </w:rPr>
          <w:t>antitumor</w:t>
        </w:r>
      </w:ins>
      <w:r w:rsidR="009D42D0" w:rsidRPr="00E80806">
        <w:rPr>
          <w:rStyle w:val="eop"/>
          <w:rFonts w:eastAsia="Malgun Gothic"/>
          <w:szCs w:val="22"/>
        </w:rPr>
        <w:t xml:space="preserve"> immunity. Therapies that increase CCL3 at the tumor site are already being investigated to improve T cell </w:t>
      </w:r>
      <w:del w:id="780" w:author="Brady,Rachel" w:date="2025-07-31T11:29:00Z" w16du:dateUtc="2025-07-31T18:29:00Z">
        <w:r w:rsidRPr="00D26DBC">
          <w:rPr>
            <w:rStyle w:val="eop"/>
            <w:rFonts w:eastAsia="Malgun Gothic"/>
            <w:szCs w:val="22"/>
          </w:rPr>
          <w:delText xml:space="preserve">responses </w:delText>
        </w:r>
      </w:del>
      <w:r w:rsidR="009D42D0" w:rsidRPr="00E80806">
        <w:rPr>
          <w:rStyle w:val="eop"/>
          <w:rFonts w:eastAsia="Malgun Gothic"/>
          <w:szCs w:val="22"/>
        </w:rPr>
        <w:t xml:space="preserve">and checkpoint inhibitor </w:t>
      </w:r>
      <w:del w:id="781" w:author="Brady,Rachel" w:date="2025-07-31T11:29:00Z" w16du:dateUtc="2025-07-31T18:29:00Z">
        <w:r w:rsidRPr="00D26DBC">
          <w:rPr>
            <w:rStyle w:val="eop"/>
            <w:rFonts w:eastAsia="Malgun Gothic"/>
            <w:szCs w:val="22"/>
          </w:rPr>
          <w:delText>response</w:delText>
        </w:r>
        <w:r w:rsidRPr="00D26DBC">
          <w:rPr>
            <w:rStyle w:val="eop"/>
            <w:rFonts w:eastAsiaTheme="majorEastAsia"/>
            <w:szCs w:val="22"/>
          </w:rPr>
          <w:delText>.</w:delText>
        </w:r>
        <w:r w:rsidR="00C908C5" w:rsidRPr="00C908C5">
          <w:rPr>
            <w:rStyle w:val="eop"/>
            <w:rFonts w:eastAsiaTheme="majorEastAsia"/>
            <w:color w:val="000000"/>
            <w:szCs w:val="22"/>
            <w:vertAlign w:val="superscript"/>
          </w:rPr>
          <w:delText>41</w:delText>
        </w:r>
      </w:del>
      <w:ins w:id="782" w:author="Brady,Rachel" w:date="2025-07-31T11:29:00Z" w16du:dateUtc="2025-07-31T18:29:00Z">
        <w:r w:rsidR="009D42D0" w:rsidRPr="00E80806">
          <w:rPr>
            <w:rStyle w:val="eop"/>
            <w:rFonts w:eastAsia="Malgun Gothic"/>
            <w:szCs w:val="22"/>
          </w:rPr>
          <w:t>response</w:t>
        </w:r>
        <w:r w:rsidR="009D42D0" w:rsidRPr="00E80806">
          <w:rPr>
            <w:rStyle w:val="eop"/>
            <w:szCs w:val="22"/>
          </w:rPr>
          <w:t>s</w:t>
        </w:r>
        <w:r w:rsidR="009D42D0" w:rsidRPr="00E80806">
          <w:rPr>
            <w:rStyle w:val="eop"/>
            <w:rFonts w:eastAsiaTheme="majorEastAsia"/>
            <w:szCs w:val="22"/>
          </w:rPr>
          <w:t>.</w:t>
        </w:r>
      </w:ins>
      <w:sdt>
        <w:sdtPr>
          <w:rPr>
            <w:rStyle w:val="eop"/>
            <w:rFonts w:eastAsiaTheme="majorEastAsia"/>
            <w:color w:val="000000"/>
            <w:szCs w:val="22"/>
            <w:vertAlign w:val="superscript"/>
          </w:rPr>
          <w:tag w:val="MENDELEY_CITATION_v3_eyJjaXRhdGlvbklEIjoiTUVOREVMRVlfQ0lUQVRJT05fYTZkOGU0ZjYtMTdjYS00M2UyLTgwNzAtZGZiY2YxODkyZmI5IiwicHJvcGVydGllcyI6eyJub3RlSW5kZXgiOjB9LCJpc0VkaXRlZCI6ZmFsc2UsIm1hbnVhbE92ZXJyaWRlIjp7ImlzTWFudWFsbHlPdmVycmlkZGVuIjpmYWxzZSwiY2l0ZXByb2NUZXh0IjoiPHN1cD4zO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
          <w:id w:val="-803387904"/>
          <w:placeholder>
            <w:docPart w:val="DefaultPlaceholder_-1854013440"/>
          </w:placeholder>
        </w:sdtPr>
        <w:sdtContent>
          <w:ins w:id="783" w:author="Brady,Rachel" w:date="2025-07-31T11:29:00Z" w16du:dateUtc="2025-07-31T18:29:00Z">
            <w:r w:rsidR="00FB03E2" w:rsidRPr="00E80806">
              <w:rPr>
                <w:rStyle w:val="eop"/>
                <w:rFonts w:eastAsiaTheme="majorEastAsia"/>
                <w:color w:val="000000"/>
                <w:szCs w:val="22"/>
                <w:vertAlign w:val="superscript"/>
              </w:rPr>
              <w:t>39</w:t>
            </w:r>
          </w:ins>
        </w:sdtContent>
      </w:sdt>
      <w:r w:rsidR="009D42D0" w:rsidRPr="00E80806">
        <w:rPr>
          <w:rStyle w:val="eop"/>
          <w:rFonts w:eastAsia="Malgun Gothic"/>
          <w:szCs w:val="22"/>
        </w:rPr>
        <w:t xml:space="preserve"> Further work is needed to better understand whether tumors </w:t>
      </w:r>
      <w:r w:rsidR="009D42D0" w:rsidRPr="00E80806">
        <w:rPr>
          <w:rStyle w:val="eop"/>
          <w:rFonts w:eastAsia="Malgun Gothic"/>
          <w:szCs w:val="22"/>
        </w:rPr>
        <w:lastRenderedPageBreak/>
        <w:t xml:space="preserve">high in </w:t>
      </w:r>
      <w:r w:rsidR="009D42D0" w:rsidRPr="00E80806">
        <w:rPr>
          <w:rStyle w:val="eop"/>
          <w:rFonts w:eastAsia="Malgun Gothic"/>
          <w:i/>
          <w:szCs w:val="22"/>
        </w:rPr>
        <w:t>CCL3</w:t>
      </w:r>
      <w:r w:rsidR="009D42D0" w:rsidRPr="00E80806">
        <w:rPr>
          <w:rStyle w:val="eop"/>
          <w:rFonts w:eastAsia="Malgun Gothic"/>
          <w:szCs w:val="22"/>
        </w:rPr>
        <w:t xml:space="preserve"> are impacted by </w:t>
      </w:r>
      <w:r w:rsidR="009D42D0" w:rsidRPr="00E80806">
        <w:rPr>
          <w:rStyle w:val="eop"/>
          <w:rFonts w:eastAsia="Malgun Gothic"/>
          <w:i/>
          <w:szCs w:val="22"/>
        </w:rPr>
        <w:t>CCL3</w:t>
      </w:r>
      <w:r w:rsidR="009D42D0" w:rsidRPr="00E80806">
        <w:rPr>
          <w:rStyle w:val="eop"/>
          <w:rFonts w:eastAsia="Malgun Gothic"/>
          <w:szCs w:val="22"/>
        </w:rPr>
        <w:t xml:space="preserve"> knockout</w:t>
      </w:r>
      <w:del w:id="784" w:author="Brady,Rachel" w:date="2025-07-31T11:29:00Z" w16du:dateUtc="2025-07-31T18:29:00Z">
        <w:r w:rsidRPr="00D26DBC">
          <w:rPr>
            <w:rStyle w:val="eop"/>
            <w:rFonts w:eastAsia="Malgun Gothic"/>
            <w:szCs w:val="22"/>
          </w:rPr>
          <w:delText>,</w:delText>
        </w:r>
      </w:del>
      <w:r w:rsidR="009D42D0" w:rsidRPr="00E80806">
        <w:rPr>
          <w:rStyle w:val="eop"/>
          <w:rFonts w:eastAsia="Malgun Gothic"/>
          <w:szCs w:val="22"/>
        </w:rPr>
        <w:t xml:space="preserve"> and whether</w:t>
      </w:r>
      <w:del w:id="785" w:author="Brady,Rachel" w:date="2025-07-31T11:29:00Z" w16du:dateUtc="2025-07-31T18:29:00Z">
        <w:r w:rsidRPr="00D26DBC">
          <w:rPr>
            <w:rStyle w:val="eop"/>
            <w:rFonts w:eastAsia="Malgun Gothic"/>
            <w:szCs w:val="22"/>
          </w:rPr>
          <w:delText xml:space="preserve"> IL-10 and/or</w:delText>
        </w:r>
      </w:del>
      <w:r w:rsidR="009D42D0" w:rsidRPr="00E80806">
        <w:rPr>
          <w:rStyle w:val="eop"/>
          <w:rFonts w:eastAsia="Malgun Gothic"/>
          <w:szCs w:val="22"/>
        </w:rPr>
        <w:t xml:space="preserve"> TNF-α modulation affects the progression of these tumors differently from tumors with low </w:t>
      </w:r>
      <w:r w:rsidR="009D42D0" w:rsidRPr="00E80806">
        <w:rPr>
          <w:rStyle w:val="eop"/>
          <w:rFonts w:eastAsia="Malgun Gothic"/>
          <w:i/>
          <w:szCs w:val="22"/>
        </w:rPr>
        <w:t>CCL3</w:t>
      </w:r>
      <w:r w:rsidR="009D42D0" w:rsidRPr="00E80806">
        <w:rPr>
          <w:rStyle w:val="eop"/>
          <w:rFonts w:eastAsia="Malgun Gothic"/>
          <w:szCs w:val="22"/>
        </w:rPr>
        <w:t xml:space="preserve"> expression. </w:t>
      </w:r>
    </w:p>
    <w:p w14:paraId="56AFF621" w14:textId="2359249A" w:rsidR="003545D2" w:rsidRPr="00E80806" w:rsidRDefault="009D42D0" w:rsidP="003545D2">
      <w:pPr>
        <w:pStyle w:val="paragraph"/>
        <w:spacing w:before="0" w:beforeAutospacing="0" w:after="0" w:afterAutospacing="0" w:line="480" w:lineRule="auto"/>
        <w:ind w:firstLine="720"/>
        <w:textAlignment w:val="baseline"/>
        <w:rPr>
          <w:rFonts w:eastAsia="Malgun Gothic"/>
          <w:szCs w:val="22"/>
        </w:rPr>
      </w:pPr>
      <w:r w:rsidRPr="00E80806">
        <w:rPr>
          <w:rFonts w:eastAsia="Malgun Gothic"/>
          <w:szCs w:val="22"/>
        </w:rPr>
        <w:t xml:space="preserve">The main limitation of this study </w:t>
      </w:r>
      <w:del w:id="786" w:author="Brady,Rachel" w:date="2025-07-31T11:29:00Z" w16du:dateUtc="2025-07-31T18:29:00Z">
        <w:r w:rsidR="003545D2" w:rsidRPr="00D26DBC">
          <w:rPr>
            <w:rFonts w:eastAsia="Malgun Gothic"/>
            <w:szCs w:val="22"/>
          </w:rPr>
          <w:delText>is</w:delText>
        </w:r>
      </w:del>
      <w:ins w:id="787" w:author="Brady,Rachel" w:date="2025-07-31T11:29:00Z" w16du:dateUtc="2025-07-31T18:29:00Z">
        <w:r w:rsidR="005B752F">
          <w:rPr>
            <w:rFonts w:eastAsia="Malgun Gothic"/>
            <w:szCs w:val="22"/>
          </w:rPr>
          <w:t>wa</w:t>
        </w:r>
        <w:r w:rsidRPr="00E80806">
          <w:rPr>
            <w:rFonts w:eastAsia="Malgun Gothic"/>
            <w:szCs w:val="22"/>
          </w:rPr>
          <w:t>s</w:t>
        </w:r>
      </w:ins>
      <w:r w:rsidRPr="00E80806">
        <w:rPr>
          <w:rFonts w:eastAsia="Malgun Gothic"/>
          <w:szCs w:val="22"/>
        </w:rPr>
        <w:t xml:space="preserve"> that the </w:t>
      </w:r>
      <w:r w:rsidRPr="00E80806">
        <w:rPr>
          <w:rFonts w:eastAsia="Malgun Gothic"/>
          <w:i/>
          <w:szCs w:val="22"/>
        </w:rPr>
        <w:t>in vitro</w:t>
      </w:r>
      <w:r w:rsidRPr="00E80806">
        <w:rPr>
          <w:rFonts w:eastAsia="Malgun Gothic"/>
          <w:szCs w:val="22"/>
        </w:rPr>
        <w:t xml:space="preserve"> system based on TCM and monocyte-derived macrophage cultures does not match the biological complexity of </w:t>
      </w:r>
      <w:del w:id="788" w:author="Brady,Rachel" w:date="2025-07-31T11:29:00Z" w16du:dateUtc="2025-07-31T18:29:00Z">
        <w:r w:rsidR="003545D2">
          <w:rPr>
            <w:rFonts w:eastAsia="Malgun Gothic"/>
            <w:szCs w:val="22"/>
          </w:rPr>
          <w:delText xml:space="preserve">the </w:delText>
        </w:r>
      </w:del>
      <w:r w:rsidRPr="00E80806">
        <w:rPr>
          <w:rFonts w:eastAsia="Malgun Gothic"/>
          <w:szCs w:val="22"/>
        </w:rPr>
        <w:t xml:space="preserve">TAMs that exist </w:t>
      </w:r>
      <w:r w:rsidRPr="00E80806">
        <w:rPr>
          <w:rFonts w:eastAsia="Malgun Gothic"/>
          <w:i/>
          <w:szCs w:val="22"/>
        </w:rPr>
        <w:t>in vivo</w:t>
      </w:r>
      <w:r w:rsidRPr="00E80806">
        <w:rPr>
          <w:rFonts w:eastAsia="Malgun Gothic"/>
          <w:szCs w:val="22"/>
        </w:rPr>
        <w:t>. The TME exhibits evolving metabolic, spatial, and temporal heterogeneity</w:t>
      </w:r>
      <w:del w:id="789" w:author="Brady,Rachel" w:date="2025-07-31T11:29:00Z" w16du:dateUtc="2025-07-31T18:29:00Z">
        <w:r w:rsidR="003545D2">
          <w:rPr>
            <w:rFonts w:eastAsia="Malgun Gothic"/>
            <w:szCs w:val="22"/>
          </w:rPr>
          <w:delText>,</w:delText>
        </w:r>
      </w:del>
      <w:r w:rsidRPr="00E80806">
        <w:rPr>
          <w:rFonts w:eastAsia="Malgun Gothic"/>
          <w:szCs w:val="22"/>
        </w:rPr>
        <w:t xml:space="preserve"> in which macrophages interact with stromal cells, other immune cells, and cancer cells. Another limitation was that the </w:t>
      </w:r>
      <w:r w:rsidR="00DB0E97" w:rsidRPr="00E80806">
        <w:rPr>
          <w:rFonts w:eastAsia="Malgun Gothic"/>
          <w:szCs w:val="22"/>
        </w:rPr>
        <w:t>multiplex</w:t>
      </w:r>
      <w:r w:rsidRPr="00E80806">
        <w:rPr>
          <w:rFonts w:eastAsia="Malgun Gothic"/>
          <w:szCs w:val="22"/>
        </w:rPr>
        <w:t xml:space="preserve"> bead-based assay and </w:t>
      </w:r>
      <w:r w:rsidR="00DB0E97" w:rsidRPr="00E80806">
        <w:rPr>
          <w:rFonts w:eastAsia="Malgun Gothic"/>
          <w:szCs w:val="22"/>
        </w:rPr>
        <w:t xml:space="preserve">the </w:t>
      </w:r>
      <w:r w:rsidRPr="00E80806">
        <w:rPr>
          <w:rFonts w:eastAsia="Malgun Gothic"/>
          <w:szCs w:val="22"/>
        </w:rPr>
        <w:t xml:space="preserve">individual ELISAs </w:t>
      </w:r>
      <w:del w:id="790" w:author="Brady,Rachel" w:date="2025-07-31T11:29:00Z" w16du:dateUtc="2025-07-31T18:29:00Z">
        <w:r w:rsidR="003545D2" w:rsidRPr="00D26DBC">
          <w:rPr>
            <w:rFonts w:eastAsia="Malgun Gothic"/>
            <w:szCs w:val="22"/>
          </w:rPr>
          <w:delText>have</w:delText>
        </w:r>
      </w:del>
      <w:ins w:id="791" w:author="Brady,Rachel" w:date="2025-07-31T11:29:00Z" w16du:dateUtc="2025-07-31T18:29:00Z">
        <w:r w:rsidRPr="00E80806">
          <w:rPr>
            <w:rFonts w:eastAsia="Malgun Gothic"/>
            <w:szCs w:val="22"/>
          </w:rPr>
          <w:t>had</w:t>
        </w:r>
      </w:ins>
      <w:r w:rsidRPr="00E80806">
        <w:rPr>
          <w:rFonts w:eastAsia="Malgun Gothic"/>
          <w:szCs w:val="22"/>
        </w:rPr>
        <w:t xml:space="preserve"> differing sensitivities and dynamic </w:t>
      </w:r>
      <w:r w:rsidR="005B752F">
        <w:rPr>
          <w:rFonts w:eastAsia="Malgun Gothic"/>
          <w:szCs w:val="22"/>
        </w:rPr>
        <w:t>ranges</w:t>
      </w:r>
      <w:del w:id="792" w:author="Brady,Rachel" w:date="2025-07-31T11:29:00Z" w16du:dateUtc="2025-07-31T18:29:00Z">
        <w:r w:rsidR="003545D2">
          <w:rPr>
            <w:rFonts w:eastAsia="Malgun Gothic"/>
            <w:szCs w:val="22"/>
          </w:rPr>
          <w:delText>; therefore,</w:delText>
        </w:r>
      </w:del>
      <w:ins w:id="793" w:author="Brady,Rachel" w:date="2025-07-31T11:29:00Z" w16du:dateUtc="2025-07-31T18:29:00Z">
        <w:r w:rsidR="005B752F">
          <w:rPr>
            <w:rFonts w:eastAsia="Malgun Gothic"/>
            <w:szCs w:val="22"/>
          </w:rPr>
          <w:t xml:space="preserve"> and so</w:t>
        </w:r>
      </w:ins>
      <w:r w:rsidRPr="00E80806">
        <w:rPr>
          <w:rFonts w:eastAsia="Malgun Gothic"/>
          <w:szCs w:val="22"/>
        </w:rPr>
        <w:t xml:space="preserve"> comparison of the absolute values of different analytes in this work is not recommended. Additionally, we excluded analytes for which </w:t>
      </w:r>
      <w:ins w:id="794" w:author="Brady,Rachel" w:date="2025-07-31T11:29:00Z" w16du:dateUtc="2025-07-31T18:29:00Z">
        <w:r w:rsidR="005B752F" w:rsidRPr="00E80806">
          <w:rPr>
            <w:rFonts w:eastAsia="Malgun Gothic"/>
            <w:szCs w:val="22"/>
          </w:rPr>
          <w:t>most of</w:t>
        </w:r>
        <w:r w:rsidRPr="00E80806">
          <w:rPr>
            <w:rFonts w:eastAsia="Malgun Gothic"/>
            <w:szCs w:val="22"/>
          </w:rPr>
          <w:t xml:space="preserve"> </w:t>
        </w:r>
      </w:ins>
      <w:r w:rsidRPr="00E80806">
        <w:rPr>
          <w:rFonts w:eastAsia="Malgun Gothic"/>
          <w:szCs w:val="22"/>
        </w:rPr>
        <w:t>the</w:t>
      </w:r>
      <w:del w:id="795" w:author="Brady,Rachel" w:date="2025-07-31T11:29:00Z" w16du:dateUtc="2025-07-31T18:29:00Z">
        <w:r w:rsidR="003545D2">
          <w:rPr>
            <w:rFonts w:eastAsia="Malgun Gothic"/>
            <w:szCs w:val="22"/>
          </w:rPr>
          <w:delText xml:space="preserve"> majority of</w:delText>
        </w:r>
      </w:del>
      <w:r w:rsidRPr="00E80806">
        <w:rPr>
          <w:rFonts w:eastAsia="Malgun Gothic"/>
          <w:szCs w:val="22"/>
        </w:rPr>
        <w:t xml:space="preserve"> values were below the lower limit of quantification</w:t>
      </w:r>
      <w:del w:id="796" w:author="Brady,Rachel" w:date="2025-07-31T11:29:00Z" w16du:dateUtc="2025-07-31T18:29:00Z">
        <w:r w:rsidR="003545D2">
          <w:rPr>
            <w:rFonts w:eastAsia="Malgun Gothic"/>
            <w:szCs w:val="22"/>
          </w:rPr>
          <w:delText>.</w:delText>
        </w:r>
        <w:r w:rsidR="003545D2" w:rsidRPr="00D26DBC">
          <w:rPr>
            <w:rFonts w:eastAsia="Malgun Gothic"/>
            <w:szCs w:val="22"/>
          </w:rPr>
          <w:delText xml:space="preserve"> Analysis</w:delText>
        </w:r>
      </w:del>
      <w:ins w:id="797" w:author="Brady,Rachel" w:date="2025-07-31T11:29:00Z" w16du:dateUtc="2025-07-31T18:29:00Z">
        <w:r w:rsidR="005B752F">
          <w:rPr>
            <w:rFonts w:eastAsia="Malgun Gothic"/>
            <w:szCs w:val="22"/>
          </w:rPr>
          <w:t xml:space="preserve"> (</w:t>
        </w:r>
        <w:proofErr w:type="spellStart"/>
        <w:r w:rsidR="005B752F">
          <w:rPr>
            <w:rFonts w:eastAsia="Malgun Gothic"/>
            <w:szCs w:val="22"/>
          </w:rPr>
          <w:t>LLoQ</w:t>
        </w:r>
        <w:proofErr w:type="spellEnd"/>
        <w:r w:rsidR="005B752F">
          <w:rPr>
            <w:rFonts w:eastAsia="Malgun Gothic"/>
            <w:szCs w:val="22"/>
          </w:rPr>
          <w:t>)</w:t>
        </w:r>
        <w:r w:rsidRPr="00E80806">
          <w:rPr>
            <w:rFonts w:eastAsia="Malgun Gothic"/>
            <w:szCs w:val="22"/>
          </w:rPr>
          <w:t>. The analysis</w:t>
        </w:r>
      </w:ins>
      <w:r w:rsidRPr="00E80806">
        <w:rPr>
          <w:rFonts w:eastAsia="Malgun Gothic"/>
          <w:szCs w:val="22"/>
        </w:rPr>
        <w:t xml:space="preserve"> of these analytes could have been attempted using median fluorescence intensity (MFI) values instead of absolute concentrations. We chose not to pursue this because the manufacturer does not validate the interpretation of MFI values below the </w:t>
      </w:r>
      <w:del w:id="798" w:author="Brady,Rachel" w:date="2025-07-31T11:29:00Z" w16du:dateUtc="2025-07-31T18:29:00Z">
        <w:r w:rsidR="003545D2">
          <w:rPr>
            <w:rFonts w:eastAsia="Malgun Gothic"/>
            <w:szCs w:val="22"/>
          </w:rPr>
          <w:delText>lower limit of quantification; however</w:delText>
        </w:r>
      </w:del>
      <w:proofErr w:type="spellStart"/>
      <w:ins w:id="799" w:author="Brady,Rachel" w:date="2025-07-31T11:29:00Z" w16du:dateUtc="2025-07-31T18:29:00Z">
        <w:r w:rsidR="005B752F">
          <w:rPr>
            <w:rFonts w:eastAsia="Malgun Gothic"/>
            <w:szCs w:val="22"/>
          </w:rPr>
          <w:t>LLoQ</w:t>
        </w:r>
        <w:proofErr w:type="spellEnd"/>
        <w:r w:rsidRPr="00E80806">
          <w:rPr>
            <w:rFonts w:eastAsia="Malgun Gothic"/>
            <w:szCs w:val="22"/>
          </w:rPr>
          <w:t>. However</w:t>
        </w:r>
      </w:ins>
      <w:r w:rsidRPr="00E80806">
        <w:rPr>
          <w:rFonts w:eastAsia="Malgun Gothic"/>
          <w:szCs w:val="22"/>
        </w:rPr>
        <w:t>, it may have provided additional relevant hypotheses for future work. Future studies with higher</w:t>
      </w:r>
      <w:del w:id="800" w:author="Brady,Rachel" w:date="2025-07-31T11:29:00Z" w16du:dateUtc="2025-07-31T18:29:00Z">
        <w:r w:rsidR="003545D2" w:rsidRPr="00D26DBC">
          <w:rPr>
            <w:rFonts w:eastAsia="Malgun Gothic"/>
            <w:szCs w:val="22"/>
          </w:rPr>
          <w:delText>-</w:delText>
        </w:r>
      </w:del>
      <w:ins w:id="801" w:author="Brady,Rachel" w:date="2025-07-31T11:29:00Z" w16du:dateUtc="2025-07-31T18:29:00Z">
        <w:r w:rsidRPr="00E80806">
          <w:rPr>
            <w:rFonts w:eastAsia="Malgun Gothic"/>
            <w:szCs w:val="22"/>
          </w:rPr>
          <w:t xml:space="preserve"> </w:t>
        </w:r>
      </w:ins>
      <w:r w:rsidRPr="00E80806">
        <w:rPr>
          <w:rFonts w:eastAsia="Malgun Gothic"/>
          <w:szCs w:val="22"/>
        </w:rPr>
        <w:t xml:space="preserve">sensitivity assays or pre-enrichment strategies may allow for a more meaningful interpretation of these cytokines. </w:t>
      </w:r>
      <w:del w:id="802" w:author="Brady,Rachel" w:date="2025-07-31T11:29:00Z" w16du:dateUtc="2025-07-31T18:29:00Z">
        <w:r w:rsidR="00DB0E97">
          <w:rPr>
            <w:rFonts w:eastAsia="Malgun Gothic"/>
            <w:szCs w:val="22"/>
          </w:rPr>
          <w:delText>Our</w:delText>
        </w:r>
      </w:del>
      <w:ins w:id="803" w:author="Brady,Rachel" w:date="2025-07-31T11:29:00Z" w16du:dateUtc="2025-07-31T18:29:00Z">
        <w:r w:rsidR="005B752F">
          <w:rPr>
            <w:rFonts w:eastAsia="Malgun Gothic"/>
            <w:szCs w:val="22"/>
          </w:rPr>
          <w:t>Further, o</w:t>
        </w:r>
        <w:r w:rsidR="00DB0E97" w:rsidRPr="00E80806">
          <w:rPr>
            <w:rFonts w:eastAsia="Malgun Gothic"/>
            <w:szCs w:val="22"/>
          </w:rPr>
          <w:t>ur</w:t>
        </w:r>
      </w:ins>
      <w:r w:rsidRPr="00E80806">
        <w:rPr>
          <w:rFonts w:eastAsia="Malgun Gothic"/>
          <w:szCs w:val="22"/>
        </w:rPr>
        <w:t xml:space="preserve"> study evaluated only the relationship between cytokine mRNA expression from bulk RNA-seq data and macrophage polarization results</w:t>
      </w:r>
      <w:del w:id="804" w:author="Brady,Rachel" w:date="2025-07-31T11:29:00Z" w16du:dateUtc="2025-07-31T18:29:00Z">
        <w:r w:rsidR="003545D2">
          <w:rPr>
            <w:rFonts w:eastAsia="Malgun Gothic"/>
            <w:szCs w:val="22"/>
          </w:rPr>
          <w:delText>; however</w:delText>
        </w:r>
      </w:del>
      <w:ins w:id="805" w:author="Brady,Rachel" w:date="2025-07-31T11:29:00Z" w16du:dateUtc="2025-07-31T18:29:00Z">
        <w:r w:rsidRPr="00E80806">
          <w:rPr>
            <w:rFonts w:eastAsia="Malgun Gothic"/>
            <w:szCs w:val="22"/>
          </w:rPr>
          <w:t>. However</w:t>
        </w:r>
      </w:ins>
      <w:r w:rsidRPr="00E80806">
        <w:rPr>
          <w:rFonts w:eastAsia="Malgun Gothic"/>
          <w:szCs w:val="22"/>
        </w:rPr>
        <w:t>, we did not establish direct connections between TCM cytokine secretion levels and macrophage polarization states. The measurement of secreted cytokines may not always match the mRNA levels because of post-transcriptional regulation</w:t>
      </w:r>
      <w:del w:id="806" w:author="Brady,Rachel" w:date="2025-07-31T11:29:00Z" w16du:dateUtc="2025-07-31T18:29:00Z">
        <w:r w:rsidR="003545D2">
          <w:rPr>
            <w:rFonts w:eastAsia="Malgun Gothic"/>
            <w:szCs w:val="22"/>
          </w:rPr>
          <w:delText>,</w:delText>
        </w:r>
      </w:del>
      <w:r w:rsidRPr="00E80806">
        <w:rPr>
          <w:rFonts w:eastAsia="Malgun Gothic"/>
          <w:szCs w:val="22"/>
        </w:rPr>
        <w:t xml:space="preserve"> among other mechanisms. This was demonstrated by our observation of CCL3 protein secretion despite undetectable transcript levels in some cell lines. Future research combining proteomic TCM analysis with macrophage phenotyping would establish more </w:t>
      </w:r>
      <w:del w:id="807" w:author="Brady,Rachel" w:date="2025-07-31T11:29:00Z" w16du:dateUtc="2025-07-31T18:29:00Z">
        <w:r w:rsidR="003545D2">
          <w:rPr>
            <w:rFonts w:eastAsia="Malgun Gothic"/>
            <w:szCs w:val="22"/>
          </w:rPr>
          <w:delText>accurate</w:delText>
        </w:r>
      </w:del>
      <w:ins w:id="808" w:author="Brady,Rachel" w:date="2025-07-31T11:29:00Z" w16du:dateUtc="2025-07-31T18:29:00Z">
        <w:r w:rsidR="005B752F">
          <w:rPr>
            <w:rFonts w:eastAsia="Malgun Gothic"/>
            <w:szCs w:val="22"/>
          </w:rPr>
          <w:t>precise</w:t>
        </w:r>
      </w:ins>
      <w:r w:rsidR="005B752F">
        <w:rPr>
          <w:rFonts w:eastAsia="Malgun Gothic"/>
          <w:szCs w:val="22"/>
        </w:rPr>
        <w:t xml:space="preserve"> </w:t>
      </w:r>
      <w:r w:rsidRPr="00E80806">
        <w:rPr>
          <w:rFonts w:eastAsia="Malgun Gothic"/>
          <w:szCs w:val="22"/>
        </w:rPr>
        <w:t>connections between tumor-secreted factors and macrophage polarization outcomes. Finally, the current sample size of 25 cell lines together with a small number of donor specimens enables proof-of-concept validation</w:t>
      </w:r>
      <w:del w:id="809" w:author="Brady,Rachel" w:date="2025-07-31T11:29:00Z" w16du:dateUtc="2025-07-31T18:29:00Z">
        <w:r w:rsidR="003545D2">
          <w:rPr>
            <w:rFonts w:eastAsia="Malgun Gothic"/>
            <w:szCs w:val="22"/>
          </w:rPr>
          <w:delText>; however</w:delText>
        </w:r>
      </w:del>
      <w:ins w:id="810" w:author="Brady,Rachel" w:date="2025-07-31T11:29:00Z" w16du:dateUtc="2025-07-31T18:29:00Z">
        <w:r w:rsidRPr="00E80806">
          <w:rPr>
            <w:rFonts w:eastAsia="Malgun Gothic"/>
            <w:szCs w:val="22"/>
          </w:rPr>
          <w:t>.</w:t>
        </w:r>
        <w:r w:rsidR="00137E00">
          <w:rPr>
            <w:rFonts w:eastAsia="Malgun Gothic"/>
            <w:szCs w:val="22"/>
          </w:rPr>
          <w:t xml:space="preserve"> </w:t>
        </w:r>
        <w:r w:rsidRPr="00E80806">
          <w:rPr>
            <w:rFonts w:eastAsia="Malgun Gothic"/>
            <w:szCs w:val="22"/>
          </w:rPr>
          <w:t xml:space="preserve"> However</w:t>
        </w:r>
      </w:ins>
      <w:r w:rsidRPr="00E80806">
        <w:rPr>
          <w:rFonts w:eastAsia="Malgun Gothic"/>
          <w:szCs w:val="22"/>
        </w:rPr>
        <w:t>, future studies are needed to truly understand the diversity among cancer patients, as evidenced by our analysis of inter-donor variabilit</w:t>
      </w:r>
      <w:r w:rsidR="00137E00">
        <w:rPr>
          <w:rFonts w:eastAsia="Malgun Gothic"/>
          <w:szCs w:val="22"/>
        </w:rPr>
        <w:t xml:space="preserve">y. </w:t>
      </w:r>
      <w:del w:id="811" w:author="Brady,Rachel" w:date="2025-07-31T11:29:00Z" w16du:dateUtc="2025-07-31T18:29:00Z">
        <w:r w:rsidR="003545D2" w:rsidRPr="00D26DBC">
          <w:rPr>
            <w:rFonts w:eastAsia="Malgun Gothic"/>
            <w:szCs w:val="22"/>
          </w:rPr>
          <w:delText xml:space="preserve"> </w:delText>
        </w:r>
      </w:del>
      <w:ins w:id="812" w:author="Brady,Rachel" w:date="2025-07-31T11:29:00Z" w16du:dateUtc="2025-07-31T18:29:00Z">
        <w:r w:rsidR="00137E00">
          <w:rPr>
            <w:rFonts w:eastAsia="Malgun Gothic"/>
            <w:szCs w:val="22"/>
          </w:rPr>
          <w:t xml:space="preserve">Our current </w:t>
        </w:r>
        <w:r w:rsidR="00137E00">
          <w:rPr>
            <w:rFonts w:eastAsia="Malgun Gothic"/>
            <w:szCs w:val="22"/>
          </w:rPr>
          <w:lastRenderedPageBreak/>
          <w:t>sample size was too small to determine if the disease process from donors impacted macrophage responses, and this should also be investigated in future studies.</w:t>
        </w:r>
      </w:ins>
    </w:p>
    <w:p w14:paraId="376D1A1D" w14:textId="265719B0" w:rsidR="00200D57" w:rsidRPr="00E80806" w:rsidRDefault="00200D57" w:rsidP="00200D57">
      <w:pPr>
        <w:pStyle w:val="paragraph"/>
        <w:spacing w:before="0" w:beforeAutospacing="0" w:after="0" w:afterAutospacing="0" w:line="480" w:lineRule="auto"/>
        <w:textAlignment w:val="baseline"/>
        <w:rPr>
          <w:ins w:id="813" w:author="Brady,Rachel" w:date="2025-07-31T11:29:00Z" w16du:dateUtc="2025-07-31T18:29:00Z"/>
          <w:rFonts w:eastAsia="Malgun Gothic"/>
          <w:b/>
          <w:bCs/>
          <w:szCs w:val="22"/>
        </w:rPr>
      </w:pPr>
      <w:ins w:id="814" w:author="Brady,Rachel" w:date="2025-07-31T11:29:00Z" w16du:dateUtc="2025-07-31T18:29:00Z">
        <w:r w:rsidRPr="00E80806">
          <w:rPr>
            <w:rFonts w:eastAsia="Malgun Gothic"/>
            <w:b/>
            <w:bCs/>
            <w:szCs w:val="22"/>
          </w:rPr>
          <w:t>CONCLUSIONS</w:t>
        </w:r>
      </w:ins>
    </w:p>
    <w:p w14:paraId="72FB7B8C" w14:textId="395247A0" w:rsidR="004D144D" w:rsidRPr="00E80806" w:rsidRDefault="009D42D0" w:rsidP="00200D57">
      <w:pPr>
        <w:pStyle w:val="paragraph"/>
        <w:spacing w:before="0" w:beforeAutospacing="0" w:after="0" w:afterAutospacing="0" w:line="480" w:lineRule="auto"/>
        <w:ind w:firstLine="720"/>
        <w:textAlignment w:val="baseline"/>
        <w:rPr>
          <w:szCs w:val="22"/>
        </w:rPr>
      </w:pPr>
      <w:r w:rsidRPr="00E80806">
        <w:rPr>
          <w:rFonts w:eastAsia="Malgun Gothic"/>
          <w:szCs w:val="22"/>
        </w:rPr>
        <w:t xml:space="preserve">In summary, </w:t>
      </w:r>
      <w:r w:rsidR="00EF46EC" w:rsidRPr="00E80806">
        <w:rPr>
          <w:rFonts w:eastAsia="Malgun Gothic"/>
          <w:szCs w:val="22"/>
        </w:rPr>
        <w:t>p</w:t>
      </w:r>
      <w:r w:rsidR="002E54D4" w:rsidRPr="00E80806">
        <w:rPr>
          <w:rFonts w:eastAsia="Malgun Gothic"/>
          <w:szCs w:val="22"/>
        </w:rPr>
        <w:t>revious attempts at TME subtyping using single-cell RNA-seq have documented multiple TAM states in human tumors</w:t>
      </w:r>
      <w:r w:rsidR="002E54D4" w:rsidRPr="00E80806">
        <w:rPr>
          <w:rFonts w:eastAsiaTheme="majorEastAsia"/>
          <w:szCs w:val="22"/>
        </w:rPr>
        <w:t>.</w:t>
      </w:r>
      <w:sdt>
        <w:sdtPr>
          <w:rPr>
            <w:rFonts w:eastAsiaTheme="majorEastAsia"/>
            <w:color w:val="000000"/>
            <w:szCs w:val="22"/>
            <w:vertAlign w:val="superscript"/>
          </w:rPr>
          <w:tag w:val="MENDELEY_CITATION_v3_eyJjaXRhdGlvbklEIjoiTUVOREVMRVlfQ0lUQVRJT05fNGM2MDg0ZDctYThiMS00YWUyLWI3N2QtNjUxYzk2M2Q1OGY5IiwicHJvcGVydGllcyI6eyJub3RlSW5kZXgiOjB9LCJpc0VkaXRlZCI6ZmFsc2UsIm1hbnVhbE92ZXJyaWRlIjp7ImlzTWFudWFsbHlPdmVycmlkZGVuIjpmYWxzZSwiY2l0ZXByb2NUZXh0IjoiPHN1cD4zLDQ8L3N1cD4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"/>
          <w:id w:val="-1964488538"/>
          <w:placeholder>
            <w:docPart w:val="AA8BC1AA910D470CA875B77D03ACAC04"/>
          </w:placeholder>
        </w:sdtPr>
        <w:sdtContent>
          <w:r w:rsidR="00FB03E2" w:rsidRPr="00E80806">
            <w:rPr>
              <w:rFonts w:eastAsiaTheme="majorEastAsia"/>
              <w:color w:val="000000"/>
              <w:szCs w:val="22"/>
              <w:vertAlign w:val="superscript"/>
            </w:rPr>
            <w:t>3,4</w:t>
          </w:r>
        </w:sdtContent>
      </w:sdt>
      <w:r w:rsidR="002E54D4" w:rsidRPr="00E80806">
        <w:rPr>
          <w:rFonts w:eastAsiaTheme="majorEastAsia"/>
          <w:szCs w:val="22"/>
        </w:rPr>
        <w:t xml:space="preserve"> </w:t>
      </w:r>
      <w:r w:rsidR="002E54D4" w:rsidRPr="00E80806">
        <w:rPr>
          <w:rFonts w:eastAsia="Malgun Gothic"/>
          <w:szCs w:val="22"/>
        </w:rPr>
        <w:t xml:space="preserve">Our </w:t>
      </w:r>
      <w:r w:rsidR="00BA242C" w:rsidRPr="00E80806">
        <w:rPr>
          <w:rFonts w:eastAsia="Malgun Gothic"/>
          <w:szCs w:val="22"/>
        </w:rPr>
        <w:t>approach builds on this by</w:t>
      </w:r>
      <w:r w:rsidR="002E54D4" w:rsidRPr="00E80806">
        <w:rPr>
          <w:rFonts w:eastAsia="Malgun Gothic"/>
          <w:szCs w:val="22"/>
        </w:rPr>
        <w:t xml:space="preserve"> track</w:t>
      </w:r>
      <w:r w:rsidR="00BA242C" w:rsidRPr="00E80806">
        <w:rPr>
          <w:rFonts w:eastAsia="Malgun Gothic"/>
          <w:szCs w:val="22"/>
        </w:rPr>
        <w:t>ing</w:t>
      </w:r>
      <w:r w:rsidR="002E54D4" w:rsidRPr="00E80806">
        <w:rPr>
          <w:rFonts w:eastAsia="Malgun Gothic"/>
          <w:szCs w:val="22"/>
        </w:rPr>
        <w:t xml:space="preserve"> functional secretory outputs following TCM exposure to provide different phenotypic measurements of tumor cell signals. The method of measuring active cytokine release from macrophages complements static gene expression </w:t>
      </w:r>
      <w:del w:id="815" w:author="Brady,Rachel" w:date="2025-07-31T11:29:00Z" w16du:dateUtc="2025-07-31T18:29:00Z">
        <w:r w:rsidR="002E54D4" w:rsidRPr="00D26DBC">
          <w:rPr>
            <w:rFonts w:eastAsia="Malgun Gothic"/>
            <w:szCs w:val="22"/>
          </w:rPr>
          <w:delText>analyses</w:delText>
        </w:r>
      </w:del>
      <w:ins w:id="816" w:author="Brady,Rachel" w:date="2025-07-31T11:29:00Z" w16du:dateUtc="2025-07-31T18:29:00Z">
        <w:r w:rsidR="002E54D4" w:rsidRPr="00E80806">
          <w:rPr>
            <w:rFonts w:eastAsia="Malgun Gothic"/>
            <w:szCs w:val="22"/>
          </w:rPr>
          <w:t>analysis</w:t>
        </w:r>
      </w:ins>
      <w:r w:rsidR="002E54D4" w:rsidRPr="00E80806">
        <w:rPr>
          <w:rFonts w:eastAsia="Malgun Gothic"/>
          <w:szCs w:val="22"/>
        </w:rPr>
        <w:t xml:space="preserve">. While this study used canine models, its relevance to human cancer immunology is highlighted by the conservation of many cross-species immune pathways and prior </w:t>
      </w:r>
      <w:del w:id="817" w:author="Brady,Rachel" w:date="2025-07-31T11:29:00Z" w16du:dateUtc="2025-07-31T18:29:00Z">
        <w:r w:rsidR="002E54D4" w:rsidRPr="00D26DBC">
          <w:rPr>
            <w:rFonts w:eastAsia="Malgun Gothic"/>
            <w:szCs w:val="22"/>
          </w:rPr>
          <w:delText>successes</w:delText>
        </w:r>
      </w:del>
      <w:ins w:id="818" w:author="Brady,Rachel" w:date="2025-07-31T11:29:00Z" w16du:dateUtc="2025-07-31T18:29:00Z">
        <w:r w:rsidR="002E54D4" w:rsidRPr="00E80806">
          <w:rPr>
            <w:rFonts w:eastAsia="Malgun Gothic"/>
            <w:szCs w:val="22"/>
          </w:rPr>
          <w:t>success</w:t>
        </w:r>
      </w:ins>
      <w:r w:rsidR="002E54D4" w:rsidRPr="00E80806">
        <w:rPr>
          <w:rFonts w:eastAsia="Malgun Gothic"/>
          <w:szCs w:val="22"/>
        </w:rPr>
        <w:t xml:space="preserve"> in translational drug development.</w:t>
      </w:r>
      <w:sdt>
        <w:sdtPr>
          <w:rPr>
            <w:rFonts w:eastAsia="Malgun Gothic"/>
            <w:color w:val="000000"/>
            <w:szCs w:val="22"/>
            <w:vertAlign w:val="superscript"/>
          </w:rPr>
          <w:tag w:val="MENDELEY_CITATION_v3_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"/>
          <w:id w:val="1768418344"/>
          <w:placeholder>
            <w:docPart w:val="AA8BC1AA910D470CA875B77D03ACAC04"/>
          </w:placeholder>
        </w:sdtPr>
        <w:sdtContent>
          <w:r w:rsidR="00FB03E2" w:rsidRPr="00E80806">
            <w:rPr>
              <w:rFonts w:eastAsia="Malgun Gothic"/>
              <w:color w:val="000000"/>
              <w:szCs w:val="22"/>
              <w:vertAlign w:val="superscript"/>
            </w:rPr>
            <w:t>17–19</w:t>
          </w:r>
        </w:sdtContent>
      </w:sdt>
      <w:r w:rsidR="002E54D4" w:rsidRPr="00E80806">
        <w:rPr>
          <w:rFonts w:eastAsia="Malgun Gothic"/>
          <w:szCs w:val="22"/>
        </w:rPr>
        <w:t xml:space="preserve"> The combination of secretory profiling and transcriptomic subtyping </w:t>
      </w:r>
      <w:del w:id="819" w:author="Brady,Rachel" w:date="2025-07-31T11:29:00Z" w16du:dateUtc="2025-07-31T18:29:00Z">
        <w:r w:rsidR="002E54D4" w:rsidRPr="00D26DBC">
          <w:rPr>
            <w:rFonts w:eastAsia="Malgun Gothic"/>
            <w:szCs w:val="22"/>
          </w:rPr>
          <w:delText>could</w:delText>
        </w:r>
      </w:del>
      <w:ins w:id="820" w:author="Brady,Rachel" w:date="2025-07-31T11:29:00Z" w16du:dateUtc="2025-07-31T18:29:00Z">
        <w:r w:rsidR="002E54D4" w:rsidRPr="00E80806">
          <w:rPr>
            <w:rFonts w:eastAsia="Malgun Gothic"/>
            <w:szCs w:val="22"/>
          </w:rPr>
          <w:t>can</w:t>
        </w:r>
      </w:ins>
      <w:r w:rsidR="002E54D4" w:rsidRPr="00E80806">
        <w:rPr>
          <w:rFonts w:eastAsia="Malgun Gothic"/>
          <w:szCs w:val="22"/>
        </w:rPr>
        <w:t xml:space="preserve"> be used in human models to develop patient stratification tools by evaluating both the molecular and functional aspects of TAM heterogeneity. </w:t>
      </w:r>
      <w:r w:rsidR="003545D2" w:rsidRPr="00E80806">
        <w:rPr>
          <w:rFonts w:eastAsia="Aptos"/>
          <w:kern w:val="2"/>
          <w:szCs w:val="22"/>
        </w:rPr>
        <w:t> The National Cancer</w:t>
      </w:r>
      <w:r w:rsidR="005E7C54" w:rsidRPr="00E80806">
        <w:rPr>
          <w:rFonts w:eastAsia="Aptos"/>
          <w:kern w:val="2"/>
          <w:szCs w:val="22"/>
        </w:rPr>
        <w:t xml:space="preserve"> </w:t>
      </w:r>
      <w:r w:rsidR="003545D2" w:rsidRPr="00E80806">
        <w:rPr>
          <w:szCs w:val="22"/>
        </w:rPr>
        <w:t>Institute-Molecular Analysis for Therapy Choice</w:t>
      </w:r>
      <w:r w:rsidR="003545D2" w:rsidRPr="00E80806">
        <w:rPr>
          <w:rFonts w:eastAsia="Aptos"/>
          <w:kern w:val="2"/>
          <w:szCs w:val="22"/>
        </w:rPr>
        <w:t xml:space="preserve"> (MATCH) trial (NCT02465060) </w:t>
      </w:r>
      <w:r w:rsidR="00561512" w:rsidRPr="00E80806">
        <w:rPr>
          <w:rFonts w:eastAsia="Aptos"/>
          <w:kern w:val="2"/>
          <w:szCs w:val="22"/>
        </w:rPr>
        <w:t>demonstrated</w:t>
      </w:r>
      <w:r w:rsidR="00D26423" w:rsidRPr="00E80806">
        <w:rPr>
          <w:rFonts w:eastAsia="Aptos"/>
          <w:kern w:val="2"/>
          <w:szCs w:val="22"/>
        </w:rPr>
        <w:t xml:space="preserve"> the utility </w:t>
      </w:r>
      <w:r w:rsidR="00561512" w:rsidRPr="00E80806">
        <w:rPr>
          <w:rFonts w:eastAsia="Aptos"/>
          <w:kern w:val="2"/>
          <w:szCs w:val="22"/>
        </w:rPr>
        <w:t>of</w:t>
      </w:r>
      <w:r w:rsidR="00D26423" w:rsidRPr="00E80806">
        <w:rPr>
          <w:rFonts w:eastAsia="Aptos"/>
          <w:kern w:val="2"/>
          <w:szCs w:val="22"/>
        </w:rPr>
        <w:t xml:space="preserve"> </w:t>
      </w:r>
      <w:r w:rsidR="003545D2" w:rsidRPr="00E80806">
        <w:rPr>
          <w:rFonts w:eastAsia="Aptos"/>
          <w:kern w:val="2"/>
          <w:szCs w:val="22"/>
        </w:rPr>
        <w:t>molecular profiling to assign patients to targeted therapies in a tumor-agnostic manner.</w:t>
      </w:r>
      <w:r w:rsidR="00561512" w:rsidRPr="00E80806">
        <w:rPr>
          <w:rFonts w:eastAsia="Aptos"/>
          <w:kern w:val="2"/>
          <w:szCs w:val="22"/>
        </w:rPr>
        <w:t xml:space="preserve"> </w:t>
      </w:r>
      <w:r w:rsidR="003545D2" w:rsidRPr="00E80806">
        <w:rPr>
          <w:rFonts w:eastAsia="Aptos"/>
          <w:kern w:val="2"/>
          <w:szCs w:val="22"/>
        </w:rPr>
        <w:t xml:space="preserve">The study reached its signal-seeking goal when 25.9% of </w:t>
      </w:r>
      <w:ins w:id="821" w:author="Brady,Rachel" w:date="2025-07-31T11:29:00Z" w16du:dateUtc="2025-07-31T18:29:00Z">
        <w:r w:rsidRPr="00E80806">
          <w:rPr>
            <w:rFonts w:eastAsia="Aptos"/>
            <w:kern w:val="2"/>
            <w:szCs w:val="22"/>
          </w:rPr>
          <w:t xml:space="preserve">the </w:t>
        </w:r>
      </w:ins>
      <w:r w:rsidRPr="00E80806">
        <w:rPr>
          <w:rFonts w:eastAsia="Aptos"/>
          <w:kern w:val="2"/>
          <w:szCs w:val="22"/>
        </w:rPr>
        <w:t>treatment arms met their predetermined response rate threshold</w:t>
      </w:r>
      <w:r w:rsidR="003545D2" w:rsidRPr="00E80806">
        <w:rPr>
          <w:szCs w:val="22"/>
        </w:rPr>
        <w:t>, and researchers</w:t>
      </w:r>
      <w:r w:rsidR="005B752F">
        <w:rPr>
          <w:szCs w:val="22"/>
        </w:rPr>
        <w:t xml:space="preserve"> have</w:t>
      </w:r>
      <w:r w:rsidR="002E54D4" w:rsidRPr="00E80806">
        <w:rPr>
          <w:szCs w:val="22"/>
        </w:rPr>
        <w:t xml:space="preserve"> </w:t>
      </w:r>
      <w:r w:rsidR="003545D2" w:rsidRPr="00E80806">
        <w:rPr>
          <w:szCs w:val="22"/>
        </w:rPr>
        <w:t>initiated a follow-up study with matched immunotherapies.</w:t>
      </w:r>
      <w:sdt>
        <w:sdtPr>
          <w:rPr>
            <w:color w:val="000000"/>
            <w:szCs w:val="22"/>
            <w:vertAlign w:val="superscript"/>
          </w:rPr>
          <w:tag w:val="MENDELEY_CITATION_v3_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"/>
          <w:id w:val="1905263138"/>
          <w:placeholder>
            <w:docPart w:val="DefaultPlaceholder_-1854013440"/>
          </w:placeholder>
        </w:sdtPr>
        <w:sdtContent>
          <w:del w:id="822" w:author="Brady,Rachel" w:date="2025-07-31T11:29:00Z" w16du:dateUtc="2025-07-31T18:29:00Z">
            <w:r w:rsidR="006D6340" w:rsidRPr="006D6340">
              <w:rPr>
                <w:color w:val="000000"/>
                <w:szCs w:val="22"/>
                <w:vertAlign w:val="superscript"/>
              </w:rPr>
              <w:delText>60</w:delText>
            </w:r>
          </w:del>
          <w:ins w:id="823" w:author="Brady,Rachel" w:date="2025-07-31T11:29:00Z" w16du:dateUtc="2025-07-31T18:29:00Z">
            <w:r w:rsidR="00FB03E2" w:rsidRPr="00E80806">
              <w:rPr>
                <w:color w:val="000000"/>
                <w:szCs w:val="22"/>
                <w:vertAlign w:val="superscript"/>
              </w:rPr>
              <w:t>58</w:t>
            </w:r>
          </w:ins>
        </w:sdtContent>
      </w:sdt>
      <w:r w:rsidR="006D6340" w:rsidRPr="00E80806">
        <w:rPr>
          <w:szCs w:val="22"/>
        </w:rPr>
        <w:t xml:space="preserve"> </w:t>
      </w:r>
      <w:r w:rsidR="003545D2" w:rsidRPr="00E80806">
        <w:rPr>
          <w:szCs w:val="22"/>
        </w:rPr>
        <w:t xml:space="preserve">The inclusion of biomarkers such as </w:t>
      </w:r>
      <w:r w:rsidR="003545D2" w:rsidRPr="00E80806">
        <w:rPr>
          <w:i/>
          <w:iCs/>
          <w:szCs w:val="22"/>
        </w:rPr>
        <w:t>MVB12A</w:t>
      </w:r>
      <w:r w:rsidR="003545D2" w:rsidRPr="00E80806">
        <w:rPr>
          <w:szCs w:val="22"/>
        </w:rPr>
        <w:t xml:space="preserve"> or </w:t>
      </w:r>
      <w:r w:rsidR="003545D2" w:rsidRPr="00E80806">
        <w:rPr>
          <w:i/>
          <w:iCs/>
          <w:szCs w:val="22"/>
        </w:rPr>
        <w:t>CCL3</w:t>
      </w:r>
      <w:r w:rsidR="003545D2" w:rsidRPr="00E80806">
        <w:rPr>
          <w:szCs w:val="22"/>
        </w:rPr>
        <w:t xml:space="preserve"> expression in prospective trials could enable patient stratification for therapies targeting the VEGF pathway, exosome biogenesis</w:t>
      </w:r>
      <w:r w:rsidR="003545D2" w:rsidRPr="00E80806">
        <w:rPr>
          <w:rFonts w:eastAsia="Aptos"/>
          <w:kern w:val="2"/>
          <w:szCs w:val="22"/>
        </w:rPr>
        <w:t>, and cytokine signaling.</w:t>
      </w:r>
      <w:r w:rsidR="003545D2" w:rsidRPr="00E80806">
        <w:rPr>
          <w:szCs w:val="22"/>
        </w:rPr>
        <w:t xml:space="preserve"> </w:t>
      </w:r>
      <w:r w:rsidRPr="00E80806">
        <w:rPr>
          <w:szCs w:val="22"/>
        </w:rPr>
        <w:t>Exp</w:t>
      </w:r>
      <w:r w:rsidR="00982FDC" w:rsidRPr="00E80806">
        <w:rPr>
          <w:szCs w:val="22"/>
        </w:rPr>
        <w:t>anding</w:t>
      </w:r>
      <w:r w:rsidRPr="00E80806">
        <w:rPr>
          <w:szCs w:val="22"/>
        </w:rPr>
        <w:t xml:space="preserve"> </w:t>
      </w:r>
      <w:r w:rsidR="006D0E53" w:rsidRPr="00E80806">
        <w:rPr>
          <w:szCs w:val="22"/>
        </w:rPr>
        <w:t xml:space="preserve">and validating </w:t>
      </w:r>
      <w:r w:rsidR="006D6340" w:rsidRPr="00E80806">
        <w:rPr>
          <w:szCs w:val="22"/>
        </w:rPr>
        <w:t>this platform</w:t>
      </w:r>
      <w:r w:rsidRPr="00E80806">
        <w:rPr>
          <w:szCs w:val="22"/>
        </w:rPr>
        <w:t xml:space="preserve"> </w:t>
      </w:r>
      <w:r w:rsidR="001A6A85" w:rsidRPr="00E80806">
        <w:rPr>
          <w:szCs w:val="22"/>
        </w:rPr>
        <w:t>in</w:t>
      </w:r>
      <w:r w:rsidRPr="00E80806">
        <w:rPr>
          <w:szCs w:val="22"/>
        </w:rPr>
        <w:t xml:space="preserve"> murine and additional canine models</w:t>
      </w:r>
      <w:r w:rsidR="005B752F">
        <w:rPr>
          <w:szCs w:val="22"/>
        </w:rPr>
        <w:t>,</w:t>
      </w:r>
      <w:r w:rsidRPr="00E80806">
        <w:rPr>
          <w:szCs w:val="22"/>
        </w:rPr>
        <w:t xml:space="preserve"> and ultimately translating it into human systems</w:t>
      </w:r>
      <w:r w:rsidR="005B752F">
        <w:rPr>
          <w:szCs w:val="22"/>
        </w:rPr>
        <w:t>,</w:t>
      </w:r>
      <w:r w:rsidRPr="00E80806">
        <w:rPr>
          <w:szCs w:val="22"/>
        </w:rPr>
        <w:t xml:space="preserve"> </w:t>
      </w:r>
      <w:r w:rsidR="00982FDC" w:rsidRPr="00E80806">
        <w:rPr>
          <w:szCs w:val="22"/>
        </w:rPr>
        <w:t>will</w:t>
      </w:r>
      <w:r w:rsidRPr="00E80806">
        <w:rPr>
          <w:szCs w:val="22"/>
        </w:rPr>
        <w:t xml:space="preserve"> enable more precise stratification strategies for immunomodulatory </w:t>
      </w:r>
      <w:r w:rsidR="00982FDC" w:rsidRPr="00E80806">
        <w:rPr>
          <w:szCs w:val="22"/>
        </w:rPr>
        <w:t>TME-centri</w:t>
      </w:r>
      <w:r w:rsidR="005E7C54" w:rsidRPr="00E80806">
        <w:rPr>
          <w:szCs w:val="22"/>
        </w:rPr>
        <w:t xml:space="preserve">c </w:t>
      </w:r>
      <w:r w:rsidRPr="00E80806">
        <w:rPr>
          <w:szCs w:val="22"/>
        </w:rPr>
        <w:t>therapies.</w:t>
      </w:r>
    </w:p>
    <w:p w14:paraId="4B2E7E47" w14:textId="77777777" w:rsidR="00950F83" w:rsidRPr="00E80806" w:rsidRDefault="00950F83" w:rsidP="004D144D">
      <w:pPr>
        <w:pStyle w:val="paragraph"/>
        <w:spacing w:before="0" w:beforeAutospacing="0" w:after="0" w:afterAutospacing="0" w:line="480" w:lineRule="auto"/>
        <w:ind w:firstLine="720"/>
        <w:textAlignment w:val="baseline"/>
        <w:rPr>
          <w:rPrChange w:id="824" w:author="Brady,Rachel" w:date="2025-07-31T11:29:00Z" w16du:dateUtc="2025-07-31T18:29:00Z">
            <w:rPr>
              <w:rStyle w:val="eop"/>
            </w:rPr>
          </w:rPrChange>
        </w:rPr>
      </w:pPr>
    </w:p>
    <w:p w14:paraId="4DE776D2" w14:textId="77777777" w:rsidR="00950F83" w:rsidRPr="00E80806" w:rsidRDefault="00950F83" w:rsidP="004D144D">
      <w:pPr>
        <w:pStyle w:val="paragraph"/>
        <w:spacing w:before="0" w:beforeAutospacing="0" w:after="0" w:afterAutospacing="0" w:line="480" w:lineRule="auto"/>
        <w:ind w:firstLine="720"/>
        <w:textAlignment w:val="baseline"/>
        <w:rPr>
          <w:ins w:id="825" w:author="Brady,Rachel" w:date="2025-07-31T11:29:00Z" w16du:dateUtc="2025-07-31T18:29:00Z"/>
          <w:szCs w:val="22"/>
        </w:rPr>
      </w:pPr>
    </w:p>
    <w:p w14:paraId="27E5F47F" w14:textId="77777777" w:rsidR="00950F83" w:rsidRPr="00E80806" w:rsidRDefault="00950F83" w:rsidP="004D144D">
      <w:pPr>
        <w:pStyle w:val="paragraph"/>
        <w:spacing w:before="0" w:beforeAutospacing="0" w:after="0" w:afterAutospacing="0" w:line="480" w:lineRule="auto"/>
        <w:ind w:firstLine="720"/>
        <w:textAlignment w:val="baseline"/>
        <w:rPr>
          <w:ins w:id="826" w:author="Brady,Rachel" w:date="2025-07-31T11:29:00Z" w16du:dateUtc="2025-07-31T18:29:00Z"/>
          <w:szCs w:val="22"/>
        </w:rPr>
      </w:pPr>
    </w:p>
    <w:p w14:paraId="50B0751C" w14:textId="77777777" w:rsidR="00950F83" w:rsidRPr="00E80806" w:rsidRDefault="00950F83" w:rsidP="004D144D">
      <w:pPr>
        <w:pStyle w:val="paragraph"/>
        <w:spacing w:before="0" w:beforeAutospacing="0" w:after="0" w:afterAutospacing="0" w:line="480" w:lineRule="auto"/>
        <w:ind w:firstLine="720"/>
        <w:textAlignment w:val="baseline"/>
        <w:rPr>
          <w:ins w:id="827" w:author="Brady,Rachel" w:date="2025-07-31T11:29:00Z" w16du:dateUtc="2025-07-31T18:29:00Z"/>
          <w:szCs w:val="22"/>
        </w:rPr>
      </w:pPr>
    </w:p>
    <w:p w14:paraId="66E1BC01" w14:textId="77777777" w:rsidR="00950F83" w:rsidRPr="00E80806" w:rsidRDefault="00950F83" w:rsidP="004D144D">
      <w:pPr>
        <w:pStyle w:val="paragraph"/>
        <w:spacing w:before="0" w:beforeAutospacing="0" w:after="0" w:afterAutospacing="0" w:line="480" w:lineRule="auto"/>
        <w:ind w:firstLine="720"/>
        <w:textAlignment w:val="baseline"/>
        <w:rPr>
          <w:ins w:id="828" w:author="Brady,Rachel" w:date="2025-07-31T11:29:00Z" w16du:dateUtc="2025-07-31T18:29:00Z"/>
          <w:szCs w:val="22"/>
        </w:rPr>
      </w:pPr>
    </w:p>
    <w:p w14:paraId="154E1995" w14:textId="77777777" w:rsidR="00950F83" w:rsidRDefault="00950F83" w:rsidP="004D144D">
      <w:pPr>
        <w:pStyle w:val="paragraph"/>
        <w:spacing w:before="0" w:beforeAutospacing="0" w:after="0" w:afterAutospacing="0" w:line="480" w:lineRule="auto"/>
        <w:ind w:firstLine="720"/>
        <w:textAlignment w:val="baseline"/>
        <w:rPr>
          <w:ins w:id="829" w:author="Brady,Rachel" w:date="2025-07-31T11:29:00Z" w16du:dateUtc="2025-07-31T18:29:00Z"/>
          <w:szCs w:val="22"/>
        </w:rPr>
      </w:pPr>
    </w:p>
    <w:p w14:paraId="3790CB3C" w14:textId="77777777" w:rsidR="00950F83" w:rsidRDefault="00950F83" w:rsidP="004D144D">
      <w:pPr>
        <w:pStyle w:val="paragraph"/>
        <w:spacing w:before="0" w:beforeAutospacing="0" w:after="0" w:afterAutospacing="0" w:line="480" w:lineRule="auto"/>
        <w:ind w:firstLine="720"/>
        <w:textAlignment w:val="baseline"/>
        <w:rPr>
          <w:ins w:id="830" w:author="Brady,Rachel" w:date="2025-07-31T11:29:00Z" w16du:dateUtc="2025-07-31T18:29:00Z"/>
          <w:szCs w:val="22"/>
        </w:rPr>
      </w:pPr>
    </w:p>
    <w:p w14:paraId="2A8448C9" w14:textId="77777777" w:rsidR="00950F83" w:rsidRDefault="00950F83" w:rsidP="004D144D">
      <w:pPr>
        <w:pStyle w:val="paragraph"/>
        <w:spacing w:before="0" w:beforeAutospacing="0" w:after="0" w:afterAutospacing="0" w:line="480" w:lineRule="auto"/>
        <w:ind w:firstLine="720"/>
        <w:textAlignment w:val="baseline"/>
        <w:rPr>
          <w:ins w:id="831" w:author="Brady,Rachel" w:date="2025-07-31T11:29:00Z" w16du:dateUtc="2025-07-31T18:29:00Z"/>
          <w:szCs w:val="22"/>
        </w:rPr>
      </w:pPr>
    </w:p>
    <w:p w14:paraId="1CE0B222" w14:textId="77777777" w:rsidR="00950F83" w:rsidRPr="004D144D" w:rsidRDefault="00950F83" w:rsidP="004D144D">
      <w:pPr>
        <w:pStyle w:val="paragraph"/>
        <w:spacing w:before="0" w:beforeAutospacing="0" w:after="0" w:afterAutospacing="0" w:line="480" w:lineRule="auto"/>
        <w:ind w:firstLine="720"/>
        <w:textAlignment w:val="baseline"/>
        <w:rPr>
          <w:ins w:id="832" w:author="Brady,Rachel" w:date="2025-07-31T11:29:00Z" w16du:dateUtc="2025-07-31T18:29:00Z"/>
          <w:szCs w:val="22"/>
        </w:rPr>
      </w:pPr>
    </w:p>
    <w:p w14:paraId="37822B2D" w14:textId="34BFAFC2" w:rsidR="003545D2" w:rsidRPr="002E54D4" w:rsidRDefault="003545D2" w:rsidP="002E54D4">
      <w:pPr>
        <w:pStyle w:val="paragraph"/>
        <w:spacing w:before="0" w:beforeAutospacing="0" w:after="0" w:afterAutospacing="0" w:line="480" w:lineRule="auto"/>
        <w:ind w:firstLine="720"/>
        <w:textAlignment w:val="baseline"/>
        <w:rPr>
          <w:ins w:id="833" w:author="Brady,Rachel" w:date="2025-07-31T11:29:00Z" w16du:dateUtc="2025-07-31T18:29:00Z"/>
          <w:rStyle w:val="eop"/>
          <w:rFonts w:eastAsia="Malgun Gothic"/>
          <w:szCs w:val="22"/>
        </w:rPr>
      </w:pPr>
    </w:p>
    <w:p w14:paraId="45C46D3B" w14:textId="77777777" w:rsidR="003545D2" w:rsidRDefault="003545D2"/>
    <w:sectPr w:rsidR="00354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3"/>
    <w:multiLevelType w:val="multilevel"/>
    <w:tmpl w:val="05B2D9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72314C"/>
    <w:multiLevelType w:val="multilevel"/>
    <w:tmpl w:val="EE7A5E7C"/>
    <w:lvl w:ilvl="0">
      <w:start w:val="1"/>
      <w:numFmt w:val="upperRoman"/>
      <w:lvlText w:val="%1."/>
      <w:lvlJc w:val="right"/>
      <w:pPr>
        <w:tabs>
          <w:tab w:val="num" w:pos="360"/>
        </w:tabs>
        <w:ind w:left="360" w:hanging="360"/>
      </w:pPr>
    </w:lvl>
    <w:lvl w:ilvl="1" w:tentative="1">
      <w:start w:val="1"/>
      <w:numFmt w:val="upperRoman"/>
      <w:lvlText w:val="%2."/>
      <w:lvlJc w:val="right"/>
      <w:pPr>
        <w:tabs>
          <w:tab w:val="num" w:pos="1080"/>
        </w:tabs>
        <w:ind w:left="1080" w:hanging="360"/>
      </w:pPr>
    </w:lvl>
    <w:lvl w:ilvl="2" w:tentative="1">
      <w:start w:val="1"/>
      <w:numFmt w:val="upperRoman"/>
      <w:lvlText w:val="%3."/>
      <w:lvlJc w:val="right"/>
      <w:pPr>
        <w:tabs>
          <w:tab w:val="num" w:pos="1800"/>
        </w:tabs>
        <w:ind w:left="1800" w:hanging="360"/>
      </w:pPr>
    </w:lvl>
    <w:lvl w:ilvl="3" w:tentative="1">
      <w:start w:val="1"/>
      <w:numFmt w:val="upperRoman"/>
      <w:lvlText w:val="%4."/>
      <w:lvlJc w:val="right"/>
      <w:pPr>
        <w:tabs>
          <w:tab w:val="num" w:pos="2520"/>
        </w:tabs>
        <w:ind w:left="2520" w:hanging="360"/>
      </w:pPr>
    </w:lvl>
    <w:lvl w:ilvl="4" w:tentative="1">
      <w:start w:val="1"/>
      <w:numFmt w:val="upperRoman"/>
      <w:lvlText w:val="%5."/>
      <w:lvlJc w:val="right"/>
      <w:pPr>
        <w:tabs>
          <w:tab w:val="num" w:pos="3240"/>
        </w:tabs>
        <w:ind w:left="3240" w:hanging="360"/>
      </w:pPr>
    </w:lvl>
    <w:lvl w:ilvl="5" w:tentative="1">
      <w:start w:val="1"/>
      <w:numFmt w:val="upperRoman"/>
      <w:lvlText w:val="%6."/>
      <w:lvlJc w:val="right"/>
      <w:pPr>
        <w:tabs>
          <w:tab w:val="num" w:pos="3960"/>
        </w:tabs>
        <w:ind w:left="3960" w:hanging="360"/>
      </w:pPr>
    </w:lvl>
    <w:lvl w:ilvl="6" w:tentative="1">
      <w:start w:val="1"/>
      <w:numFmt w:val="upperRoman"/>
      <w:lvlText w:val="%7."/>
      <w:lvlJc w:val="right"/>
      <w:pPr>
        <w:tabs>
          <w:tab w:val="num" w:pos="4680"/>
        </w:tabs>
        <w:ind w:left="4680" w:hanging="360"/>
      </w:pPr>
    </w:lvl>
    <w:lvl w:ilvl="7" w:tentative="1">
      <w:start w:val="1"/>
      <w:numFmt w:val="upperRoman"/>
      <w:lvlText w:val="%8."/>
      <w:lvlJc w:val="right"/>
      <w:pPr>
        <w:tabs>
          <w:tab w:val="num" w:pos="5400"/>
        </w:tabs>
        <w:ind w:left="5400" w:hanging="360"/>
      </w:pPr>
    </w:lvl>
    <w:lvl w:ilvl="8" w:tentative="1">
      <w:start w:val="1"/>
      <w:numFmt w:val="upperRoman"/>
      <w:lvlText w:val="%9."/>
      <w:lvlJc w:val="right"/>
      <w:pPr>
        <w:tabs>
          <w:tab w:val="num" w:pos="6120"/>
        </w:tabs>
        <w:ind w:left="6120" w:hanging="360"/>
      </w:pPr>
    </w:lvl>
  </w:abstractNum>
  <w:abstractNum w:abstractNumId="2" w15:restartNumberingAfterBreak="0">
    <w:nsid w:val="07B42583"/>
    <w:multiLevelType w:val="multilevel"/>
    <w:tmpl w:val="AE0A62F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7D5629"/>
    <w:multiLevelType w:val="multilevel"/>
    <w:tmpl w:val="57C45B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F944157"/>
    <w:multiLevelType w:val="multilevel"/>
    <w:tmpl w:val="F57E6E2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4610317"/>
    <w:multiLevelType w:val="multilevel"/>
    <w:tmpl w:val="534E72E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FF344D"/>
    <w:multiLevelType w:val="multilevel"/>
    <w:tmpl w:val="324E54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0F1A75"/>
    <w:multiLevelType w:val="multilevel"/>
    <w:tmpl w:val="483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58BB"/>
    <w:multiLevelType w:val="multilevel"/>
    <w:tmpl w:val="97F066D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AFB5428"/>
    <w:multiLevelType w:val="multilevel"/>
    <w:tmpl w:val="7B109A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1C686E5D"/>
    <w:multiLevelType w:val="hybridMultilevel"/>
    <w:tmpl w:val="098E0B04"/>
    <w:lvl w:ilvl="0" w:tplc="46E644A2">
      <w:start w:val="1"/>
      <w:numFmt w:val="upperLetter"/>
      <w:lvlText w:val="(%1)"/>
      <w:lvlJc w:val="left"/>
      <w:pPr>
        <w:ind w:left="720" w:hanging="360"/>
      </w:pPr>
      <w:rPr>
        <w:rFonts w:hint="default"/>
      </w:rPr>
    </w:lvl>
    <w:lvl w:ilvl="1" w:tplc="60703132" w:tentative="1">
      <w:start w:val="1"/>
      <w:numFmt w:val="lowerLetter"/>
      <w:lvlText w:val="%2."/>
      <w:lvlJc w:val="left"/>
      <w:pPr>
        <w:ind w:left="1440" w:hanging="360"/>
      </w:pPr>
    </w:lvl>
    <w:lvl w:ilvl="2" w:tplc="B3DC727A" w:tentative="1">
      <w:start w:val="1"/>
      <w:numFmt w:val="lowerRoman"/>
      <w:lvlText w:val="%3."/>
      <w:lvlJc w:val="right"/>
      <w:pPr>
        <w:ind w:left="2160" w:hanging="180"/>
      </w:pPr>
    </w:lvl>
    <w:lvl w:ilvl="3" w:tplc="3022CD72" w:tentative="1">
      <w:start w:val="1"/>
      <w:numFmt w:val="decimal"/>
      <w:lvlText w:val="%4."/>
      <w:lvlJc w:val="left"/>
      <w:pPr>
        <w:ind w:left="2880" w:hanging="360"/>
      </w:pPr>
    </w:lvl>
    <w:lvl w:ilvl="4" w:tplc="2D3242D0" w:tentative="1">
      <w:start w:val="1"/>
      <w:numFmt w:val="lowerLetter"/>
      <w:lvlText w:val="%5."/>
      <w:lvlJc w:val="left"/>
      <w:pPr>
        <w:ind w:left="3600" w:hanging="360"/>
      </w:pPr>
    </w:lvl>
    <w:lvl w:ilvl="5" w:tplc="85A0D376" w:tentative="1">
      <w:start w:val="1"/>
      <w:numFmt w:val="lowerRoman"/>
      <w:lvlText w:val="%6."/>
      <w:lvlJc w:val="right"/>
      <w:pPr>
        <w:ind w:left="4320" w:hanging="180"/>
      </w:pPr>
    </w:lvl>
    <w:lvl w:ilvl="6" w:tplc="D43C9A82" w:tentative="1">
      <w:start w:val="1"/>
      <w:numFmt w:val="decimal"/>
      <w:lvlText w:val="%7."/>
      <w:lvlJc w:val="left"/>
      <w:pPr>
        <w:ind w:left="5040" w:hanging="360"/>
      </w:pPr>
    </w:lvl>
    <w:lvl w:ilvl="7" w:tplc="FE722534" w:tentative="1">
      <w:start w:val="1"/>
      <w:numFmt w:val="lowerLetter"/>
      <w:lvlText w:val="%8."/>
      <w:lvlJc w:val="left"/>
      <w:pPr>
        <w:ind w:left="5760" w:hanging="360"/>
      </w:pPr>
    </w:lvl>
    <w:lvl w:ilvl="8" w:tplc="BF4092EC" w:tentative="1">
      <w:start w:val="1"/>
      <w:numFmt w:val="lowerRoman"/>
      <w:lvlText w:val="%9."/>
      <w:lvlJc w:val="right"/>
      <w:pPr>
        <w:ind w:left="6480" w:hanging="180"/>
      </w:pPr>
    </w:lvl>
  </w:abstractNum>
  <w:abstractNum w:abstractNumId="11" w15:restartNumberingAfterBreak="0">
    <w:nsid w:val="1C9F4143"/>
    <w:multiLevelType w:val="multilevel"/>
    <w:tmpl w:val="B184AB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EE86616"/>
    <w:multiLevelType w:val="multilevel"/>
    <w:tmpl w:val="59D819C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FB7746F"/>
    <w:multiLevelType w:val="multilevel"/>
    <w:tmpl w:val="309EAA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1F2017D"/>
    <w:multiLevelType w:val="multilevel"/>
    <w:tmpl w:val="92809C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5241AF7"/>
    <w:multiLevelType w:val="multilevel"/>
    <w:tmpl w:val="4C8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E06"/>
    <w:multiLevelType w:val="multilevel"/>
    <w:tmpl w:val="E3D060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FF70B1"/>
    <w:multiLevelType w:val="multilevel"/>
    <w:tmpl w:val="13F4E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F244387"/>
    <w:multiLevelType w:val="multilevel"/>
    <w:tmpl w:val="86504D9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FDC4F2A"/>
    <w:multiLevelType w:val="multilevel"/>
    <w:tmpl w:val="99C0078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1BF224E"/>
    <w:multiLevelType w:val="multilevel"/>
    <w:tmpl w:val="6358B3B0"/>
    <w:lvl w:ilvl="0">
      <w:start w:val="2"/>
      <w:numFmt w:val="lowerLetter"/>
      <w:lvlText w:val="%1."/>
      <w:lvlJc w:val="left"/>
      <w:pPr>
        <w:tabs>
          <w:tab w:val="num" w:pos="-1080"/>
        </w:tabs>
        <w:ind w:left="-1080" w:hanging="360"/>
      </w:pPr>
    </w:lvl>
    <w:lvl w:ilvl="1" w:tentative="1">
      <w:start w:val="1"/>
      <w:numFmt w:val="lowerLetter"/>
      <w:lvlText w:val="%2."/>
      <w:lvlJc w:val="left"/>
      <w:pPr>
        <w:tabs>
          <w:tab w:val="num" w:pos="-360"/>
        </w:tabs>
        <w:ind w:left="-360" w:hanging="360"/>
      </w:pPr>
    </w:lvl>
    <w:lvl w:ilvl="2" w:tentative="1">
      <w:start w:val="1"/>
      <w:numFmt w:val="lowerLetter"/>
      <w:lvlText w:val="%3."/>
      <w:lvlJc w:val="left"/>
      <w:pPr>
        <w:tabs>
          <w:tab w:val="num" w:pos="360"/>
        </w:tabs>
        <w:ind w:left="360" w:hanging="360"/>
      </w:pPr>
    </w:lvl>
    <w:lvl w:ilvl="3" w:tentative="1">
      <w:start w:val="1"/>
      <w:numFmt w:val="lowerLetter"/>
      <w:lvlText w:val="%4."/>
      <w:lvlJc w:val="left"/>
      <w:pPr>
        <w:tabs>
          <w:tab w:val="num" w:pos="1080"/>
        </w:tabs>
        <w:ind w:left="1080" w:hanging="360"/>
      </w:pPr>
    </w:lvl>
    <w:lvl w:ilvl="4" w:tentative="1">
      <w:start w:val="1"/>
      <w:numFmt w:val="lowerLetter"/>
      <w:lvlText w:val="%5."/>
      <w:lvlJc w:val="left"/>
      <w:pPr>
        <w:tabs>
          <w:tab w:val="num" w:pos="1800"/>
        </w:tabs>
        <w:ind w:left="1800" w:hanging="360"/>
      </w:pPr>
    </w:lvl>
    <w:lvl w:ilvl="5" w:tentative="1">
      <w:start w:val="1"/>
      <w:numFmt w:val="lowerLetter"/>
      <w:lvlText w:val="%6."/>
      <w:lvlJc w:val="left"/>
      <w:pPr>
        <w:tabs>
          <w:tab w:val="num" w:pos="2520"/>
        </w:tabs>
        <w:ind w:left="2520" w:hanging="360"/>
      </w:pPr>
    </w:lvl>
    <w:lvl w:ilvl="6" w:tentative="1">
      <w:start w:val="1"/>
      <w:numFmt w:val="lowerLetter"/>
      <w:lvlText w:val="%7."/>
      <w:lvlJc w:val="left"/>
      <w:pPr>
        <w:tabs>
          <w:tab w:val="num" w:pos="3240"/>
        </w:tabs>
        <w:ind w:left="3240" w:hanging="360"/>
      </w:pPr>
    </w:lvl>
    <w:lvl w:ilvl="7" w:tentative="1">
      <w:start w:val="1"/>
      <w:numFmt w:val="lowerLetter"/>
      <w:lvlText w:val="%8."/>
      <w:lvlJc w:val="left"/>
      <w:pPr>
        <w:tabs>
          <w:tab w:val="num" w:pos="3960"/>
        </w:tabs>
        <w:ind w:left="3960" w:hanging="360"/>
      </w:pPr>
    </w:lvl>
    <w:lvl w:ilvl="8" w:tentative="1">
      <w:start w:val="1"/>
      <w:numFmt w:val="lowerLetter"/>
      <w:lvlText w:val="%9."/>
      <w:lvlJc w:val="left"/>
      <w:pPr>
        <w:tabs>
          <w:tab w:val="num" w:pos="4680"/>
        </w:tabs>
        <w:ind w:left="4680" w:hanging="360"/>
      </w:pPr>
    </w:lvl>
  </w:abstractNum>
  <w:abstractNum w:abstractNumId="21" w15:restartNumberingAfterBreak="0">
    <w:nsid w:val="342F2DC5"/>
    <w:multiLevelType w:val="multilevel"/>
    <w:tmpl w:val="58F2BE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70E58B8"/>
    <w:multiLevelType w:val="multilevel"/>
    <w:tmpl w:val="AFE45EA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886284C"/>
    <w:multiLevelType w:val="multilevel"/>
    <w:tmpl w:val="6298E98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3943119B"/>
    <w:multiLevelType w:val="multilevel"/>
    <w:tmpl w:val="2C14472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CC80713"/>
    <w:multiLevelType w:val="multilevel"/>
    <w:tmpl w:val="2A42B50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3CE84717"/>
    <w:multiLevelType w:val="multilevel"/>
    <w:tmpl w:val="13F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07901"/>
    <w:multiLevelType w:val="multilevel"/>
    <w:tmpl w:val="E82C6772"/>
    <w:lvl w:ilvl="0">
      <w:start w:val="7"/>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1546B6C"/>
    <w:multiLevelType w:val="multilevel"/>
    <w:tmpl w:val="DDC45F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4EF4C5B"/>
    <w:multiLevelType w:val="multilevel"/>
    <w:tmpl w:val="07B8934A"/>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45E532B2"/>
    <w:multiLevelType w:val="multilevel"/>
    <w:tmpl w:val="4536ACD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4E294F1B"/>
    <w:multiLevelType w:val="multilevel"/>
    <w:tmpl w:val="0A603EB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4E7F3187"/>
    <w:multiLevelType w:val="multilevel"/>
    <w:tmpl w:val="8702EDA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21715D2"/>
    <w:multiLevelType w:val="multilevel"/>
    <w:tmpl w:val="B7BAE7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88243B2"/>
    <w:multiLevelType w:val="multilevel"/>
    <w:tmpl w:val="7C1E27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EEF4120"/>
    <w:multiLevelType w:val="multilevel"/>
    <w:tmpl w:val="6C3EF29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67462A98"/>
    <w:multiLevelType w:val="multilevel"/>
    <w:tmpl w:val="763E93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80A064B"/>
    <w:multiLevelType w:val="multilevel"/>
    <w:tmpl w:val="4EAEB87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6813732E"/>
    <w:multiLevelType w:val="multilevel"/>
    <w:tmpl w:val="109453E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69BF22F4"/>
    <w:multiLevelType w:val="multilevel"/>
    <w:tmpl w:val="288861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7A1461"/>
    <w:multiLevelType w:val="multilevel"/>
    <w:tmpl w:val="EEEECD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A936073"/>
    <w:multiLevelType w:val="multilevel"/>
    <w:tmpl w:val="E5686E90"/>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AD071CE"/>
    <w:multiLevelType w:val="multilevel"/>
    <w:tmpl w:val="60DC3DD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76A55D5F"/>
    <w:multiLevelType w:val="multilevel"/>
    <w:tmpl w:val="A8CADD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91267B4"/>
    <w:multiLevelType w:val="multilevel"/>
    <w:tmpl w:val="87B845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C547827"/>
    <w:multiLevelType w:val="multilevel"/>
    <w:tmpl w:val="84762F4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CBE582B"/>
    <w:multiLevelType w:val="hybridMultilevel"/>
    <w:tmpl w:val="A28A1150"/>
    <w:lvl w:ilvl="0" w:tplc="89749B30">
      <w:start w:val="1"/>
      <w:numFmt w:val="lowerLetter"/>
      <w:lvlText w:val="%1."/>
      <w:lvlJc w:val="left"/>
      <w:pPr>
        <w:ind w:left="360" w:hanging="360"/>
      </w:pPr>
      <w:rPr>
        <w:rFonts w:hint="default"/>
      </w:rPr>
    </w:lvl>
    <w:lvl w:ilvl="1" w:tplc="FC3E9CB0" w:tentative="1">
      <w:start w:val="1"/>
      <w:numFmt w:val="lowerLetter"/>
      <w:lvlText w:val="%2."/>
      <w:lvlJc w:val="left"/>
      <w:pPr>
        <w:ind w:left="1080" w:hanging="360"/>
      </w:pPr>
    </w:lvl>
    <w:lvl w:ilvl="2" w:tplc="886034EE" w:tentative="1">
      <w:start w:val="1"/>
      <w:numFmt w:val="lowerRoman"/>
      <w:lvlText w:val="%3."/>
      <w:lvlJc w:val="right"/>
      <w:pPr>
        <w:ind w:left="1800" w:hanging="180"/>
      </w:pPr>
    </w:lvl>
    <w:lvl w:ilvl="3" w:tplc="0292F580" w:tentative="1">
      <w:start w:val="1"/>
      <w:numFmt w:val="decimal"/>
      <w:lvlText w:val="%4."/>
      <w:lvlJc w:val="left"/>
      <w:pPr>
        <w:ind w:left="2520" w:hanging="360"/>
      </w:pPr>
    </w:lvl>
    <w:lvl w:ilvl="4" w:tplc="F1389F7E" w:tentative="1">
      <w:start w:val="1"/>
      <w:numFmt w:val="lowerLetter"/>
      <w:lvlText w:val="%5."/>
      <w:lvlJc w:val="left"/>
      <w:pPr>
        <w:ind w:left="3240" w:hanging="360"/>
      </w:pPr>
    </w:lvl>
    <w:lvl w:ilvl="5" w:tplc="1038B89E" w:tentative="1">
      <w:start w:val="1"/>
      <w:numFmt w:val="lowerRoman"/>
      <w:lvlText w:val="%6."/>
      <w:lvlJc w:val="right"/>
      <w:pPr>
        <w:ind w:left="3960" w:hanging="180"/>
      </w:pPr>
    </w:lvl>
    <w:lvl w:ilvl="6" w:tplc="2F346686" w:tentative="1">
      <w:start w:val="1"/>
      <w:numFmt w:val="decimal"/>
      <w:lvlText w:val="%7."/>
      <w:lvlJc w:val="left"/>
      <w:pPr>
        <w:ind w:left="4680" w:hanging="360"/>
      </w:pPr>
    </w:lvl>
    <w:lvl w:ilvl="7" w:tplc="B9DE0726" w:tentative="1">
      <w:start w:val="1"/>
      <w:numFmt w:val="lowerLetter"/>
      <w:lvlText w:val="%8."/>
      <w:lvlJc w:val="left"/>
      <w:pPr>
        <w:ind w:left="5400" w:hanging="360"/>
      </w:pPr>
    </w:lvl>
    <w:lvl w:ilvl="8" w:tplc="BC0225CE" w:tentative="1">
      <w:start w:val="1"/>
      <w:numFmt w:val="lowerRoman"/>
      <w:lvlText w:val="%9."/>
      <w:lvlJc w:val="right"/>
      <w:pPr>
        <w:ind w:left="6120" w:hanging="180"/>
      </w:pPr>
    </w:lvl>
  </w:abstractNum>
  <w:abstractNum w:abstractNumId="47" w15:restartNumberingAfterBreak="0">
    <w:nsid w:val="7D126CF4"/>
    <w:multiLevelType w:val="hybridMultilevel"/>
    <w:tmpl w:val="470AC696"/>
    <w:lvl w:ilvl="0" w:tplc="006C70B2">
      <w:start w:val="1"/>
      <w:numFmt w:val="upperLetter"/>
      <w:lvlText w:val="(%1)"/>
      <w:lvlJc w:val="left"/>
      <w:pPr>
        <w:ind w:left="720" w:hanging="360"/>
      </w:pPr>
      <w:rPr>
        <w:rFonts w:hint="default"/>
      </w:rPr>
    </w:lvl>
    <w:lvl w:ilvl="1" w:tplc="ECD2FCE4" w:tentative="1">
      <w:start w:val="1"/>
      <w:numFmt w:val="lowerLetter"/>
      <w:lvlText w:val="%2."/>
      <w:lvlJc w:val="left"/>
      <w:pPr>
        <w:ind w:left="1440" w:hanging="360"/>
      </w:pPr>
    </w:lvl>
    <w:lvl w:ilvl="2" w:tplc="39E2041C" w:tentative="1">
      <w:start w:val="1"/>
      <w:numFmt w:val="lowerRoman"/>
      <w:lvlText w:val="%3."/>
      <w:lvlJc w:val="right"/>
      <w:pPr>
        <w:ind w:left="2160" w:hanging="180"/>
      </w:pPr>
    </w:lvl>
    <w:lvl w:ilvl="3" w:tplc="016A9DB4" w:tentative="1">
      <w:start w:val="1"/>
      <w:numFmt w:val="decimal"/>
      <w:lvlText w:val="%4."/>
      <w:lvlJc w:val="left"/>
      <w:pPr>
        <w:ind w:left="2880" w:hanging="360"/>
      </w:pPr>
    </w:lvl>
    <w:lvl w:ilvl="4" w:tplc="6E8201D2" w:tentative="1">
      <w:start w:val="1"/>
      <w:numFmt w:val="lowerLetter"/>
      <w:lvlText w:val="%5."/>
      <w:lvlJc w:val="left"/>
      <w:pPr>
        <w:ind w:left="3600" w:hanging="360"/>
      </w:pPr>
    </w:lvl>
    <w:lvl w:ilvl="5" w:tplc="3732E2F0" w:tentative="1">
      <w:start w:val="1"/>
      <w:numFmt w:val="lowerRoman"/>
      <w:lvlText w:val="%6."/>
      <w:lvlJc w:val="right"/>
      <w:pPr>
        <w:ind w:left="4320" w:hanging="180"/>
      </w:pPr>
    </w:lvl>
    <w:lvl w:ilvl="6" w:tplc="C7603404" w:tentative="1">
      <w:start w:val="1"/>
      <w:numFmt w:val="decimal"/>
      <w:lvlText w:val="%7."/>
      <w:lvlJc w:val="left"/>
      <w:pPr>
        <w:ind w:left="5040" w:hanging="360"/>
      </w:pPr>
    </w:lvl>
    <w:lvl w:ilvl="7" w:tplc="04A0B4E0" w:tentative="1">
      <w:start w:val="1"/>
      <w:numFmt w:val="lowerLetter"/>
      <w:lvlText w:val="%8."/>
      <w:lvlJc w:val="left"/>
      <w:pPr>
        <w:ind w:left="5760" w:hanging="360"/>
      </w:pPr>
    </w:lvl>
    <w:lvl w:ilvl="8" w:tplc="9B78CD36" w:tentative="1">
      <w:start w:val="1"/>
      <w:numFmt w:val="lowerRoman"/>
      <w:lvlText w:val="%9."/>
      <w:lvlJc w:val="right"/>
      <w:pPr>
        <w:ind w:left="6480" w:hanging="180"/>
      </w:pPr>
    </w:lvl>
  </w:abstractNum>
  <w:num w:numId="1" w16cid:durableId="273948900">
    <w:abstractNumId w:val="19"/>
  </w:num>
  <w:num w:numId="2" w16cid:durableId="794328832">
    <w:abstractNumId w:val="30"/>
  </w:num>
  <w:num w:numId="3" w16cid:durableId="328675677">
    <w:abstractNumId w:val="23"/>
  </w:num>
  <w:num w:numId="4" w16cid:durableId="881746184">
    <w:abstractNumId w:val="17"/>
  </w:num>
  <w:num w:numId="5" w16cid:durableId="1216315019">
    <w:abstractNumId w:val="13"/>
  </w:num>
  <w:num w:numId="6" w16cid:durableId="1858083216">
    <w:abstractNumId w:val="39"/>
  </w:num>
  <w:num w:numId="7" w16cid:durableId="1464155925">
    <w:abstractNumId w:val="22"/>
  </w:num>
  <w:num w:numId="8" w16cid:durableId="955406671">
    <w:abstractNumId w:val="42"/>
  </w:num>
  <w:num w:numId="9" w16cid:durableId="739714200">
    <w:abstractNumId w:val="29"/>
  </w:num>
  <w:num w:numId="10" w16cid:durableId="1925913507">
    <w:abstractNumId w:val="0"/>
  </w:num>
  <w:num w:numId="11" w16cid:durableId="448361446">
    <w:abstractNumId w:val="21"/>
  </w:num>
  <w:num w:numId="12" w16cid:durableId="119886095">
    <w:abstractNumId w:val="20"/>
  </w:num>
  <w:num w:numId="13" w16cid:durableId="1859351663">
    <w:abstractNumId w:val="14"/>
  </w:num>
  <w:num w:numId="14" w16cid:durableId="1896895499">
    <w:abstractNumId w:val="4"/>
  </w:num>
  <w:num w:numId="15" w16cid:durableId="198400517">
    <w:abstractNumId w:val="24"/>
  </w:num>
  <w:num w:numId="16" w16cid:durableId="679746313">
    <w:abstractNumId w:val="5"/>
  </w:num>
  <w:num w:numId="17" w16cid:durableId="1358194912">
    <w:abstractNumId w:val="27"/>
  </w:num>
  <w:num w:numId="18" w16cid:durableId="1628581576">
    <w:abstractNumId w:val="32"/>
  </w:num>
  <w:num w:numId="19" w16cid:durableId="1823691820">
    <w:abstractNumId w:val="8"/>
  </w:num>
  <w:num w:numId="20" w16cid:durableId="520585192">
    <w:abstractNumId w:val="45"/>
  </w:num>
  <w:num w:numId="21" w16cid:durableId="827981986">
    <w:abstractNumId w:val="41"/>
  </w:num>
  <w:num w:numId="22" w16cid:durableId="2083790366">
    <w:abstractNumId w:val="12"/>
  </w:num>
  <w:num w:numId="23" w16cid:durableId="616791398">
    <w:abstractNumId w:val="2"/>
  </w:num>
  <w:num w:numId="24" w16cid:durableId="1778671706">
    <w:abstractNumId w:val="1"/>
  </w:num>
  <w:num w:numId="25" w16cid:durableId="132064352">
    <w:abstractNumId w:val="3"/>
  </w:num>
  <w:num w:numId="26" w16cid:durableId="968896349">
    <w:abstractNumId w:val="11"/>
  </w:num>
  <w:num w:numId="27" w16cid:durableId="1792092937">
    <w:abstractNumId w:val="44"/>
  </w:num>
  <w:num w:numId="28" w16cid:durableId="1594171332">
    <w:abstractNumId w:val="33"/>
  </w:num>
  <w:num w:numId="29" w16cid:durableId="929041598">
    <w:abstractNumId w:val="25"/>
  </w:num>
  <w:num w:numId="30" w16cid:durableId="2047873871">
    <w:abstractNumId w:val="28"/>
  </w:num>
  <w:num w:numId="31" w16cid:durableId="1504975331">
    <w:abstractNumId w:val="16"/>
  </w:num>
  <w:num w:numId="32" w16cid:durableId="1124229874">
    <w:abstractNumId w:val="18"/>
  </w:num>
  <w:num w:numId="33" w16cid:durableId="192155585">
    <w:abstractNumId w:val="37"/>
  </w:num>
  <w:num w:numId="34" w16cid:durableId="946356123">
    <w:abstractNumId w:val="40"/>
  </w:num>
  <w:num w:numId="35" w16cid:durableId="666982689">
    <w:abstractNumId w:val="43"/>
  </w:num>
  <w:num w:numId="36" w16cid:durableId="2109618680">
    <w:abstractNumId w:val="9"/>
  </w:num>
  <w:num w:numId="37" w16cid:durableId="1331055818">
    <w:abstractNumId w:val="6"/>
  </w:num>
  <w:num w:numId="38" w16cid:durableId="1722048841">
    <w:abstractNumId w:val="36"/>
  </w:num>
  <w:num w:numId="39" w16cid:durableId="1537424929">
    <w:abstractNumId w:val="31"/>
  </w:num>
  <w:num w:numId="40" w16cid:durableId="1394893759">
    <w:abstractNumId w:val="38"/>
  </w:num>
  <w:num w:numId="41" w16cid:durableId="851604559">
    <w:abstractNumId w:val="34"/>
  </w:num>
  <w:num w:numId="42" w16cid:durableId="1902059613">
    <w:abstractNumId w:val="35"/>
  </w:num>
  <w:num w:numId="43" w16cid:durableId="1930381998">
    <w:abstractNumId w:val="46"/>
  </w:num>
  <w:num w:numId="44" w16cid:durableId="373584452">
    <w:abstractNumId w:val="10"/>
  </w:num>
  <w:num w:numId="45" w16cid:durableId="891842585">
    <w:abstractNumId w:val="47"/>
  </w:num>
  <w:num w:numId="46" w16cid:durableId="41445787">
    <w:abstractNumId w:val="7"/>
  </w:num>
  <w:num w:numId="47" w16cid:durableId="2125688259">
    <w:abstractNumId w:val="15"/>
  </w:num>
  <w:num w:numId="48" w16cid:durableId="1284387047">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dy,Rachel">
    <w15:presenceInfo w15:providerId="AD" w15:userId="S::rvbrady@colostate.edu::d7d2aceb-ca5e-4aea-8f99-7756f6ed01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D2"/>
    <w:rsid w:val="00005BB2"/>
    <w:rsid w:val="00013BD2"/>
    <w:rsid w:val="00017617"/>
    <w:rsid w:val="00031F6D"/>
    <w:rsid w:val="00043CB5"/>
    <w:rsid w:val="000825B6"/>
    <w:rsid w:val="00096F3C"/>
    <w:rsid w:val="000A7CB1"/>
    <w:rsid w:val="000E2043"/>
    <w:rsid w:val="000F5A86"/>
    <w:rsid w:val="00137E00"/>
    <w:rsid w:val="001954FB"/>
    <w:rsid w:val="001A6A85"/>
    <w:rsid w:val="001B2D5A"/>
    <w:rsid w:val="001E174D"/>
    <w:rsid w:val="001E3E7B"/>
    <w:rsid w:val="00200D57"/>
    <w:rsid w:val="00207959"/>
    <w:rsid w:val="00215EAA"/>
    <w:rsid w:val="00240030"/>
    <w:rsid w:val="00280DE2"/>
    <w:rsid w:val="002A4C25"/>
    <w:rsid w:val="002A5E6C"/>
    <w:rsid w:val="002C01C1"/>
    <w:rsid w:val="002C287B"/>
    <w:rsid w:val="002E54D4"/>
    <w:rsid w:val="00305CB3"/>
    <w:rsid w:val="00307BA9"/>
    <w:rsid w:val="003134FB"/>
    <w:rsid w:val="00340F85"/>
    <w:rsid w:val="00342FF9"/>
    <w:rsid w:val="00350E92"/>
    <w:rsid w:val="003545D2"/>
    <w:rsid w:val="00362425"/>
    <w:rsid w:val="003667D1"/>
    <w:rsid w:val="0037030A"/>
    <w:rsid w:val="00381EAE"/>
    <w:rsid w:val="003A41E7"/>
    <w:rsid w:val="003A5986"/>
    <w:rsid w:val="003C4A3E"/>
    <w:rsid w:val="003C577F"/>
    <w:rsid w:val="003D0D34"/>
    <w:rsid w:val="003D43F4"/>
    <w:rsid w:val="003F47FA"/>
    <w:rsid w:val="00411A6A"/>
    <w:rsid w:val="004215DC"/>
    <w:rsid w:val="0046705B"/>
    <w:rsid w:val="004716B6"/>
    <w:rsid w:val="004B7F14"/>
    <w:rsid w:val="004D144D"/>
    <w:rsid w:val="004D493E"/>
    <w:rsid w:val="004E358B"/>
    <w:rsid w:val="00523CEC"/>
    <w:rsid w:val="00523EBE"/>
    <w:rsid w:val="0053451C"/>
    <w:rsid w:val="00544B5F"/>
    <w:rsid w:val="005475D4"/>
    <w:rsid w:val="00561512"/>
    <w:rsid w:val="00561CDE"/>
    <w:rsid w:val="00586C5D"/>
    <w:rsid w:val="00591927"/>
    <w:rsid w:val="005A2051"/>
    <w:rsid w:val="005B752F"/>
    <w:rsid w:val="005E7C54"/>
    <w:rsid w:val="00607075"/>
    <w:rsid w:val="00642996"/>
    <w:rsid w:val="00650556"/>
    <w:rsid w:val="00665102"/>
    <w:rsid w:val="006C6E79"/>
    <w:rsid w:val="006C7DF0"/>
    <w:rsid w:val="006D0E53"/>
    <w:rsid w:val="006D6340"/>
    <w:rsid w:val="006F4EDB"/>
    <w:rsid w:val="007043B0"/>
    <w:rsid w:val="00717A78"/>
    <w:rsid w:val="00737F3D"/>
    <w:rsid w:val="007568D4"/>
    <w:rsid w:val="007762F7"/>
    <w:rsid w:val="007A69D3"/>
    <w:rsid w:val="007B1658"/>
    <w:rsid w:val="007C0510"/>
    <w:rsid w:val="008368A5"/>
    <w:rsid w:val="008970A9"/>
    <w:rsid w:val="008D76F3"/>
    <w:rsid w:val="008E45C0"/>
    <w:rsid w:val="00905B7C"/>
    <w:rsid w:val="00941830"/>
    <w:rsid w:val="00946AF0"/>
    <w:rsid w:val="00950F83"/>
    <w:rsid w:val="009632AB"/>
    <w:rsid w:val="009648AE"/>
    <w:rsid w:val="00965E7A"/>
    <w:rsid w:val="00982FDC"/>
    <w:rsid w:val="009959DA"/>
    <w:rsid w:val="00995A76"/>
    <w:rsid w:val="009D42D0"/>
    <w:rsid w:val="009D6EA5"/>
    <w:rsid w:val="00A07AA1"/>
    <w:rsid w:val="00A12A48"/>
    <w:rsid w:val="00A66068"/>
    <w:rsid w:val="00A85785"/>
    <w:rsid w:val="00A95985"/>
    <w:rsid w:val="00AB1D0E"/>
    <w:rsid w:val="00AB2402"/>
    <w:rsid w:val="00AD6451"/>
    <w:rsid w:val="00AE4FA1"/>
    <w:rsid w:val="00AE708F"/>
    <w:rsid w:val="00BA242C"/>
    <w:rsid w:val="00BA6D7F"/>
    <w:rsid w:val="00BB3C23"/>
    <w:rsid w:val="00BB5A1F"/>
    <w:rsid w:val="00BB725B"/>
    <w:rsid w:val="00C17CDB"/>
    <w:rsid w:val="00C416B7"/>
    <w:rsid w:val="00C70DE1"/>
    <w:rsid w:val="00C7704D"/>
    <w:rsid w:val="00C908C5"/>
    <w:rsid w:val="00CB02C6"/>
    <w:rsid w:val="00CF1952"/>
    <w:rsid w:val="00D02643"/>
    <w:rsid w:val="00D1683D"/>
    <w:rsid w:val="00D1712C"/>
    <w:rsid w:val="00D26423"/>
    <w:rsid w:val="00D26DBC"/>
    <w:rsid w:val="00D41F61"/>
    <w:rsid w:val="00DA70B6"/>
    <w:rsid w:val="00DB0E97"/>
    <w:rsid w:val="00DE32E6"/>
    <w:rsid w:val="00E05DCB"/>
    <w:rsid w:val="00E05FBB"/>
    <w:rsid w:val="00E43892"/>
    <w:rsid w:val="00E43ABA"/>
    <w:rsid w:val="00E65B91"/>
    <w:rsid w:val="00E80806"/>
    <w:rsid w:val="00ED21E4"/>
    <w:rsid w:val="00ED3F5C"/>
    <w:rsid w:val="00EF46EC"/>
    <w:rsid w:val="00F26F62"/>
    <w:rsid w:val="00F33FE3"/>
    <w:rsid w:val="00F36DC2"/>
    <w:rsid w:val="00F6008F"/>
    <w:rsid w:val="00FB03E2"/>
    <w:rsid w:val="00FD5205"/>
    <w:rsid w:val="00FF0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30CA"/>
  <w15:chartTrackingRefBased/>
  <w15:docId w15:val="{8DE33E82-C451-484F-BE2F-024BF6B33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D2"/>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354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54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4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5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5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5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5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54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4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5D2"/>
    <w:rPr>
      <w:rFonts w:eastAsiaTheme="majorEastAsia" w:cstheme="majorBidi"/>
      <w:color w:val="272727" w:themeColor="text1" w:themeTint="D8"/>
    </w:rPr>
  </w:style>
  <w:style w:type="paragraph" w:styleId="Title">
    <w:name w:val="Title"/>
    <w:basedOn w:val="Normal"/>
    <w:next w:val="Normal"/>
    <w:link w:val="TitleChar"/>
    <w:uiPriority w:val="10"/>
    <w:qFormat/>
    <w:rsid w:val="00354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5D2"/>
    <w:pPr>
      <w:spacing w:before="160"/>
      <w:jc w:val="center"/>
    </w:pPr>
    <w:rPr>
      <w:i/>
      <w:iCs/>
      <w:color w:val="404040" w:themeColor="text1" w:themeTint="BF"/>
    </w:rPr>
  </w:style>
  <w:style w:type="character" w:customStyle="1" w:styleId="QuoteChar">
    <w:name w:val="Quote Char"/>
    <w:basedOn w:val="DefaultParagraphFont"/>
    <w:link w:val="Quote"/>
    <w:uiPriority w:val="29"/>
    <w:rsid w:val="003545D2"/>
    <w:rPr>
      <w:i/>
      <w:iCs/>
      <w:color w:val="404040" w:themeColor="text1" w:themeTint="BF"/>
    </w:rPr>
  </w:style>
  <w:style w:type="paragraph" w:styleId="ListParagraph">
    <w:name w:val="List Paragraph"/>
    <w:basedOn w:val="Normal"/>
    <w:uiPriority w:val="34"/>
    <w:qFormat/>
    <w:rsid w:val="003545D2"/>
    <w:pPr>
      <w:ind w:left="720"/>
      <w:contextualSpacing/>
    </w:pPr>
  </w:style>
  <w:style w:type="character" w:styleId="IntenseEmphasis">
    <w:name w:val="Intense Emphasis"/>
    <w:basedOn w:val="DefaultParagraphFont"/>
    <w:uiPriority w:val="21"/>
    <w:qFormat/>
    <w:rsid w:val="003545D2"/>
    <w:rPr>
      <w:i/>
      <w:iCs/>
      <w:color w:val="0F4761" w:themeColor="accent1" w:themeShade="BF"/>
    </w:rPr>
  </w:style>
  <w:style w:type="paragraph" w:styleId="IntenseQuote">
    <w:name w:val="Intense Quote"/>
    <w:basedOn w:val="Normal"/>
    <w:next w:val="Normal"/>
    <w:link w:val="IntenseQuoteChar"/>
    <w:uiPriority w:val="30"/>
    <w:qFormat/>
    <w:rsid w:val="00354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5D2"/>
    <w:rPr>
      <w:i/>
      <w:iCs/>
      <w:color w:val="0F4761" w:themeColor="accent1" w:themeShade="BF"/>
    </w:rPr>
  </w:style>
  <w:style w:type="character" w:styleId="IntenseReference">
    <w:name w:val="Intense Reference"/>
    <w:basedOn w:val="DefaultParagraphFont"/>
    <w:uiPriority w:val="32"/>
    <w:qFormat/>
    <w:rsid w:val="003545D2"/>
    <w:rPr>
      <w:b/>
      <w:bCs/>
      <w:smallCaps/>
      <w:color w:val="0F4761" w:themeColor="accent1" w:themeShade="BF"/>
      <w:spacing w:val="5"/>
    </w:rPr>
  </w:style>
  <w:style w:type="character" w:styleId="Hyperlink">
    <w:name w:val="Hyperlink"/>
    <w:uiPriority w:val="99"/>
    <w:unhideWhenUsed/>
    <w:rsid w:val="003545D2"/>
    <w:rPr>
      <w:color w:val="0000FF"/>
      <w:u w:val="single"/>
    </w:rPr>
  </w:style>
  <w:style w:type="character" w:customStyle="1" w:styleId="normaltextrun">
    <w:name w:val="normaltextrun"/>
    <w:basedOn w:val="DefaultParagraphFont"/>
    <w:rsid w:val="003545D2"/>
  </w:style>
  <w:style w:type="character" w:customStyle="1" w:styleId="eop">
    <w:name w:val="eop"/>
    <w:basedOn w:val="DefaultParagraphFont"/>
    <w:rsid w:val="003545D2"/>
  </w:style>
  <w:style w:type="paragraph" w:customStyle="1" w:styleId="paragraph">
    <w:name w:val="paragraph"/>
    <w:basedOn w:val="Normal"/>
    <w:rsid w:val="003545D2"/>
    <w:pPr>
      <w:spacing w:before="100" w:beforeAutospacing="1" w:after="100" w:afterAutospacing="1" w:line="240" w:lineRule="auto"/>
    </w:pPr>
    <w:rPr>
      <w:rFonts w:eastAsia="Times New Roman"/>
      <w:kern w:val="0"/>
    </w:rPr>
  </w:style>
  <w:style w:type="paragraph" w:styleId="NormalWeb">
    <w:name w:val="Normal (Web)"/>
    <w:basedOn w:val="Normal"/>
    <w:uiPriority w:val="99"/>
    <w:unhideWhenUsed/>
    <w:rsid w:val="003545D2"/>
    <w:pPr>
      <w:spacing w:before="100" w:beforeAutospacing="1" w:after="100" w:afterAutospacing="1" w:line="240" w:lineRule="auto"/>
    </w:pPr>
    <w:rPr>
      <w:rFonts w:eastAsia="Times New Roman"/>
      <w:kern w:val="0"/>
      <w:sz w:val="24"/>
    </w:rPr>
  </w:style>
  <w:style w:type="character" w:styleId="Strong">
    <w:name w:val="Strong"/>
    <w:basedOn w:val="DefaultParagraphFont"/>
    <w:uiPriority w:val="22"/>
    <w:qFormat/>
    <w:rsid w:val="003545D2"/>
    <w:rPr>
      <w:b/>
      <w:bCs/>
    </w:rPr>
  </w:style>
  <w:style w:type="character" w:styleId="PlaceholderText">
    <w:name w:val="Placeholder Text"/>
    <w:basedOn w:val="DefaultParagraphFont"/>
    <w:uiPriority w:val="99"/>
    <w:semiHidden/>
    <w:rsid w:val="003545D2"/>
    <w:rPr>
      <w:color w:val="666666"/>
    </w:rPr>
  </w:style>
  <w:style w:type="character" w:styleId="FollowedHyperlink">
    <w:name w:val="FollowedHyperlink"/>
    <w:basedOn w:val="DefaultParagraphFont"/>
    <w:uiPriority w:val="99"/>
    <w:semiHidden/>
    <w:unhideWhenUsed/>
    <w:rsid w:val="003545D2"/>
    <w:rPr>
      <w:color w:val="96607D" w:themeColor="followedHyperlink"/>
      <w:u w:val="single"/>
    </w:rPr>
  </w:style>
  <w:style w:type="character" w:styleId="CommentReference">
    <w:name w:val="annotation reference"/>
    <w:basedOn w:val="DefaultParagraphFont"/>
    <w:uiPriority w:val="99"/>
    <w:semiHidden/>
    <w:unhideWhenUsed/>
    <w:rsid w:val="003545D2"/>
    <w:rPr>
      <w:sz w:val="16"/>
      <w:szCs w:val="16"/>
    </w:rPr>
  </w:style>
  <w:style w:type="paragraph" w:styleId="CommentText">
    <w:name w:val="annotation text"/>
    <w:basedOn w:val="Normal"/>
    <w:link w:val="CommentTextChar"/>
    <w:uiPriority w:val="99"/>
    <w:unhideWhenUsed/>
    <w:rsid w:val="003545D2"/>
    <w:pPr>
      <w:spacing w:after="160" w:line="240" w:lineRule="auto"/>
    </w:pPr>
    <w:rPr>
      <w:rFonts w:asciiTheme="minorHAnsi" w:eastAsiaTheme="minorHAnsi" w:hAnsiTheme="minorHAnsi" w:cstheme="minorBidi"/>
      <w:sz w:val="20"/>
      <w:szCs w:val="20"/>
      <w14:ligatures w14:val="standardContextual"/>
    </w:rPr>
  </w:style>
  <w:style w:type="character" w:customStyle="1" w:styleId="CommentTextChar">
    <w:name w:val="Comment Text Char"/>
    <w:basedOn w:val="DefaultParagraphFont"/>
    <w:link w:val="CommentText"/>
    <w:uiPriority w:val="99"/>
    <w:rsid w:val="003545D2"/>
    <w:rPr>
      <w:sz w:val="20"/>
      <w:szCs w:val="20"/>
    </w:rPr>
  </w:style>
  <w:style w:type="paragraph" w:styleId="CommentSubject">
    <w:name w:val="annotation subject"/>
    <w:basedOn w:val="CommentText"/>
    <w:next w:val="CommentText"/>
    <w:link w:val="CommentSubjectChar"/>
    <w:uiPriority w:val="99"/>
    <w:semiHidden/>
    <w:unhideWhenUsed/>
    <w:rsid w:val="003545D2"/>
    <w:rPr>
      <w:b/>
      <w:bCs/>
    </w:rPr>
  </w:style>
  <w:style w:type="character" w:customStyle="1" w:styleId="CommentSubjectChar">
    <w:name w:val="Comment Subject Char"/>
    <w:basedOn w:val="CommentTextChar"/>
    <w:link w:val="CommentSubject"/>
    <w:uiPriority w:val="99"/>
    <w:semiHidden/>
    <w:rsid w:val="003545D2"/>
    <w:rPr>
      <w:b/>
      <w:bCs/>
      <w:sz w:val="20"/>
      <w:szCs w:val="20"/>
    </w:rPr>
  </w:style>
  <w:style w:type="character" w:styleId="UnresolvedMention">
    <w:name w:val="Unresolved Mention"/>
    <w:basedOn w:val="DefaultParagraphFont"/>
    <w:uiPriority w:val="99"/>
    <w:semiHidden/>
    <w:unhideWhenUsed/>
    <w:rsid w:val="003545D2"/>
    <w:rPr>
      <w:color w:val="605E5C"/>
      <w:shd w:val="clear" w:color="auto" w:fill="E1DFDD"/>
    </w:rPr>
  </w:style>
  <w:style w:type="paragraph" w:styleId="Revision">
    <w:name w:val="Revision"/>
    <w:hidden/>
    <w:uiPriority w:val="99"/>
    <w:semiHidden/>
    <w:rsid w:val="003545D2"/>
    <w:pPr>
      <w:spacing w:after="0" w:line="240" w:lineRule="auto"/>
    </w:pPr>
    <w:rPr>
      <w:sz w:val="22"/>
      <w:szCs w:val="22"/>
    </w:rPr>
  </w:style>
  <w:style w:type="paragraph" w:styleId="HTMLPreformatted">
    <w:name w:val="HTML Preformatted"/>
    <w:basedOn w:val="Normal"/>
    <w:link w:val="HTMLPreformattedChar"/>
    <w:uiPriority w:val="99"/>
    <w:semiHidden/>
    <w:unhideWhenUsed/>
    <w:rsid w:val="003545D2"/>
    <w:pPr>
      <w:spacing w:line="240" w:lineRule="auto"/>
    </w:pPr>
    <w:rPr>
      <w:rFonts w:ascii="Consolas" w:eastAsiaTheme="minorHAnsi" w:hAnsi="Consolas" w:cstheme="minorBidi"/>
      <w:sz w:val="20"/>
      <w:szCs w:val="20"/>
      <w14:ligatures w14:val="standardContextual"/>
    </w:rPr>
  </w:style>
  <w:style w:type="character" w:customStyle="1" w:styleId="HTMLPreformattedChar">
    <w:name w:val="HTML Preformatted Char"/>
    <w:basedOn w:val="DefaultParagraphFont"/>
    <w:link w:val="HTMLPreformatted"/>
    <w:uiPriority w:val="99"/>
    <w:semiHidden/>
    <w:rsid w:val="003545D2"/>
    <w:rPr>
      <w:rFonts w:ascii="Consolas" w:hAnsi="Consolas"/>
      <w:sz w:val="20"/>
      <w:szCs w:val="20"/>
    </w:rPr>
  </w:style>
  <w:style w:type="table" w:styleId="TableGrid">
    <w:name w:val="Table Grid"/>
    <w:basedOn w:val="TableNormal"/>
    <w:uiPriority w:val="39"/>
    <w:rsid w:val="003545D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light-heading">
    <w:name w:val="preflight-heading"/>
    <w:rsid w:val="003545D2"/>
    <w:pPr>
      <w:spacing w:before="60" w:after="60"/>
    </w:pPr>
    <w:rPr>
      <w:b/>
      <w:color w:val="000000"/>
      <w:sz w:val="20"/>
    </w:rPr>
  </w:style>
  <w:style w:type="paragraph" w:customStyle="1" w:styleId="preflight-description">
    <w:name w:val="preflight-description"/>
    <w:rsid w:val="003545D2"/>
    <w:pPr>
      <w:spacing w:before="60" w:after="60"/>
    </w:pPr>
    <w:rPr>
      <w:color w:val="000000"/>
      <w:sz w:val="20"/>
    </w:rPr>
  </w:style>
  <w:style w:type="paragraph" w:customStyle="1" w:styleId="preflight-link">
    <w:name w:val="preflight-link"/>
    <w:rsid w:val="003545D2"/>
    <w:pPr>
      <w:spacing w:before="60" w:after="60"/>
    </w:pPr>
    <w:rPr>
      <w:color w:val="0000FF"/>
      <w:sz w:val="20"/>
      <w:u w:val="single"/>
    </w:rPr>
  </w:style>
  <w:style w:type="paragraph" w:customStyle="1" w:styleId="preflight-example">
    <w:name w:val="preflight-example"/>
    <w:rsid w:val="003545D2"/>
    <w:pPr>
      <w:spacing w:before="180" w:after="60"/>
    </w:pPr>
    <w:rPr>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11601">
      <w:bodyDiv w:val="1"/>
      <w:marLeft w:val="0"/>
      <w:marRight w:val="0"/>
      <w:marTop w:val="0"/>
      <w:marBottom w:val="0"/>
      <w:divBdr>
        <w:top w:val="none" w:sz="0" w:space="0" w:color="auto"/>
        <w:left w:val="none" w:sz="0" w:space="0" w:color="auto"/>
        <w:bottom w:val="none" w:sz="0" w:space="0" w:color="auto"/>
        <w:right w:val="none" w:sz="0" w:space="0" w:color="auto"/>
      </w:divBdr>
    </w:div>
    <w:div w:id="1204518411">
      <w:bodyDiv w:val="1"/>
      <w:marLeft w:val="0"/>
      <w:marRight w:val="0"/>
      <w:marTop w:val="0"/>
      <w:marBottom w:val="0"/>
      <w:divBdr>
        <w:top w:val="none" w:sz="0" w:space="0" w:color="auto"/>
        <w:left w:val="none" w:sz="0" w:space="0" w:color="auto"/>
        <w:bottom w:val="none" w:sz="0" w:space="0" w:color="auto"/>
        <w:right w:val="none" w:sz="0" w:space="0" w:color="auto"/>
      </w:divBdr>
    </w:div>
    <w:div w:id="1459452952">
      <w:bodyDiv w:val="1"/>
      <w:marLeft w:val="0"/>
      <w:marRight w:val="0"/>
      <w:marTop w:val="0"/>
      <w:marBottom w:val="0"/>
      <w:divBdr>
        <w:top w:val="none" w:sz="0" w:space="0" w:color="auto"/>
        <w:left w:val="none" w:sz="0" w:space="0" w:color="auto"/>
        <w:bottom w:val="none" w:sz="0" w:space="0" w:color="auto"/>
        <w:right w:val="none" w:sz="0" w:space="0" w:color="auto"/>
      </w:divBdr>
    </w:div>
    <w:div w:id="1685550335">
      <w:bodyDiv w:val="1"/>
      <w:marLeft w:val="0"/>
      <w:marRight w:val="0"/>
      <w:marTop w:val="0"/>
      <w:marBottom w:val="0"/>
      <w:divBdr>
        <w:top w:val="none" w:sz="0" w:space="0" w:color="auto"/>
        <w:left w:val="none" w:sz="0" w:space="0" w:color="auto"/>
        <w:bottom w:val="none" w:sz="0" w:space="0" w:color="auto"/>
        <w:right w:val="none" w:sz="0" w:space="0" w:color="auto"/>
      </w:divBdr>
    </w:div>
    <w:div w:id="1725713085">
      <w:bodyDiv w:val="1"/>
      <w:marLeft w:val="0"/>
      <w:marRight w:val="0"/>
      <w:marTop w:val="0"/>
      <w:marBottom w:val="0"/>
      <w:divBdr>
        <w:top w:val="none" w:sz="0" w:space="0" w:color="auto"/>
        <w:left w:val="none" w:sz="0" w:space="0" w:color="auto"/>
        <w:bottom w:val="none" w:sz="0" w:space="0" w:color="auto"/>
        <w:right w:val="none" w:sz="0" w:space="0" w:color="auto"/>
      </w:divBdr>
    </w:div>
    <w:div w:id="1751344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glossaryDocument" Target="glossary/document.xml"/><Relationship Id="rId5" Type="http://schemas.openxmlformats.org/officeDocument/2006/relationships/numbering" Target="numbering.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FA81C1B-378D-4428-8000-92A256E81796}"/>
      </w:docPartPr>
      <w:docPartBody>
        <w:p w:rsidR="007568D4" w:rsidRDefault="00AE24E9">
          <w:r w:rsidRPr="00941830">
            <w:rPr>
              <w:rStyle w:val="PlaceholderText"/>
            </w:rPr>
            <w:t>Click or tap here to enter text.</w:t>
          </w:r>
        </w:p>
      </w:docPartBody>
    </w:docPart>
    <w:docPart>
      <w:docPartPr>
        <w:name w:val="AA8BC1AA910D470CA875B77D03ACAC04"/>
        <w:category>
          <w:name w:val="General"/>
          <w:gallery w:val="placeholder"/>
        </w:category>
        <w:types>
          <w:type w:val="bbPlcHdr"/>
        </w:types>
        <w:behaviors>
          <w:behavior w:val="content"/>
        </w:behaviors>
        <w:guid w:val="{16D2A7F9-15E6-4E89-830E-5D84746401A1}"/>
      </w:docPartPr>
      <w:docPartBody>
        <w:p w:rsidR="007568D4" w:rsidRDefault="00AE24E9" w:rsidP="007568D4">
          <w:pPr>
            <w:pStyle w:val="AA8BC1AA910D470CA875B77D03ACAC04"/>
          </w:pPr>
          <w:r w:rsidRPr="00941830">
            <w:rPr>
              <w:rStyle w:val="PlaceholderText"/>
            </w:rPr>
            <w:t>Click or tap here to enter text.</w:t>
          </w:r>
        </w:p>
      </w:docPartBody>
    </w:docPart>
    <w:docPart>
      <w:docPartPr>
        <w:name w:val="8B43F1CF1D6F4FB0B31A61929DE67E92"/>
        <w:category>
          <w:name w:val="General"/>
          <w:gallery w:val="placeholder"/>
        </w:category>
        <w:types>
          <w:type w:val="bbPlcHdr"/>
        </w:types>
        <w:behaviors>
          <w:behavior w:val="content"/>
        </w:behaviors>
        <w:guid w:val="{C2DC6F1E-9630-4BE4-A2B5-E5D969147F0C}"/>
      </w:docPartPr>
      <w:docPartBody>
        <w:p w:rsidR="00AE24E9" w:rsidRDefault="00AE24E9" w:rsidP="00AE24E9">
          <w:pPr>
            <w:pStyle w:val="8B43F1CF1D6F4FB0B31A61929DE67E92"/>
          </w:pPr>
          <w:r w:rsidRPr="00941830">
            <w:rPr>
              <w:rStyle w:val="PlaceholderText"/>
            </w:rPr>
            <w:t>Click or tap here to enter text.</w:t>
          </w:r>
        </w:p>
      </w:docPartBody>
    </w:docPart>
    <w:docPart>
      <w:docPartPr>
        <w:name w:val="E9A3B90B758543728BEDB6336A2A4122"/>
        <w:category>
          <w:name w:val="General"/>
          <w:gallery w:val="placeholder"/>
        </w:category>
        <w:types>
          <w:type w:val="bbPlcHdr"/>
        </w:types>
        <w:behaviors>
          <w:behavior w:val="content"/>
        </w:behaviors>
        <w:guid w:val="{7B526633-5B80-4179-8B1D-CF41061819B3}"/>
      </w:docPartPr>
      <w:docPartBody>
        <w:p w:rsidR="00AE24E9" w:rsidRDefault="00AE24E9" w:rsidP="00AE24E9">
          <w:pPr>
            <w:pStyle w:val="E9A3B90B758543728BEDB6336A2A4122"/>
          </w:pPr>
          <w:r w:rsidRPr="00941830">
            <w:rPr>
              <w:rStyle w:val="PlaceholderText"/>
            </w:rPr>
            <w:t>Click or tap here to enter text.</w:t>
          </w:r>
        </w:p>
      </w:docPartBody>
    </w:docPart>
    <w:docPart>
      <w:docPartPr>
        <w:name w:val="632198CB1C5A4052B81F0C95C43280C7"/>
        <w:category>
          <w:name w:val="General"/>
          <w:gallery w:val="placeholder"/>
        </w:category>
        <w:types>
          <w:type w:val="bbPlcHdr"/>
        </w:types>
        <w:behaviors>
          <w:behavior w:val="content"/>
        </w:behaviors>
        <w:guid w:val="{D7632D94-B1B2-4B4E-9FEC-8F283DD4E053}"/>
      </w:docPartPr>
      <w:docPartBody>
        <w:p w:rsidR="00AE24E9" w:rsidRDefault="00AE24E9" w:rsidP="00AE24E9">
          <w:pPr>
            <w:pStyle w:val="632198CB1C5A4052B81F0C95C43280C7"/>
          </w:pPr>
          <w:r w:rsidRPr="00941830">
            <w:rPr>
              <w:rStyle w:val="PlaceholderText"/>
            </w:rPr>
            <w:t>Click or tap here to enter text.</w:t>
          </w:r>
        </w:p>
      </w:docPartBody>
    </w:docPart>
    <w:docPart>
      <w:docPartPr>
        <w:name w:val="03C8E8A5889543FEB830B5FDC4FEA293"/>
        <w:category>
          <w:name w:val="General"/>
          <w:gallery w:val="placeholder"/>
        </w:category>
        <w:types>
          <w:type w:val="bbPlcHdr"/>
        </w:types>
        <w:behaviors>
          <w:behavior w:val="content"/>
        </w:behaviors>
        <w:guid w:val="{3FBEAA67-70F5-4FBB-ADD3-7767B4161282}"/>
      </w:docPartPr>
      <w:docPartBody>
        <w:p w:rsidR="00000000" w:rsidRDefault="000D5F0F" w:rsidP="000D5F0F">
          <w:pPr>
            <w:pStyle w:val="03C8E8A5889543FEB830B5FDC4FEA293"/>
          </w:pPr>
          <w:r w:rsidRPr="009418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D4"/>
    <w:rsid w:val="000D5F0F"/>
    <w:rsid w:val="000E2043"/>
    <w:rsid w:val="00717A78"/>
    <w:rsid w:val="007568D4"/>
    <w:rsid w:val="00AE24E9"/>
    <w:rsid w:val="00B35D25"/>
    <w:rsid w:val="00C70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5F0F"/>
    <w:rPr>
      <w:color w:val="666666"/>
    </w:rPr>
  </w:style>
  <w:style w:type="paragraph" w:customStyle="1" w:styleId="8B43F1CF1D6F4FB0B31A61929DE67E92">
    <w:name w:val="8B43F1CF1D6F4FB0B31A61929DE67E92"/>
    <w:rsid w:val="00AE24E9"/>
  </w:style>
  <w:style w:type="paragraph" w:customStyle="1" w:styleId="AA8BC1AA910D470CA875B77D03ACAC04">
    <w:name w:val="AA8BC1AA910D470CA875B77D03ACAC04"/>
    <w:rsid w:val="007568D4"/>
  </w:style>
  <w:style w:type="paragraph" w:customStyle="1" w:styleId="03C8E8A5889543FEB830B5FDC4FEA293">
    <w:name w:val="03C8E8A5889543FEB830B5FDC4FEA293"/>
    <w:rsid w:val="000D5F0F"/>
  </w:style>
  <w:style w:type="paragraph" w:customStyle="1" w:styleId="E9A3B90B758543728BEDB6336A2A4122">
    <w:name w:val="E9A3B90B758543728BEDB6336A2A4122"/>
    <w:rsid w:val="00AE24E9"/>
  </w:style>
  <w:style w:type="paragraph" w:customStyle="1" w:styleId="632198CB1C5A4052B81F0C95C43280C7">
    <w:name w:val="632198CB1C5A4052B81F0C95C43280C7"/>
    <w:rsid w:val="00AE24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D76DF3-E71D-49C9-9005-8E1F6C6B7355}">
  <we:reference id="WA104382081" version="1.55.1.0" store="Omex" storeType="omex"/>
  <we:alternateReferences>
    <we:reference id="WA104382081" version="1.55.1.0" store="WA104382081" storeType="omex"/>
  </we:alternateReferences>
  <we:properties>
    <we:property name="MENDELEY_CITATIONS" value="[{&quot;citationID&quot;:&quot;MENDELEY_CITATION_36cb2deb-d643-41a7-83e4-514b5bbe625d&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zZjYjJkZWItZDY0My00MWE3LTgzZTQtNTE0YjViYmU2MjVk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c6d1b028-2eef-49be-8225-16df85580649&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zZkMWIwMjgtMmVlZi00OWJlLTgyMjUtMTZkZjg1NTgwNjQ5IiwicHJvcGVydGllcyI6eyJub3RlSW5kZXgiOjB9LCJpc0VkaXRlZCI6ZmFsc2UsIm1hbnVhbE92ZXJyaWRlIjp7ImlzTWFudWFsbHlPdmVycmlkZGVuIjpmYWxzZSwiY2l0ZXByb2NUZXh0IjoiPHN1cD4yPC9zdXA+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&quot;,&quot;citationItems&quot;:[{&quot;id&quot;:&quot;1a9824aa-6447-3ead-bfbb-4984b00d7cba&quot;,&quot;itemData&quot;:{&quot;type&quot;:&quot;article-journal&quot;,&quot;id&quot;:&quot;1a9824aa-6447-3ead-bfbb-4984b00d7cba&quot;,&quot;title&quot;:&quot;Tumor microenvironment as a therapeutic target in cancer&quot;,&quot;author&quot;:[{&quot;family&quot;:&quot;Xiao&quot;,&quot;given&quot;:&quot;Yi&quot;,&quot;parse-names&quot;:false,&quot;dropping-particle&quot;:&quot;&quot;,&quot;non-dropping-particle&quot;:&quot;&quot;},{&quot;family&quot;:&quot;Yu&quot;,&quot;given&quot;:&quot;Dihua&quot;,&quot;parse-names&quot;:false,&quot;dropping-particle&quot;:&quot;&quot;,&quot;non-dropping-particle&quot;:&quot;&quot;}],&quot;container-title&quot;:&quot;Pharmacology &amp; therapeutics&quot;,&quot;container-title-short&quot;:&quot;Pharmacol Ther&quot;,&quot;accessed&quot;:{&quot;date-parts&quot;:[[2025,7,29]]},&quot;DOI&quot;:&quot;10.1016/J.PHARMTHERA.2020.107753&quot;,&quot;ISSN&quot;:&quot;1879016X&quot;,&quot;PMID&quot;:&quot;33259885&quot;,&quot;URL&quot;:&quot;https://pmc.ncbi.nlm.nih.gov/articles/PMC8084948/&quot;,&quot;issued&quot;:{&quot;date-parts&quot;:[[2020,5,1]]},&quot;page&quot;:&quot;107753&quot;,&quot;abstract&quot;:&quot;Tumor microenvironment denotes the non-cancerous cells and components presented in the tumor, including molecules produced and released by them. The constant interactions between tumor cells and the tumor microenvironment play decisive roles in tumor initiation, progression, metastasis, and response to therapies. The tumor microenvironment as a therapeutic target in cancer has attracted great research and clinical interest. Here we summarize the current progress in targeting the tumor microenvironment in both drug development and clinical trials; highlight challenges in targeting the tumor microenvironment to achieve therapeutic efficacy; explore new technologies and approaches to better decipher the tumor microenvironment; and discuss strategies to intervene in the pro-tumor microenvironment and maximize therapeutic benefits.&quot;,&quot;publisher&quot;:&quot;Elsevier Inc.&quot;,&quot;volume&quot;:&quot;221&quot;},&quot;isTemporary&quot;:false}]},{&quot;citationID&quot;:&quot;MENDELEY_CITATION_7d223029-b242-4df4-b487-aba4e3ef546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2QyMjMwMjktYjI0Mi00ZGY0LWI0ODctYWJhNGUzZWY1NDY2IiwicHJvcGVydGllcyI6eyJub3RlSW5kZXgiOjB9LCJpc0VkaXRlZCI6ZmFsc2UsIm1hbnVhbE92ZXJyaWRlIjp7ImlzTWFudWFsbHlPdmVycmlkZGVuIjpmYWxzZSwiY2l0ZXByb2NUZXh0IjoiPHN1cD4zPC9zdXA+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quot;,&quot;citationItems&quot;:[{&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fe52dfd9-a707-47e7-b54a-40ad9a62cb26&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mU1MmRmZDktYTcwNy00N2U3LWI1NGEtNDBhZDlhNjJjYjI2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d46b3d09-826e-4d93-949f-2515e40bc5a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quot;,&quot;citationItems&quot;:[{&quot;id&quot;:&quot;b54dfba7-cfce-3222-8696-3bf83d0b1846&quot;,&quot;itemData&quot;:{&quot;type&quot;:&quot;article-journal&quot;,&quot;id&quot;:&quot;b54dfba7-cfce-3222-8696-3bf83d0b1846&quot;,&quot;title&quot;:&quot;Challenges and opportunities in cancer immunotherapy: a Society for Immunotherapy of Cancer (SITC) strategic vision&quot;,&quot;author&quot;:[{&quot;family&quot;:&quot;Emens&quot;,&quot;given&quot;:&quot;Leisha A.&quot;,&quot;parse-names&quot;:false,&quot;dropping-particle&quot;:&quot;&quot;,&quot;non-dropping-particle&quot;:&quot;&quot;},{&quot;family&quot;:&quot;Romero&quot;,&quot;given&quot;:&quot;Pedro J.&quot;,&quot;parse-names&quot;:false,&quot;dropping-particle&quot;:&quot;&quot;,&quot;non-dropping-particle&quot;:&quot;&quot;},{&quot;family&quot;:&quot;Anderson&quot;,&quot;given&quot;:&quot;Ana Carrizosa&quot;,&quot;parse-names&quot;:false,&quot;dropping-particle&quot;:&quot;&quot;,&quot;non-dropping-particle&quot;:&quot;&quot;},{&quot;family&quot;:&quot;Bruno&quot;,&quot;given&quot;:&quot;Tullia C.&quot;,&quot;parse-names&quot;:false,&quot;dropping-particle&quot;:&quot;&quot;,&quot;non-dropping-particle&quot;:&quot;&quot;},{&quot;family&quot;:&quot;Capitini&quot;,&quot;given&quot;:&quot;Christian M.&quot;,&quot;parse-names&quot;:false,&quot;dropping-particle&quot;:&quot;&quot;,&quot;non-dropping-particle&quot;:&quot;&quot;},{&quot;family&quot;:&quot;Collyar&quot;,&quot;given&quot;:&quot;Deborah&quot;,&quot;parse-names&quot;:false,&quot;dropping-particle&quot;:&quot;&quot;,&quot;non-dropping-particle&quot;:&quot;&quot;},{&quot;family&quot;:&quot;Gulley&quot;,&quot;given&quot;:&quot;James L.&quot;,&quot;parse-names&quot;:false,&quot;dropping-particle&quot;:&quot;&quot;,&quot;non-dropping-particle&quot;:&quot;&quot;},{&quot;family&quot;:&quot;Hwu&quot;,&quot;given&quot;:&quot;Patrick&quot;,&quot;parse-names&quot;:false,&quot;dropping-particle&quot;:&quot;&quot;,&quot;non-dropping-particle&quot;:&quot;&quot;},{&quot;family&quot;:&quot;Posey&quot;,&quot;given&quot;:&quot;Avery D.&quot;,&quot;parse-names&quot;:false,&quot;dropping-particle&quot;:&quot;&quot;,&quot;non-dropping-particle&quot;:&quot;&quot;},{&quot;family&quot;:&quot;Silk&quot;,&quot;given&quot;:&quot;Ann W.&quot;,&quot;parse-names&quot;:false,&quot;dropping-particle&quot;:&quot;&quot;,&quot;non-dropping-particle&quot;:&quot;&quot;},{&quot;family&quot;:&quot;Wargo&quot;,&quot;given&quot;:&quot;Jennifer A.&quot;,&quot;parse-names&quot;:false,&quot;dropping-particle&quot;:&quot;&quot;,&quot;non-dropping-particle&quot;:&quot;&quot;}],&quot;container-title&quot;:&quot;Journal for ImmunoTherapy of Cancer&quot;,&quot;container-title-short&quot;:&quot;J Immunother Cancer&quot;,&quot;accessed&quot;:{&quot;date-parts&quot;:[[2025,5,11]]},&quot;DOI&quot;:&quot;10.1136/JITC-2024-009063&quot;,&quot;ISSN&quot;:&quot;2051-1426&quot;,&quot;PMID&quot;:&quot;38901879&quot;,&quot;URL&quot;:&quot;https://jitc.bmj.com/content/12/6/e009063&quot;,&quot;issued&quot;:{&quot;date-parts&quot;:[[2024,6,1]]},&quot;page&quot;:&quot;e009063&quot;,&quot;abstract&quot;:&quot;Cancer immunotherapy has flourished over the last 10–15 years, transforming the practice of oncology and providing long-term clinical benefit to some patients. During this time, three distinct classes of immune checkpoint inhibitors, chimeric antigen receptor-T cell therapies specific for two targets, and two distinct classes of bispecific T cell engagers, a vaccine, and an oncolytic virus have joined cytokines as a standard of cancer care. At the same time, scientific progress has delivered vast amounts of new knowledge. For example, advances in technologies such as single-cell sequencing and spatial transcriptomics have provided deep insights into the immunobiology of the tumor microenvironment. With this rapid clinical and scientific progress, the field of cancer immunotherapy is currently at a critical inflection point, with potential for exponential growth over the next decade. Recognizing this, the Society for Immunotherapy of Cancer convened a diverse group of experts in cancer immunotherapy representing academia, the pharmaceutical and biotechnology industries, patient advocacy, and the regulatory community to identify current opportunities and challenges with the goal of prioritizing areas with the highest potential for clinical impact. The consensus group identified seven high-priority areas of current opportunity for the field: mechanisms of antitumor activity and toxicity; mechanisms of drug resistance; biomarkers and biospecimens; unique aspects of novel therapeutics; host and environmental interactions; premalignant immunity, immune interception, and immunoprevention; and clinical trial design, endpoints, and conduct. Additionally, potential roadblocks to progress were discussed, and several topics were identified as cross-cutting tools for optimization, each with potential to impact multiple scientific priority areas. These cross-cutting tools include preclinical models, data curation and sharing, biopsies and biospecimens, diversification of funding sources, definitions and standards, and patient engagement. Finally, three key guiding principles were identified that will both optimize and maximize progress in the field. These include engaging the patient community; cultivating diversity, equity, inclusion, and accessibility; and leveraging the power of artificial intelligence to accelerate progress. Here, we present the outcomes of these discussions as a strategic vision to galvanize the field for the next decade of exponential progress in cancer immunotherapy.&quot;,&quot;publisher&quot;:&quot;BMJ Specialist Journals&quot;,&quot;issue&quot;:&quot;6&quot;,&quot;volume&quot;:&quot;12&quot;},&quot;isTemporary&quot;:false}]},{&quot;citationID&quot;:&quot;MENDELEY_CITATION_6c62ca7b-7321-4f60-bc94-558cf0aacc1a&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&quot;,&quot;citationItems&quot;:[{&quot;id&quot;:&quot;6139fa96-6721-3202-9e25-c10b35d84bff&quot;,&quot;itemData&quot;:{&quot;type&quot;:&quot;article-journal&quot;,&quot;id&quot;:&quot;6139fa96-6721-3202-9e25-c10b35d84bff&quot;,&quot;title&quot;:&quot;A decade of checkpoint blockade immunotherapy in melanoma: understanding the molecular basis for immune sensitivity and resistance&quot;,&quot;author&quot;:[{&quot;family&quot;:&quot;Huang&quot;,&quot;given&quot;:&quot;Alexander C.&quot;,&quot;parse-names&quot;:false,&quot;dropping-particle&quot;:&quot;&quot;,&quot;non-dropping-particle&quot;:&quot;&quot;},{&quot;family&quot;:&quot;Zappasodi&quot;,&quot;given&quot;:&quot;Roberta&quot;,&quot;parse-names&quot;:false,&quot;dropping-particle&quot;:&quot;&quot;,&quot;non-dropping-particle&quot;:&quot;&quot;}],&quot;container-title&quot;:&quot;Nature Immunology&quot;,&quot;container-title-short&quot;:&quot;Nat Immunol&quot;,&quot;accessed&quot;:{&quot;date-parts&quot;:[[2024,12,4]]},&quot;DOI&quot;:&quot;10.1038/S41590-022-01141-1&quot;,&quot;ISSN&quot;:&quot;15292916&quot;,&quot;PMID&quot;:&quot;35241833&quot;,&quot;URL&quot;:&quot;https://www.researchgate.net/publication/358990550_A_decade_of_checkpoint_blockade_immunotherapy_in_melanoma_understanding_the_molecular_basis_for_immune_sensitivity_and_resistance&quot;,&quot;issued&quot;:{&quot;date-parts&quot;:[[2022,5,1]]},&quot;page&quot;:&quot;660-670&quot;,&quot;abstract&quot;:&quot;Ten years since the immune checkpoint inhibitor ipilimumab was approved for advanced melanoma, it is time to reflect on the lessons learned regarding modulation of the immune system to treat cancer and on novel approaches to further extend the efficacy of current and emerging immunotherapies. Here, we review the studies that led to our current understanding of the melanoma immune microenvironment in humans and the mechanistic work supporting these observations. We discuss how this information is guiding more precise analyses of the mechanisms of action of immune checkpoint blockade and novel immunotherapeutic approaches. Lastly, we review emerging evidence supporting the negative impact of melanoma metabolic adaptation on anti-tumor immunity and discuss how to counteract such mechanisms for more successful use of immunotherapy.&quot;,&quot;publisher&quot;:&quot;Nature Research&quot;,&quot;issue&quot;:&quot;5&quot;,&quot;volume&quot;:&quot;23&quot;},&quot;isTemporary&quot;:false},{&quot;id&quot;:&quot;fdbb8cd5-397a-3c43-8740-5344654e8d6e&quot;,&quot;itemData&quot;:{&quot;type&quot;:&quot;article-journal&quot;,&quot;id&quot;:&quot;fdbb8cd5-397a-3c43-8740-5344654e8d6e&quot;,&quot;title&quot;:&quot;Immunotherapy through the Lens of Non-Small Cell Lung Cancer&quot;,&quot;author&quot;:[{&quot;family&quot;:&quot;Stanley&quot;,&quot;given&quot;:&quot;Robyn&quot;,&quot;parse-names&quot;:false,&quot;dropping-particle&quot;:&quot;&quot;,&quot;non-dropping-particle&quot;:&quot;&quot;},{&quot;family&quot;:&quot;Flanagan&quot;,&quot;given&quot;:&quot;Saoirse&quot;,&quot;parse-names&quot;:false,&quot;dropping-particle&quot;:&quot;&quot;,&quot;non-dropping-particle&quot;:&quot;&quot;},{&quot;family&quot;:&quot;Reilly&quot;,&quot;given&quot;:&quot;David O’&quot;,&quot;parse-names&quot;:false,&quot;dropping-particle&quot;:&quot;&quot;,&quot;non-dropping-particle&quot;:&quot;&quot;},{&quot;family&quot;:&quot;Kearney&quot;,&quot;given&quot;:&quot;Ella&quot;,&quot;parse-names&quot;:false,&quot;dropping-particle&quot;:&quot;&quot;,&quot;non-dropping-particle&quot;:&quot;&quot;},{&quot;family&quot;:&quot;Naidoo&quot;,&quot;given&quot;:&quot;Jarushka&quot;,&quot;parse-names&quot;:false,&quot;dropping-particle&quot;:&quot;&quot;,&quot;non-dropping-particle&quot;:&quot;&quot;},{&quot;family&quot;:&quot;Dowling&quot;,&quot;given&quot;:&quot;Catríona M.&quot;,&quot;parse-names&quot;:false,&quot;dropping-particle&quot;:&quot;&quot;,&quot;non-dropping-particle&quot;:&quot;&quot;}],&quot;container-title&quot;:&quot;Cancers&quot;,&quot;container-title-short&quot;:&quot;Cancers (Basel)&quot;,&quot;accessed&quot;:{&quot;date-parts&quot;:[[2024,12,4]]},&quot;DOI&quot;:&quot;10.3390/CANCERS15112996&quot;,&quot;ISSN&quot;:&quot;20726694&quot;,&quot;PMID&quot;:&quot;37296957&quot;,&quot;URL&quot;:&quot;https://pmc.ncbi.nlm.nih.gov/articles/PMC10252117/&quot;,&quot;issued&quot;:{&quot;date-parts&quot;:[[2023,6,1]]},&quot;page&quot;:&quot;2996&quot;,&quot;abstract&quot;:&quot;Immunotherapy has revolutionised anti-cancer treatment in solid organ malignancies. Specifically, the discovery of CTLA-4 followed by PD-1 in the early 2000s led to the practice-changing clinical development of immune checkpoint inhibitors (ICI). Patients with lung cancer, including both small cell (SCLC) and non-small cell lung cancer (NSCLC), benefit from the most commonly used form of immunotherapy in immune checkpoint inhibitors (ICI), resulting in increased survival and quality of life. In NSCLC, the benefit of ICIs has now extended from advanced NSCLC to earlier stages of disease, resulting in durable benefits and the even the emergence of the word ‘cure’ in long term responders. However, not all patients respond to immunotherapy, and few patients achieve long-term survival. Patients may also develop immune-related toxicity, a small percentage of which is associated with significant mortality and morbidity. This review article highlights the various types of immunotherapeutic strategies, their modes of action, and the practice-changing clinical trials that have led to the widespread use of immunotherapy, with a focus on ICIs in NSCLC and the current challenges associated with advancing the field of immunotherapy.&quot;,&quot;publisher&quot;:&quot;Multidisciplinary Digital Publishing Institute (MDPI)&quot;,&quot;issue&quot;:&quot;11&quot;,&quot;volume&quot;:&quot;15&quot;},&quot;isTemporary&quot;:false}]},{&quot;citationID&quot;:&quot;MENDELEY_CITATION_151a6093-81ee-45a9-b603-b34d97660746&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&quot;,&quot;citationItems&quot;:[{&quot;id&quot;:&quot;2efe9cfe-5960-3b03-9b98-57a21a1dc4b6&quot;,&quot;itemData&quot;:{&quot;type&quot;:&quot;article-journal&quot;,&quot;id&quot;:&quot;2efe9cfe-5960-3b03-9b98-57a21a1dc4b6&quot;,&quot;title&quot;:&quot;PTEN loss correlates with T cell exclusion across human cancers&quot;,&quot;author&quot;:[{&quot;family&quot;:&quot;Lin&quot;,&quot;given&quot;:&quot;Ziying&quot;,&quot;parse-names&quot;:false,&quot;dropping-particle&quot;:&quot;&quot;,&quot;non-dropping-particle&quot;:&quot;&quot;},{&quot;family&quot;:&quot;Huang&quot;,&quot;given&quot;:&quot;Lixia&quot;,&quot;parse-names&quot;:false,&quot;dropping-particle&quot;:&quot;&quot;,&quot;non-dropping-particle&quot;:&quot;&quot;},{&quot;family&quot;:&quot;Li&quot;,&quot;given&quot;:&quot;Shao Li&quot;,&quot;parse-names&quot;:false,&quot;dropping-particle&quot;:&quot;&quot;,&quot;non-dropping-particle&quot;:&quot;&quot;},{&quot;family&quot;:&quot;Gu&quot;,&quot;given&quot;:&quot;Jincui&quot;,&quot;parse-names&quot;:false,&quot;dropping-particle&quot;:&quot;&quot;,&quot;non-dropping-particle&quot;:&quot;&quot;},{&quot;family&quot;:&quot;Cui&quot;,&quot;given&quot;:&quot;Xiaoxian&quot;,&quot;parse-names&quot;:false,&quot;dropping-particle&quot;:&quot;&quot;,&quot;non-dropping-particle&quot;:&quot;&quot;},{&quot;family&quot;:&quot;Zhou&quot;,&quot;given&quot;:&quot;Yanbin&quot;,&quot;parse-names&quot;:false,&quot;dropping-particle&quot;:&quot;&quot;,&quot;non-dropping-particle&quot;:&quot;&quot;}],&quot;container-title&quot;:&quot;BMC cancer&quot;,&quot;container-title-short&quot;:&quot;BMC Cancer&quot;,&quot;accessed&quot;:{&quot;date-parts&quot;:[[2024,12,4]]},&quot;DOI&quot;:&quot;10.1186/S12885-021-08114-X&quot;,&quot;ISSN&quot;:&quot;1471-2407&quot;,&quot;PMID&quot;:&quot;33874915&quot;,&quot;URL&quot;:&quot;https://pubmed.ncbi.nlm.nih.gov/33874915/&quot;,&quot;issued&quot;:{&quot;date-parts&quot;:[[2021,12,1]]},&quot;abstract&quot;:&quot;Background: Recent evidences had shown that loss in phosphatase and tensin homolog deleted on chromosome 10 (PTEN) was associated with immunotherapy resistance, which may be attributed to the non-T-cell-inflamed tumor microenvironment. The impact of PTEN loss on tumor microenvironment, especially regarding T cell infiltration across tumor types is not well understood. Methods: Utilizing The Cancer Genome Atlas (TCGA) and publicly available dataset of immunotherapy, we explored the correlation of PTEN expressing level or genomic loss with tumor immune microenvironment and response to immunotherapy. We further investigated the involvement of PI3K-AKT-mTOR pathway activation, which is known to be the subsequent effect of PTEN loss, in the immune microenvironment modulation. Results: We reveal that PTEN mRNA expression is significantly positively correlated with CD4/CD8A gene expression and T cells infiltration especially T helpers cells, central memory T cell and effector memory T cells in multiples tumor types. Genomic loss of PTEN is associated with reduced CD8+ T cells, type 1 T helper cells, and increased type 2 T helper cells, immunosuppressed genes (e.g. VEGFA) expression. Furthermore, T cell exclusive phenotype is also observed in tumor with PI3K pathway activation or genomic gain in PIK3CA or PIK3CB. PTEN loss and PI3K pathway activation correlate with immunosuppressive microenvironment, especially in terms of T cell exclusion. PTEN loss predict poor therapeutic response and worse survival outcome in patients receiving immunotherapy. Conclusion: These data brings insight into the role of PTEN loss in T cell exclusion and immunotherapy resistance, and inspires further research on immune modulating strategy to augment immunotherapy.&quot;,&quot;publisher&quot;:&quot;BMC Cancer&quot;,&quot;issue&quot;:&quot;1&quot;,&quot;volume&quot;:&quot;21&quot;},&quot;isTemporary&quot;:false}]},{&quot;citationID&quot;:&quot;MENDELEY_CITATION_d46ee961-a2a5-4d9f-a568-72ae323a5e9d&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&quot;,&quot;citationItems&quot;:[{&quot;id&quot;:&quot;9de25fac-eaa9-39d8-9288-ab75fbe01fef&quot;,&quot;itemData&quot;:{&quot;type&quot;:&quot;article-journal&quot;,&quot;id&quot;:&quot;9de25fac-eaa9-39d8-9288-ab75fbe01fef&quot;,&quot;title&quot;:&quot;Gain-of-function mutant p53 in cancer progression and therapy&quot;,&quot;author&quot;:[{&quot;family&quot;:&quot;Zhang&quot;,&quot;given&quot;:&quot;Cen&quot;,&quot;parse-names&quot;:false,&quot;dropping-particle&quot;:&quot;&quot;,&quot;non-dropping-particle&quot;:&quot;&quot;},{&quot;family&quot;:&quot;Liu&quot;,&quot;given&quot;:&quot;Juan&quot;,&quot;parse-names&quot;:false,&quot;dropping-particle&quot;:&quot;&quot;,&quot;non-dropping-particle&quot;:&quot;&quot;},{&quot;family&quot;:&quot;Xu&quot;,&quot;given&quot;:&quot;Dandan&quot;,&quot;parse-names&quot;:false,&quot;dropping-particle&quot;:&quot;&quot;,&quot;non-dropping-particle&quot;:&quot;&quot;},{&quot;family&quot;:&quot;Zhang&quot;,&quot;given&quot;:&quot;Tianliang&quot;,&quot;parse-names&quot;:false,&quot;dropping-particle&quot;:&quot;&quot;,&quot;non-dropping-particle&quot;:&quot;&quot;},{&quot;family&quot;:&quot;Hu&quot;,&quot;given&quot;:&quot;Wenwei&quot;,&quot;parse-names&quot;:false,&quot;dropping-particle&quot;:&quot;&quot;,&quot;non-dropping-particle&quot;:&quot;&quot;},{&quot;family&quot;:&quot;Feng&quot;,&quot;given&quot;:&quot;Zhaohui&quot;,&quot;parse-names&quot;:false,&quot;dropping-particle&quot;:&quot;&quot;,&quot;non-dropping-particle&quot;:&quot;&quot;}],&quot;container-title&quot;:&quot;Journal of molecular cell biology&quot;,&quot;container-title-short&quot;:&quot;J Mol Cell Biol&quot;,&quot;accessed&quot;:{&quot;date-parts&quot;:[[2024,12,4]]},&quot;DOI&quot;:&quot;10.1093/JMCB/MJAA040&quot;,&quot;ISSN&quot;:&quot;1759-4685&quot;,&quot;PMID&quot;:&quot;32722796&quot;,&quot;URL&quot;:&quot;https://pubmed.ncbi.nlm.nih.gov/32722796/&quot;,&quot;issued&quot;:{&quot;date-parts&quot;:[[2020,9,1]]},&quot;page&quot;:&quot;674-687&quot;,&quot;abstract&quot;:&quot;p53 is a key tumor suppressor, and loss of p53 function is frequently a prerequisite for cancer development. The p53 gene is the most frequently mutated gene in human cancers; p53 mutations occur in &gt;50% of all human cancers and in almost every type of human cancers. Most of p53 mutations in cancers are missense mutations, which produce the full-length mutant p53 (mutp53) protein with only one amino acid difference from wild-type p53 protein. In addition to loss of the tumor-suppressive function of wild-type p53, many mutp53 proteins acquire new oncogenic activities independently of wild-type p53 to promote cancer progression, termed gain-of-function (GOF). Mutp53 protein often accumulates to very high levels in cancer cells, which is critical for its GOF. Given the high mutation frequency of the p53 gene and the GOF activities of mutp53 in cancer, therapies targeting mutp53 have attracted great interest. Further understanding the mechanisms underlying mutp53 protein accumulation and GOF will help develop effective therapies treating human cancers containing mutp53. In this review, we summarize the recent advances in the studies on mutp53 regulation and GOF as well as therapies targeting mutp53 in human cancers.&quot;,&quot;publisher&quot;:&quot;J Mol Cell Biol&quot;,&quot;issue&quot;:&quot;9&quot;,&quot;volume&quot;:&quot;12&quot;},&quot;isTemporary&quot;:false}]},{&quot;citationID&quot;:&quot;MENDELEY_CITATION_faf1d283-7b89-4917-b341-bcec85139550&quot;,&quot;properties&quot;:{&quot;noteIndex&quot;:0},&quot;isEdited&quot;:false,&quot;manualOverride&quot;:{&quot;isManuallyOverridden&quot;:false,&quot;citeprocText&quot;:&quot;&lt;sup&gt;10,11&lt;/sup&gt;&quot;,&quot;manualOverrideText&quot;:&quot;&quot;},&quot;citationTag&quot;:&quot;MENDELEY_CITATION_v3_eyJjaXRhdGlvbklEIjoiTUVOREVMRVlfQ0lUQVRJT05fZmFmMWQyODMtN2I4OS00OTE3LWIzNDEtYmNlYzg1MTM5NTUwIiwicHJvcGVydGllcyI6eyJub3RlSW5kZXgiOjB9LCJpc0VkaXRlZCI6ZmFsc2UsIm1hbnVhbE92ZXJyaWRlIjp7ImlzTWFudWFsbHlPdmVycmlkZGVuIjpmYWxzZSwiY2l0ZXByb2NUZXh0IjoiPHN1cD4xMCwxMTwvc3VwPi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quot;,&quot;citationItems&quot;:[{&quot;id&quot;:&quot;32575330-c17e-3dd3-a60d-4ea253ac9d59&quot;,&quot;itemData&quot;:{&quot;type&quot;:&quot;article-journal&quot;,&quot;id&quot;:&quot;32575330-c17e-3dd3-a60d-4ea253ac9d59&quot;,&quot;title&quot;:&quot;Obesity shapes metabolism in the tumor microenvironment to suppress anti-tumor immunity&quot;,&quot;author&quot;:[{&quot;family&quot;:&quot;Ringel&quot;,&quot;given&quot;:&quot;Alison E.&quot;,&quot;parse-names&quot;:false,&quot;dropping-particle&quot;:&quot;&quot;,&quot;non-dropping-particle&quot;:&quot;&quot;},{&quot;family&quot;:&quot;Drijvers&quot;,&quot;given&quot;:&quot;Jefte M.&quot;,&quot;parse-names&quot;:false,&quot;dropping-particle&quot;:&quot;&quot;,&quot;non-dropping-particle&quot;:&quot;&quot;},{&quot;family&quot;:&quot;Baker&quot;,&quot;given&quot;:&quot;Gregory J.&quot;,&quot;parse-names&quot;:false,&quot;dropping-particle&quot;:&quot;&quot;,&quot;non-dropping-particle&quot;:&quot;&quot;},{&quot;family&quot;:&quot;Catozzi&quot;,&quot;given&quot;:&quot;Alessia&quot;,&quot;parse-names&quot;:false,&quot;dropping-particle&quot;:&quot;&quot;,&quot;non-dropping-particle&quot;:&quot;&quot;},{&quot;family&quot;:&quot;García-Cañaveras&quot;,&quot;given&quot;:&quot;Juan C.&quot;,&quot;parse-names&quot;:false,&quot;dropping-particle&quot;:&quot;&quot;,&quot;non-dropping-particle&quot;:&quot;&quot;},{&quot;family&quot;:&quot;Gassaway&quot;,&quot;given&quot;:&quot;Brandon M.&quot;,&quot;parse-names&quot;:false,&quot;dropping-particle&quot;:&quot;&quot;,&quot;non-dropping-particle&quot;:&quot;&quot;},{&quot;family&quot;:&quot;Miller&quot;,&quot;given&quot;:&quot;Brian C.&quot;,&quot;parse-names&quot;:false,&quot;dropping-particle&quot;:&quot;&quot;,&quot;non-dropping-particle&quot;:&quot;&quot;},{&quot;family&quot;:&quot;Juneja&quot;,&quot;given&quot;:&quot;Vikram R.&quot;,&quot;parse-names&quot;:false,&quot;dropping-particle&quot;:&quot;&quot;,&quot;non-dropping-particle&quot;:&quot;&quot;},{&quot;family&quot;:&quot;Nguyen&quot;,&quot;given&quot;:&quot;Thao H.&quot;,&quot;parse-names&quot;:false,&quot;dropping-particle&quot;:&quot;&quot;,&quot;non-dropping-particle&quot;:&quot;&quot;},{&quot;family&quot;:&quot;Joshi&quot;,&quot;given&quot;:&quot;Shakchhi&quot;,&quot;parse-names&quot;:false,&quot;dropping-particle&quot;:&quot;&quot;,&quot;non-dropping-particle&quot;:&quot;&quot;},{&quot;family&quot;:&quot;Yao&quot;,&quot;given&quot;:&quot;Cong Hui&quot;,&quot;parse-names&quot;:false,&quot;dropping-particle&quot;:&quot;&quot;,&quot;non-dropping-particle&quot;:&quot;&quot;},{&quot;family&quot;:&quot;Yoon&quot;,&quot;given&quot;:&quot;Haejin&quot;,&quot;parse-names&quot;:false,&quot;dropping-particle&quot;:&quot;&quot;,&quot;non-dropping-particle&quot;:&quot;&quot;},{&quot;family&quot;:&quot;Sage&quot;,&quot;given&quot;:&quot;Peter T.&quot;,&quot;parse-names&quot;:false,&quot;dropping-particle&quot;:&quot;&quot;,&quot;non-dropping-particle&quot;:&quot;&quot;},{&quot;family&quot;:&quot;LaFleur&quot;,&quot;given&quot;:&quot;Martin W.&quot;,&quot;parse-names&quot;:false,&quot;dropping-particle&quot;:&quot;&quot;,&quot;non-dropping-particle&quot;:&quot;&quot;},{&quot;family&quot;:&quot;Trombley&quot;,&quot;given&quot;:&quot;Justin D.&quot;,&quot;parse-names&quot;:false,&quot;dropping-particle&quot;:&quot;&quot;,&quot;non-dropping-particle&quot;:&quot;&quot;},{&quot;family&quot;:&quot;Jacobson&quot;,&quot;given&quot;:&quot;Connor A.&quot;,&quot;parse-names&quot;:false,&quot;dropping-particle&quot;:&quot;&quot;,&quot;non-dropping-particle&quot;:&quot;&quot;},{&quot;family&quot;:&quot;Maliga&quot;,&quot;given&quot;:&quot;Zoltan&quot;,&quot;parse-names&quot;:false,&quot;dropping-particle&quot;:&quot;&quot;,&quot;non-dropping-particle&quot;:&quot;&quot;},{&quot;family&quot;:&quot;Gygi&quot;,&quot;given&quot;:&quot;Steven P.&quot;,&quot;parse-names&quot;:false,&quot;dropping-particle&quot;:&quot;&quot;,&quot;non-dropping-particle&quot;:&quot;&quot;},{&quot;family&quot;:&quot;Sorger&quot;,&quot;given&quot;:&quot;Peter K.&quot;,&quot;parse-names&quot;:false,&quot;dropping-particle&quot;:&quot;&quot;,&quot;non-dropping-particle&quot;:&quot;&quot;},{&quot;family&quot;:&quot;Rabinowitz&quot;,&quot;given&quot;:&quot;Joshua D.&quot;,&quot;parse-names&quot;:false,&quot;dropping-particle&quot;:&quot;&quot;,&quot;non-dropping-particle&quot;:&quot;&quot;},{&quot;family&quot;:&quot;Sharpe&quot;,&quot;given&quot;:&quot;Arlene H.&quot;,&quot;parse-names&quot;:false,&quot;dropping-particle&quot;:&quot;&quot;,&quot;non-dropping-particle&quot;:&quot;&quot;},{&quot;family&quot;:&quot;Haigis&quot;,&quot;given&quot;:&quot;Marcia C.&quot;,&quot;parse-names&quot;:false,&quot;dropping-particle&quot;:&quot;&quot;,&quot;non-dropping-particle&quot;:&quot;&quot;}],&quot;container-title&quot;:&quot;Cell&quot;,&quot;container-title-short&quot;:&quot;Cell&quot;,&quot;accessed&quot;:{&quot;date-parts&quot;:[[2025,7,29]]},&quot;DOI&quot;:&quot;10.1016/J.CELL.2020.11.009&quot;,&quot;ISSN&quot;:&quot;10974172&quot;,&quot;PMID&quot;:&quot;33301708&quot;,&quot;URL&quot;:&quot;https://pmc.ncbi.nlm.nih.gov/articles/PMC8064125/&quot;,&quot;issued&quot;:{&quot;date-parts&quot;:[[2020,12,23]]},&quot;page&quot;:&quot;1848&quot;,&quot;abstract&quot;:&quot;High-fat diet compromises anti-tumor immunity by interfering with metabolism in the tumor microenvironment.&quot;,&quot;publisher&quot;:&quot;Cell Press&quot;,&quot;issue&quot;:&quot;7&quot;,&quot;volume&quot;:&quot;183&quot;},&quot;isTemporary&quot;:false},{&quot;id&quot;:&quot;99b1928b-53ad-3765-9fc2-d9b28840c8c7&quot;,&quot;itemData&quot;:{&quot;type&quot;:&quot;article-journal&quot;,&quot;id&quot;:&quot;99b1928b-53ad-3765-9fc2-d9b28840c8c7&quot;,&quot;title&quot;:&quot;Characterization of aging tumor microenvironment with drawing implications in predicting the prognosis and immunotherapy response in low-grade gliomas&quot;,&quot;author&quot;:[{&quot;family&quot;:&quot;Zhou&quot;,&quot;given&quot;:&quot;Zijian&quot;,&quot;parse-names&quot;:false,&quot;dropping-particle&quot;:&quot;&quot;,&quot;non-dropping-particle&quot;:&quot;&quot;},{&quot;family&quot;:&quot;Wei&quot;,&quot;given&quot;:&quot;Jin Hong&quot;,&quot;parse-names&quot;:false,&quot;dropping-particle&quot;:&quot;&quot;,&quot;non-dropping-particle&quot;:&quot;&quot;},{&quot;family&quot;:&quot;Jiang&quot;,&quot;given&quot;:&quot;Wenbo&quot;,&quot;parse-names&quot;:false,&quot;dropping-particle&quot;:&quot;&quot;,&quot;non-dropping-particle&quot;:&quot;&quot;}],&quot;container-title&quot;:&quot;Scientific Reports 2022 12:1&quot;,&quot;accessed&quot;:{&quot;date-parts&quot;:[[2025,7,29]]},&quot;DOI&quot;:&quot;10.1038/s41598-022-09549-3&quot;,&quot;ISBN&quot;:&quot;0123456789&quot;,&quot;ISSN&quot;:&quot;2045-2322&quot;,&quot;PMID&quot;:&quot;35361903&quot;,&quot;URL&quot;:&quot;https://www.nature.com/articles/s41598-022-09549-3&quot;,&quot;issued&quot;:{&quot;date-parts&quot;:[[2022,3,31]]},&quot;page&quot;:&quot;1-16&quot;,&quot;abstract&quot;:&quot;Aging tumor microenvironment (aging TME) is emerging as a hot spot in cancer research for its significant roles in regulation of tumor progression and tumor immune response. The immune and stromal scores of low-grade gliomas (LGGs) from TCGA and CGGA databases were determined by using ESTIMATE algorithm. Differentially expressed genes (DEGs) between high and low immune/stromal score groups were identified. Subsequently, weighted gene co-expression network analysis (WGCNA) was conducted to screen out aging TME related signature (ATMERS). Based on the expression patterns of ATMERS, LGGs were classified into two clusters with distinct prognosis via consensus clustering method. Afterwards, the aging TME score for each sample was calculated via gene set variation analysis (GSVA). Furthermore, TME components were quantified by MCP counter and CIBERSORT algorithm. The potential response to immunotherapy was evaluated by Tumor Immune Dysfunction and Exclusion analysis. We found that LGG patients with high aging TME scores showed poor prognosis, exhibited an immunosuppressive phenotype and were less likely to respond to immunotherapy compared to those with low scores. The predictive performance of aging TME score was verified in three external datasets. Finally, the expression of ATMERS in LGGs was confirmed at protein level through the Human Protein Atlas website and western blot analysis. This novel aging TME-based scoring system provided a robust biomarker for predicting the prognosis and immunotherapy response in LGGs.&quot;,&quot;publisher&quot;:&quot;Nature Publishing Group&quot;,&quot;issue&quot;:&quot;1&quot;,&quot;volume&quot;:&quot;12&quot;,&quot;container-title-short&quot;:&quot;&quot;},&quot;isTemporary&quot;:false}]},{&quot;citationID&quot;:&quot;MENDELEY_CITATION_6b8746f9-ba41-4168-aa88-949d263f754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mI4NzQ2ZjktYmE0MS00MTY4LWFhODgtOTQ5ZDI2M2Y3NTRmIiwicHJvcGVydGllcyI6eyJub3RlSW5kZXgiOjB9LCJpc0VkaXRlZCI6ZmFsc2UsIm1hbnVhbE92ZXJyaWRlIjp7ImlzTWFudWFsbHlPdmVycmlkZGVuIjpmYWxzZSwiY2l0ZXByb2NUZXh0IjoiPHN1cD4xMjwvc3VwPi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&quot;,&quot;citationItems&quot;:[{&quot;id&quot;:&quot;2bd60956-b35c-35a8-99e5-744c2d0dabcb&quot;,&quot;itemData&quot;:{&quot;type&quot;:&quot;article-journal&quot;,&quot;id&quot;:&quot;2bd60956-b35c-35a8-99e5-744c2d0dabcb&quot;,&quot;title&quot;:&quot;The effects of metabolism on the immune microenvironment in colorectal cancer&quot;,&quot;author&quot;:[{&quot;family&quot;:&quot;Chen&quot;,&quot;given&quot;:&quot;Xingzhao&quot;,&quot;parse-names&quot;:false,&quot;dropping-particle&quot;:&quot;&quot;,&quot;non-dropping-particle&quot;:&quot;&quot;},{&quot;family&quot;:&quot;Ma&quot;,&quot;given&quot;:&quot;Zhiyuan&quot;,&quot;parse-names&quot;:false,&quot;dropping-particle&quot;:&quot;&quot;,&quot;non-dropping-particle&quot;:&quot;&quot;},{&quot;family&quot;:&quot;Yi&quot;,&quot;given&quot;:&quot;Zhiqiang&quot;,&quot;parse-names&quot;:false,&quot;dropping-particle&quot;:&quot;&quot;,&quot;non-dropping-particle&quot;:&quot;&quot;},{&quot;family&quot;:&quot;Wu&quot;,&quot;given&quot;:&quot;Enqin&quot;,&quot;parse-names&quot;:false,&quot;dropping-particle&quot;:&quot;&quot;,&quot;non-dropping-particle&quot;:&quot;&quot;},{&quot;family&quot;:&quot;Shang&quot;,&quot;given&quot;:&quot;Zhengye&quot;,&quot;parse-names&quot;:false,&quot;dropping-particle&quot;:&quot;&quot;,&quot;non-dropping-particle&quot;:&quot;&quot;},{&quot;family&quot;:&quot;Tuo&quot;,&quot;given&quot;:&quot;Biguang&quot;,&quot;parse-names&quot;:false,&quot;dropping-particle&quot;:&quot;&quot;,&quot;non-dropping-particle&quot;:&quot;&quot;},{&quot;family&quot;:&quot;Li&quot;,&quot;given&quot;:&quot;Taolang&quot;,&quot;parse-names&quot;:false,&quot;dropping-particle&quot;:&quot;&quot;,&quot;non-dropping-particle&quot;:&quot;&quot;},{&quot;family&quot;:&quot;Liu&quot;,&quot;given&quot;:&quot;Xuemei&quot;,&quot;parse-names&quot;:false,&quot;dropping-particle&quot;:&quot;&quot;,&quot;non-dropping-particle&quot;:&quot;&quot;}],&quot;container-title&quot;:&quot;Cell death discovery&quot;,&quot;container-title-short&quot;:&quot;Cell Death Discov&quot;,&quot;accessed&quot;:{&quot;date-parts&quot;:[[2024,12,4]]},&quot;DOI&quot;:&quot;10.1038/S41420-024-01865-Z&quot;,&quot;ISSN&quot;:&quot;2058-7716&quot;,&quot;PMID&quot;:&quot;38453888&quot;,&quot;URL&quot;:&quot;https://pubmed.ncbi.nlm.nih.gov/38453888/&quot;,&quot;issued&quot;:{&quot;date-parts&quot;:[[2024,12,1]]},&quot;abstract&quot;:&quot;Colorectal cancer (CRC) is a malignancy that is widely prevalent worldwide. Due to its unsatisfactory treatment outcome and extremely poor prognosis, many studies on the molecular mechanisms and pathological mechanisms of CRC have been published in recent years. The tumor microenvironment (TME) is an extremely important feature of tumorigenesis and one of the hallmarks of tumor development. Metabolic reprogramming is currently a hot topic in tumor research, and studies on this topic have provided important insights into CRC development. In particular, metabolic reprogramming in cancer causes changes in the composition of energy and nutrients in the TME. Furthermore, it can alter the complex crosstalk between immune cells and associated immune factors, such as associated macrophages and T cells, which play important immune roles in the TME, in turn affecting the immune escape of tumors by altering immune surveillance. In this review, we summarize several metabolism-related processes affecting the immune microenvironment of CRC tumors. Our results showed that the immune microenvironment is regulated by metabolic reprogramming and influences the development of CRC.&quot;,&quot;publisher&quot;:&quot;Cell Death Discov&quot;,&quot;issue&quot;:&quot;1&quot;,&quot;volume&quot;:&quot;10&quot;},&quot;isTemporary&quot;:false}]},{&quot;citationID&quot;:&quot;MENDELEY_CITATION_3edafbca-affd-4fd8-9ca9-066cd021876e&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&quot;,&quot;citationItems&quot;:[{&quot;id&quot;:&quot;5828ed92-b583-30cb-ab7e-5e464fd5eccd&quot;,&quot;itemData&quot;:{&quot;type&quot;:&quot;article-journal&quot;,&quot;id&quot;:&quot;5828ed92-b583-30cb-ab7e-5e464fd5eccd&quot;,&quot;title&quot;:&quot;Epigenetic regulation in the tumor microenvironment: molecular mechanisms and therapeutic targets&quot;,&quot;author&quot;:[{&quot;family&quot;:&quot;Yang&quot;,&quot;given&quot;:&quot;Jing&quot;,&quot;parse-names&quot;:false,&quot;dropping-particle&quot;:&quot;&quot;,&quot;non-dropping-particle&quot;:&quot;&quot;},{&quot;family&quot;:&quot;Xu&quot;,&quot;given&quot;:&quot;Jin&quot;,&quot;parse-names&quot;:false,&quot;dropping-particle&quot;:&quot;&quot;,&quot;non-dropping-particle&quot;:&quot;&quot;},{&quot;family&quot;:&quot;Wang&quot;,&quot;given&quot;:&quot;Wei&quot;,&quot;parse-names&quot;:false,&quot;dropping-particle&quot;:&quot;&quot;,&quot;non-dropping-particle&quot;:&quot;&quot;},{&quot;family&quot;:&quot;Zhang&quot;,&quot;given&quot;:&quot;Bo&quot;,&quot;parse-names&quot;:false,&quot;dropping-particle&quot;:&quot;&quot;,&quot;non-dropping-particle&quot;:&quot;&quot;},{&quot;family&quot;:&quot;Yu&quot;,&quot;given&quot;:&quot;Xianjun&quot;,&quot;parse-names&quot;:false,&quot;dropping-particle&quot;:&quot;&quot;,&quot;non-dropping-particle&quot;:&quot;&quot;},{&quot;family&quot;:&quot;Shi&quot;,&quot;given&quot;:&quot;Si&quot;,&quot;parse-names&quot;:false,&quot;dropping-particle&quot;:&quot;&quot;,&quot;non-dropping-particle&quot;:&quot;&quot;}],&quot;container-title&quot;:&quot;Signal Transduction and Targeted Therapy&quot;,&quot;container-title-short&quot;:&quot;Signal Transduct Target Ther&quot;,&quot;accessed&quot;:{&quot;date-parts&quot;:[[2024,12,4]]},&quot;DOI&quot;:&quot;10.1038/S41392-023-01480-X&quot;,&quot;ISSN&quot;:&quot;20593635&quot;,&quot;PMID&quot;:&quot;37217462&quot;,&quot;URL&quot;:&quot;https://pmc.ncbi.nlm.nih.gov/articles/PMC10203321/&quot;,&quot;issued&quot;:{&quot;date-parts&quot;:[[2023,12,1]]},&quot;page&quot;:&quot;210&quot;,&quot;abstract&quot;:&quot;Over decades, researchers have focused on the epigenetic control of DNA-templated processes. Histone modification, DNA methylation, chromatin remodeling, RNA modification, and noncoding RNAs modulate many biological processes that are crucial to the development of cancers. Dysregulation of the epigenome drives aberrant transcriptional programs. A growing body of evidence suggests that the mechanisms of epigenetic modification are dysregulated in human cancers and might be excellent targets for tumor treatment. Epigenetics has also been shown to influence tumor immunogenicity and immune cells involved in antitumor responses. Thus, the development and application of epigenetic therapy and cancer immunotherapy and their combinations may have important implications for cancer treatment. Here, we present an up-to-date and thorough description of how epigenetic modifications in tumor cells influence immune cell responses in the tumor microenvironment (TME) and how epigenetics influence immune cells internally to modify the TME. Additionally, we highlight the therapeutic potential of targeting epigenetic regulators for cancer immunotherapy. Harnessing the complex interplay between epigenetics and cancer immunology to develop therapeutics that combine thereof is challenging but could yield significant benefits. The purpose of this review is to assist researchers in understanding how epigenetics impact immune responses in the TME, so that better cancer immunotherapies can be developed.&quot;,&quot;publisher&quot;:&quot;Springer Nature&quot;,&quot;issue&quot;:&quot;1&quot;,&quot;volume&quot;:&quot;8&quot;},&quot;isTemporary&quot;:false}]},{&quot;citationID&quot;:&quot;MENDELEY_CITATION_05df6516-11d1-4704-9406-9ca81d2987ff&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DVkZjY1MTYtMTFkMS00NzA0LTk0MDYtOWNhODFkMjk4N2ZmIiwicHJvcGVydGllcyI6eyJub3RlSW5kZXgiOjB9LCJpc0VkaXRlZCI6ZmFsc2UsIm1hbnVhbE92ZXJyaWRlIjp7ImlzTWFudWFsbHlPdmVycmlkZGVuIjpmYWxzZSwiY2l0ZXByb2NUZXh0IjoiPHN1cD4xNDwvc3VwPi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&quot;,&quot;citationItems&quot;:[{&quot;id&quot;:&quot;ea1ec3b9-c9c2-3a51-9181-a8e5872118c7&quot;,&quot;itemData&quot;:{&quot;type&quot;:&quot;article-journal&quot;,&quot;id&quot;:&quot;ea1ec3b9-c9c2-3a51-9181-a8e5872118c7&quot;,&quot;title&quot;:&quot;Easy or Not—The Advances of EZH2 in Regulating T Cell Development, Differentiation, and Activation in Antitumor Immunity&quot;,&quot;author&quot;:[{&quot;family&quot;:&quot;Huang&quot;,&quot;given&quot;:&quot;Jiaqi&quot;,&quot;parse-names&quot;:false,&quot;dropping-particle&quot;:&quot;&quot;,&quot;non-dropping-particle&quot;:&quot;&quot;},{&quot;family&quot;:&quot;Zhang&quot;,&quot;given&quot;:&quot;Jie&quot;,&quot;parse-names&quot;:false,&quot;dropping-particle&quot;:&quot;&quot;,&quot;non-dropping-particle&quot;:&quot;&quot;},{&quot;family&quot;:&quot;Guo&quot;,&quot;given&quot;:&quot;Zhengyang&quot;,&quot;parse-names&quot;:false,&quot;dropping-particle&quot;:&quot;&quot;,&quot;non-dropping-particle&quot;:&quot;&quot;},{&quot;family&quot;:&quot;Li&quot;,&quot;given&quot;:&quot;Chen&quot;,&quot;parse-names&quot;:false,&quot;dropping-particle&quot;:&quot;&quot;,&quot;non-dropping-particle&quot;:&quot;&quot;},{&quot;family&quot;:&quot;Tan&quot;,&quot;given&quot;:&quot;Zhen&quot;,&quot;parse-names&quot;:false,&quot;dropping-particle&quot;:&quot;&quot;,&quot;non-dropping-particle&quot;:&quot;&quot;},{&quot;family&quot;:&quot;Wang&quot;,&quot;given&quot;:&quot;Junjie&quot;,&quot;parse-names&quot;:false,&quot;dropping-particle&quot;:&quot;&quot;,&quot;non-dropping-particle&quot;:&quot;&quot;},{&quot;family&quot;:&quot;Yang&quot;,&quot;given&quot;:&quot;Jianling&quot;,&quot;parse-names&quot;:false,&quot;dropping-particle&quot;:&quot;&quot;,&quot;non-dropping-particle&quot;:&quot;&quot;},{&quot;family&quot;:&quot;Xue&quot;,&quot;given&quot;:&quot;Lixiang&quot;,&quot;parse-names&quot;:false,&quot;dropping-particle&quot;:&quot;&quot;,&quot;non-dropping-particle&quot;:&quot;&quot;}],&quot;container-title&quot;:&quot;Frontiers in Immunology&quot;,&quot;container-title-short&quot;:&quot;Front Immunol&quot;,&quot;accessed&quot;:{&quot;date-parts&quot;:[[2025,5,6]]},&quot;DOI&quot;:&quot;10.3389/FIMMU.2021.741302&quot;,&quot;ISSN&quot;:&quot;16643224&quot;,&quot;PMID&quot;:&quot;34737746&quot;,&quot;URL&quot;:&quot;https://pmc.ncbi.nlm.nih.gov/articles/PMC8560704/&quot;,&quot;issued&quot;:{&quot;date-parts&quot;:[[2021,10,19]]},&quot;page&quot;:&quot;741302&quot;,&quot;abstract&quot;:&quot;Enhancer of zeste homolog 2 (EZH2) is the catalytic subunit of polycomb repressive complex 2 (PRC2), which regulates downstream gene expression by trimethylation of lysine 27 in histone H3 (H3K27me3). EZH2 mutations or overexpressions are associated with many types of cancer. As inhibition of EZH2 activity could upregulate the expression of tumor suppressor genes, EZH2 has recently become an interesting therapeutic target for cancer therapy. Moreover, accumulating evidence has shown that EZH2 may contribute to the regulation of immune cells, especially T cells. EZH2 regulates T cell development, differentiation, and function, suggesting that EZH2 also regulates immune homeostasis in addition to tumor suppressor genes. Moreover, EZH2 can regulate T cell fate by targeting non-T cell factors such as metabolism, cytokines, and myeloid-derived suppressor cells. The role of EZH2 in this process has not been fully addressed. This review discusses up-to-date research on EZH2-mediated regulation of immunological function and the progress of immunological therapeutic strategies based on this regulation.&quot;,&quot;publisher&quot;:&quot;Frontiers Media S.A.&quot;,&quot;volume&quot;:&quot;12&quot;},&quot;isTemporary&quot;:false}]},{&quot;citationID&quot;:&quot;MENDELEY_CITATION_3a5f2636-8c6d-4370-b7aa-d7d85bdd7085&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2E1ZjI2MzYtOGM2ZC00MzcwLWI3YWEtZDdkODViZGQ3MDg1IiwicHJvcGVydGllcyI6eyJub3RlSW5kZXgiOjB9LCJpc0VkaXRlZCI6ZmFsc2UsIm1hbnVhbE92ZXJyaWRlIjp7ImlzTWFudWFsbHlPdmVycmlkZGVuIjpmYWxzZSwiY2l0ZXByb2NUZXh0IjoiPHN1cD4xPC9zdXA+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8e7da1dc-9592-46fa-92f7-67f66cf5ecd9&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OGU3ZGExZGMtOTU5Mi00NmZhLTkyZjctNjdmNjZjZjVlY2Q5IiwicHJvcGVydGllcyI6eyJub3RlSW5kZXgiOjB9LCJpc0VkaXRlZCI6ZmFsc2UsIm1hbnVhbE92ZXJyaWRlIjp7ImlzTWFudWFsbHlPdmVycmlkZGVuIjpmYWxzZSwiY2l0ZXByb2NUZXh0IjoiPHN1cD40PC9zdXA+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a422de21-3fc0-4bd1-a471-151900aebed9&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TQyMmRlMjEtM2ZjMC00YmQxLWE0NzEtMTUxOTAwYWViZWQ5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f60f4c61-e951-4d66-957d-38185bad3322&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jYwZjRjNjEtZTk1MS00ZDY2LTk1N2QtMzgxODViYWQzMzIyIiwicHJvcGVydGllcyI6eyJub3RlSW5kZXgiOjB9LCJpc0VkaXRlZCI6ZmFsc2UsIm1hbnVhbE92ZXJyaWRlIjp7ImlzTWFudWFsbHlPdmVycmlkZGVuIjpmYWxzZSwiY2l0ZXByb2NUZXh0IjoiPHN1cD4xNTwvc3VwPi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005e2c9d-90c3-4476-8081-43fbdd571156&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&quot;,&quot;citationItems&quot;:[{&quot;id&quot;:&quot;4abd604f-aa9d-3463-b6ce-970b99a7c5cd&quot;,&quot;itemData&quot;:{&quot;type&quot;:&quot;article-journal&quot;,&quot;id&quot;:&quot;4abd604f-aa9d-3463-b6ce-970b99a7c5cd&quot;,&quot;title&quot;:&quot;Tumor-associated macrophages: Prognostic and therapeutic targets for cancer in humans and dogs&quot;,&quot;author&quot;:[{&quot;family&quot;:&quot;Brady&quot;,&quot;given&quot;:&quot;Rachel&quot;,&quot;parse-names&quot;:false,&quot;dropping-particle&quot;:&quot;V&quot;,&quot;non-dropping-particle&quot;:&quot;&quot;},{&quot;family&quot;:&quot;Thamm&quot;,&quot;given&quot;:&quot;Douglas H&quot;,&quot;parse-names&quot;:false,&quot;dropping-particle&quot;:&quot;&quot;,&quot;non-dropping-particle&quot;:&quot;&quot;}],&quot;accessed&quot;:{&quot;date-parts&quot;:[[2024,4,1]]},&quot;DOI&quot;:&quot;10.3389/fimmu.2023.1176807&quot;,&quot;issued&quot;:{&quot;date-parts&quot;:[[2023]]},&quot;container-title-short&quot;:&quot;&quot;},&quot;isTemporary&quot;:false}]},{&quot;citationID&quot;:&quot;MENDELEY_CITATION_16471a52-c6b0-48eb-82ec-55e679ad1564&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Y0NzFhNTItYzZiMC00OGViLTgyZWMtNTVlNjc5YWQxNTY0IiwicHJvcGVydGllcyI6eyJub3RlSW5kZXgiOjB9LCJpc0VkaXRlZCI6ZmFsc2UsIm1hbnVhbE92ZXJyaWRlIjp7ImlzTWFudWFsbHlPdmVycmlkZGVuIjpmYWxzZSwiY2l0ZXByb2NUZXh0IjoiPHN1cD4xNz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c8bc07cb-d4a4-481b-a0d4-1f43d41a5394&quot;,&quot;properties&quot;:{&quot;noteIndex&quot;:0},&quot;isEdited&quot;:false,&quot;manualOverride&quot;:{&quot;isManuallyOverridden&quot;:false,&quot;citeprocText&quot;:&quot;&lt;sup&gt;17,18&lt;/sup&gt;&quot;,&quot;manualOverrideText&quot;:&quot;&quot;},&quot;citationTag&quot;:&quot;MENDELEY_CITATION_v3_eyJjaXRhdGlvbklEIjoiTUVOREVMRVlfQ0lUQVRJT05fYzhiYzA3Y2ItZDRhNC00ODFiLWEwZDQtMWY0M2Q0MWE1Mzk0IiwicHJvcGVydGllcyI6eyJub3RlSW5kZXgiOjB9LCJpc0VkaXRlZCI6ZmFsc2UsIm1hbnVhbE92ZXJyaWRlIjp7ImlzTWFudWFsbHlPdmVycmlkZGVuIjpmYWxzZSwiY2l0ZXByb2NUZXh0IjoiPHN1cD4xNywxODwvc3VwPi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IE9uY29sIiwiYWNjZXNzZWQiOnsiZGF0ZS1wYXJ0cyI6W1syMDI1LDUsMV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&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id&quot;:&quot;e1f1813b-b8f2-33f1-8b6a-e7a902d7a98f&quot;,&quot;itemData&quot;:{&quot;type&quot;:&quot;article-journal&quot;,&quot;id&quot;:&quot;e1f1813b-b8f2-33f1-8b6a-e7a902d7a98f&quot;,&quot;title&quot;:&quot;Overview of immune system development in the dog: comparison with humans&quot;,&quot;author&quot;:[{&quot;family&quot;:&quot;Felsburg&quot;,&quot;given&quot;:&quot;Peter J.&quot;,&quot;parse-names&quot;:false,&quot;dropping-particle&quot;:&quot;&quot;,&quot;non-dropping-particle&quot;:&quot;&quot;}],&quot;container-title&quot;:&quot;http://dx.doi.org/10.1191/0960327102ht286oa&quot;,&quot;accessed&quot;:{&quot;date-parts&quot;:[[2024,12,4]]},&quot;DOI&quot;:&quot;10.1191/0960327102HT286OA&quot;,&quot;ISSN&quot;:&quot;09603271&quot;,&quot;PMID&quot;:&quot;12458905&quot;,&quot;URL&quot;:&quot;https://journals.sagepub.com/doi/10.1191/0960327102ht286oa?url_ver=Z39.88-2003&amp;rfr_id=ori%3Arid%3Acrossref.org&amp;rfr_dat=cr_pub++0pubmed&quot;,&quot;issued&quot;:{&quot;date-parts&quot;:[[2002,9,1]]},&quot;page&quot;:&quot;487-492&quot;,&quot;abstract&quot;:&quot;Dogs play an important role in toxicology because of their importance as a large animal, pre-clinical model for evaluating potential toxicity in human drug development including the effects of inve...&quot;,&quot;publisher&quot;:&quot;Sage PublicationsSage CA: Thousand Oaks, CA&quot;,&quot;issue&quot;:&quot;9-10&quot;,&quot;volume&quot;:&quot;21&quot;,&quot;container-title-short&quot;:&quot;&quot;},&quot;isTemporary&quot;:false}]},{&quot;citationID&quot;:&quot;MENDELEY_CITATION_ea5f8b14-920c-4dee-9af7-9489716cdfb4&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&quot;,&quot;citationItems&quot;:[{&quot;id&quot;:&quot;3b5ad9d1-1035-34ec-9b37-12a5a4d0bc67&quot;,&quot;itemData&quot;:{&quot;type&quot;:&quot;article-journal&quot;,&quot;id&quot;:&quot;3b5ad9d1-1035-34ec-9b37-12a5a4d0bc67&quot;,&quot;title&quot;:&quot;Dogs as a Model for Cancer&quot;,&quot;author&quot;:[{&quot;family&quot;:&quot;Gardner&quot;,&quot;given&quot;:&quot;Heather L.&quot;,&quot;parse-names&quot;:false,&quot;dropping-particle&quot;:&quot;&quot;,&quot;non-dropping-particle&quot;:&quot;&quot;},{&quot;family&quot;:&quot;Fenger&quot;,&quot;given&quot;:&quot;Joelle M.&quot;,&quot;parse-names&quot;:false,&quot;dropping-particle&quot;:&quot;&quot;,&quot;non-dropping-particle&quot;:&quot;&quot;},{&quot;family&quot;:&quot;London&quot;,&quot;given&quot;:&quot;Cheryl A.&quot;,&quot;parse-names&quot;:false,&quot;dropping-particle&quot;:&quot;&quot;,&quot;non-dropping-particle&quot;:&quot;&quot;}],&quot;accessed&quot;:{&quot;date-parts&quot;:[[2023,8,16]]},&quot;ISSN&quot;:&quot;21658110&quot;,&quot;PMID&quot;:&quot;26566160&quot;,&quot;URL&quot;:&quot;https://pmc.ncbi.nlm.nih.gov/articles/PMC6314649/&quot;,&quot;volume&quot;:&quot;4&quot;,&quot;container-title-short&quot;:&quot;&quot;},&quot;isTemporary&quot;:false}]},{&quot;citationID&quot;:&quot;MENDELEY_CITATION_e844874b-a769-4a6a-bc73-a2eb8381b61d&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Tg0NDg3NGItYTc2OS00YTZhLWJjNzMtYTJlYjgzODFiNjFkIiwicHJvcGVydGllcyI6eyJub3RlSW5kZXgiOjB9LCJpc0VkaXRlZCI6ZmFsc2UsIm1hbnVhbE92ZXJyaWRlIjp7ImlzTWFudWFsbHlPdmVycmlkZGVuIjpmYWxzZSwiY2l0ZXByb2NUZXh0IjoiPHN1cD4yMDwvc3VwPi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&quot;,&quot;citationItems&quot;:[{&quot;id&quot;:&quot;d8f300d5-dc35-3b24-b315-fd71d143e596&quot;,&quot;itemData&quot;:{&quot;type&quot;:&quot;article-journal&quot;,&quot;id&quot;:&quot;d8f300d5-dc35-3b24-b315-fd71d143e596&quot;,&quot;title&quot;:&quot;The current landscape of spatial biomarkers for prediction of response to immune checkpoint inhibition&quot;,&quot;author&quot;:[{&quot;family&quot;:&quot;Williams&quot;,&quot;given&quot;:&quot;Hannah L.&quot;,&quot;parse-names&quot;:false,&quot;dropping-particle&quot;:&quot;&quot;,&quot;non-dropping-particle&quot;:&quot;&quot;},{&quot;family&quot;:&quot;Frei&quot;,&quot;given&quot;:&quot;Ana Leni&quot;,&quot;parse-names&quot;:false,&quot;dropping-particle&quot;:&quot;&quot;,&quot;non-dropping-particle&quot;:&quot;&quot;},{&quot;family&quot;:&quot;Koessler&quot;,&quot;given&quot;:&quot;Thibaud&quot;,&quot;parse-names&quot;:false,&quot;dropping-particle&quot;:&quot;&quot;,&quot;non-dropping-particle&quot;:&quot;&quot;},{&quot;family&quot;:&quot;Berger&quot;,&quot;given&quot;:&quot;Martin D.&quot;,&quot;parse-names&quot;:false,&quot;dropping-particle&quot;:&quot;&quot;,&quot;non-dropping-particle&quot;:&quot;&quot;},{&quot;family&quot;:&quot;Dawson&quot;,&quot;given&quot;:&quot;Heather&quot;,&quot;parse-names&quot;:false,&quot;dropping-particle&quot;:&quot;&quot;,&quot;non-dropping-particle&quot;:&quot;&quot;},{&quot;family&quot;:&quot;Michielin&quot;,&quot;given&quot;:&quot;Olivier&quot;,&quot;parse-names&quot;:false,&quot;dropping-particle&quot;:&quot;&quot;,&quot;non-dropping-particle&quot;:&quot;&quot;},{&quot;family&quot;:&quot;Zlobec&quot;,&quot;given&quot;:&quot;Inti&quot;,&quot;parse-names&quot;:false,&quot;dropping-particle&quot;:&quot;&quot;,&quot;non-dropping-particle&quot;:&quot;&quot;}],&quot;container-title&quot;:&quot;npj Precision Oncology&quot;,&quot;container-title-short&quot;:&quot;NPJ Precis Oncol&quot;,&quot;accessed&quot;:{&quot;date-parts&quot;:[[2025,7,29]]},&quot;DOI&quot;:&quot;10.1038/S41698-024-00671-1;SUBJMETA=1059,1857,2325,631,67;KWRD=CANCER+IMMUNOTHERAPY,TUMOUR+BIOMARKERS&quot;,&quot;ISSN&quot;:&quot;2397768X&quot;,&quot;URL&quot;:&quot;https://www.nature.com/articles/s41698-024-00671-1&quot;,&quot;issued&quot;:{&quot;date-parts&quot;:[[2024,12,1]]},&quot;page&quot;:&quot;1-18&quot;,&quot;abstract&quot;:&quot;Enabling the examination of cell-cell relationships in tissue, spatially resolved omics technologies have revolutionised our perspectives on cancer biology. Clinically, the development of immune checkpoint inhibitors (ICI) has advanced cancer therapeutics. However, a major challenge of effective implementation is the identification of predictive biomarkers of response. In this review we examine the potential added predictive value of spatial biomarkers of response to ICI beyond current clinical benchmarks.&quot;,&quot;publisher&quot;:&quot;Nature Research&quot;,&quot;issue&quot;:&quot;1&quot;,&quot;volume&quot;:&quot;8&quot;},&quot;isTemporary&quot;:false}]},{&quot;citationID&quot;:&quot;MENDELEY_CITATION_07351edd-7b7f-416c-965d-ad65544dc493&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DczNTFlZGQtN2I3Zi00MTZjLTk2NWQtYWQ2NTU0NGRjNDkzIiwicHJvcGVydGllcyI6eyJub3RlSW5kZXgiOjB9LCJpc0VkaXRlZCI6ZmFsc2UsIm1hbnVhbE92ZXJyaWRlIjp7ImlzTWFudWFsbHlPdmVycmlkZGVuIjpmYWxzZSwiY2l0ZXByb2NUZXh0IjoiPHN1cD4yMTwvc3VwPi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&quot;,&quot;citationItems&quot;:[{&quot;id&quot;:&quot;569839bc-915d-3a2b-adec-c0d9f2285517&quot;,&quot;itemData&quot;:{&quot;type&quot;:&quot;article-journal&quot;,&quot;id&quot;:&quot;569839bc-915d-3a2b-adec-c0d9f2285517&quot;,&quot;title&quot;:&quot;Polymerase chain reaction-based species verification and microsatellite analysis for canine cell line validation&quot;,&quot;author&quot;:[{&quot;family&quot;:&quot;O'Donoghue&quot;,&quot;given&quot;:&quot;Liza E.&quot;,&quot;parse-names&quot;:false,&quot;dropping-particle&quot;:&quot;&quot;,&quot;non-dropping-particle&quot;:&quot;&quot;},{&quot;family&quot;:&quot;Rivest&quot;,&quot;given&quot;:&quot;Jason P.&quot;,&quot;parse-names&quot;:false,&quot;dropping-particle&quot;:&quot;&quot;,&quot;non-dropping-particle&quot;:&quot;&quot;},{&quot;family&quot;:&quot;Duval&quot;,&quot;given&quot;:&quot;Dawn L.&quot;,&quot;parse-names&quot;:false,&quot;dropping-particle&quot;:&quot;&quot;,&quot;non-dropping-particle&quot;:&quot;&quot;}],&quot;container-title&quot;:&quot;Journal of veterinary diagnostic investigation : official publication of the American Association of Veterinary Laboratory Diagnosticians, Inc&quot;,&quot;container-title-short&quot;:&quot;J Vet Diagn Invest&quot;,&quot;accessed&quot;:{&quot;date-parts&quot;:[[2025,1,8]]},&quot;DOI&quot;:&quot;10.1177/1040638711408064&quot;,&quot;ISSN&quot;:&quot;1943-4936&quot;,&quot;PMID&quot;:&quot;21908323&quot;,&quot;URL&quot;:&quot;https://pubmed.ncbi.nlm.nih.gov/21908323/&quot;,&quot;issued&quot;:{&quot;date-parts&quot;:[[2011,7]]},&quot;page&quot;:&quot;780-785&quot;,&quot;abstract&quot;:&quot;Cell line cross-contamination as well as genetic drift during passaging have been acknowledged as widespread problems since the 1960s. Improper cell line identification can invalidate results and, if not discovered, pollute the scientific community's body of knowledge with regard to cancer cell lines, their gene expression, and their drug susceptibilities. Despite the obvious need, validation of cell line identity is not yet widely required, and the problem persists. A highly sensitive polymerase chain reaction (PCR)-based approach and short tandem repeat (STR) profiling were used to examine the prevalence of inter- and intraspecies cell line contamination in a veterinary research setting. First, 60 cell lines from 6 laboratories were tested with multiplex species-specific PCR capable of identifying 6 commonly used species. Of these, 3 were determined to be misidentified by species. Second, to identify intraspecies contamination among canine cancer cell lines, 29 canine lines from 3 different laboratories were analyzed with STR fingerprinting. Using this methodology, 3 canine cell lines were determined to be misidentified or cross-contaminated by other canine cell lines. Finally, genetic drift was observed within 1 cell line obtained from different laboratories. These findings emphasize the importance of cell line validation as a critical component of \&quot;good cell culture practice.\&quot; A database of the STR profiles obtained in the current study has been established for future comparison and validation of canine cell lines by investigators at Colorado State University and other institutions. © 2011 The Author(s).&quot;,&quot;publisher&quot;:&quot;J Vet Diagn Invest&quot;,&quot;issue&quot;:&quot;4&quot;,&quot;volume&quot;:&quot;23&quot;},&quot;isTemporary&quot;:false}]},{&quot;citationID&quot;:&quot;MENDELEY_CITATION_91ceabee-b3e8-41e2-ac67-cbff5c53416d&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OTFjZWFiZWUtYjNlOC00MWUyLWFjNjctY2JmZjVjNTM0MTZk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adaa11b5-0744-4ae4-a5eb-9f3c0a1f4b2f&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WRhYTExYjUtMDc0NC00YWU0LWE1ZWItOWYzYzBhMWY0YjJm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ee91a455-e72a-49f0-9aba-d897bab52cac&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&quot;,&quot;citationItems&quot;:[{&quot;id&quot;:&quot;626149a5-73f2-3a08-8902-d3e57edb0b0c&quot;,&quot;itemData&quot;:{&quot;type&quot;:&quot;article-journal&quot;,&quot;id&quot;:&quot;626149a5-73f2-3a08-8902-d3e57edb0b0c&quot;,&quot;title&quot;:&quot;False discovery rates: A new deal&quot;,&quot;author&quot;:[{&quot;family&quot;:&quot;Stephens&quot;,&quot;given&quot;:&quot;Matthew&quot;,&quot;parse-names&quot;:false,&quot;dropping-particle&quot;:&quot;&quot;,&quot;non-dropping-particle&quot;:&quot;&quot;}],&quot;container-title&quot;:&quot;Biostatistics&quot;,&quot;accessed&quot;:{&quot;date-parts&quot;:[[2025,5,11]]},&quot;DOI&quot;:&quot;10.1093/BIOSTATISTICS/KXW041,&quot;,&quot;ISSN&quot;:&quot;14684357&quot;,&quot;PMID&quot;:&quot;27756721&quot;,&quot;URL&quot;:&quot;https://pubmed.ncbi.nlm.nih.gov/27756721/&quot;,&quot;issued&quot;:{&quot;date-parts&quot;:[[2017,4,1]]},&quot;page&quot;:&quot;275-294&quot;,&quot;abstract&quot;:&quot;We introduce a new Empirical Bayes approach for large-scale hypothesis testing, including estimating false discovery rates (FDRs), and effect sizes. This approach has two key differences from existing approaches to FDR analysis. First, it assumes that the distribution of the actual (unobserved) effects is unimodal, with a mode at 0. This \&quot;unimodal assumption\&quot; (UA), although natural in many contexts, is not usually incorporated into standard FDR analysis, and we demonstrate how incorporating it brings many benefits. Specifically, the UA facilitates efficient and robust computation-estimating the unimodal distribution involves solving a simple convex optimization problem-and enables more accurate inferences provided that it holds. Second, the method takes as its input two numbers for each test (an effect size estimate and corresponding standard error), rather than the one number usually used ($p$ value or $z$ score). When available, using two numbers instead of one helps account for variation in measurement precision across tests. It also facilitates estimation of effects, and unlike standard FDR methods, our approach provides interval estimates (credible regions) for each effect in addition to measures of significance. To provide a bridge between interval estimates and significance measures, we introduce the term \&quot;local false sign rate\&quot; to refer to the probability of getting the sign of an effect wrong and argue that it is a superior measure of significance than the local FDR because it is both more generally applicable and can be more robustly estimated. Our methods are implemented in an R package ashr available from http://github.com/stephens999/ashr.&quot;,&quot;publisher&quot;:&quot;Oxford University Press&quot;,&quot;issue&quot;:&quot;2&quot;,&quot;volume&quot;:&quot;18&quot;,&quot;container-title-short&quot;:&quot;&quot;},&quot;isTemporary&quot;:false}]},{&quot;citationID&quot;:&quot;MENDELEY_CITATION_95d5b77a-ab73-4fb8-af2a-06f9bd009f48&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OTVkNWI3N2EtYWI3My00ZmI4LWFmMmEtMDZmOWJkMDA5ZjQ4IiwicHJvcGVydGllcyI6eyJub3RlSW5kZXgiOjB9LCJpc0VkaXRlZCI6ZmFsc2UsIm1hbnVhbE92ZXJyaWRlIjp7ImlzTWFudWFsbHlPdmVycmlkZGVuIjpmYWxzZSwiY2l0ZXByb2NUZXh0IjoiPHN1cD4yNTwvc3VwPi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quot;,&quot;citationItems&quot;:[{&quot;id&quot;:&quot;31e8a400-9d0a-3eec-adc3-12ef54abfbb9&quot;,&quot;itemData&quot;:{&quot;type&quot;:&quot;article-journal&quot;,&quot;id&quot;:&quot;31e8a400-9d0a-3eec-adc3-12ef54abfbb9&quot;,&quot;title&quot;:&quot;Measurement of VEGF Content in Exosomes and Subsequent Tumor Tubulogenesis and In Vivo Angiogenesis Functional Assays&quot;,&quot;author&quot;:[{&quot;family&quot;:&quot;Zeng&quot;,&quot;given&quot;:&quot;Ye&quot;,&quot;parse-names&quot;:false,&quot;dropping-particle&quot;:&quot;&quot;,&quot;non-dropping-particle&quot;:&quot;&quot;},{&quot;family&quot;:&quot;Du&quot;,&quot;given&quot;:&quot;Xiaoqiang&quot;,&quot;parse-names&quot;:false,&quot;dropping-particle&quot;:&quot;&quot;,&quot;non-dropping-particle&quot;:&quot;&quot;},{&quot;family&quot;:&quot;Jiang&quot;,&quot;given&quot;:&quot;Wenli&quot;,&quot;parse-names&quot;:false,&quot;dropping-particle&quot;:&quot;&quot;,&quot;non-dropping-particle&quot;:&quot;&quot;},{&quot;family&quot;:&quot;Qiu&quot;,&quot;given&quot;:&quot;Yan&quot;,&quot;parse-names&quot;:false,&quot;dropping-particle&quot;:&quot;&quot;,&quot;non-dropping-particle&quot;:&quot;&quot;}],&quot;container-title&quot;:&quot;Methods in Molecular Biology&quot;,&quot;accessed&quot;:{&quot;date-parts&quot;:[[2025,5,11]]},&quot;DOI&quot;:&quot;10.1007/978-1-0716-2217-9_5,&quot;,&quot;ISSN&quot;:&quot;19406029&quot;,&quot;PMID&quot;:&quot;35451750&quot;,&quot;URL&quot;:&quot;https://pubmed.ncbi.nlm.nih.gov/35451750/&quot;,&quot;issued&quot;:{&quot;date-parts&quot;:[[2022]]},&quot;page&quot;:&quot;79-96&quot;,&quot;abstract&quot;:&quot;Vascular endothelial growth factor (VEGF) plays a vital role in angiogenesis, and is also involved in tumor cell growth and immunosuppression, showing very complex roles. VEGF-exosomes are released by tumor endothelial cells (ECs) following anti-angiogenesis therapies (AATs). Transwell assays enable the detection of migration and invasion capacities of tumor cells. Matrigel assays are used to evaluate the angiogenesis capacities of ECs. Here we describe the detection of VEGF content in exosomes by nano-flow cytometry, enzyme-linked immunosorbent assay (ELISA), and western blotting, and demonstrate the procedure for detection of the colon formation of tumor cells induced by exosomes, the angiogenesis of tumor cells co-cultured with ECs, the angiogenesis of tumor cells induced by exosomes in Matrigel assay in vitro and tumor xenografts.&quot;,&quot;publisher&quot;:&quot;Humana Press Inc.&quot;,&quot;volume&quot;:&quot;2475&quot;,&quot;container-title-short&quot;:&quot;&quot;},&quot;isTemporary&quot;:false}]},{&quot;citationID&quot;:&quot;MENDELEY_CITATION_56257c4b-52ee-451b-b8aa-529c5e10e433&quot;,&quot;properties&quot;:{&quot;noteIndex&quot;:0},&quot;isEdited&quot;:false,&quot;manualOverride&quot;:{&quot;isManuallyOverridden&quot;:false,&quot;citeprocText&quot;:&quot;&lt;sup&gt;26&lt;/sup&gt;&quot;,&quot;manualOverrideText&quot;:&quot;&quot;},&quot;citationItems&quot;:[{&quot;id&quot;:&quot;2f4071cd-5592-3027-8b27-3bf7a965f2d2&quot;,&quot;itemData&quot;:{&quot;type&quot;:&quot;article&quot;,&quot;id&quot;:&quot;2f4071cd-5592-3027-8b27-3bf7a965f2d2&quot;,&quot;title&quot;:&quot;RStudio: Integrated Development Environment for R&quot;,&quot;author&quot;:[{&quot;family&quot;:&quot;Posit team&quot;,&quot;given&quot;:&quot;&quot;,&quot;parse-names&quot;:false,&quot;dropping-particle&quot;:&quot;&quot;,&quot;non-dropping-particle&quot;:&quot;&quot;}],&quot;number&quot;:&quot;http://www.posit.co/.&quot;,&quot;issued&quot;:{&quot;date-parts&quot;:[[2023]]},&quot;publisher-place&quot;:&quot;Boston, MA&quot;,&quot;publisher&quot;:&quot;Posit Software, PBC&quot;,&quot;container-title-short&quot;:&quot;&quot;},&quot;isTemporary&quot;:false}],&quot;citationTag&quot;:&quot;MENDELEY_CITATION_v3_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&quot;},{&quot;citationID&quot;:&quot;MENDELEY_CITATION_d055513d-a547-4d40-94cc-1753b1f5f881&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ZDA1NTUxM2QtYTU0Ny00ZDQwLTk0Y2MtMTc1M2IxZjVmODgxIiwicHJvcGVydGllcyI6eyJub3RlSW5kZXgiOjB9LCJpc0VkaXRlZCI6ZmFsc2UsIm1hbnVhbE92ZXJyaWRlIjp7ImlzTWFudWFsbHlPdmVycmlkZGVuIjpmYWxzZSwiY2l0ZXByb2NUZXh0IjoiPHN1cD4yMjwvc3VwPi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&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2ae13ab6-5ae7-4741-8894-071551843bb3&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&quot;,&quot;citationItems&quot;:[{&quot;id&quot;:&quot;15c1320a-a05b-3655-abac-3ab58e383591&quot;,&quot;itemData&quot;:{&quot;type&quot;:&quot;article-journal&quot;,&quot;id&quot;:&quot;15c1320a-a05b-3655-abac-3ab58e383591&quot;,&quot;title&quot;:&quot;Mutant RAS and the tumor microenvironment as dual therapeutic targets for advanced colorectal cancer&quot;,&quot;author&quot;:[{&quot;family&quot;:&quot;Janssen&quot;,&quot;given&quot;:&quot;Jorien B.E.&quot;,&quot;parse-names&quot;:false,&quot;dropping-particle&quot;:&quot;&quot;,&quot;non-dropping-particle&quot;:&quot;&quot;},{&quot;family&quot;:&quot;Medema&quot;,&quot;given&quot;:&quot;Jan Paul&quot;,&quot;parse-names&quot;:false,&quot;dropping-particle&quot;:&quot;&quot;,&quot;non-dropping-particle&quot;:&quot;&quot;},{&quot;family&quot;:&quot;Gootjes&quot;,&quot;given&quot;:&quot;Elske C.&quot;,&quot;parse-names&quot;:false,&quot;dropping-particle&quot;:&quot;&quot;,&quot;non-dropping-particle&quot;:&quot;&quot;},{&quot;family&quot;:&quot;Tauriello&quot;,&quot;given&quot;:&quot;Daniele V.F.&quot;,&quot;parse-names&quot;:false,&quot;dropping-particle&quot;:&quot;&quot;,&quot;non-dropping-particle&quot;:&quot;&quot;},{&quot;family&quot;:&quot;Verheul&quot;,&quot;given&quot;:&quot;Henk M.W.&quot;,&quot;parse-names&quot;:false,&quot;dropping-particle&quot;:&quot;&quot;,&quot;non-dropping-particle&quot;:&quot;&quot;}],&quot;container-title&quot;:&quot;Cancer Treatment Reviews&quot;,&quot;container-title-short&quot;:&quot;Cancer Treat Rev&quot;,&quot;accessed&quot;:{&quot;date-parts&quot;:[[2025,7,29]]},&quot;DOI&quot;:&quot;10.1016/J.CTRV.2022.102433&quot;,&quot;ISSN&quot;:&quot;0305-7372&quot;,&quot;PMID&quot;:&quot;35905558&quot;,&quot;URL&quot;:&quot;https://www.sciencedirect.com/science/article/pii/S0305737222001025?utm_source=chatgpt.com&quot;,&quot;issued&quot;:{&quot;date-parts&quot;:[[2022,9,1]]},&quot;page&quot;:&quot;102433&quot;,&quot;abstract&quot;:&quot;RAS genes are the most frequently mutated oncogenes in cancer. These mutations occur in roughly half of the patients with colorectal cancer (CRC). RAS mutant tumors are resistant to therapy with anti-EGFR monoclonal antibodies. Therefore, patients with RAS mutant CRC currently have few effective therapy options. RAS mutations lead to constitutively active RAS GTPases, involved in multiple downstream signaling pathways. These alterations are associated with a tumor microenvironment (TME) that drives immune evasion and disease progression by mechanisms that remain incompletely understood. In this review, we focus on the available evidence in the literature explaining the potential effects of RAS mutations on the CRC microenvironment. Ongoing efforts to influence the TME by targeting mutant RAS and thereby sensitizing these tumors to immunotherapy will be discussed as well.&quot;,&quot;publisher&quot;:&quot;W.B. Saunders&quot;,&quot;volume&quot;:&quot;109&quot;},&quot;isTemporary&quot;:false}]},{&quot;citationID&quot;:&quot;MENDELEY_CITATION_ace94cc3-c606-49a7-bbb7-67a779e6896e&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WNlOTRjYzMtYzYwNi00OWE3LWJiYjctNjdhNzc5ZTY4OTZlIiwicHJvcGVydGllcyI6eyJub3RlSW5kZXgiOjB9LCJpc0VkaXRlZCI6ZmFsc2UsIm1hbnVhbE92ZXJyaWRlIjp7ImlzTWFudWFsbHlPdmVycmlkZGVuIjpmYWxzZSwiY2l0ZXByb2NUZXh0IjoiPHN1cD4yMzwvc3VwPi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3fb17021-047b-40cc-833d-a683d767c088&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M2ZiMTcwMjEtMDQ3Yi00MGNjLTgzM2QtYTY4M2Q3NjdjMDg4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9bf6d020-a15b-48a3-9013-868b112b82c7&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OWJmNmQwMjAtYTE1Yi00OGEzLTkwMTMtODY4YjExMmI4MmM3IiwicHJvcGVydGllcyI6eyJub3RlSW5kZXgiOjB9LCJpc0VkaXRlZCI6ZmFsc2UsIm1hbnVhbE92ZXJyaWRlIjp7ImlzTWFudWFsbHlPdmVycmlkZGVuIjpmYWxzZSwiY2l0ZXByb2NUZXh0IjoiPHN1cD4yODwvc3VwPiIsIm1hbnVhbE92ZXJyaWRlVGV4dCI6IiJ9LCJjaXRhdGlvbkl0ZW1zIjpb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&quot;,&quot;citationItems&quot;:[{&quot;id&quot;:&quot;9927a00a-2ba0-371c-bc9b-f05047b5a1d5&quot;,&quot;itemData&quot;:{&quot;type&quot;:&quot;article-journal&quot;,&quot;id&quot;:&quot;9927a00a-2ba0-371c-bc9b-f05047b5a1d5&quot;,&quot;title&quot;:&quot;Genenames.org: the HGNC resources in 2023&quot;,&quot;author&quot;:[{&quot;family&quot;:&quot;Seal&quot;,&quot;given&quot;:&quot;Ruth L.&quot;,&quot;parse-names&quot;:false,&quot;dropping-particle&quot;:&quot;&quot;,&quot;non-dropping-particle&quot;:&quot;&quot;},{&quot;family&quot;:&quot;Braschi&quot;,&quot;given&quot;:&quot;Bryony&quot;,&quot;parse-names&quot;:false,&quot;dropping-particle&quot;:&quot;&quot;,&quot;non-dropping-particle&quot;:&quot;&quot;},{&quot;family&quot;:&quot;Gray&quot;,&quot;given&quot;:&quot;Kristian&quot;,&quot;parse-names&quot;:false,&quot;dropping-particle&quot;:&quot;&quot;,&quot;non-dropping-particle&quot;:&quot;&quot;},{&quot;family&quot;:&quot;Jones&quot;,&quot;given&quot;:&quot;Tamsin E.M.&quot;,&quot;parse-names&quot;:false,&quot;dropping-particle&quot;:&quot;&quot;,&quot;non-dropping-particle&quot;:&quot;&quot;},{&quot;family&quot;:&quot;Tweedie&quot;,&quot;given&quot;:&quot;Susan&quot;,&quot;parse-names&quot;:false,&quot;dropping-particle&quot;:&quot;&quot;,&quot;non-dropping-particle&quot;:&quot;&quot;},{&quot;family&quot;:&quot;Haim-Vilmovsky&quot;,&quot;given&quot;:&quot;Liora&quot;,&quot;parse-names&quot;:false,&quot;dropping-particle&quot;:&quot;&quot;,&quot;non-dropping-particle&quot;:&quot;&quot;},{&quot;family&quot;:&quot;Bruford&quot;,&quot;given&quot;:&quot;Elspeth A.&quot;,&quot;parse-names&quot;:false,&quot;dropping-particle&quot;:&quot;&quot;,&quot;non-dropping-particle&quot;:&quot;&quot;}],&quot;container-title&quot;:&quot;Nucleic acids research&quot;,&quot;container-title-short&quot;:&quot;Nucleic Acids Res&quot;,&quot;accessed&quot;:{&quot;date-parts&quot;:[[2025,7,29]]},&quot;DOI&quot;:&quot;10.1093/NAR/GKAC888&quot;,&quot;ISSN&quot;:&quot;13624962&quot;,&quot;PMID&quot;:&quot;36243972&quot;,&quot;issued&quot;:{&quot;date-parts&quot;:[[2023,1,6]]},&quot;page&quot;:&quot;D1003-D1009&quot;,&quot;abstract&quot;:&quot;The HUGO Gene Nomenclature Committee (HGNC) assigns unique symbols and names to human genes. The HGNC database (www.genenames.org) currently contains over 43 000 approved gene symbols, over 19 200 of which are assigned to protein-coding genes, 14 000 to pseudogenes and nearly 9000 to non-coding RNA genes. The public website, www.genenames.org, displays all approved nomenclature within Symbol Reports that contain data curated by HGNC nomenclature advisors and links to related genomic, clinical, and proteomic information. Here, we describe updates to our resource, including improvements to our search facility and new download features.&quot;,&quot;publisher&quot;:&quot;NLM (Medline)&quot;,&quot;issue&quot;:&quot;D1&quot;,&quot;volume&quot;:&quot;51&quot;},&quot;isTemporary&quot;:false}]},{&quot;citationID&quot;:&quot;MENDELEY_CITATION_2c777f78-4d74-41eb-b54f-d49c8b7e627c&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MmM3NzdmNzgtNGQ3NC00MWViLWI1NGYtZDQ5YzhiN2U2MjdjIiwicHJvcGVydGllcyI6eyJub3RlSW5kZXgiOjB9LCJpc0VkaXRlZCI6ZmFsc2UsIm1hbnVhbE92ZXJyaWRlIjp7ImlzTWFudWFsbHlPdmVycmlkZGVuIjpmYWxzZSwiY2l0ZXByb2NUZXh0IjoiPHN1cD4yO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citationID&quot;:&quot;MENDELEY_CITATION_7bc544fb-9a47-409d-a209-ce4f2b583f33&quot;,&quot;properties&quot;:{&quot;noteIndex&quot;:0},&quot;isEdited&quot;:false,&quot;manualOverride&quot;:{&quot;isManuallyOverridden&quot;:false,&quot;citeprocText&quot;:&quot;&lt;sup&gt;30–36&lt;/sup&gt;&quot;,&quot;manualOverrideText&quot;:&quot;&quot;},&quot;citationTag&quot;:&quot;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&quot;,&quot;citationItems&quot;:[{&quot;id&quot;:&quot;844548a2-8c0d-3e1f-a5d6-f591627a345c&quot;,&quot;itemData&quot;:{&quot;type&quot;:&quot;article-journal&quot;,&quot;id&quot;:&quot;844548a2-8c0d-3e1f-a5d6-f591627a345c&quot;,&quot;title&quot;:&quot;MTFR2 shapes a barrier of immune microenvironment in hepatocellular carcinoma&quot;,&quot;author&quot;:[{&quot;family&quot;:&quot;Huang&quot;,&quot;given&quot;:&quot;Qiaoqiao&quot;,&quot;parse-names&quot;:false,&quot;dropping-particle&quot;:&quot;&quot;,&quot;non-dropping-particle&quot;:&quot;&quot;},{&quot;family&quot;:&quot;Han&quot;,&quot;given&quot;:&quot;Ying&quot;,&quot;parse-names&quot;:false,&quot;dropping-particle&quot;:&quot;&quot;,&quot;non-dropping-particle&quot;:&quot;&quot;},{&quot;family&quot;:&quot;Shen&quot;,&quot;given&quot;:&quot;Edward&quot;,&quot;parse-names&quot;:false,&quot;dropping-particle&quot;:&quot;&quot;,&quot;non-dropping-particle&quot;:&quot;&quot;},{&quot;family&quot;:&quot;Feng&quot;,&quot;given&quot;:&quot;Ziyang&quot;,&quot;parse-names&quot;:false,&quot;dropping-particle&quot;:&quot;&quot;,&quot;non-dropping-particle&quot;:&quot;&quot;},{&quot;family&quot;:&quot;Peng&quot;,&quot;given&quot;:&quot;Yinghui&quot;,&quot;parse-names&quot;:false,&quot;dropping-particle&quot;:&quot;&quot;,&quot;non-dropping-particle&quot;:&quot;&quot;},{&quot;family&quot;:&quot;Gao&quot;,&quot;given&quot;:&quot;Le&quot;,&quot;parse-names&quot;:false,&quot;dropping-particle&quot;:&quot;&quot;,&quot;non-dropping-particle&quot;:&quot;&quot;},{&quot;family&quot;:&quot;Gao&quot;,&quot;given&quot;:&quot;Yan&quot;,&quot;parse-names&quot;:false,&quot;dropping-particle&quot;:&quot;&quot;,&quot;non-dropping-particle&quot;:&quot;&quot;},{&quot;family&quot;:&quot;Liu&quot;,&quot;given&quot;:&quot;Yongting&quot;,&quot;parse-names&quot;:false,&quot;dropping-particle&quot;:&quot;&quot;,&quot;non-dropping-particle&quot;:&quot;&quot;},{&quot;family&quot;:&quot;Li&quot;,&quot;given&quot;:&quot;Wei&quot;,&quot;parse-names&quot;:false,&quot;dropping-particle&quot;:&quot;&quot;,&quot;non-dropping-particle&quot;:&quot;&quot;},{&quot;family&quot;:&quot;Liu&quot;,&quot;given&quot;:&quot;Ping&quot;,&quot;parse-names&quot;:false,&quot;dropping-particle&quot;:&quot;&quot;,&quot;non-dropping-particle&quot;:&quot;&quot;},{&quot;family&quot;:&quot;Chen&quot;,&quot;given&quot;:&quot;Yihong&quot;,&quot;parse-names&quot;:false,&quot;dropping-particle&quot;:&quot;&quot;,&quot;non-dropping-particle&quot;:&quot;&quot;},{&quot;family&quot;:&quot;Guo&quot;,&quot;given&quot;:&quot;Cao&quot;,&quot;parse-names&quot;:false,&quot;dropping-particle&quot;:&quot;&quot;,&quot;non-dropping-particle&quot;:&quot;&quot;},{&quot;family&quot;:&quot;Zeng&quot;,&quot;given&quot;:&quot;Shan&quot;,&quot;parse-names&quot;:false,&quot;dropping-particle&quot;:&quot;&quot;,&quot;non-dropping-particle&quot;:&quot;&quot;},{&quot;family&quot;:&quot;Cai&quot;,&quot;given&quot;:&quot;Changjing&quot;,&quot;parse-names&quot;:false,&quot;dropping-particle&quot;:&quot;&quot;,&quot;non-dropping-particle&quot;:&quot;&quot;},{&quot;family&quot;:&quot;Shen&quot;,&quot;given&quot;:&quot;Hong&quot;,&quot;parse-names&quot;:false,&quot;dropping-particle&quot;:&quot;&quot;,&quot;non-dropping-particle&quot;:&quot;&quot;}],&quot;container-title&quot;:&quot;iScience&quot;,&quot;container-title-short&quot;:&quot;iScience&quot;,&quot;accessed&quot;:{&quot;date-parts&quot;:[[2025,5,11]]},&quot;DOI&quot;:&quot;10.1016/j.isci.2022.105095&quot;,&quot;ISSN&quot;:&quot;25890042&quot;,&quot;URL&quot;:&quot;https://pubmed.ncbi.nlm.nih.gov/36713263/&quot;,&quot;issued&quot;:{&quot;date-parts&quot;:[[2023,1,20]]},&quot;abstract&quot;:&quot;Hepatocellular carcinoma (HCC) is a leading cause of cancer-related death in the world. Mitochondrial fission regulator 2 (MTFR2) is involved in the development of various cancers. However, the roles of MTFR2 in HCC remain unknown. In this study, we conducted a comprehensive analysis of MTFR2 in HCC, which was generated from integrative MTFR2 analyses of eight HCC cell lines, and three datasets (public dataset, real-world dataset, and immunotherapy dataset) derived from bulk HCC tissues, survival, and immunotherapy data. We demonstrated that the expression level of MTFR2 is upregulated in HCC, leading to poor prognosis. MTFR2 is positively correlated with the level of immune cell infiltration, multiple immune checkpoints and immunotherapy response prediction pathways, and acts as an important role in cancer-immunity cycle. In conclusion, our work indicates that MTFR2 can shape a barrier of immune microenvironment and result in poor prognosis in hepatocellular carcinoma, but the immune barrier may be broken by immunotherapy.&quot;,&quot;publisher&quot;:&quot;Elsevier Inc.&quot;,&quot;issue&quot;:&quot;1&quot;,&quot;volume&quot;:&quot;26&quot;},&quot;isTemporary&quot;:false},{&quot;id&quot;:&quot;a82eb0f5-7f26-33c8-9049-31204ccc457c&quot;,&quot;itemData&quot;:{&quot;type&quot;:&quot;article-journal&quot;,&quot;id&quot;:&quot;a82eb0f5-7f26-33c8-9049-31204ccc457c&quot;,&quot;title&quot;:&quot;CXCL8 derived from tumor-associated macrophages and esophageal squamous cell carcinomas contributes to tumor progression by promoting migration and invasion of cancer cells&quot;,&quot;author&quot;:[{&quot;family&quot;:&quot;Hosono&quot;,&quot;given&quot;:&quot;Masayoshi&quot;,&quot;parse-names&quot;:false,&quot;dropping-particle&quot;:&quot;&quot;,&quot;non-dropping-particle&quot;:&quot;&quot;},{&quot;family&quot;:&quot;Koma&quot;,&quot;given&quot;:&quot;Yu Ichiro&quot;,&quot;parse-names&quot;:false,&quot;dropping-particle&quot;:&quot;&quot;,&quot;non-dropping-particle&quot;:&quot;&quot;},{&quot;family&quot;:&quot;Takase&quot;,&quot;given&quot;:&quot;Nobuhisa&quot;,&quot;parse-names&quot;:false,&quot;dropping-particle&quot;:&quot;&quot;,&quot;non-dropping-particle&quot;:&quot;&quot;},{&quot;family&quot;:&quot;Urakawa&quot;,&quot;given&quot;:&quot;Naoki&quot;,&quot;parse-names&quot;:false,&quot;dropping-particle&quot;:&quot;&quot;,&quot;non-dropping-particle&quot;:&quot;&quot;},{&quot;family&quot;:&quot;Higashino&quot;,&quot;given&quot;:&quot;Nobuhide&quot;,&quot;parse-names&quot;:false,&quot;dropping-particle&quot;:&quot;&quot;,&quot;non-dropping-particle&quot;:&quot;&quot;},{&quot;family&quot;:&quot;Suemune&quot;,&quot;given&quot;:&quot;Kazuki&quot;,&quot;parse-names&quot;:false,&quot;dropping-particle&quot;:&quot;&quot;,&quot;non-dropping-particle&quot;:&quot;&quot;},{&quot;family&quot;:&quot;Kodaira&quot;,&quot;given&quot;:&quot;Himiko&quot;,&quot;parse-names&quot;:false,&quot;dropping-particle&quot;:&quot;&quot;,&quot;non-dropping-particle&quot;:&quot;&quot;},{&quot;family&quot;:&quot;Nishio&quot;,&quot;given&quot;:&quot;Mari&quot;,&quot;parse-names&quot;:false,&quot;dropping-particle&quot;:&quot;&quot;,&quot;non-dropping-particle&quot;:&quot;&quot;},{&quot;family&quot;:&quot;Shigeoka&quot;,&quot;given&quot;:&quot;Manabu&quot;,&quot;parse-names&quot;:false,&quot;dropping-particle&quot;:&quot;&quot;,&quot;non-dropping-particle&quot;:&quot;&quot;},{&quot;family&quot;:&quot;Kakeji&quot;,&quot;given&quot;:&quot;Yoshihiro&quot;,&quot;parse-names&quot;:false,&quot;dropping-particle&quot;:&quot;&quot;,&quot;non-dropping-particle&quot;:&quot;&quot;},{&quot;family&quot;:&quot;Yokozaki&quot;,&quot;given&quot;:&quot;Hiroshi&quot;,&quot;parse-names&quot;:false,&quot;dropping-particle&quot;:&quot;&quot;,&quot;non-dropping-particle&quot;:&quot;&quot;}],&quot;container-title&quot;:&quot;Oncotarget&quot;,&quot;container-title-short&quot;:&quot;Oncotarget&quot;,&quot;accessed&quot;:{&quot;date-parts&quot;:[[2025,5,11]]},&quot;DOI&quot;:&quot;10.18632/ONCOTARGET.22526&quot;,&quot;ISSN&quot;:&quot;19492553&quot;,&quot;PMID&quot;:&quot;29285315&quot;,&quot;URL&quot;:&quot;https://pmc.ncbi.nlm.nih.gov/articles/PMC5739702/&quot;,&quot;issued&quot;:{&quot;date-parts&quot;:[[2017]]},&quot;page&quot;:&quot;106071&quot;,&quot;abstract&quot;:&quot;Tumor-associated macrophages (TAMs) are involved in tumor progression and poor prognosis in several malignancies. We previously demonstrated the interaction between high numbers of infiltrating TAMs and poor prognosis in esophageal squamous cell carcinomas (ESCCs). To investigate the significance of TAMs in ESCC, we conducted a cDNA microarray analysis of peripheral blood monocytes (PBMo)- derived macrophages and PBMo-derived macrophages stimulated with conditioned media of TE-series ESCC cell lines (TAM-like PBMo-derived macrophages). C-X-C motif chemokine ligand 8 (CXCL8) was up-regulated in the TAM-like PBMo-derived macrophages. Here we confirmed a high expression level of CXCL8 in TAM-like PBModerived macrophages and the expression of CXCR1/2, known as CXCL8 receptors, in TE-series ESCC cell lines. Recombinant human CXCL8 induced the ESCC cell lines' migration and invasion by the phosphorylation of Akt and Erk1/2. In indirect cocultures, not only signal pathway inhibitors but also neutralizing antibodies against CXCL8, CXCR1 and CXCR2 suppressed these phenotypes induced by TAM-like PBModerived macrophages. Immunohistochemical analysis of 70 resected ESCC samples showed that high expression levels of CXCL8 in ESCC tissues were significantly associated with lymph node metastasis and poor prognosis. These results suggest that CXCL8 up-regulated in the microenvironment may contribute to ESCC progression by promoting cancer cells' migration and invasion.&quot;,&quot;publisher&quot;:&quot;Impact Journals LLC&quot;,&quot;issue&quot;:&quot;62&quot;,&quot;volume&quot;:&quot;8&quot;},&quot;isTemporary&quot;:false},{&quot;id&quot;:&quot;0a2e57f5-6df9-303e-b522-b07cbc7696fe&quot;,&quot;itemData&quot;:{&quot;type&quot;:&quot;article-journal&quot;,&quot;id&quot;:&quot;0a2e57f5-6df9-303e-b522-b07cbc7696fe&quot;,&quot;title&quot;:&quot;VSIG4 inhibits proinflammatory macrophage activation by reprogramming mitochondrial pyruvate metabolism&quot;,&quot;author&quot;:[{&quot;family&quot;:&quot;Li&quot;,&quot;given&quot;:&quot;Jialin&quot;,&quot;parse-names&quot;:false,&quot;dropping-particle&quot;:&quot;&quot;,&quot;non-dropping-particle&quot;:&quot;&quot;},{&quot;family&quot;:&quot;Diao&quot;,&quot;given&quot;:&quot;Bo&quot;,&quot;parse-names&quot;:false,&quot;dropping-particle&quot;:&quot;&quot;,&quot;non-dropping-particle&quot;:&quot;&quot;},{&quot;family&quot;:&quot;Guo&quot;,&quot;given&quot;:&quot;Sheng&quot;,&quot;parse-names&quot;:false,&quot;dropping-particle&quot;:&quot;&quot;,&quot;non-dropping-particle&quot;:&quot;&quot;},{&quot;family&quot;:&quot;Huang&quot;,&quot;given&quot;:&quot;Xiaoyong&quot;,&quot;parse-names&quot;:false,&quot;dropping-particle&quot;:&quot;&quot;,&quot;non-dropping-particle&quot;:&quot;&quot;},{&quot;family&quot;:&quot;Yang&quot;,&quot;given&quot;:&quot;Chengying&quot;,&quot;parse-names&quot;:false,&quot;dropping-particle&quot;:&quot;&quot;,&quot;non-dropping-particle&quot;:&quot;&quot;},{&quot;family&quot;:&quot;Feng&quot;,&quot;given&quot;:&quot;Zeqing&quot;,&quot;parse-names&quot;:false,&quot;dropping-particle&quot;:&quot;&quot;,&quot;non-dropping-particle&quot;:&quot;&quot;},{&quot;family&quot;:&quot;Yan&quot;,&quot;given&quot;:&quot;Weiming&quot;,&quot;parse-names&quot;:false,&quot;dropping-particle&quot;:&quot;&quot;,&quot;non-dropping-particle&quot;:&quot;&quot;},{&quot;family&quot;:&quot;Ning&quot;,&quot;given&quot;:&quot;Qin&quot;,&quot;parse-names&quot;:false,&quot;dropping-particle&quot;:&quot;&quot;,&quot;non-dropping-particle&quot;:&quot;&quot;},{&quot;family&quot;:&quot;Zheng&quot;,&quot;given&quot;:&quot;Lixin&quot;,&quot;parse-names&quot;:false,&quot;dropping-particle&quot;:&quot;&quot;,&quot;non-dropping-particle&quot;:&quot;&quot;},{&quot;family&quot;:&quot;Chen&quot;,&quot;given&quot;:&quot;Yongwen&quot;,&quot;parse-names&quot;:false,&quot;dropping-particle&quot;:&quot;&quot;,&quot;non-dropping-particle&quot;:&quot;&quot;},{&quot;family&quot;:&quot;Wu&quot;,&quot;given&quot;:&quot;Yuzhang&quot;,&quot;parse-names&quot;:false,&quot;dropping-particle&quot;:&quot;&quot;,&quot;non-dropping-particle&quot;:&quot;&quot;}],&quot;container-title&quot;:&quot;Nature Communications 2017 8:1&quot;,&quot;accessed&quot;:{&quot;date-parts&quot;:[[2025,5,11]]},&quot;DOI&quot;:&quot;10.1038/s41467-017-01327-4&quot;,&quot;ISSN&quot;:&quot;2041-1723&quot;,&quot;PMID&quot;:&quot;29109438&quot;,&quot;URL&quot;:&quot;https://www.nature.com/articles/s41467-017-01327-4&quot;,&quot;issued&quot;:{&quot;date-parts&quot;:[[2017,11,6]]},&quot;page&quot;:&quot;1-14&quot;,&quot;abstract&quot;:&quot;Exacerbation of macrophage-mediated inflammation contributes to pathogenesis of various inflammatory diseases, but the immunometabolic programs underlying regulation of macrophage activation are unclear. Here we show that V-set immunoglobulin-domain-containing 4 (VSIG4), a B7 family-related protein that is expressed by resting macrophages, inhibits macrophage activation in response to lipopolysaccharide. Vsig4 −/− mice are susceptible to high-fat diet-caused obesity and murine hepatitis virus strain-3 (MHV-3)-induced fulminant hepatitis due to excessive macrophage-dependent inflammation. VSIG4 activates the PI3K/Akt–STAT3 pathway, leading to pyruvate dehydrogenase kinase-2 (PDK2) upregulation and subsequent phosphorylation of pyruvate dehydrogenase, which results in reduction in pyruvate/acetyl-CoA conversion, mitochondrial reactive oxygen species secretion, and macrophage inhibition. Conversely, interruption of Vsig4 or Pdk2 promotes inflammation. Forced expression of Vsig4 in mice ameliorates MHV-3-induced viral fulminant hepatitis. These data show that VSIG4 negatively regulates macrophage activation by reprogramming mitochondrial pyruvate metabolism. Macrophage differentiation and inflammatory function are controlled by cell metabolism. Here, the authors use a viral hepatitis model and a high-fat diet model of insulin resistance to show how VSIG4 inhibits inflammatory macrophage activation by modulating mitochondrial pyruvate metabolism.&quot;,&quot;publisher&quot;:&quot;Nature Publishing Group&quot;,&quot;issue&quot;:&quot;1&quot;,&quot;volume&quot;:&quot;8&quot;,&quot;container-title-short&quot;:&quot;&quot;},&quot;isTemporary&quot;:false},{&quot;id&quot;:&quot;7fd1b5cc-fe15-306f-bea2-031ffd27d07e&quot;,&quot;itemData&quot;:{&quot;type&quot;:&quot;article-journal&quot;,&quot;id&quot;:&quot;7fd1b5cc-fe15-306f-bea2-031ffd27d07e&quot;,&quot;title&quot;:&quot;AIM1, a novel non-lens member of the βγ-crystallin superfamily, is associated with the control of tumorigenicity in human malignant melanoma&quot;,&quot;author&quot;:[{&quot;family&quot;:&quot;Ray&quot;,&quot;given&quot;:&quot;Michael E.&quot;,&quot;parse-names&quot;:false,&quot;dropping-particle&quot;:&quot;&quot;,&quot;non-dropping-particle&quot;:&quot;&quot;},{&quot;family&quot;:&quot;Wistow&quot;,&quot;given&quot;:&quot;Graeme&quot;,&quot;parse-names&quot;:false,&quot;dropping-particle&quot;:&quot;&quot;,&quot;non-dropping-particle&quot;:&quot;&quot;},{&quot;family&quot;:&quot;Su&quot;,&quot;given&quot;:&quot;Yan A.&quot;,&quot;parse-names&quot;:false,&quot;dropping-particle&quot;:&quot;&quot;,&quot;non-dropping-particle&quot;:&quot;&quot;},{&quot;family&quot;:&quot;Meltzer&quot;,&quot;given&quot;:&quot;Paul S.&quot;,&quot;parse-names&quot;:false,&quot;dropping-particle&quot;:&quot;&quot;,&quot;non-dropping-particle&quot;:&quot;&quot;},{&quot;family&quot;:&quot;Trent&quot;,&quot;given&quot;:&quot;Jeffrey M.&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5,5,11]]},&quot;DOI&quot;:&quot;10.1073/PNAS.94.7.3229&quot;,&quot;ISSN&quot;:&quot;00278424&quot;,&quot;PMID&quot;:&quot;9096375&quot;,&quot;URL&quot;:&quot;https://pmc.ncbi.nlm.nih.gov/articles/PMC20351/&quot;,&quot;issued&quot;:{&quot;date-parts&quot;:[[1997,4,1]]},&quot;page&quot;:&quot;3229&quot;,&quot;abstract&quot;:&quot;AIM1 is a novel gene whose expression is associated with the experimental reversal of tumorigenicity of human malignant melanoma. The predicted protein product of the major 4.1-kb transcript shows striking similarity to the βγ-crystallin superfamily. All known members of this superfamily contain two or four characteristic motifs arranged as one or two symmetrical domains. AIM1, in contrast, contains 12 βγ motifs, suggesting a 6-domain structure resembling a trimer of β- or γ-crystallin subunits. The structure of the AIM1 gene shows remarkable similarity to β-crystallin genes, with homologous introns delineating equivalent protein structural units. AIM1 is the first mammalian member of the βγ superfamily with a primarily non-lens role. Other parts of the predicted AIM1 protein sequence have weak similarity with filament or actin-binding proteins. AIM1 is a good candidate for the putative suppressor of malignant melanoma on chromosome 6, possibly exerting its effects through interactions with the cytoskeleton.&quot;,&quot;issue&quot;:&quot;7&quot;,&quot;volume&quot;:&quot;94&quot;},&quot;isTemporary&quot;:false},{&quot;id&quot;:&quot;8ac99cae-37e1-34a4-a3f5-c89971351c11&quot;,&quot;itemData&quot;:{&quot;type&quot;:&quot;article-journal&quot;,&quot;id&quot;:&quot;8ac99cae-37e1-34a4-a3f5-c89971351c11&quot;,&quot;title&quot;:&quot;ADAMTS-10 and -6 differentially regulate cell-cell junctions and focal adhesions&quot;,&quot;author&quot;:[{&quot;family&quot;:&quot;Cain&quot;,&quot;given&quot;:&quot;Stuart A.&quot;,&quot;parse-names&quot;:false,&quot;dropping-particle&quot;:&quot;&quot;,&quot;non-dropping-particle&quot;:&quot;&quot;},{&quot;family&quot;:&quot;Mularczyk&quot;,&quot;given&quot;:&quot;Ewa J.&quot;,&quot;parse-names&quot;:false,&quot;dropping-particle&quot;:&quot;&quot;,&quot;non-dropping-particle&quot;:&quot;&quot;},{&quot;family&quot;:&quot;Singh&quot;,&quot;given&quot;:&quot;Mukti&quot;,&quot;parse-names&quot;:false,&quot;dropping-particle&quot;:&quot;&quot;,&quot;non-dropping-particle&quot;:&quot;&quot;},{&quot;family&quot;:&quot;Massam-Wu&quot;,&quot;given&quot;:&quot;Teresa&quot;,&quot;parse-names&quot;:false,&quot;dropping-particle&quot;:&quot;&quot;,&quot;non-dropping-particle&quot;:&quot;&quot;},{&quot;family&quot;:&quot;Kielty&quot;,&quot;given&quot;:&quot;Cay M.&quot;,&quot;parse-names&quot;:false,&quot;dropping-particle&quot;:&quot;&quot;,&quot;non-dropping-particle&quot;:&quot;&quot;}],&quot;container-title&quot;:&quot;Scientific Reports 2016 6:1&quot;,&quot;accessed&quot;:{&quot;date-parts&quot;:[[2025,5,11]]},&quot;DOI&quot;:&quot;10.1038/srep35956&quot;,&quot;ISSN&quot;:&quot;2045-2322&quot;,&quot;PMID&quot;:&quot;27779234&quot;,&quot;URL&quot;:&quot;https://www.nature.com/articles/srep35956&quot;,&quot;issued&quot;:{&quot;date-parts&quot;:[[2016,10,25]]},&quot;page&quot;:&quot;1-15&quot;,&quot;abstract&quot;:&quot;ADAMTS10 and ADAMTS6 are homologous metalloproteinases with ill-defined roles. ADAMTS10 mutations cause Weill-Marchesani syndrome (WMS), implicating it in fibrillin microfibril biology since some fibrillin-1 mutations also cause WMS. However little is known about ADAMTS6 function. ADAMTS10 is resistant to furin cleavage, however we show that ADAMTS6 is effectively processed and active. Using siRNA, over-expression and mutagenesis, it was found ADAMTS6 inhibits and ADAMTS10 is required for focal adhesions, epithelial cell-cell junction formation, and microfibril deposition. Either knockdown of ADAMTS6, or disruption of its furin processing or catalytic sites restores focal adhesions, implicating its enzyme activity acts on targets in the focal adhesion complex. In ADAMTS10-depleted cultures, expression of syndecan-4 rescues focal adhesions and cell-cell junctions. Recombinant C-termini of ADAMTS10 and ADAMTS6, both of which induce focal adhesions, bind heparin and syndecan-4. However, cells overexpressing full-length ADAMTS6 lack heparan sulphate and focal adhesions, whilst depletion of ADAMTS6 induces a prominent glycocalyx. Thus ADAMTS10 and ADAMTS6 oppositely affect heparan sulphate-rich interfaces including focal adhesions. We previously showed that microfibril deposition requires fibronectin-induced focal adhesions, and cell-cell junctions in epithelial cultures. Here we reveal that ADAMTS6 causes a reduction in heparan sulphate-rich interfaces, and its expression is regulated by ADAMTS10.&quot;,&quot;publisher&quot;:&quot;Nature Publishing Group&quot;,&quot;issue&quot;:&quot;1&quot;,&quot;volume&quot;:&quot;6&quot;,&quot;container-title-short&quot;:&quot;&quot;},&quot;isTemporary&quot;:false},{&quot;id&quot;:&quot;468901d9-49ae-3444-ab5e-8237c49567ec&quot;,&quot;itemData&quot;:{&quot;type&quot;:&quot;article-journal&quot;,&quot;id&quot;:&quot;468901d9-49ae-3444-ab5e-8237c49567ec&quot;,&quot;title&quot;:&quot;OPEN ACCESS Chromatin Accessibility Landscape of Human Triple-negative Breast Cancer Cell Lines Reveals Variation by Patient Donor Ancestry&quot;,&quot;author&quot;:[{&quot;family&quot;:&quot;Harris&quot;,&quot;given&quot;:&quot;Alexandra R&quot;,&quot;parse-names&quot;:false,&quot;dropping-particle&quot;:&quot;&quot;,&quot;non-dropping-particle&quot;:&quot;&quot;},{&quot;family&quot;:&quot;Panigrahi&quot;,&quot;given&quot;:&quot;Gatikrushna&quot;,&quot;parse-names&quot;:false,&quot;dropping-particle&quot;:&quot;&quot;,&quot;non-dropping-particle&quot;:&quot;&quot;},{&quot;family&quot;:&quot;Liu&quot;,&quot;given&quot;:&quot;Huaitian&quot;,&quot;parse-names&quot;:false,&quot;dropping-particle&quot;:&quot;&quot;,&quot;non-dropping-particle&quot;:&quot;&quot;},{&quot;family&quot;:&quot;Koparde&quot;,&quot;given&quot;:&quot;Vishal N&quot;,&quot;parse-names&quot;:false,&quot;dropping-particle&quot;:&quot;&quot;,&quot;non-dropping-particle&quot;:&quot;&quot;},{&quot;family&quot;:&quot;Bailey-Whyte&quot;,&quot;given&quot;:&quot;Maeve&quot;,&quot;parse-names&quot;:false,&quot;dropping-particle&quot;:&quot;&quot;,&quot;non-dropping-particle&quot;:&quot;&quot;},{&quot;family&quot;:&quot;Dorsey&quot;,&quot;given&quot;:&quot;Tiffany H&quot;,&quot;parse-names&quot;:false,&quot;dropping-particle&quot;:&quot;&quot;,&quot;non-dropping-particle&quot;:&quot;&quot;},{&quot;family&quot;:&quot;Yates&quot;,&quot;given&quot;:&quot;Clayton C&quot;,&quot;parse-names&quot;:false,&quot;dropping-particle&quot;:&quot;&quot;,&quot;non-dropping-particle&quot;:&quot;&quot;},{&quot;family&quot;:&quot;Ambs&quot;,&quot;given&quot;:&quot;Stefan&quot;,&quot;parse-names&quot;:false,&quot;dropping-particle&quot;:&quot;&quot;,&quot;non-dropping-particle&quot;:&quot;&quot;}],&quot;accessed&quot;:{&quot;date-parts&quot;:[[2025,5,11]]},&quot;DOI&quot;:&quot;10.1158/2767-9764.CRC-23-0236&quot;,&quot;URL&quot;:&quot;https://doi.org/10.1158/2767-9764.CRC-23-0236&quot;,&quot;issued&quot;:{&quot;date-parts&quot;:[[2023]]},&quot;abstract&quot;:&quot;African American (AA) women have an excessive risk of developing triple-negative breast cancer (TNBC). We employed Assay for Transposase-Accessible Chromatin using sequencing to characterize differences in chromatin accessibility between nine commonly used TNBC cell lines derived from patients of European and African ancestry. Principal component and chromosome mapping analyses of accessibility peaks with the most variance revealed separation of chromatin profiles by patient group. Motif enrichment and footprinting analyses of disparate open chromatin regions revealed differences in transcription factor activity, identifying 79 with ancestry-associated binding patterns (FDR &lt; 0.01). AA TNBC cell lines exhibited increased accessibility for 62 transcription factors associated with epithelial-to-mesenchymal transition, cancer stemness/chemotherapeutic&quot;,&quot;container-title-short&quot;:&quot;&quot;},&quot;isTemporary&quot;:false},{&quot;id&quot;:&quot;7ee18db9-76d1-3c97-bfc6-8b3f7806a295&quot;,&quot;itemData&quot;:{&quot;type&quot;:&quot;article-journal&quot;,&quot;id&quot;:&quot;7ee18db9-76d1-3c97-bfc6-8b3f7806a295&quot;,&quot;title&quot;:&quot;EWSR1-induced circNEIL3 promotes glioma progression and exosome-mediated macrophage immunosuppressive polarization via stabilizing IGF2BP3&quot;,&quot;author&quot;:[{&quot;family&quot;:&quot;Pan&quot;,&quot;given&quot;:&quot;Ziwen&quot;,&quot;parse-names&quot;:false,&quot;dropping-particle&quot;:&quot;&quot;,&quot;non-dropping-particle&quot;:&quot;&quot;},{&quot;family&quot;:&quot;Zhao&quot;,&quot;given&quot;:&quot;Rongrong&quot;,&quot;parse-names&quot;:false,&quot;dropping-particle&quot;:&quot;&quot;,&quot;non-dropping-particle&quot;:&quot;&quot;},{&quot;family&quot;:&quot;Li&quot;,&quot;given&quot;:&quot;Boyan&quot;,&quot;parse-names&quot;:false,&quot;dropping-particle&quot;:&quot;&quot;,&quot;non-dropping-particle&quot;:&quot;&quot;},{&quot;family&quot;:&quot;Qi&quot;,&quot;given&quot;:&quot;Yanhua&quot;,&quot;parse-names&quot;:false,&quot;dropping-particle&quot;:&quot;&quot;,&quot;non-dropping-particle&quot;:&quot;&quot;},{&quot;family&quot;:&quot;Qiu&quot;,&quot;given&quot;:&quot;Wei&quot;,&quot;parse-names&quot;:false,&quot;dropping-particle&quot;:&quot;&quot;,&quot;non-dropping-particle&quot;:&quot;&quot;},{&quot;family&quot;:&quot;Guo&quot;,&quot;given&quot;:&quot;Qindong&quot;,&quot;parse-names&quot;:false,&quot;dropping-particle&quot;:&quot;&quot;,&quot;non-dropping-particle&quot;:&quot;&quot;},{&quot;family&quot;:&quot;Zhang&quot;,&quot;given&quot;:&quot;Shouji&quot;,&quot;parse-names&quot;:false,&quot;dropping-particle&quot;:&quot;&quot;,&quot;non-dropping-particle&quot;:&quot;&quot;},{&quot;family&quot;:&quot;Zhao&quot;,&quot;given&quot;:&quot;Shulin&quot;,&quot;parse-names&quot;:false,&quot;dropping-particle&quot;:&quot;&quot;,&quot;non-dropping-particle&quot;:&quot;&quot;},{&quot;family&quot;:&quot;Xu&quot;,&quot;given&quot;:&quot;Hao&quot;,&quot;parse-names&quot;:false,&quot;dropping-particle&quot;:&quot;&quot;,&quot;non-dropping-particle&quot;:&quot;&quot;},{&quot;family&quot;:&quot;Li&quot;,&quot;given&quot;:&quot;Ming&quot;,&quot;parse-names&quot;:false,&quot;dropping-particle&quot;:&quot;&quot;,&quot;non-dropping-particle&quot;:&quot;&quot;},{&quot;family&quot;:&quot;Gao&quot;,&quot;given&quot;:&quot;Zijie&quot;,&quot;parse-names&quot;:false,&quot;dropping-particle&quot;:&quot;&quot;,&quot;non-dropping-particle&quot;:&quot;&quot;},{&quot;family&quot;:&quot;Fan&quot;,&quot;given&quot;:&quot;Yang&quot;,&quot;parse-names&quot;:false,&quot;dropping-particle&quot;:&quot;&quot;,&quot;non-dropping-particle&quot;:&quot;&quot;},{&quot;family&quot;:&quot;Xu&quot;,&quot;given&quot;:&quot;Jianye&quot;,&quot;parse-names&quot;:false,&quot;dropping-particle&quot;:&quot;&quot;,&quot;non-dropping-particle&quot;:&quot;&quot;},{&quot;family&quot;:&quot;Wang&quot;,&quot;given&quot;:&quot;Huizhi&quot;,&quot;parse-names&quot;:false,&quot;dropping-particle&quot;:&quot;&quot;,&quot;non-dropping-particle&quot;:&quot;&quot;},{&quot;family&quot;:&quot;Wang&quot;,&quot;given&quot;:&quot;Shaobo&quot;,&quot;parse-names&quot;:false,&quot;dropping-particle&quot;:&quot;&quot;,&quot;non-dropping-particle&quot;:&quot;&quot;},{&quot;family&quot;:&quot;Qiu&quot;,&quot;given&quot;:&quot;Jiawei&quot;,&quot;parse-names&quot;:false,&quot;dropping-particle&quot;:&quot;&quot;,&quot;non-dropping-particle&quot;:&quot;&quot;},{&quot;family&quot;:&quot;Wang&quot;,&quot;given&quot;:&quot;Qingtong&quot;,&quot;parse-names&quot;:false,&quot;dropping-particle&quot;:&quot;&quot;,&quot;non-dropping-particle&quot;:&quot;&quot;},{&quot;family&quot;:&quot;Guo&quot;,&quot;given&quot;:&quot;Xing&quot;,&quot;parse-names&quot;:false,&quot;dropping-particle&quot;:&quot;&quot;,&quot;non-dropping-particle&quot;:&quot;&quot;},{&quot;family&quot;:&quot;Deng&quot;,&quot;given&quot;:&quot;Lin&quot;,&quot;parse-names&quot;:false,&quot;dropping-particle&quot;:&quot;&quot;,&quot;non-dropping-particle&quot;:&quot;&quot;},{&quot;family&quot;:&quot;Zhang&quot;,&quot;given&quot;:&quot;Ping&quot;,&quot;parse-names&quot;:false,&quot;dropping-particle&quot;:&quot;&quot;,&quot;non-dropping-particle&quot;:&quot;&quot;},{&quot;family&quot;:&quot;Xue&quot;,&quot;given&quot;:&quot;Hao&quot;,&quot;parse-names&quot;:false,&quot;dropping-particle&quot;:&quot;&quot;,&quot;non-dropping-particle&quot;:&quot;&quot;},{&quot;family&quot;:&quot;Li&quot;,&quot;given&quot;:&quot;Gang&quot;,&quot;parse-names&quot;:false,&quot;dropping-particle&quot;:&quot;&quot;,&quot;non-dropping-particle&quot;:&quot;&quot;}],&quot;container-title&quot;:&quot;Molecular Cancer&quot;,&quot;container-title-short&quot;:&quot;Mol Cancer&quot;,&quot;accessed&quot;:{&quot;date-parts&quot;:[[2025,5,11]]},&quot;DOI&quot;:&quot;10.1186/S12943-021-01485-6,&quot;,&quot;ISSN&quot;:&quot;14764598&quot;,&quot;PMID&quot;:&quot;35031058&quot;,&quot;URL&quot;:&quot;https://pubmed.ncbi.nlm.nih.gov/35031058/&quot;,&quot;issued&quot;:{&quot;date-parts&quot;:[[2022,12,1]]},&quot;abstract&quot;:&quot;Background: Gliomas are the most common malignant primary brain tumours with a highly immunosuppressive tumour microenvironment (TME) and poor prognosis. Circular RNAs (circRNA), a newly found type of endogenous noncoding RNA, characterized by high stability, abundance, conservation, have been shown to play an important role in the pathophysiological processes and TME remodelling of various tumours. Methods: CircRNA sequencing analysis was performed to explore circRNA expression profiles in normal and glioma tissues. The biological function of a novel circRNA, namely, circNEIL3, in glioma development was confirmed both in vitro and in vivo. Mechanistically, RNA pull-down, mass spectrum, RNA immunoprecipitation (RIP), luciferase reporter, and co-immunoprecipitation assays were conducted. Results: We identified circNEIL3, which could be cyclized by EWS RNA-binding protein 1(EWSR1), to be upregulated in glioma tissues and to correlate positively with glioma malignant progression. Functionally, we confirmed that circNEIL3 promotes tumorigenesis and carcinogenic progression of glioma in vitro and in vivo. Mechanistically, circNEIL3 stabilizes IGF2BP3 (insulin-like growth factor 2 mRNA binding protein 3) protein, a known oncogenic protein, by preventing HECTD4-mediated ubiquitination. Moreover, circNEIL3 overexpression glioma cells drives macrophage infiltration into the tumour microenvironment (TME). Finally, circNEIL3 is packaged into exosomes by hnRNPA2B1 and transmitted to infiltrated tumour associated macrophages (TAMs), enabling them to acquire immunosuppressive properties by stabilizing IGF2BP3 and in turn promoting glioma progression. Conclusions: This work reveals that circNEIL3 plays a nonnegligible multifaceted role in promoting gliomagenesis, malignant progression and macrophage tumour-promoting phenotypes polarization, highlighting that circNEIL3 is a potential prognostic biomarker and therapeutic target in glioma.&quot;,&quot;publisher&quot;:&quot;BioMed Central Ltd&quot;,&quot;issue&quot;:&quot;1&quot;,&quot;volume&quot;:&quot;21&quot;},&quot;isTemporary&quot;:false}]},{&quot;citationID&quot;:&quot;MENDELEY_CITATION_b78d3892-114f-474d-abb4-63df6163e8f0&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&quot;,&quot;citationItems&quot;:[{&quot;id&quot;:&quot;7fa42c7e-3b96-3c9b-8dc6-55d961a4834a&quot;,&quot;itemData&quot;:{&quot;type&quot;:&quot;article-journal&quot;,&quot;id&quot;:&quot;7fa42c7e-3b96-3c9b-8dc6-55d961a4834a&quot;,&quot;title&quot;:&quot;RARRES2 is involved in the “lock-and-key” interactions between osteosarcoma stem cells and tumor-associated macrophages&quot;,&quot;author&quot;:[{&quot;family&quot;:&quot;Ma&quot;,&quot;given&quot;:&quot;Jingjin&quot;,&quot;parse-names&quot;:false,&quot;dropping-particle&quot;:&quot;&quot;,&quot;non-dropping-particle&quot;:&quot;&quot;},{&quot;family&quot;:&quot;Chen&quot;,&quot;given&quot;:&quot;Zhiyu&quot;,&quot;parse-names&quot;:false,&quot;dropping-particle&quot;:&quot;&quot;,&quot;non-dropping-particle&quot;:&quot;&quot;},{&quot;family&quot;:&quot;Li&quot;,&quot;given&quot;:&quot;Qiaochu&quot;,&quot;parse-names&quot;:false,&quot;dropping-particle&quot;:&quot;&quot;,&quot;non-dropping-particle&quot;:&quot;&quot;},{&quot;family&quot;:&quot;Wang&quot;,&quot;given&quot;:&quot;Linbang&quot;,&quot;parse-names&quot;:false,&quot;dropping-particle&quot;:&quot;&quot;,&quot;non-dropping-particle&quot;:&quot;&quot;},{&quot;family&quot;:&quot;Chen&quot;,&quot;given&quot;:&quot;Jiaxing&quot;,&quot;parse-names&quot;:false,&quot;dropping-particle&quot;:&quot;&quot;,&quot;non-dropping-particle&quot;:&quot;&quot;},{&quot;family&quot;:&quot;Yang&quot;,&quot;given&quot;:&quot;Xinyu&quot;,&quot;parse-names&quot;:false,&quot;dropping-particle&quot;:&quot;&quot;,&quot;non-dropping-particle&quot;:&quot;&quot;},{&quot;family&quot;:&quot;Yang&quot;,&quot;given&quot;:&quot;Chaohua&quot;,&quot;parse-names&quot;:false,&quot;dropping-particle&quot;:&quot;&quot;,&quot;non-dropping-particle&quot;:&quot;&quot;},{&quot;family&quot;:&quot;Quan&quot;,&quot;given&quot;:&quot;Zhengxue&quot;,&quot;parse-names&quot;:false,&quot;dropping-particle&quot;:&quot;&quot;,&quot;non-dropping-particle&quot;:&quot;&quot;}],&quot;container-title&quot;:&quot;Scientific Reports&quot;,&quot;container-title-short&quot;:&quot;Sci Rep&quot;,&quot;accessed&quot;:{&quot;date-parts&quot;:[[2025,5,11]]},&quot;DOI&quot;:&quot;10.1038/S41598-024-52738-5;SUBJMETA=1798,2327,631,67;KWRD=CANCER+METABOLISM,SARCOMA&quot;,&quot;ISSN&quot;:&quot;20452322&quot;,&quot;PMID&quot;:&quot;38280909&quot;,&quot;URL&quot;:&quot;https://www.nature.com/articles/s41598-024-52738-5&quot;,&quot;issued&quot;:{&quot;date-parts&quot;:[[2024,12,1]]},&quot;page&quot;:&quot;1-19&quot;,&quot;abstract&quot;:&quot;Osteosarcoma (OS) is a type of tumor. Osteosarcoma stem cells (OSCs) are responsible for drug resistance, recurrence, and immunosuppression in OS. We aimed to determine the heterogeneity of OSCs and the immunosuppression mechanisms underlying the interactions between OSCs and tumor-associated macrophages (TAMs). The cell components, trajectory changes, and cell communication profiles of OS cells were analyzed by transcriptomics at the single-cell level. The intercellular communication patterns of OSCs were verified, and the role of the cell hub genes was revealed. Hub geneS are genes that play important roles in regulating certain biological processes; they are often defined as the genes with the strongest regulatory effect on differentially expressed gene sets. Moreover, various cellular components of the OS microenvironment were identified. Malignant cells were grouped, and OSCs were identified. Further regrouping and communication analysis revealed that the genes in the stemness maintenance and differentiation subgroups were involved in communication with macrophages. Key receptor–ligand pairs and target gene sets for cell communication were obtained. Transcriptome data analysis revealed the key gene RARRES2, which is involved in intercellular communication between OSCs and TAMs. In vitro studies confirmed that macrophages promote RARRES2-mediated stemness maintenance in OSCs via the TAM-secreted cytokine insulin-like growth factor 1. Patient studies confirmed that RARRES2 could be a biomarker of OS. OSCs are highly heterogeneous, and different subgroups are responsible for proliferation and communication with other cells. The IGF-RARRES2 axis plays a key role in maintaining OSC stemness through communication with TAMs.&quot;,&quot;publisher&quot;:&quot;Nature Research&quot;,&quot;issue&quot;:&quot;1&quot;,&quot;volume&quot;:&quot;14&quot;},&quot;isTemporary&quot;:false}]},{&quot;citationID&quot;:&quot;MENDELEY_CITATION_2d642eca-1a9a-47bf-8959-62edb6cebf35&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&quot;,&quot;citationItems&quot;:[{&quot;id&quot;:&quot;fbc390b5-6301-3ffd-a7ec-bc42887915e3&quot;,&quot;itemData&quot;:{&quot;type&quot;:&quot;article-journal&quot;,&quot;id&quot;:&quot;fbc390b5-6301-3ffd-a7ec-bc42887915e3&quot;,&quot;title&quot;:&quot;SND1 acts downstream of TGFβ1 and upstream of Smurf1 to promote breast cancer metastasis&quot;,&quot;author&quot;:[{&quot;family&quot;:&quot;Yu&quot;,&quot;given&quot;:&quot;Lin&quot;,&quot;parse-names&quot;:false,&quot;dropping-particle&quot;:&quot;&quot;,&quot;non-dropping-particle&quot;:&quot;&quot;},{&quot;family&quot;:&quot;Liu&quot;,&quot;given&quot;:&quot;Xin&quot;,&quot;parse-names&quot;:false,&quot;dropping-particle&quot;:&quot;&quot;,&quot;non-dropping-particle&quot;:&quot;&quot;},{&quot;family&quot;:&quot;Cui&quot;,&quot;given&quot;:&quot;Kang&quot;,&quot;parse-names&quot;:false,&quot;dropping-particle&quot;:&quot;&quot;,&quot;non-dropping-particle&quot;:&quot;&quot;},{&quot;family&quot;:&quot;Di&quot;,&quot;given&quot;:&quot;Yanbo&quot;,&quot;parse-names&quot;:false,&quot;dropping-particle&quot;:&quot;&quot;,&quot;non-dropping-particle&quot;:&quot;&quot;},{&quot;family&quot;:&quot;Xin&quot;,&quot;given&quot;:&quot;Lingbiao&quot;,&quot;parse-names&quot;:false,&quot;dropping-particle&quot;:&quot;&quot;,&quot;non-dropping-particle&quot;:&quot;&quot;},{&quot;family&quot;:&quot;Sun&quot;,&quot;given&quot;:&quot;Xiaoming&quot;,&quot;parse-names&quot;:false,&quot;dropping-particle&quot;:&quot;&quot;,&quot;non-dropping-particle&quot;:&quot;&quot;},{&quot;family&quot;:&quot;Zhang&quot;,&quot;given&quot;:&quot;Wei&quot;,&quot;parse-names&quot;:false,&quot;dropping-particle&quot;:&quot;&quot;,&quot;non-dropping-particle&quot;:&quot;&quot;},{&quot;family&quot;:&quot;Yang&quot;,&quot;given&quot;:&quot;Xi&quot;,&quot;parse-names&quot;:false,&quot;dropping-particle&quot;:&quot;&quot;,&quot;non-dropping-particle&quot;:&quot;&quot;},{&quot;family&quot;:&quot;Wei&quot;,&quot;given&quot;:&quot;Minxin&quot;,&quot;parse-names&quot;:false,&quot;dropping-particle&quot;:&quot;&quot;,&quot;non-dropping-particle&quot;:&quot;&quot;},{&quot;family&quot;:&quot;Yao&quot;,&quot;given&quot;:&quot;Zhi&quot;,&quot;parse-names&quot;:false,&quot;dropping-particle&quot;:&quot;&quot;,&quot;non-dropping-particle&quot;:&quot;&quot;},{&quot;family&quot;:&quot;Yang&quot;,&quot;given&quot;:&quot;Jie&quot;,&quot;parse-names&quot;:false,&quot;dropping-particle&quot;:&quot;&quot;,&quot;non-dropping-particle&quot;:&quot;&quot;}],&quot;container-title&quot;:&quot;Cancer Research&quot;,&quot;container-title-short&quot;:&quot;Cancer Res&quot;,&quot;accessed&quot;:{&quot;date-parts&quot;:[[2025,7,29]]},&quot;DOI&quot;:&quot;10.1158/0008-5472.CAN-14-2387,&quot;,&quot;ISSN&quot;:&quot;15387445&quot;,&quot;PMID&quot;:&quot;25596283&quot;,&quot;URL&quot;:&quot;https://pubmed.ncbi.nlm.nih.gov/25596283/&quot;,&quot;issued&quot;:{&quot;date-parts&quot;:[[2015,4,1]]},&quot;page&quot;:&quot;1275-1286&quot;,&quot;abstract&quot;:&quot;SND1 is an AEG-1/MTDH/LYRIC-binding protein that is upregulated in numerous human cancers, where it has been assigned multiple functional roles. In this study, we report its association with the TGFβ1 signaling pathway, which promotes epithelial-mesenchymal transition (EMT) in breast cancer. SND1 was upregulated in breast cancer tissues, in particular in primary invasive ductal carcinomas. Transcriptional activation of the SND1 gene was controlled by the TGFβ1/Smad pathway, specifically by activation of the Smad2/Smad3 complex. The SND1 promoter region contained several Smad-specific recognition domains (RD motifs), which were recognized and bound by the Smad complex that enhanced the transcriptional activation of SND1. We found that SND1 promoted expression of the E3 ubiquitin ligase Smurf1, leading to RhoA ubiquitination and degradation. RhoA degradation in breast cancer cells disrupted F-actin cytoskeletal organization, reduced cell adhesion, increased cell migration and invasion, and promoted metastasis. Overall, our results define a novel role for SND1 in regulating breast tumorigenesis and metastasis.&quot;,&quot;publisher&quot;:&quot;American Association for Cancer Research Inc.&quot;,&quot;issue&quot;:&quot;7&quot;,&quot;volume&quot;:&quot;75&quot;},&quot;isTemporary&quot;:false}]},{&quot;citationID&quot;:&quot;MENDELEY_CITATION_164c74be-878c-43af-b8cf-0081c1fb2238&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MTY0Yzc0YmUtODc4Yy00M2FmLWI4Y2YtMDA4MWMxZmIyMjM4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bd7e4b80-dbe5-48f5-894a-9ded1d929ec5&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YmQ3ZTRiODAtZGJlNS00OGY1LTg5NGEtOWRlZDFkOTI5ZWM1IiwicHJvcGVydGllcyI6eyJub3RlSW5kZXgiOjB9LCJpc0VkaXRlZCI6ZmFsc2UsIm1hbnVhbE92ZXJyaWRlIjp7ImlzTWFudWFsbHlPdmVycmlkZGVuIjpmYWxzZSwiY2l0ZXByb2NUZXh0IjoiPHN1cD4zO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7dc80e23-2a6b-4a1b-93ed-3316ac84845e&quot;,&quot;properties&quot;:{&quot;noteIndex&quot;:0},&quot;isEdited&quot;:false,&quot;manualOverride&quot;:{&quot;isManuallyOverridden&quot;:false,&quot;citeprocText&quot;:&quot;&lt;sup&gt;40–42&lt;/sup&gt;&quot;,&quot;manualOverrideText&quot;:&quot;&quot;},&quot;citationTag&quot;:&quot;MENDELEY_CITATION_v3_eyJjaXRhdGlvbklEIjoiTUVOREVMRVlfQ0lUQVRJT05fN2RjODBlMjMtMmE2Yi00YTFiLTkzZWQtMzMxNmFjODQ4NDVlIiwicHJvcGVydGllcyI6eyJub3RlSW5kZXgiOjB9LCJpc0VkaXRlZCI6ZmFsc2UsIm1hbnVhbE92ZXJyaWRlIjp7ImlzTWFudWFsbHlPdmVycmlkZGVuIjpmYWxzZSwiY2l0ZXByb2NUZXh0IjoiPHN1cD40MOKAkzQyPC9zdXA+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quot;,&quot;citationItems&quot;:[{&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id&quot;:&quot;ae5af3f8-e7f7-3367-9a84-3e1592fbcd84&quot;,&quot;itemData&quot;:{&quot;type&quot;:&quot;article-journal&quot;,&quot;id&quot;:&quot;ae5af3f8-e7f7-3367-9a84-3e1592fbcd84&quot;,&quot;title&quot;:&quot;Tumor-Induced Inflammatory Cytokines and the Emerging Diagnostic Devices for Cancer Detection and Prognosis&quot;,&quot;author&quot;:[{&quot;family&quot;:&quot;Kartikasari&quot;,&quot;given&quot;:&quot;Apriliana E.R.&quot;,&quot;parse-names&quot;:false,&quot;dropping-particle&quot;:&quot;&quot;,&quot;non-dropping-particle&quot;:&quot;&quot;},{&quot;family&quot;:&quot;Huertas&quot;,&quot;given&quot;:&quot;Cesar S.&quot;,&quot;parse-names&quot;:false,&quot;dropping-particle&quot;:&quot;&quot;,&quot;non-dropping-particle&quot;:&quot;&quot;},{&quot;family&quot;:&quot;Mitchell&quot;,&quot;given&quot;:&quot;Arnan&quot;,&quot;parse-names&quot;:false,&quot;dropping-particle&quot;:&quot;&quot;,&quot;non-dropping-particle&quot;:&quot;&quot;},{&quot;family&quot;:&quot;Plebanski&quot;,&quot;given&quot;:&quot;Magdalena&quot;,&quot;parse-names&quot;:false,&quot;dropping-particle&quot;:&quot;&quot;,&quot;non-dropping-particle&quot;:&quot;&quot;}],&quot;container-title&quot;:&quot;Frontiers in Oncology&quot;,&quot;container-title-short&quot;:&quot;Front Oncol&quot;,&quot;accessed&quot;:{&quot;date-parts&quot;:[[2025,5,11]]},&quot;DOI&quot;:&quot;10.3389/FONC.2021.692142/XML/NLM&quot;,&quot;ISSN&quot;:&quot;2234943X&quot;,&quot;URL&quot;:&quot;www.frontiersin.org&quot;,&quot;issued&quot;:{&quot;date-parts&quot;:[[2021,7,7]]},&quot;page&quot;:&quot;692142&quot;,&quot;abstract&quot;:&quot;Chronic inflammation generated by the tumor microenvironment is known to drive cancer initiation, proliferation, progression, metastasis, and therapeutic resistance. The tumor microenvironment promotes the secretion of diverse cytokines, in different types and stages of cancers. These cytokines may inhibit tumor development but alternatively may contribute to chronic inflammation that supports tumor growth in both autocrine and paracrine manners and have been linked to poor cancer outcomes. Such distinct sets of cytokines from the tumor microenvironment can be detected in the circulation and are thus potentially useful as biomarkers to detect cancers, predict disease outcomes and manage therapeutic choices. Indeed, analyses of circulating cytokines in combination with cancer-specific biomarkers have been proposed to simplify and improve cancer detection and prognosis, especially from minimally-invasive liquid biopsies, such as blood. Additionally, the cytokine signaling signatures of the peripheral immune cells, even from patients with localized tumors, are recently found altered in cancer, and may also prove applicable as cancer biomarkers. Here we review cytokines induced by the tumor microenvironment, their roles in various stages of cancer development, and their potential use in diagnostics and prognostics. We further discuss the established and emerging diagnostic approaches that can be used to detect cancers from liquid biopsies, and additionally the technological advancement required for their use in clinical settings.&quot;,&quot;publisher&quot;:&quot;Frontiers Media S.A.&quot;,&quot;volume&quot;:&quot;11&quot;},&quot;isTemporary&quot;:false},{&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e1c34928-9c7f-4835-8851-9d2319fa56ab&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&quot;,&quot;citationItems&quot;:[{&quot;id&quot;:&quot;0c5a8004-abef-35ae-8c54-c58fffbf6e31&quot;,&quot;itemData&quot;:{&quot;type&quot;:&quot;article-journal&quot;,&quot;id&quot;:&quot;0c5a8004-abef-35ae-8c54-c58fffbf6e31&quot;,&quot;title&quot;:&quot;Molecular Mechanisms and Future Implications of VEGF/VEGFR in Cancer Therapy&quot;,&quot;author&quot;:[{&quot;family&quot;:&quot;Patel&quot;,&quot;given&quot;:&quot;Sonia A.&quot;,&quot;parse-names&quot;:false,&quot;dropping-particle&quot;:&quot;&quot;,&quot;non-dropping-particle&quot;:&quot;&quot;},{&quot;family&quot;:&quot;Nilsson&quot;,&quot;given&quot;:&quot;Monique B.&quot;,&quot;parse-names&quot;:false,&quot;dropping-particle&quot;:&quot;&quot;,&quot;non-dropping-particle&quot;:&quot;&quot;},{&quot;family&quot;:&quot;Le&quot;,&quot;given&quot;:&quot;Xiuning&quot;,&quot;parse-names&quot;:false,&quot;dropping-particle&quot;:&quot;&quot;,&quot;non-dropping-particle&quot;:&quot;&quot;},{&quot;family&quot;:&quot;Cascone&quot;,&quot;given&quot;:&quot;Tina&quot;,&quot;parse-names&quot;:false,&quot;dropping-particle&quot;:&quot;&quot;,&quot;non-dropping-particle&quot;:&quot;&quot;},{&quot;family&quot;:&quot;Jain&quot;,&quot;given&quot;:&quot;Rakesh K.&quot;,&quot;parse-names&quot;:false,&quot;dropping-particle&quot;:&quot;&quot;,&quot;non-dropping-particle&quot;:&quot;&quot;},{&quot;family&quot;:&quot;Heymach&quot;,&quot;given&quot;:&quot;John&quot;,&quot;parse-names&quot;:false,&quot;dropping-particle&quot;:&quot;V.&quot;,&quot;non-dropping-particle&quot;:&quot;&quot;}],&quot;container-title&quot;:&quot;Clinical cancer research : an official journal of the American Association for Cancer Research&quot;,&quot;container-title-short&quot;:&quot;Clin Cancer Res&quot;,&quot;accessed&quot;:{&quot;date-parts&quot;:[[2025,5,11]]},&quot;DOI&quot;:&quot;10.1158/1078-0432.CCR-22-1366&quot;,&quot;ISSN&quot;:&quot;15573265&quot;,&quot;PMID&quot;:&quot;35969170&quot;,&quot;URL&quot;:&quot;https://pmc.ncbi.nlm.nih.gov/articles/PMC10274152/&quot;,&quot;issued&quot;:{&quot;date-parts&quot;:[[2023,1,1]]},&quot;page&quot;:&quot;30&quot;,&quot;abstract&quot;:&quot;Angiogenesis, the sprouting of new blood vessels from existing vessels, is one of six known mechanisms employed by solid tumors to recruit blood vessels necessary for their initiation, growth, and metastatic spread. The vascular network within the tumor facilitates the transport of nutrients, oxygen, and immune cells and is regulated by pro- and anti-angiogenic factors. Nearly four decades ago, VEGF was identified as a critical factor promoting vascular permeability and angiogenesis, followed by identification of VEGF family ligands and their receptors (VEGFR). Since then, over a dozen drugs targeting the VEGF/VEGFR pathway have been approved for approximately 20 solid tumor types, usually in combination with other therapies. Initially designed to starve tumors, these agents transiently “normalize” tumor vessels in preclinical and clinical studies, and in the clinic, increased tumor blood perfusion or oxygenation in response to these agents is associated with improved outcomes. Nevertheless, the survival benefit has been modest in most tumor types, and there are currently no biomarkers in routine clinical use for identifying which patients are most likely to benefit from treatment. However, the ability of these agents to reprogram the immunosuppressive tumor microenvironment into an immunostimulatory milieu has rekindled interest and has led to the FDA approval of seven different combinations of VEGF/VEGFR pathway inhibitors with immune checkpoint blockers for many solid tumors in the past 3 years. In this review, we discuss our understanding of the mechanisms of response and resistance to blocking VEGF/VEGFR, and potential strategies to develop more effective therapeutic approaches.&quot;,&quot;publisher&quot;:&quot;American Association for Cancer Research Inc.&quot;,&quot;issue&quot;:&quot;1&quot;,&quot;volume&quot;:&quot;29&quot;},&quot;isTemporary&quot;:false}]},{&quot;citationID&quot;:&quot;MENDELEY_CITATION_9a354c3c-c41e-4464-898f-8a5d7ca7f5c3&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&quot;,&quot;citationItems&quot;:[{&quot;id&quot;:&quot;cfb57300-4433-3a02-845b-0a35245059a3&quot;,&quot;itemData&quot;:{&quot;type&quot;:&quot;article-journal&quot;,&quot;id&quot;:&quot;cfb57300-4433-3a02-845b-0a35245059a3&quot;,&quot;title&quot;:&quot;TGF-β, EMT, and resistance to anti-cancer treatment&quot;,&quot;author&quot;:[{&quot;family&quot;:&quot;Wang&quot;,&quot;given&quot;:&quot;Xuecong&quot;,&quot;parse-names&quot;:false,&quot;dropping-particle&quot;:&quot;&quot;,&quot;non-dropping-particle&quot;:&quot;&quot;},{&quot;family&quot;:&quot;Eichhorn&quot;,&quot;given&quot;:&quot;Pieter Johan Adam&quot;,&quot;parse-names&quot;:false,&quot;dropping-particle&quot;:&quot;&quot;,&quot;non-dropping-particle&quot;:&quot;&quot;},{&quot;family&quot;:&quot;Thiery&quot;,&quot;given&quot;:&quot;Jean Paul&quot;,&quot;parse-names&quot;:false,&quot;dropping-particle&quot;:&quot;&quot;,&quot;non-dropping-particle&quot;:&quot;&quot;}],&quot;container-title&quot;:&quot;Seminars in Cancer Biology&quot;,&quot;container-title-short&quot;:&quot;Semin Cancer Biol&quot;,&quot;accessed&quot;:{&quot;date-parts&quot;:[[2025,5,11]]},&quot;DOI&quot;:&quot;10.1016/J.SEMCANCER.2023.10.004&quot;,&quot;ISSN&quot;:&quot;1044-579X&quot;,&quot;PMID&quot;:&quot;37944215&quot;,&quot;URL&quot;:&quot;https://www.sciencedirect.com/science/article/pii/S1044579X23001335?utm_source=chatgpt.com&quot;,&quot;issued&quot;:{&quot;date-parts&quot;:[[2023,12,1]]},&quot;page&quot;:&quot;1-11&quot;,&quot;abstract&quot;:&quot;Transforming growth factor-β (TGF-β) signaling regulates cell-specific programs involved in embryonic development, wound-healing, and immune homeostasis. Yet, during tumor progression, these TGF-β-mediated programs are altered, leading to epithelial cell plasticity and a reprogramming of epithelial cells into mesenchymal lineages through epithelial-to-mesenchymal transition (EMT), a critical developmental program in morphogenesis and organogenesis. These changes, in turn, lead to enhanced carcinoma cell invasion, metastasis, immune cell differentiation, immune evasion, and chemotherapy resistance. Here, we discuss EMT as one of the critical programs associated with carcinoma cell plasticity and the influence exerted by TGF-β on carcinoma status and function. We further explore the composition of carcinoma and other cell populations within the tumor microenvironment, and consider the relevant outcomes related to the programs associated with cancer treatment resistance.&quot;,&quot;publisher&quot;:&quot;Academic Press&quot;,&quot;volume&quot;:&quot;97&quot;},&quot;isTemporary&quot;:false}]},{&quot;citationID&quot;:&quot;MENDELEY_CITATION_9f7f00a5-55c1-47b5-82dc-2496835f4dc5&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OWY3ZjAwYTUtNTVjMS00N2I1LTgyZGMtMjQ5NjgzNWY0ZGM1IiwicHJvcGVydGllcyI6eyJub3RlSW5kZXgiOjB9LCJpc0VkaXRlZCI6ZmFsc2UsIm1hbnVhbE92ZXJyaWRlIjp7ImlzTWFudWFsbHlPdmVycmlkZGVuIjpmYWxzZSwiY2l0ZXByb2NUZXh0IjoiPHN1cD40Mjwvc3VwPiIsIm1hbnVhbE92ZXJyaWRlVGV4dCI6IiJ9LCJjaXRhdGlvbkl0ZW1zIjpb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&quot;,&quot;citationItems&quot;:[{&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102b851d-42ac-42bf-96d8-7c648bc9b4b0&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&quot;,&quot;citationItems&quot;:[{&quot;id&quot;:&quot;1fc9b77e-f9c1-35c2-9762-c691de316976&quot;,&quot;itemData&quot;:{&quot;type&quot;:&quot;article-journal&quot;,&quot;id&quot;:&quot;1fc9b77e-f9c1-35c2-9762-c691de316976&quot;,&quot;title&quot;:&quot;Roles of the CXCL8-CXCR1/2 Axis in the Tumor Microenvironment and Immunotherapy&quot;,&quot;author&quot;:[{&quot;family&quot;:&quot;Han&quot;,&quot;given&quot;:&quot;Z.-J ;&quot;,&quot;parse-names&quot;:false,&quot;dropping-particle&quot;:&quot;&quot;,&quot;non-dropping-particle&quot;:&quot;&quot;},{&quot;family&quot;:&quot;Li&quot;,&quot;given&quot;:&quot;Y.-B ;&quot;,&quot;parse-names&quot;:false,&quot;dropping-particle&quot;:&quot;&quot;,&quot;non-dropping-particle&quot;:&quot;&quot;},{&quot;family&quot;:&quot;Yang&quot;,&quot;given&quot;:&quot;L.-X ;&quot;,&quot;parse-names&quot;:false,&quot;dropping-particle&quot;:&quot;&quot;,&quot;non-dropping-particle&quot;:&quot;&quot;},{&quot;family&quot;:&quot;Cheng&quot;,&quot;given&quot;:&quot;H.-J ;&quot;,&quot;parse-names&quot;:false,&quot;dropping-particle&quot;:&quot;&quot;,&quot;non-dropping-particle&quot;:&quot;&quot;},{&quot;family&quot;:&quot;Liu&quot;,&quot;given&quot;:&quot;X ;&quot;,&quot;parse-names&quot;:false,&quot;dropping-particle&quot;:&quot;&quot;,&quot;non-dropping-particle&quot;:&quot;&quot;},{&quot;family&quot;:&quot;Chen&quot;,&quot;given&quot;:&quot;H&quot;,&quot;parse-names&quot;:false,&quot;dropping-particle&quot;:&quot;&quot;,&quot;non-dropping-particle&quot;:&quot;&quot;},{&quot;family&quot;:&quot;Han&quot;,&quot;given&quot;:&quot;Zhi-Jian&quot;,&quot;parse-names&quot;:false,&quot;dropping-particle&quot;:&quot;&quot;,&quot;non-dropping-particle&quot;:&quot;&quot;},{&quot;family&quot;:&quot;Li&quot;,&quot;given&quot;:&quot;Yang-Bing&quot;,&quot;parse-names&quot;:false,&quot;dropping-particle&quot;:&quot;&quot;,&quot;non-dropping-particle&quot;:&quot;&quot;},{&quot;family&quot;:&quot;Yang&quot;,&quot;given&quot;:&quot;Lu-Xi&quot;,&quot;parse-names&quot;:false,&quot;dropping-particle&quot;:&quot;&quot;,&quot;non-dropping-particle&quot;:&quot;&quot;},{&quot;family&quot;:&quot;Cheng&quot;,&quot;given&quot;:&quot;Hui-Juan&quot;,&quot;parse-names&quot;:false,&quot;dropping-particle&quot;:&quot;&quot;,&quot;non-dropping-particle&quot;:&quot;&quot;},{&quot;family&quot;:&quot;Liu&quot;,&quot;given&quot;:&quot;Xin&quot;,&quot;parse-names&quot;:false,&quot;dropping-particle&quot;:&quot;&quot;,&quot;non-dropping-particle&quot;:&quot;&quot;},{&quot;family&quot;:&quot;Chen&quot;,&quot;given&quot;:&quot;Hao&quot;,&quot;parse-names&quot;:false,&quot;dropping-particle&quot;:&quot;&quot;,&quot;non-dropping-particle&quot;:&quot;&quot;}],&quot;container-title&quot;:&quot;Molecules 2022, Vol. 27, Page 137&quot;,&quot;accessed&quot;:{&quot;date-parts&quot;:[[2025,5,11]]},&quot;DOI&quot;:&quot;10.3390/MOLECULES27010137&quot;,&quot;ISSN&quot;:&quot;1420-3049&quot;,&quot;PMID&quot;:&quot;35011369&quot;,&quot;URL&quot;:&quot;https://www.mdpi.com/1420-3049/27/1/137/htm&quot;,&quot;issued&quot;:{&quot;date-parts&quot;:[[2021,12,27]]},&quot;page&quot;:&quot;137&quot;,&quot;abstract&quot;:&quot;In humans, Interleukin-8 (IL-8 or CXCL8) is a granulocytic chemokine with multiple roles within the tumor microenvironment (TME), such as recruiting immunosuppressive cells to the tumor, increasing tumor angiogenesis, and promoting epithelial-to-mesenchymal transition (EMT). All of these effects of CXCL8 on individual cell types can result in cascading alterations to the TME. The changes in the TME components such as the cancer-associated fibroblasts (CAFs), the immune cells, the extracellular matrix, the blood vessels, or the lymphatic vessels further influence tumor progression and therapeutic resistance. Emerging roles of the microbiome in tumorigenesis or tumor progression revealed the intricate interactions between inflammatory response, dysbiosis, metabolites, CXCL8, immune cells, and the TME. Studies have shown that CXCL8 directly contributes to TME remodeling, cancer plasticity, and the development of resistance to both chemotherapy and immunotherapy. Further, clinical data demonstrate that CXCL8 could be an easily measurable prognostic biomarker in patients receiving immune checkpoint inhibitors. The blockade of the CXCL8-CXCR1/2 axis alone or in combination with other immunotherapy will be a promising strategy to improve antitumor efficacy. Herein, we review recent advances focusing on identifying the mechanisms between TME components and the CXCL8-CXCR1/2 axis for novel immunotherapy strategies.&quot;,&quot;publisher&quot;:&quot;Multidisciplinary Digital Publishing Institute&quot;,&quot;issue&quot;:&quot;1&quot;,&quot;volume&quot;:&quot;27&quot;,&quot;container-title-short&quot;:&quot;&quot;},&quot;isTemporary&quot;:false}]},{&quot;citationID&quot;:&quot;MENDELEY_CITATION_c268e93e-f7c1-4a72-a170-60fe6be95557&quot;,&quot;properties&quot;:{&quot;noteIndex&quot;:0},&quot;isEdited&quot;:false,&quot;manualOverride&quot;:{&quot;isManuallyOverridden&quot;:false,&quot;citeprocText&quot;:&quot;&lt;sup&gt;40,45&lt;/sup&gt;&quot;,&quot;manualOverrideText&quot;:&quot;&quot;},&quot;citationTag&quot;:&quot;MENDELEY_CITATION_v3_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&quot;,&quot;citationItems&quot;:[{&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id&quot;:&quot;1fc9b77e-f9c1-35c2-9762-c691de316976&quot;,&quot;itemData&quot;:{&quot;type&quot;:&quot;article-journal&quot;,&quot;id&quot;:&quot;1fc9b77e-f9c1-35c2-9762-c691de316976&quot;,&quot;title&quot;:&quot;Roles of the CXCL8-CXCR1/2 Axis in the Tumor Microenvironment and Immunotherapy&quot;,&quot;author&quot;:[{&quot;family&quot;:&quot;Han&quot;,&quot;given&quot;:&quot;Z.-J ;&quot;,&quot;parse-names&quot;:false,&quot;dropping-particle&quot;:&quot;&quot;,&quot;non-dropping-particle&quot;:&quot;&quot;},{&quot;family&quot;:&quot;Li&quot;,&quot;given&quot;:&quot;Y.-B ;&quot;,&quot;parse-names&quot;:false,&quot;dropping-particle&quot;:&quot;&quot;,&quot;non-dropping-particle&quot;:&quot;&quot;},{&quot;family&quot;:&quot;Yang&quot;,&quot;given&quot;:&quot;L.-X ;&quot;,&quot;parse-names&quot;:false,&quot;dropping-particle&quot;:&quot;&quot;,&quot;non-dropping-particle&quot;:&quot;&quot;},{&quot;family&quot;:&quot;Cheng&quot;,&quot;given&quot;:&quot;H.-J ;&quot;,&quot;parse-names&quot;:false,&quot;dropping-particle&quot;:&quot;&quot;,&quot;non-dropping-particle&quot;:&quot;&quot;},{&quot;family&quot;:&quot;Liu&quot;,&quot;given&quot;:&quot;X ;&quot;,&quot;parse-names&quot;:false,&quot;dropping-particle&quot;:&quot;&quot;,&quot;non-dropping-particle&quot;:&quot;&quot;},{&quot;family&quot;:&quot;Chen&quot;,&quot;given&quot;:&quot;H&quot;,&quot;parse-names&quot;:false,&quot;dropping-particle&quot;:&quot;&quot;,&quot;non-dropping-particle&quot;:&quot;&quot;},{&quot;family&quot;:&quot;Han&quot;,&quot;given&quot;:&quot;Zhi-Jian&quot;,&quot;parse-names&quot;:false,&quot;dropping-particle&quot;:&quot;&quot;,&quot;non-dropping-particle&quot;:&quot;&quot;},{&quot;family&quot;:&quot;Li&quot;,&quot;given&quot;:&quot;Yang-Bing&quot;,&quot;parse-names&quot;:false,&quot;dropping-particle&quot;:&quot;&quot;,&quot;non-dropping-particle&quot;:&quot;&quot;},{&quot;family&quot;:&quot;Yang&quot;,&quot;given&quot;:&quot;Lu-Xi&quot;,&quot;parse-names&quot;:false,&quot;dropping-particle&quot;:&quot;&quot;,&quot;non-dropping-particle&quot;:&quot;&quot;},{&quot;family&quot;:&quot;Cheng&quot;,&quot;given&quot;:&quot;Hui-Juan&quot;,&quot;parse-names&quot;:false,&quot;dropping-particle&quot;:&quot;&quot;,&quot;non-dropping-particle&quot;:&quot;&quot;},{&quot;family&quot;:&quot;Liu&quot;,&quot;given&quot;:&quot;Xin&quot;,&quot;parse-names&quot;:false,&quot;dropping-particle&quot;:&quot;&quot;,&quot;non-dropping-particle&quot;:&quot;&quot;},{&quot;family&quot;:&quot;Chen&quot;,&quot;given&quot;:&quot;Hao&quot;,&quot;parse-names&quot;:false,&quot;dropping-particle&quot;:&quot;&quot;,&quot;non-dropping-particle&quot;:&quot;&quot;}],&quot;container-title&quot;:&quot;Molecules 2022, Vol. 27, Page 137&quot;,&quot;accessed&quot;:{&quot;date-parts&quot;:[[2025,5,11]]},&quot;DOI&quot;:&quot;10.3390/MOLECULES27010137&quot;,&quot;ISSN&quot;:&quot;1420-3049&quot;,&quot;PMID&quot;:&quot;35011369&quot;,&quot;URL&quot;:&quot;https://www.mdpi.com/1420-3049/27/1/137/htm&quot;,&quot;issued&quot;:{&quot;date-parts&quot;:[[2021,12,27]]},&quot;page&quot;:&quot;137&quot;,&quot;abstract&quot;:&quot;In humans, Interleukin-8 (IL-8 or CXCL8) is a granulocytic chemokine with multiple roles within the tumor microenvironment (TME), such as recruiting immunosuppressive cells to the tumor, increasing tumor angiogenesis, and promoting epithelial-to-mesenchymal transition (EMT). All of these effects of CXCL8 on individual cell types can result in cascading alterations to the TME. The changes in the TME components such as the cancer-associated fibroblasts (CAFs), the immune cells, the extracellular matrix, the blood vessels, or the lymphatic vessels further influence tumor progression and therapeutic resistance. Emerging roles of the microbiome in tumorigenesis or tumor progression revealed the intricate interactions between inflammatory response, dysbiosis, metabolites, CXCL8, immune cells, and the TME. Studies have shown that CXCL8 directly contributes to TME remodeling, cancer plasticity, and the development of resistance to both chemotherapy and immunotherapy. Further, clinical data demonstrate that CXCL8 could be an easily measurable prognostic biomarker in patients receiving immune checkpoint inhibitors. The blockade of the CXCL8-CXCR1/2 axis alone or in combination with other immunotherapy will be a promising strategy to improve antitumor efficacy. Herein, we review recent advances focusing on identifying the mechanisms between TME components and the CXCL8-CXCR1/2 axis for novel immunotherapy strategies.&quot;,&quot;publisher&quot;:&quot;Multidisciplinary Digital Publishing Institute&quot;,&quot;issue&quot;:&quot;1&quot;,&quot;volume&quot;:&quot;27&quot;,&quot;container-title-short&quot;:&quot;&quot;},&quot;isTemporary&quot;:false}]},{&quot;citationID&quot;:&quot;MENDELEY_CITATION_e108cb9c-73ec-46e6-b959-f3739a752b5d&quot;,&quot;properties&quot;:{&quot;noteIndex&quot;:0},&quot;isEdited&quot;:false,&quot;manualOverride&quot;:{&quot;isManuallyOverridden&quot;:false,&quot;citeprocText&quot;:&quot;&lt;sup&gt;46,47&lt;/sup&gt;&quot;,&quot;manualOverrideText&quot;:&quot;&quot;},&quot;citationTag&quot;:&quot;MENDELEY_CITATION_v3_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quot;,&quot;citationItems&quot;:[{&quot;id&quot;:&quot;a4db1e59-e854-3210-972d-b88e0ce1d357&quot;,&quot;itemData&quot;:{&quot;type&quot;:&quot;article-journal&quot;,&quot;id&quot;:&quot;a4db1e59-e854-3210-972d-b88e0ce1d357&quot;,&quot;title&quot;:&quot;Macrophage Polarization States in the Tumor Microenvironment&quot;,&quot;author&quot;:[{&quot;family&quot;:&quot;Boutilier&quot;,&quot;given&quot;:&quot;Ava J.&quot;,&quot;parse-names&quot;:false,&quot;dropping-particle&quot;:&quot;&quot;,&quot;non-dropping-particle&quot;:&quot;&quot;},{&quot;family&quot;:&quot;Elsawa&quot;,&quot;given&quot;:&quot;Sherine F.&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36995&quot;,&quot;ISSN&quot;:&quot;14220067&quot;,&quot;PMID&quot;:&quot;34209703&quot;,&quot;URL&quot;:&quot;https://pmc.ncbi.nlm.nih.gov/articles/PMC8268869/&quot;,&quot;issued&quot;:{&quot;date-parts&quot;:[[2021,7,1]]},&quot;page&quot;:&quot;6995&quot;,&quot;abstract&quot;:&quot;The M1/M2 macrophage paradigm plays a key role in tumor progression. M1 macro-phages are historically regarded as anti-tumor, while M2-polarized macrophages, commonly deemed tumor-associated macrophages (TAMs), are contributors to many pro-tumorigenic outcomes in cancer through angiogenic and lymphangiogenic regulation, immune suppression, hy-poxia induction, tumor cell proliferation, and metastasis. The tumor microenvironment (TME) can influence macrophage recruitment and polarization, giving way to these pro-tumorigenic outcomes. Investigating TME-induced macrophage polarization is critical for further understanding of TAM-related pro-tumor outcomes and potential development of new therapeutic approaches. This review explores the current understanding of TME-induced macrophage polarization and the role of M2- polarized macrophages in promoting tumor progression.&quot;,&quot;publisher&quot;:&quot;MDPI&quot;,&quot;issue&quot;:&quot;13&quot;,&quot;volume&quot;:&quot;22&quot;},&quot;isTemporary&quot;:false},{&quot;id&quot;:&quot;925b46af-b267-30e4-82c3-f83cf746fb10&quot;,&quot;itemData&quot;:{&quot;type&quot;:&quot;article-journal&quot;,&quot;id&quot;:&quot;925b46af-b267-30e4-82c3-f83cf746fb10&quot;,&quot;title&quot;:&quot;TNF- α Autocrine Feedback Loops in Human Monocytes: The Pro- and Anti-Inflammatory Roles of the TNF- α Receptors Support the Concept of Selective TNFR1 Blockade in Vivo&quot;,&quot;author&quot;:[{&quot;family&quot;:&quot;Gane&quot;,&quot;given&quot;:&quot;Jennie M.&quot;,&quot;parse-names&quot;:false,&quot;dropping-particle&quot;:&quot;&quot;,&quot;non-dropping-particle&quot;:&quot;&quot;},{&quot;family&quot;:&quot;Stockley&quot;,&quot;given&quot;:&quot;Robert A.&quot;,&quot;parse-names&quot;:false,&quot;dropping-particle&quot;:&quot;&quot;,&quot;non-dropping-particle&quot;:&quot;&quot;},{&quot;family&quot;:&quot;Sapey&quot;,&quot;given&quot;:&quot;Elizabeth&quot;,&quot;parse-names&quot;:false,&quot;dropping-particle&quot;:&quot;&quot;,&quot;non-dropping-particle&quot;:&quot;&quot;}],&quot;container-title&quot;:&quot;Journal of Immunology Research&quot;,&quot;container-title-short&quot;:&quot;J Immunol Res&quot;,&quot;accessed&quot;:{&quot;date-parts&quot;:[[2025,5,11]]},&quot;DOI&quot;:&quot;10.1155/2016/1079851,&quot;,&quot;ISSN&quot;:&quot;23147156&quot;,&quot;PMID&quot;:&quot;27747245&quot;,&quot;URL&quot;:&quot;https://pubmed.ncbi.nlm.nih.gov/27747245/&quot;,&quot;issued&quot;:{&quot;date-parts&quot;:[[2016]]},&quot;abstract&quot;:&quot;Selective TNFR1 blockade in inflammatory diseases is emerging as a clinical strategy. We studied the roles of the two TNF-α receptors, TNFR1 and TNFR2, in human monocytes, the principal producer of TNF-α and central to many TNF-α driven diseases. We hypothesised that TNF-α has pro- and anti-inflammatory effects on monocytes, occurring differentially via TNFR1 and TNFR2. Monocytes were isolated from healthy human subjects and exposed to LPS, plus/minus the addition of blocking antibodies to TNF-α or its receptors. Pro- and anti-inflammatory cytokine production was quantified using real-time PCR and ELISAs. Cell surface expression of TNFR1/2 was measured by flow cytometry. We demonstrated that monocytes vary in the expression patterns of TNFR1 and TNFR2. Autocrine binding of TNF-α led to sustained upregulation of proinflammatory cytokines via TNFR1. In contrast, autocrine binding via TNFR2 upregulated the anti-inflammatory cytokine, IL-10, without proinflammatory effect. TNFR2 was responsible for binding soluble TNF-α secreted by monocytes, clearing the cytokine from the pericellular environment. TNFR1 blockade did not change the cell surface expression of TNFR2, leaving this receptor free to upregulate IL-10. These novel results support the concept of selective TNFR1 blockade in vivo in order that positive anti-inflammatory effects of TNF-α can be retained via TNFR2 ligation.&quot;,&quot;publisher&quot;:&quot;Hindawi Limited&quot;,&quot;volume&quot;:&quot;2016&quot;},&quot;isTemporary&quot;:false}]},{&quot;citationID&quot;:&quot;MENDELEY_CITATION_17b1dce8-cff3-4e66-a031-e4617d8250eb&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&quot;,&quot;citationItems&quot;:[{&quot;id&quot;:&quot;a4db1e59-e854-3210-972d-b88e0ce1d357&quot;,&quot;itemData&quot;:{&quot;type&quot;:&quot;article-journal&quot;,&quot;id&quot;:&quot;a4db1e59-e854-3210-972d-b88e0ce1d357&quot;,&quot;title&quot;:&quot;Macrophage Polarization States in the Tumor Microenvironment&quot;,&quot;author&quot;:[{&quot;family&quot;:&quot;Boutilier&quot;,&quot;given&quot;:&quot;Ava J.&quot;,&quot;parse-names&quot;:false,&quot;dropping-particle&quot;:&quot;&quot;,&quot;non-dropping-particle&quot;:&quot;&quot;},{&quot;family&quot;:&quot;Elsawa&quot;,&quot;given&quot;:&quot;Sherine F.&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36995&quot;,&quot;ISSN&quot;:&quot;14220067&quot;,&quot;PMID&quot;:&quot;34209703&quot;,&quot;URL&quot;:&quot;https://pmc.ncbi.nlm.nih.gov/articles/PMC8268869/&quot;,&quot;issued&quot;:{&quot;date-parts&quot;:[[2021,7,1]]},&quot;page&quot;:&quot;6995&quot;,&quot;abstract&quot;:&quot;The M1/M2 macrophage paradigm plays a key role in tumor progression. M1 macro-phages are historically regarded as anti-tumor, while M2-polarized macrophages, commonly deemed tumor-associated macrophages (TAMs), are contributors to many pro-tumorigenic outcomes in cancer through angiogenic and lymphangiogenic regulation, immune suppression, hy-poxia induction, tumor cell proliferation, and metastasis. The tumor microenvironment (TME) can influence macrophage recruitment and polarization, giving way to these pro-tumorigenic outcomes. Investigating TME-induced macrophage polarization is critical for further understanding of TAM-related pro-tumor outcomes and potential development of new therapeutic approaches. This review explores the current understanding of TME-induced macrophage polarization and the role of M2- polarized macrophages in promoting tumor progression.&quot;,&quot;publisher&quot;:&quot;MDPI&quot;,&quot;issue&quot;:&quot;13&quot;,&quot;volume&quot;:&quot;22&quot;},&quot;isTemporary&quot;:false}]},{&quot;citationID&quot;:&quot;MENDELEY_CITATION_c0d5ee93-ac52-4eca-9969-546be70bebc3&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&quot;,&quot;citationItems&quot;:[{&quot;id&quot;:&quot;138698de-86b4-3073-adb9-0a27e84f18b5&quot;,&quot;itemData&quot;:{&quot;type&quot;:&quot;article-journal&quot;,&quot;id&quot;:&quot;138698de-86b4-3073-adb9-0a27e84f18b5&quot;,&quot;title&quot;:&quot;TNF-α/NF-κB/Snail pathway in cancer cell migration and invasion&quot;,&quot;author&quot;:[{&quot;family&quot;:&quot;Wu&quot;,&quot;given&quot;:&quot;Y.&quot;,&quot;parse-names&quot;:false,&quot;dropping-particle&quot;:&quot;&quot;,&quot;non-dropping-particle&quot;:&quot;&quot;},{&quot;family&quot;:&quot;Zhou&quot;,&quot;given&quot;:&quot;B. P.&quot;,&quot;parse-names&quot;:false,&quot;dropping-particle&quot;:&quot;&quot;,&quot;non-dropping-particle&quot;:&quot;&quot;}],&quot;container-title&quot;:&quot;British Journal of Cancer 2010 102:4&quot;,&quot;accessed&quot;:{&quot;date-parts&quot;:[[2025,5,11]]},&quot;DOI&quot;:&quot;10.1038/sj.bjc.6605530&quot;,&quot;ISSN&quot;:&quot;1532-1827&quot;,&quot;PMID&quot;:&quot;20087353&quot;,&quot;URL&quot;:&quot;https://www.nature.com/articles/6605530&quot;,&quot;issued&quot;:{&quot;date-parts&quot;:[[2010,1,19]]},&quot;page&quot;:&quot;639-644&quot;,&quot;abstract&quot;:&quot;Tumour necrosis factor-alpha (TNF-α) is an important inflammatory factor that acts as a master switch in establishing an intricate link between inflammation and cancer. A wide variety of evidence has pointed to a critical role of TNF-α in tumour proliferation, migration, invasion and angiogenesis. The function of TNF-α as a key regulator of the tumour microenvironment is well recognised. We will emphasise the contribution of TNF-α and the nuclear factor-κB pathway on tumour cell invasion and metastasis. Understanding the mechanisms underlying inflammation-mediated metastasis will reveal new therapeutic targets for cancer prevention and treatment.&quot;,&quot;publisher&quot;:&quot;Nature Publishing Group&quot;,&quot;issue&quot;:&quot;4&quot;,&quot;volume&quot;:&quot;102&quot;,&quot;container-title-short&quot;:&quot;&quot;},&quot;isTemporary&quot;:false}]},{&quot;citationID&quot;:&quot;MENDELEY_CITATION_50511631-0100-4ab3-83e5-e19f5c3a0db2&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&quot;,&quot;citationItems&quot;:[{&quot;id&quot;:&quot;ae5af3f8-e7f7-3367-9a84-3e1592fbcd84&quot;,&quot;itemData&quot;:{&quot;type&quot;:&quot;article-journal&quot;,&quot;id&quot;:&quot;ae5af3f8-e7f7-3367-9a84-3e1592fbcd84&quot;,&quot;title&quot;:&quot;Tumor-Induced Inflammatory Cytokines and the Emerging Diagnostic Devices for Cancer Detection and Prognosis&quot;,&quot;author&quot;:[{&quot;family&quot;:&quot;Kartikasari&quot;,&quot;given&quot;:&quot;Apriliana E.R.&quot;,&quot;parse-names&quot;:false,&quot;dropping-particle&quot;:&quot;&quot;,&quot;non-dropping-particle&quot;:&quot;&quot;},{&quot;family&quot;:&quot;Huertas&quot;,&quot;given&quot;:&quot;Cesar S.&quot;,&quot;parse-names&quot;:false,&quot;dropping-particle&quot;:&quot;&quot;,&quot;non-dropping-particle&quot;:&quot;&quot;},{&quot;family&quot;:&quot;Mitchell&quot;,&quot;given&quot;:&quot;Arnan&quot;,&quot;parse-names&quot;:false,&quot;dropping-particle&quot;:&quot;&quot;,&quot;non-dropping-particle&quot;:&quot;&quot;},{&quot;family&quot;:&quot;Plebanski&quot;,&quot;given&quot;:&quot;Magdalena&quot;,&quot;parse-names&quot;:false,&quot;dropping-particle&quot;:&quot;&quot;,&quot;non-dropping-particle&quot;:&quot;&quot;}],&quot;container-title&quot;:&quot;Frontiers in Oncology&quot;,&quot;container-title-short&quot;:&quot;Front Oncol&quot;,&quot;accessed&quot;:{&quot;date-parts&quot;:[[2025,5,11]]},&quot;DOI&quot;:&quot;10.3389/FONC.2021.692142/XML/NLM&quot;,&quot;ISSN&quot;:&quot;2234943X&quot;,&quot;URL&quot;:&quot;www.frontiersin.org&quot;,&quot;issued&quot;:{&quot;date-parts&quot;:[[2021,7,7]]},&quot;page&quot;:&quot;692142&quot;,&quot;abstract&quot;:&quot;Chronic inflammation generated by the tumor microenvironment is known to drive cancer initiation, proliferation, progression, metastasis, and therapeutic resistance. The tumor microenvironment promotes the secretion of diverse cytokines, in different types and stages of cancers. These cytokines may inhibit tumor development but alternatively may contribute to chronic inflammation that supports tumor growth in both autocrine and paracrine manners and have been linked to poor cancer outcomes. Such distinct sets of cytokines from the tumor microenvironment can be detected in the circulation and are thus potentially useful as biomarkers to detect cancers, predict disease outcomes and manage therapeutic choices. Indeed, analyses of circulating cytokines in combination with cancer-specific biomarkers have been proposed to simplify and improve cancer detection and prognosis, especially from minimally-invasive liquid biopsies, such as blood. Additionally, the cytokine signaling signatures of the peripheral immune cells, even from patients with localized tumors, are recently found altered in cancer, and may also prove applicable as cancer biomarkers. Here we review cytokines induced by the tumor microenvironment, their roles in various stages of cancer development, and their potential use in diagnostics and prognostics. We further discuss the established and emerging diagnostic approaches that can be used to detect cancers from liquid biopsies, and additionally the technological advancement required for their use in clinical settings.&quot;,&quot;publisher&quot;:&quot;Frontiers Media S.A.&quot;,&quot;volume&quot;:&quot;11&quot;},&quot;isTemporary&quot;:false}]},{&quot;citationID&quot;:&quot;MENDELEY_CITATION_4b8f31a3-c45c-4e90-b253-53aa970813c3&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&quot;,&quot;citationItems&quot;:[{&quot;id&quot;:&quot;e2655c79-afd2-33f0-85ba-138fa79592c9&quot;,&quot;itemData&quot;:{&quot;type&quot;:&quot;article-journal&quot;,&quot;id&quot;:&quot;e2655c79-afd2-33f0-85ba-138fa79592c9&quot;,&quot;title&quot;:&quot;Interleukin-10 increases macrophage-mediated chemotherapy resistance via FABP5 signaling in multiple myeloma&quot;,&quot;author&quot;:[{&quot;family&quot;:&quot;Zhang&quot;,&quot;given&quot;:&quot;Mingyue&quot;,&quot;parse-names&quot;:false,&quot;dropping-particle&quot;:&quot;&quot;,&quot;non-dropping-particle&quot;:&quot;&quot;},{&quot;family&quot;:&quot;Chen&quot;,&quot;given&quot;:&quot;Jintong&quot;,&quot;parse-names&quot;:false,&quot;dropping-particle&quot;:&quot;&quot;,&quot;non-dropping-particle&quot;:&quot;&quot;},{&quot;family&quot;:&quot;Zhang&quot;,&quot;given&quot;:&quot;Hua&quot;,&quot;parse-names&quot;:false,&quot;dropping-particle&quot;:&quot;&quot;,&quot;non-dropping-particle&quot;:&quot;&quot;},{&quot;family&quot;:&quot;Dong&quot;,&quot;given&quot;:&quot;He&quot;,&quot;parse-names&quot;:false,&quot;dropping-particle&quot;:&quot;&quot;,&quot;non-dropping-particle&quot;:&quot;&quot;},{&quot;family&quot;:&quot;Yue&quot;,&quot;given&quot;:&quot;Ying&quot;,&quot;parse-names&quot;:false,&quot;dropping-particle&quot;:&quot;&quot;,&quot;non-dropping-particle&quot;:&quot;&quot;},{&quot;family&quot;:&quot;Wang&quot;,&quot;given&quot;:&quot;Siqing&quot;,&quot;parse-names&quot;:false,&quot;dropping-particle&quot;:&quot;&quot;,&quot;non-dropping-particle&quot;:&quot;&quot;}],&quot;container-title&quot;:&quot;International Immunopharmacology&quot;,&quot;container-title-short&quot;:&quot;Int Immunopharmacol&quot;,&quot;accessed&quot;:{&quot;date-parts&quot;:[[2025,5,11]]},&quot;DOI&quot;:&quot;10.1016/j.intimp.2023.110859&quot;,&quot;ISSN&quot;:&quot;18781705&quot;,&quot;PMID&quot;:&quot;37666065&quot;,&quot;URL&quot;:&quot;https://pubmed.ncbi.nlm.nih.gov/37666065/&quot;,&quot;issued&quot;:{&quot;date-parts&quot;:[[2023,11,1]]},&quot;abstract&quot;:&quot;Macrophages (MΦs) protect multiple myeloma (MM) cells from chemotherapy-induced apoptosis, and interleukin-10 (IL-10) is frequently elevated in the MM microenvironment. However, the role of IL-10 in MΦ-induced tumor chemotherapy resistance has not yet been clarified. In the present study, bone marrow-derived MΦs were treated with IL-10 (IL10-MΦs), and IL10-MΦ-induced MM chemotherapy resistance was evaluated. IL-10 promoted MΦ-mediated resistance to MM chemotherapy. In addition, IL-10 treatment increased lipid accumulation and fatty acid β-oxidation in MΦs. Mechanistically, IL-10 increased fatty acid binding protein 5 (FABP5) expression in MΦs, and targeting FABP5 decreased MM chemotherapy resistance induced by IL10-MΦs in vitro and enhanced chemotherapeutic efficacy in vivo. Inhibition of FABP5 decreased the expression of Carnitine Palmitoyltransferase 1A (CPT1A) in IL10-MΦs. In addition, inhibition of CPT1A in IL10-MΦs decreased IL10-MΦ-mediated MM chemotherapy resistance. Peroxisome proliferator-activated receptor γ (PPARγ) is upstream of FABP5 signaling. Inhibition of PPARγ in IL10-MΦs decreased IL10-MΦ-mediated MM chemotherapy resistance in vitro. Collectively, our work indicates that IL-10 enhances MΦ-mediated MM chemotherapy resistance via FABP5 signaling and targeting FABP5 has potentially important clinical implications.&quot;,&quot;publisher&quot;:&quot;Elsevier B.V.&quot;,&quot;issue&quot;:&quot;Pt A&quot;,&quot;volume&quot;:&quot;124&quot;},&quot;isTemporary&quot;:false}]},{&quot;citationID&quot;:&quot;MENDELEY_CITATION_ee6fffb7-37ad-4fa5-b057-59e197e2a5b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WU2ZmZmYjctMzdhZC00ZmE1LWIwNTctNTllMTk3ZTJhNWJmIiwicHJvcGVydGllcyI6eyJub3RlSW5kZXgiOjB9LCJpc0VkaXRlZCI6ZmFsc2UsIm1hbnVhbE92ZXJyaWRlIjp7ImlzTWFudWFsbHlPdmVycmlkZGVuIjpmYWxzZSwiY2l0ZXByb2NUZXh0IjoiPHN1cD4yNzwvc3VwPi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&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b5d08e3a-557e-424b-9e38-05cd7742ac13&quot;,&quot;properties&quot;:{&quot;noteIndex&quot;:0},&quot;isEdited&quot;:false,&quot;manualOverride&quot;:{&quot;isManuallyOverridden&quot;:false,&quot;citeprocText&quot;:&quot;&lt;sup&gt;50&lt;/sup&gt;&quot;,&quot;manualOverrideText&quot;:&quot;&quot;},&quot;citationTag&quot;:&quot;MENDELEY_CITATION_v3_eyJjaXRhdGlvbklEIjoiTUVOREVMRVlfQ0lUQVRJT05fYjVkMDhlM2EtNTU3ZS00MjRiLTllMzgtMDVjZDc3NDJhYzEzIiwicHJvcGVydGllcyI6eyJub3RlSW5kZXgiOjB9LCJpc0VkaXRlZCI6ZmFsc2UsIm1hbnVhbE92ZXJyaWRlIjp7ImlzTWFudWFsbHlPdmVycmlkZGVuIjpmYWxzZSwiY2l0ZXByb2NUZXh0IjoiPHN1cD41MDwvc3VwPi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quot;,&quot;citationItems&quot;:[{&quot;id&quot;:&quot;09cc3206-cf97-31e0-bc70-d1ebe2a27ff6&quot;,&quot;itemData&quot;:{&quot;type&quot;:&quot;article-journal&quot;,&quot;id&quot;:&quot;09cc3206-cf97-31e0-bc70-d1ebe2a27ff6&quot;,&quot;title&quot;:&quot;Effects of inhibitors of vascular endothelial growth factor receptor 2 and downstream pathways of receptor tyrosine kinases involving phosphatidylinositol 3-kinase/Akt/mammalian target of rapamycin or mitogen-activated protein kinase in canine hemangiosarcoma cell lines&quot;,&quot;author&quot;:[{&quot;family&quot;:&quot;Adachi&quot;,&quot;given&quot;:&quot;Mami&quot;,&quot;parse-names&quot;:false,&quot;dropping-particle&quot;:&quot;&quot;,&quot;non-dropping-particle&quot;:&quot;&quot;},{&quot;family&quot;:&quot;Hoshino&quot;,&quot;given&quot;:&quot;Yuki&quot;,&quot;parse-names&quot;:false,&quot;dropping-particle&quot;:&quot;&quot;,&quot;non-dropping-particle&quot;:&quot;&quot;},{&quot;family&quot;:&quot;Izumi&quot;,&quot;given&quot;:&quot;Yusuke&quot;,&quot;parse-names&quot;:false,&quot;dropping-particle&quot;:&quot;&quot;,&quot;non-dropping-particle&quot;:&quot;&quot;},{&quot;family&quot;:&quot;Sakai&quot;,&quot;given&quot;:&quot;Hiroki&quot;,&quot;parse-names&quot;:false,&quot;dropping-particle&quot;:&quot;&quot;,&quot;non-dropping-particle&quot;:&quot;&quot;},{&quot;family&quot;:&quot;Takagi&quot;,&quot;given&quot;:&quot;Satoshi&quot;,&quot;parse-names&quot;:false,&quot;dropping-particle&quot;:&quot;&quot;,&quot;non-dropping-particle&quot;:&quot;&quot;}],&quot;container-title&quot;:&quot;Canadian Journal of Veterinary Research&quot;,&quot;accessed&quot;:{&quot;date-parts&quot;:[[2025,5,11]]},&quot;ISSN&quot;:&quot;19289022&quot;,&quot;PMID&quot;:&quot;27408334&quot;,&quot;URL&quot;:&quot;https://pmc.ncbi.nlm.nih.gov/articles/PMC4924555/&quot;,&quot;issued&quot;:{&quot;date-parts&quot;:[[2016,7,1]]},&quot;page&quot;:&quot;209&quot;,&quot;abstract&quot;:&quot;Canine hemangiosarcoma (HSA) is a progressive malignant neoplasm with no current effective treatment. Previous studies showed that receptor tyrosine kinases and molecules within their downstream pathways involving phosphatidylinositol 3-kinase (PI3K)/Akt/mammalian target of rapamycin (m-TOR) or mitogen-activated protein kinase (MAPK) were overexpressed in canine, human, and murine tumors, including HSA. The present study investigated the effects of inhibitors of these pathways in canine splenic and hepatic HSA cell lines using assays of cell viability and apoptosis. Inhibitors of the MAPK pathway did not affect canine HSA cell viability. However, cell viability was significantly reduced by exposure to inhibitors of vascular endothelial growth factor receptor 2 and the PI3K/Akt/m-TOR pathway; these inhibitors also induced apoptosis in these cell lines. These results suggest that these inhibitors reduce the proliferation of canine HSA cells by inducing apoptosis. Further study of these inhibitors, using xenograft mouse models of canine HSA, are warranted to explore their potential for clinical application.&quot;,&quot;publisher&quot;:&quot;Canadian Veterinary Medical Association&quot;,&quot;issue&quot;:&quot;3&quot;,&quot;volume&quot;:&quot;80&quot;,&quot;container-title-short&quot;:&quot;&quot;},&quot;isTemporary&quot;:false}]},{&quot;citationID&quot;:&quot;MENDELEY_CITATION_9a454060-f34b-4e2f-af87-48b8985b39ee&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&quot;,&quot;citationItems&quot;:[{&quot;id&quot;:&quot;301f935c-04b1-3ad7-8342-ff92e36a9c19&quot;,&quot;itemData&quot;:{&quot;type&quot;:&quot;article-journal&quot;,&quot;id&quot;:&quot;301f935c-04b1-3ad7-8342-ff92e36a9c19&quot;,&quot;title&quot;:&quot;Establishment of canine hemangiosarcoma xenograft models expressing endothelial growth factors, their receptors, and angiogenesis-associated homeobox genes&quot;,&quot;author&quot;:[{&quot;family&quot;:&quot;Kodama&quot;,&quot;given&quot;:&quot;Atsushi&quot;,&quot;parse-names&quot;:false,&quot;dropping-particle&quot;:&quot;&quot;,&quot;non-dropping-particle&quot;:&quot;&quot;},{&quot;family&quot;:&quot;Sakai&quot;,&quot;given&quot;:&quot;Hiroki&quot;,&quot;parse-names&quot;:false,&quot;dropping-particle&quot;:&quot;&quot;,&quot;non-dropping-particle&quot;:&quot;&quot;},{&quot;family&quot;:&quot;Matsuura&quot;,&quot;given&quot;:&quot;Satoko&quot;,&quot;parse-names&quot;:false,&quot;dropping-particle&quot;:&quot;&quot;,&quot;non-dropping-particle&quot;:&quot;&quot;},{&quot;family&quot;:&quot;Murakami&quot;,&quot;given&quot;:&quot;Mami&quot;,&quot;parse-names&quot;:false,&quot;dropping-particle&quot;:&quot;&quot;,&quot;non-dropping-particle&quot;:&quot;&quot;},{&quot;family&quot;:&quot;Murai&quot;,&quot;given&quot;:&quot;Atsuko&quot;,&quot;parse-names&quot;:false,&quot;dropping-particle&quot;:&quot;&quot;,&quot;non-dropping-particle&quot;:&quot;&quot;},{&quot;family&quot;:&quot;Mori&quot;,&quot;given&quot;:&quot;Takashi&quot;,&quot;parse-names&quot;:false,&quot;dropping-particle&quot;:&quot;&quot;,&quot;non-dropping-particle&quot;:&quot;&quot;},{&quot;family&quot;:&quot;Maruo&quot;,&quot;given&quot;:&quot;Kouji&quot;,&quot;parse-names&quot;:false,&quot;dropping-particle&quot;:&quot;&quot;,&quot;non-dropping-particle&quot;:&quot;&quot;},{&quot;family&quot;:&quot;Kimura&quot;,&quot;given&quot;:&quot;Tohru&quot;,&quot;parse-names&quot;:false,&quot;dropping-particle&quot;:&quot;&quot;,&quot;non-dropping-particle&quot;:&quot;&quot;},{&quot;family&quot;:&quot;Masegi&quot;,&quot;given&quot;:&quot;Toshiaki&quot;,&quot;parse-names&quot;:false,&quot;dropping-particle&quot;:&quot;&quot;,&quot;non-dropping-particle&quot;:&quot;&quot;},{&quot;family&quot;:&quot;Yanai&quot;,&quot;given&quot;:&quot;Tokuma&quot;,&quot;parse-names&quot;:false,&quot;dropping-particle&quot;:&quot;&quot;,&quot;non-dropping-particle&quot;:&quot;&quot;}],&quot;container-title&quot;:&quot;BMC Cancer&quot;,&quot;container-title-short&quot;:&quot;BMC Cancer&quot;,&quot;accessed&quot;:{&quot;date-parts&quot;:[[2025,5,11]]},&quot;DOI&quot;:&quot;10.1186/1471-2407-9-363,&quot;,&quot;ISSN&quot;:&quot;14712407&quot;,&quot;PMID&quot;:&quot;19825192&quot;,&quot;URL&quot;:&quot;https://pubmed.ncbi.nlm.nih.gov/19825192/&quot;,&quot;issued&quot;:{&quot;date-parts&quot;:[[2009,10,14]]},&quot;page&quot;:&quot;363&quot;,&quot;abstract&quot;:&quot;Background: Human hemangiosarcoma (HSA) tends to have a poor prognosis; its tumorigenesis has not been elucidated, as there is a dearth of HSA clinical specimens and no experimental model for HSA. However, the incidence of spontaneous HSA is relatively high in canines; therefore, canine HSA has been useful in the study of human HSA. Recently, the production of angiogenic growth factors and their receptors in human and canine HSA has been reported. Moreover, the growth-factor environment of HSA is very similar to that of pathophysiological angiogenesis, which some homeobox genes regulate in the transcription of angiogenic molecules. In the present study, we established 6 xenograft canine HSA tumors and detected the expression of growth factors, their receptors, and angiogenic homeobox genes. Methods: Six primary canine HSAs were xenografted to nude mice subcutaneously and serially transplanted. Subsequently, the expressions of vascular endothelial growth factor (VEGF)-A, basic fibroblast growth factors (bFGF), flt-1 and flk-1 (receptors of VEGF-A), FGFR-1, and angiogenic homeobox genes HoxA9, HoxB3, HoxB7, HoxD3, Pbx1, and Meis1 were investigated in original and xenograft tumors by histopathology, immunostaining, and reverse transcription polymerase chain reaction (RT-PCR), using canine-specific primer sets. Results: Histopathologically, xenograft tumors comprised a proliferation of neoplastic cells that were varied in shape, from spindle-shaped and polygonal to ovoid; some vascular-like structures and vascular clefts of channels were observed, similar to those in the original tumors. The expression of endothelial markers (CD31 and vWF) was detected in xenograft tumors by immunohistochemistry and RT-PCR. Moreover, the expression of VEGF-A, bFGF, flt-1, flk-1, FGFR-1, HoxA9, HoxB3, HoxB7, HoxD3, Pbx1, and Meis1 was detected in xenograft tumors. Interestingly, expressions of bFGF tended to be higher in 3 of the xenograft HSA tumors than in the other tumors. Conclusion: We established 6 xenograft canine HSA tumors in nude mice and found that the expressions of angiogenic growth factors and their receptors in xenograft HSAs were similar to those in spontaneous HSA. Furthermore, we detected the expression of angiogenic homeobox genes; therefore, xenograft models may be useful in analyzing malignant growth in HSA. © 2009 Kodama et al; licensee BioMed Central Ltd.&quot;,&quot;publisher&quot;:&quot;BioMed Central Ltd.&quot;,&quot;volume&quot;:&quot;9&quot;},&quot;isTemporary&quot;:false}]},{&quot;citationID&quot;:&quot;MENDELEY_CITATION_9951eaa0-b095-4fa2-af1f-031380232056&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OTk1MWVhYTAtYjA5NS00ZmEyLWFmMWYtMDMxMzgwMjMyMDU2IiwicHJvcGVydGllcyI6eyJub3RlSW5kZXgiOjB9LCJpc0VkaXRlZCI6ZmFsc2UsIm1hbnVhbE92ZXJyaWRlIjp7ImlzTWFudWFsbHlPdmVycmlkZGVuIjpmYWxzZSwiY2l0ZXByb2NUZXh0IjoiPHN1cD41Mjwvc3VwPi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&quot;,&quot;citationItems&quot;:[{&quot;id&quot;:&quot;bb4dcb5d-b01e-3581-be37-6c29ea17670d&quot;,&quot;itemData&quot;:{&quot;type&quot;:&quot;article-journal&quot;,&quot;id&quot;:&quot;bb4dcb5d-b01e-3581-be37-6c29ea17670d&quot;,&quot;title&quot;:&quot;Genomic landscape and preclinical models of angiosarcoma&quot;,&quot;author&quot;:[{&quot;family&quot;:&quot;Benton&quot;,&quot;given&quot;:&quot;Annaleigh&quot;,&quot;parse-names&quot;:false,&quot;dropping-particle&quot;:&quot;&quot;,&quot;non-dropping-particle&quot;:&quot;&quot;},{&quot;family&quot;:&quot;Liu&quot;,&quot;given&quot;:&quot;Bozhi&quot;,&quot;parse-names&quot;:false,&quot;dropping-particle&quot;:&quot;&quot;,&quot;non-dropping-particle&quot;:&quot;&quot;},{&quot;family&quot;:&quot;Gartenhaus&quot;,&quot;given&quot;:&quot;Lauren E.&quot;,&quot;parse-names&quot;:false,&quot;dropping-particle&quot;:&quot;&quot;,&quot;non-dropping-particle&quot;:&quot;&quot;},{&quot;family&quot;:&quot;Hanna&quot;,&quot;given&quot;:&quot;Jason A.&quot;,&quot;parse-names&quot;:false,&quot;dropping-particle&quot;:&quot;&quot;,&quot;non-dropping-particle&quot;:&quot;&quot;}],&quot;container-title&quot;:&quot;Molecular Oncology&quot;,&quot;container-title-short&quot;:&quot;Mol Oncol&quot;,&quot;accessed&quot;:{&quot;date-parts&quot;:[[2025,5,11]]},&quot;DOI&quot;:&quot;10.1002/1878-0261.13744&quot;,&quot;ISSN&quot;:&quot;18780261&quot;,&quot;PMID&quot;:&quot;39367667&quot;,&quot;URL&quot;:&quot;https://pmc.ncbi.nlm.nih.gov/articles/PMC11977660/&quot;,&quot;issued&quot;:{&quot;date-parts&quot;:[[2024,4,1]]},&quot;page&quot;:&quot;965&quot;,&quot;abstract&quot;:&quot;Angiosarcoma is a cancer that develops in blood or lymphatic vessels that presents a significant clinical challenge due to its rarity and aggressive features. Clinical outcomes have not improved in decades, highlighting a need for innovative therapeutic strategies to treat the disease. Genetically, angiosarcomas exhibit high heterogeneity and complexity with many recurrent mutations. However, recent studies have identified some common features within anatomic and molecular subgroups. To identify potential therapeutic vulnerabilities, it is essential to understand and integrate the mutational landscape of angiosarcoma with the models that exist to study the disease. In this review, we will summarize the insights gained from reported genomic alterations in molecular and anatomic subtypes of angiosarcoma, discuss several potential actionable targets, and highlight the preclinical disease models available in the field.&quot;,&quot;publisher&quot;:&quot;John Wiley and Sons Ltd&quot;,&quot;issue&quot;:&quot;4&quot;,&quot;volume&quot;:&quot;19&quot;},&quot;isTemporary&quot;:false}]},{&quot;citationID&quot;:&quot;MENDELEY_CITATION_b68ddc42-d603-4e60-99c2-c935d16cfb98&quot;,&quot;properties&quot;:{&quot;noteIndex&quot;:0},&quot;isEdited&quot;:false,&quot;manualOverride&quot;:{&quot;isManuallyOverridden&quot;:false,&quot;citeprocText&quot;:&quot;&lt;sup&gt;53,54&lt;/sup&gt;&quot;,&quot;manualOverrideText&quot;:&quot;&quot;},&quot;citationTag&quot;:&quot;MENDELEY_CITATION_v3_eyJjaXRhdGlvbklEIjoiTUVOREVMRVlfQ0lUQVRJT05fYjY4ZGRjNDItZDYwMy00ZTYwLTk5YzItYzkzNWQxNmNmYjk4IiwicHJvcGVydGllcyI6eyJub3RlSW5kZXgiOjB9LCJpc0VkaXRlZCI6ZmFsc2UsIm1hbnVhbE92ZXJyaWRlIjp7ImlzTWFudWFsbHlPdmVycmlkZGVuIjpmYWxzZSwiY2l0ZXByb2NUZXh0IjoiPHN1cD41Myw1NDwvc3VwPi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&quot;,&quot;citationItems&quot;:[{&quot;id&quot;:&quot;6efca42a-10da-3358-b606-aa99c99f6ba5&quot;,&quot;itemData&quot;:{&quot;type&quot;:&quot;article-journal&quot;,&quot;id&quot;:&quot;6efca42a-10da-3358-b606-aa99c99f6ba5&quot;,&quot;title&quot;:&quot;Critical roles of miR-21 in promotions angiogenesis: friend or foe?&quot;,&quot;author&quot;:[{&quot;family&quot;:&quot;Saadh&quot;,&quot;given&quot;:&quot;Mohamed J.&quot;,&quot;parse-names&quot;:false,&quot;dropping-particle&quot;:&quot;&quot;,&quot;non-dropping-particle&quot;:&quot;&quot;},{&quot;family&quot;:&quot;Jasim&quot;,&quot;given&quot;:&quot;Nisreen Yasir&quot;,&quot;parse-names&quot;:false,&quot;dropping-particle&quot;:&quot;&quot;,&quot;non-dropping-particle&quot;:&quot;&quot;},{&quot;family&quot;:&quot;Ahmed&quot;,&quot;given&quot;:&quot;Mareb Hamed&quot;,&quot;parse-names&quot;:false,&quot;dropping-particle&quot;:&quot;&quot;,&quot;non-dropping-particle&quot;:&quot;&quot;},{&quot;family&quot;:&quot;Ballal&quot;,&quot;given&quot;:&quot;Suhas&quot;,&quot;parse-names&quot;:false,&quot;dropping-particle&quot;:&quot;&quot;,&quot;non-dropping-particle&quot;:&quot;&quot;},{&quot;family&quot;:&quot;Kumar&quot;,&quot;given&quot;:&quot;Abhishek&quot;,&quot;parse-names&quot;:false,&quot;dropping-particle&quot;:&quot;&quot;,&quot;non-dropping-particle&quot;:&quot;&quot;},{&quot;family&quot;:&quot;Atteri&quot;,&quot;given&quot;:&quot;Shikha&quot;,&quot;parse-names&quot;:false,&quot;dropping-particle&quot;:&quot;&quot;,&quot;non-dropping-particle&quot;:&quot;&quot;},{&quot;family&quot;:&quot;Vashishth&quot;,&quot;given&quot;:&quot;Raghav&quot;,&quot;parse-names&quot;:false,&quot;dropping-particle&quot;:&quot;&quot;,&quot;non-dropping-particle&quot;:&quot;&quot;},{&quot;family&quot;:&quot;Rizaev&quot;,&quot;given&quot;:&quot;Jasur&quot;,&quot;parse-names&quot;:false,&quot;dropping-particle&quot;:&quot;&quot;,&quot;non-dropping-particle&quot;:&quot;&quot;},{&quot;family&quot;:&quot;Alhili&quot;,&quot;given&quot;:&quot;Ahmed&quot;,&quot;parse-names&quot;:false,&quot;dropping-particle&quot;:&quot;&quot;,&quot;non-dropping-particle&quot;:&quot;&quot;},{&quot;family&quot;:&quot;Jawad&quot;,&quot;given&quot;:&quot;Mahmood Jasem&quot;,&quot;parse-names&quot;:false,&quot;dropping-particle&quot;:&quot;&quot;,&quot;non-dropping-particle&quot;:&quot;&quot;},{&quot;family&quot;:&quot;Yazdi&quot;,&quot;given&quot;:&quot;Farzaneh&quot;,&quot;parse-names&quot;:false,&quot;dropping-particle&quot;:&quot;&quot;,&quot;non-dropping-particle&quot;:&quot;&quot;},{&quot;family&quot;:&quot;Salajegheh&quot;,&quot;given&quot;:&quot;Amirali&quot;,&quot;parse-names&quot;:false,&quot;dropping-particle&quot;:&quot;&quot;,&quot;non-dropping-particle&quot;:&quot;&quot;},{&quot;family&quot;:&quot;Akhavan-Sigari&quot;,&quot;given&quot;:&quot;Reza&quot;,&quot;parse-names&quot;:false,&quot;dropping-particle&quot;:&quot;&quot;,&quot;non-dropping-particle&quot;:&quot;&quot;}],&quot;container-title&quot;:&quot;Clinical and Experimental Medicine 2025 25:1&quot;,&quot;accessed&quot;:{&quot;date-parts&quot;:[[2025,5,11]]},&quot;DOI&quot;:&quot;10.1007/S10238-025-01600-7&quot;,&quot;ISBN&quot;:&quot;0123456789&quot;,&quot;ISSN&quot;:&quot;1591-9528&quot;,&quot;URL&quot;:&quot;https://link.springer.com/article/10.1007/s10238-025-01600-7&quot;,&quot;issued&quot;:{&quot;date-parts&quot;:[[2025,2,25]]},&quot;page&quot;:&quot;1-23&quot;,&quot;abstract&quot;:&quot;MiRNAs are small RNA strands that are managed following transcription and are of substantial importance in blood vessel formation. It is essential to oversee the growth, differentiation, death, movement and construction of tubes by angiogenesis-affiliated cells. If miRNAs are not correctly regulated in regard to angiogenesis, it can deteriorate the health and lead to various illnesses, which include cancer, cardiovascular disorder, critical limb ischemia, Crohn’s disease, ocular diseases, diabetic microvascular complications, and more. Consequently, it is vital to understand the crucial part that miRNAs play in the development of blood vessels, so we can develop reliable treatment plans for vascular diseases. This write-up will assess the critical role of miR-21/exosomal miR-21 in managing angiogenesis associated with bone growth, wound recovery, and other pathological conditions like tumor growth, ocular illnesses, diabetes, and other diseases connected to formation of blood vessels. Previous investigations have demonstrated that miR-21 is present at higher amounts in certain cancerous cells, and it influences a multitude of genes that moderate the increased creation of blood vessels. Furthermore, studies demonstrated that exosomal miR-21 has the capacity to interact with endothelial cells to foster tumor angiogenesis. For that reason, this review explains the critical importance of miR-21/exosomal miR-21 in managing both healthy and diseased states of angiogenesis.&quot;,&quot;publisher&quot;:&quot;Springer&quot;,&quot;issue&quot;:&quot;1&quot;,&quot;volume&quot;:&quot;25&quot;,&quot;container-title-short&quot;:&quot;&quot;},&quot;isTemporary&quot;:false},{&quot;id&quot;:&quot;538076a6-5fa0-399e-adbb-24a518f39011&quot;,&quot;itemData&quot;:{&quot;type&quot;:&quot;article-journal&quot;,&quot;id&quot;:&quot;538076a6-5fa0-399e-adbb-24a518f39011&quot;,&quot;title&quot;:&quot;Exosome circATP8A1 induces macrophage M2 polarization by regulating the miR-1-3p/STAT6 axis to promote gastric cancer progression&quot;,&quot;author&quot;:[{&quot;family&quot;:&quot;Deng&quot;,&quot;given&quot;:&quot;Cuncan&quot;,&quot;parse-names&quot;:false,&quot;dropping-particle&quot;:&quot;&quot;,&quot;non-dropping-particle&quot;:&quot;&quot;},{&quot;family&quot;:&quot;Huo&quot;,&quot;given&quot;:&quot;Mingyu&quot;,&quot;parse-names&quot;:false,&quot;dropping-particle&quot;:&quot;&quot;,&quot;non-dropping-particle&quot;:&quot;&quot;},{&quot;family&quot;:&quot;Chu&quot;,&quot;given&quot;:&quot;Hongwu&quot;,&quot;parse-names&quot;:false,&quot;dropping-particle&quot;:&quot;&quot;,&quot;non-dropping-particle&quot;:&quot;&quot;},{&quot;family&quot;:&quot;Zhuang&quot;,&quot;given&quot;:&quot;Xiaomei&quot;,&quot;parse-names&quot;:false,&quot;dropping-particle&quot;:&quot;&quot;,&quot;non-dropping-particle&quot;:&quot;&quot;},{&quot;family&quot;:&quot;Deng&quot;,&quot;given&quot;:&quot;Guofei&quot;,&quot;parse-names&quot;:false,&quot;dropping-particle&quot;:&quot;&quot;,&quot;non-dropping-particle&quot;:&quot;&quot;},{&quot;family&quot;:&quot;Li&quot;,&quot;given&quot;:&quot;Wenchao&quot;,&quot;parse-names&quot;:false,&quot;dropping-particle&quot;:&quot;&quot;,&quot;non-dropping-particle&quot;:&quot;&quot;},{&quot;family&quot;:&quot;Wei&quot;,&quot;given&quot;:&quot;Hongfa&quot;,&quot;parse-names&quot;:false,&quot;dropping-particle&quot;:&quot;&quot;,&quot;non-dropping-particle&quot;:&quot;&quot;},{&quot;family&quot;:&quot;Zeng&quot;,&quot;given&quot;:&quot;Leli&quot;,&quot;parse-names&quot;:false,&quot;dropping-particle&quot;:&quot;&quot;,&quot;non-dropping-particle&quot;:&quot;&quot;},{&quot;family&quot;:&quot;He&quot;,&quot;given&quot;:&quot;Yulong&quot;,&quot;parse-names&quot;:false,&quot;dropping-particle&quot;:&quot;&quot;,&quot;non-dropping-particle&quot;:&quot;&quot;},{&quot;family&quot;:&quot;Liu&quot;,&quot;given&quot;:&quot;Huashan&quot;,&quot;parse-names&quot;:false,&quot;dropping-particle&quot;:&quot;&quot;,&quot;non-dropping-particle&quot;:&quot;&quot;},{&quot;family&quot;:&quot;Li&quot;,&quot;given&quot;:&quot;Jia&quot;,&quot;parse-names&quot;:false,&quot;dropping-particle&quot;:&quot;&quot;,&quot;non-dropping-particle&quot;:&quot;&quot;},{&quot;family&quot;:&quot;Zhang&quot;,&quot;given&quot;:&quot;Changhua&quot;,&quot;parse-names&quot;:false,&quot;dropping-particle&quot;:&quot;&quot;,&quot;non-dropping-particle&quot;:&quot;&quot;},{&quot;family&quot;:&quot;Chen&quot;,&quot;given&quot;:&quot;Hengxing&quot;,&quot;parse-names&quot;:false,&quot;dropping-particle&quot;:&quot;&quot;,&quot;non-dropping-particle&quot;:&quot;&quot;}],&quot;container-title&quot;:&quot;Molecular Cancer&quot;,&quot;container-title-short&quot;:&quot;Mol Cancer&quot;,&quot;accessed&quot;:{&quot;date-parts&quot;:[[2025,5,11]]},&quot;DOI&quot;:&quot;10.1186/S12943-024-01966-4/FIGURES/8&quot;,&quot;ISSN&quot;:&quot;14764598&quot;,&quot;PMID&quot;:&quot;38459596&quot;,&quot;URL&quot;:&quot;https://molecular-cancer.biomedcentral.com/articles/10.1186/s12943-024-01966-4&quot;,&quot;issued&quot;:{&quot;date-parts&quot;:[[2024,12,1]]},&quot;page&quot;:&quot;1-19&quot;,&quot;abstract&quot;:&quot;Circular RNAs (circRNAs) play important roles in gastric cancer progression but the regulatory role of circRNAs in controlling macrophage function remains elusive. Exosomes serve as cargo for circRNAs and play a crucial role as mediators in facilitating communication between cancer cells and the tumor microenvironment. In this study, we found that circATP8A1, a previously unreported circular RNA, is highly expressed in both gastric cancer tissues and exosomes derived from plasma. Increased circATP8A1 was associated with advanced TNM stage and worse prognosis in patients with gastric cancer. We showed that the circATP8A1 knockdown significantly inhibited gastric cancer proliferation and invasion in vitro and in vivo. Functionally, exosome circATP8A1 induced the M2 polarization of macrophages through the STAT6 pathway instead of the STAT3 pathway. Mechanistically, circATP8A1 was shown to activate the STAT6 pathway through competitive binding to miR-1-3p, as confirmed by Fluorescence In Situ Hybridization (FISH), RNA immunoprecipitation, RNA pulldown, and Luciferase reporter assays. The reversal of circATP8A1-induced STAT6 pathway activation and macrophage polarization was observed upon blocking miR-1-3p. Macrophages treated with exosomes from gastric cancer cells overexpressing circATP8A1 were able to promote gastric cancer migration, while knockdown of circATP8A1 reversed these effects in vivo. In summary, exosome-derived circATP8A1 from gastric cancer cells induce macrophages M2 polarization via the circATP8A1/miR-1-3p/STAT6 axis, and tumor progression. Our results highlight circATP8A1 as a potential prognostic biomarker and therapeutic target in gastric cancer.&quot;,&quot;publisher&quot;:&quot;BioMed Central Ltd&quot;,&quot;issue&quot;:&quot;1&quot;,&quot;volume&quot;:&quot;23&quot;},&quot;isTemporary&quot;:false}]},{&quot;citationID&quot;:&quot;MENDELEY_CITATION_375f2e9b-250d-46a7-90d9-1f573a8758cc&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Mzc1ZjJlOWItMjUwZC00NmE3LTkwZDktMWY1NzNhODc1OGNjIiwicHJvcGVydGllcyI6eyJub3RlSW5kZXgiOjB9LCJpc0VkaXRlZCI6ZmFsc2UsIm1hbnVhbE92ZXJyaWRlIjp7ImlzTWFudWFsbHlPdmVycmlkZGVuIjpmYWxzZSwiY2l0ZXByb2NUZXh0IjoiPHN1cD4yOTwvc3VwPi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&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citationID&quot;:&quot;MENDELEY_CITATION_b41e62e4-4d4b-47a5-b76c-430f93865592&quot;,&quot;properties&quot;:{&quot;noteIndex&quot;:0},&quot;isEdited&quot;:false,&quot;manualOverride&quot;:{&quot;isManuallyOverridden&quot;:false,&quot;citeprocText&quot;:&quot;&lt;sup&gt;55,56&lt;/sup&gt;&quot;,&quot;manualOverrideText&quot;:&quot;&quot;},&quot;citationTag&quot;:&quot;MENDELEY_CITATION_v3_eyJjaXRhdGlvbklEIjoiTUVOREVMRVlfQ0lUQVRJT05fYjQxZTYyZTQtNGQ0Yi00N2E1LWI3NmMtNDMwZjkzODY1NTkyIiwicHJvcGVydGllcyI6eyJub3RlSW5kZXgiOjB9LCJpc0VkaXRlZCI6ZmFsc2UsIm1hbnVhbE92ZXJyaWRlIjp7ImlzTWFudWFsbHlPdmVycmlkZGVuIjpmYWxzZSwiY2l0ZXByb2NUZXh0IjoiPHN1cD41NSw1Njwvc3VwPi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quot;,&quot;citationItems&quot;:[{&quot;id&quot;:&quot;6c91cebb-9cdf-3823-817d-89db4adfad59&quot;,&quot;itemData&quot;:{&quot;type&quot;:&quot;article-journal&quot;,&quot;id&quot;:&quot;6c91cebb-9cdf-3823-817d-89db4adfad59&quot;,&quot;title&quot;:&quot;Histiocytic Sarcoma&quot;,&quot;author&quot;:[{&quot;family&quot;:&quot;Hung&quot;,&quot;given&quot;:&quot;Yin P.&quot;,&quot;parse-names&quot;:false,&quot;dropping-particle&quot;:&quot;&quot;,&quot;non-dropping-particle&quot;:&quot;&quot;},{&quot;family&quot;:&quot;Qian&quot;,&quot;given&quot;:&quot;Xiaohua&quot;,&quot;parse-names&quot;:false,&quot;dropping-particle&quot;:&quot;&quot;,&quot;non-dropping-particle&quot;:&quot;&quot;}],&quot;container-title&quot;:&quot;Archives of pathology &amp; laboratory medicine&quot;,&quot;container-title-short&quot;:&quot;Arch Pathol Lab Med&quot;,&quot;accessed&quot;:{&quot;date-parts&quot;:[[2024,10,13]]},&quot;DOI&quot;:&quot;10.5858/ARPA.2018-0349-RS&quot;,&quot;ISSN&quot;:&quot;1543-2165&quot;,&quot;PMID&quot;:&quot;31070934&quot;,&quot;URL&quot;:&quot;https://pubmed.ncbi.nlm.nih.gov/31070934/&quot;,&quot;issued&quot;:{&quot;date-parts&quot;:[[2020,5,1]]},&quot;page&quot;:&quot;650-654&quot;,&quot;abstract&quot;:&quot;Histiocytic sarcoma, a rare malignant neoplasm showing morphologic and immunophenotypic features of histiocytes, is characterized typically by extranodal presentation and a dismal clinical course, particularly in patients with disseminated disease. A history of hematolymphoid disorder can be identified in a subset of patients, suggesting transdifferentiation of a preexisting hematolymphoid neoplasm in its pathogenesis. The differential diagnosis of histiocytic sarcoma includes various lymphomas, other histiocytic and dendritic cell neoplasms, carcinomas, melanomas, and pleomorphic sarcomas. Given its rarity and histologic overlap with diverse mimics, the diagnosis of histiocytic sarcoma can be extremely challenging. Recognition of morphologic clues, as well as judicious application of immunohistochemical markers to confirm its histiocytic lineage and to exclude mimics, is crucial for the diagnosis. Recent molecular studies by targeted next-generation sequencing identified recurrent alterations in the mitogen-activated protein (MAP) kinase pathway and chromatin regulators in the pathogenesis of histiocytic sarcoma and may suggest possible therapeutic targets.&quot;,&quot;publisher&quot;:&quot;Arch Pathol Lab Med&quot;,&quot;issue&quot;:&quot;5&quot;,&quot;volume&quot;:&quot;144&quot;},&quot;isTemporary&quot;:false},{&quot;id&quot;:&quot;5db6649a-5dd3-3b4c-a16f-ad79963e6495&quot;,&quot;itemData&quot;:{&quot;type&quot;:&quot;article-journal&quot;,&quot;id&quot;:&quot;5db6649a-5dd3-3b4c-a16f-ad79963e6495&quot;,&quot;title&quot;:&quot;Histiocytic Diseases&quot;,&quot;author&quot;:[{&quot;family&quot;:&quot;Moore&quot;,&quot;given&quot;:&quot;Peter F.&quot;,&quot;parse-names&quot;:false,&quot;dropping-particle&quot;:&quot;&quot;,&quot;non-dropping-particle&quot;:&quot;&quot;}],&quot;container-title&quot;:&quot;The Veterinary clinics of North America. Small animal practice&quot;,&quot;container-title-short&quot;:&quot;Vet Clin North Am Small Anim Pract&quot;,&quot;accessed&quot;:{&quot;date-parts&quot;:[[2024,10,13]]},&quot;DOI&quot;:&quot;10.1016/J.CVSM.2022.07.010&quot;,&quot;ISSN&quot;:&quot;1878-1306&quot;,&quot;PMID&quot;:&quot;36270835&quot;,&quot;URL&quot;:&quot;https://pubmed.ncbi.nlm.nih.gov/36270835/&quot;,&quot;issued&quot;:{&quot;date-parts&quot;:[[2023,1,1]]},&quot;page&quot;:&quot;121-140&quot;,&quot;publisher&quot;:&quot;Vet Clin North Am Small Anim Pract&quot;,&quot;issue&quot;:&quot;1&quot;,&quot;volume&quot;:&quot;53&quot;},&quot;isTemporary&quot;:false}]},{&quot;citationID&quot;:&quot;MENDELEY_CITATION_d0d830c1-23b2-49d2-9f0d-bba8bd76fbb0&quot;,&quot;properties&quot;:{&quot;noteIndex&quot;:0},&quot;isEdited&quot;:false,&quot;manualOverride&quot;:{&quot;isManuallyOverridden&quot;:false,&quot;citeprocText&quot;:&quot;&lt;sup&gt;57&lt;/sup&gt;&quot;,&quot;manualOverrideText&quot;:&quot;&quot;},&quot;citationTag&quot;:&quot;MENDELEY_CITATION_v3_eyJjaXRhdGlvbklEIjoiTUVOREVMRVlfQ0lUQVRJT05fZDBkODMwYzEtMjNiMi00OWQyLTlmMGQtYmJhOGJkNzZmYmIwIiwicHJvcGVydGllcyI6eyJub3RlSW5kZXgiOjB9LCJpc0VkaXRlZCI6ZmFsc2UsIm1hbnVhbE92ZXJyaWRlIjp7ImlzTWFudWFsbHlPdmVycmlkZGVuIjpmYWxzZSwiY2l0ZXByb2NUZXh0IjoiPHN1cD41Nzwvc3VwPi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&quot;,&quot;citationItems&quot;:[{&quot;id&quot;:&quot;d9678e1a-1837-343b-9811-7ffa2b70a958&quot;,&quot;itemData&quot;:{&quot;type&quot;:&quot;article-journal&quot;,&quot;id&quot;:&quot;d9678e1a-1837-343b-9811-7ffa2b70a958&quot;,&quot;title&quot;:&quot;CCR5 is a required signaling receptor for macrophage expression of inflammatory genes in response to viral double-stranded RNA&quot;,&quot;author&quot;:[{&quot;family&quot;:&quot;Shaheen&quot;,&quot;given&quot;:&quot;Zachary R.&quot;,&quot;parse-names&quot;:false,&quot;dropping-particle&quot;:&quot;&quot;,&quot;non-dropping-particle&quot;:&quot;&quot;},{&quot;family&quot;:&quot;Christmann&quot;,&quot;given&quot;:&quot;Benjamin S.&quot;,&quot;parse-names&quot;:false,&quot;dropping-particle&quot;:&quot;&quot;,&quot;non-dropping-particle&quot;:&quot;&quot;},{&quot;family&quot;:&quot;Stafford&quot;,&quot;given&quot;:&quot;Joshua D.&quot;,&quot;parse-names&quot;:false,&quot;dropping-particle&quot;:&quot;&quot;,&quot;non-dropping-particle&quot;:&quot;&quot;},{&quot;family&quot;:&quot;Moran&quot;,&quot;given&quot;:&quot;Jason M.&quot;,&quot;parse-names&quot;:false,&quot;dropping-particle&quot;:&quot;&quot;,&quot;non-dropping-particle&quot;:&quot;&quot;},{&quot;family&quot;:&quot;Buller&quot;,&quot;given&quot;:&quot;R. Mark L.&quot;,&quot;parse-names&quot;:false,&quot;dropping-particle&quot;:&quot;&quot;,&quot;non-dropping-particle&quot;:&quot;&quot;},{&quot;family&quot;:&quot;Corbett&quot;,&quot;given&quot;:&quot;John A.&quot;,&quot;parse-names&quot;:false,&quot;dropping-particle&quot;:&quot;&quot;,&quot;non-dropping-particle&quot;:&quot;&quot;}],&quot;container-title&quot;:&quot;American journal of physiology. Regulatory, integrative and comparative physiology&quot;,&quot;container-title-short&quot;:&quot;Am J Physiol Regul Integr Comp Physiol&quot;,&quot;accessed&quot;:{&quot;date-parts&quot;:[[2025,5,11]]},&quot;DOI&quot;:&quot;10.1152/AJPREGU.00019.2019,&quot;,&quot;ISSN&quot;:&quot;15221490&quot;,&quot;PMID&quot;:&quot;30811246&quot;,&quot;URL&quot;:&quot;https://pubmed.ncbi.nlm.nih.gov/30811246/&quot;,&quot;issued&quot;:{&quot;date-parts&quot;:[[2019,5,1]]},&quot;page&quot;:&quot;R525-R534&quot;,&quot;abstract&quot;:&quot;Double-stranded (ds) RNA, both synthetic and produced during virus replication, rapidly stimulates MAPK and NF-κB signaling that results in expression of the inflammatory genes inducible nitric oxide synthase, cyclooxygenase 2, and IL-1β by macrophages. Using biochemical and genetic approaches, we have identified the chemokine ligand-binding C-C chemokine receptor type 5 (CCR5) as a cell surface signaling receptor required for macrophage expression of inflammatory genes in response to dsRNA. Activation of macrophages by synthetic dsRNA does not require known dsRNA receptors, as poly(inosinic:cytidylic) acid [poly(I:C)] activates signaling pathways leading to expression of inflammatory genes to similar levels in wild-type and Toll-like receptor 3- or melanoma differentiation antigen 5-deficient macrophages. In contrast, macrophage activation in response to poly(I:C) is attenuated in macrophages isolated from mice lacking CCR5. These findings support a role for CCR5 as a cell surface signaling receptor that participates in activation of inflammatory genes in macrophages in response to the viral dsRNA mimetic poly(inosinic:cytidylic) acid by pathways that are distinct from classical dsRNA receptor-mediated responses.&quot;,&quot;publisher&quot;:&quot;NLM (Medline)&quot;,&quot;issue&quot;:&quot;5&quot;,&quot;volume&quot;:&quot;316&quot;},&quot;isTemporary&quot;:false}]},{&quot;citationID&quot;:&quot;MENDELEY_CITATION_f818896e-3fae-4c05-a762-20ef3e4190e5&quot;,&quot;properties&quot;:{&quot;noteIndex&quot;:0},&quot;isEdited&quot;:false,&quot;manualOverride&quot;:{&quot;isManuallyOverridden&quot;:false,&quot;citeprocText&quot;:&quot;&lt;sup&gt;39,47&lt;/sup&gt;&quot;,&quot;manualOverrideText&quot;:&quot;&quot;},&quot;citationTag&quot;:&quot;MENDELEY_CITATION_v3_eyJjaXRhdGlvbklEIjoiTUVOREVMRVlfQ0lUQVRJT05fZjgxODg5NmUtM2ZhZS00YzA1LWE3NjItMjBlZjNlNDE5MGU1IiwicHJvcGVydGllcyI6eyJub3RlSW5kZXgiOjB9LCJpc0VkaXRlZCI6ZmFsc2UsIm1hbnVhbE92ZXJyaWRlIjp7ImlzTWFudWFsbHlPdmVycmlkZGVuIjpmYWxzZSwiY2l0ZXByb2NUZXh0IjoiPHN1cD4zOSw0Nz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&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id&quot;:&quot;925b46af-b267-30e4-82c3-f83cf746fb10&quot;,&quot;itemData&quot;:{&quot;type&quot;:&quot;article-journal&quot;,&quot;id&quot;:&quot;925b46af-b267-30e4-82c3-f83cf746fb10&quot;,&quot;title&quot;:&quot;TNF- α Autocrine Feedback Loops in Human Monocytes: The Pro- and Anti-Inflammatory Roles of the TNF- α Receptors Support the Concept of Selective TNFR1 Blockade in Vivo&quot;,&quot;author&quot;:[{&quot;family&quot;:&quot;Gane&quot;,&quot;given&quot;:&quot;Jennie M.&quot;,&quot;parse-names&quot;:false,&quot;dropping-particle&quot;:&quot;&quot;,&quot;non-dropping-particle&quot;:&quot;&quot;},{&quot;family&quot;:&quot;Stockley&quot;,&quot;given&quot;:&quot;Robert A.&quot;,&quot;parse-names&quot;:false,&quot;dropping-particle&quot;:&quot;&quot;,&quot;non-dropping-particle&quot;:&quot;&quot;},{&quot;family&quot;:&quot;Sapey&quot;,&quot;given&quot;:&quot;Elizabeth&quot;,&quot;parse-names&quot;:false,&quot;dropping-particle&quot;:&quot;&quot;,&quot;non-dropping-particle&quot;:&quot;&quot;}],&quot;container-title&quot;:&quot;Journal of Immunology Research&quot;,&quot;container-title-short&quot;:&quot;J Immunol Res&quot;,&quot;accessed&quot;:{&quot;date-parts&quot;:[[2025,5,11]]},&quot;DOI&quot;:&quot;10.1155/2016/1079851,&quot;,&quot;ISSN&quot;:&quot;23147156&quot;,&quot;PMID&quot;:&quot;27747245&quot;,&quot;URL&quot;:&quot;https://pubmed.ncbi.nlm.nih.gov/27747245/&quot;,&quot;issued&quot;:{&quot;date-parts&quot;:[[2016]]},&quot;abstract&quot;:&quot;Selective TNFR1 blockade in inflammatory diseases is emerging as a clinical strategy. We studied the roles of the two TNF-α receptors, TNFR1 and TNFR2, in human monocytes, the principal producer of TNF-α and central to many TNF-α driven diseases. We hypothesised that TNF-α has pro- and anti-inflammatory effects on monocytes, occurring differentially via TNFR1 and TNFR2. Monocytes were isolated from healthy human subjects and exposed to LPS, plus/minus the addition of blocking antibodies to TNF-α or its receptors. Pro- and anti-inflammatory cytokine production was quantified using real-time PCR and ELISAs. Cell surface expression of TNFR1/2 was measured by flow cytometry. We demonstrated that monocytes vary in the expression patterns of TNFR1 and TNFR2. Autocrine binding of TNF-α led to sustained upregulation of proinflammatory cytokines via TNFR1. In contrast, autocrine binding via TNFR2 upregulated the anti-inflammatory cytokine, IL-10, without proinflammatory effect. TNFR2 was responsible for binding soluble TNF-α secreted by monocytes, clearing the cytokine from the pericellular environment. TNFR1 blockade did not change the cell surface expression of TNFR2, leaving this receptor free to upregulate IL-10. These novel results support the concept of selective TNFR1 blockade in vivo in order that positive anti-inflammatory effects of TNF-α can be retained via TNFR2 ligation.&quot;,&quot;publisher&quot;:&quot;Hindawi Limited&quot;,&quot;volume&quot;:&quot;2016&quot;},&quot;isTemporary&quot;:false}]},{&quot;citationID&quot;:&quot;MENDELEY_CITATION_a6d8e4f6-17ca-43e2-8070-dfbcf1892fb9&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YTZkOGU0ZjYtMTdjYS00M2UyLTgwNzAtZGZiY2YxODkyZmI5IiwicHJvcGVydGllcyI6eyJub3RlSW5kZXgiOjB9LCJpc0VkaXRlZCI6ZmFsc2UsIm1hbnVhbE92ZXJyaWRlIjp7ImlzTWFudWFsbHlPdmVycmlkZGVuIjpmYWxzZSwiY2l0ZXByb2NUZXh0IjoiPHN1cD4zOTwvc3VwPi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4c6084d7-a8b1-4ae2-b77d-651c963d58f9&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GM2MDg0ZDctYThiMS00YWUyLWI3N2QtNjUxYzk2M2Q1OGY5IiwicHJvcGVydGllcyI6eyJub3RlSW5kZXgiOjB9LCJpc0VkaXRlZCI6ZmFsc2UsIm1hbnVhbE92ZXJyaWRlIjp7ImlzTWFudWFsbHlPdmVycmlkZGVuIjpmYWxzZSwiY2l0ZXByb2NUZXh0IjoiPHN1cD4zLDQ8L3N1cD4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&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c15018e6-cdc7-4027-ae08-cfe09991b85c&quot;,&quot;properties&quot;:{&quot;noteIndex&quot;:0},&quot;isEdited&quot;:false,&quot;manualOverride&quot;:{&quot;isManuallyOverridden&quot;:false,&quot;citeprocText&quot;:&quot;&lt;sup&gt;17–19&lt;/sup&gt;&quot;,&quot;manualOverrideText&quot;:&quot;&quot;},&quot;citationTag&quot;:&quot;MENDELEY_CITATION_v3_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&quot;,&quot;citationItems&quot;:[{&quot;id&quot;:&quot;e1f1813b-b8f2-33f1-8b6a-e7a902d7a98f&quot;,&quot;itemData&quot;:{&quot;type&quot;:&quot;article-journal&quot;,&quot;id&quot;:&quot;e1f1813b-b8f2-33f1-8b6a-e7a902d7a98f&quot;,&quot;title&quot;:&quot;Overview of immune system development in the dog: comparison with humans&quot;,&quot;author&quot;:[{&quot;family&quot;:&quot;Felsburg&quot;,&quot;given&quot;:&quot;Peter J.&quot;,&quot;parse-names&quot;:false,&quot;dropping-particle&quot;:&quot;&quot;,&quot;non-dropping-particle&quot;:&quot;&quot;}],&quot;container-title&quot;:&quot;http://dx.doi.org/10.1191/0960327102ht286oa&quot;,&quot;accessed&quot;:{&quot;date-parts&quot;:[[2024,12,4]]},&quot;DOI&quot;:&quot;10.1191/0960327102HT286OA&quot;,&quot;ISSN&quot;:&quot;09603271&quot;,&quot;PMID&quot;:&quot;12458905&quot;,&quot;URL&quot;:&quot;https://journals.sagepub.com/doi/10.1191/0960327102ht286oa?url_ver=Z39.88-2003&amp;rfr_id=ori%3Arid%3Acrossref.org&amp;rfr_dat=cr_pub++0pubmed&quot;,&quot;issued&quot;:{&quot;date-parts&quot;:[[2002,9,1]]},&quot;page&quot;:&quot;487-492&quot;,&quot;abstract&quot;:&quot;Dogs play an important role in toxicology because of their importance as a large animal, pre-clinical model for evaluating potential toxicity in human drug development including the effects of inve...&quot;,&quot;publisher&quot;:&quot;Sage PublicationsSage CA: Thousand Oaks, CA&quot;,&quot;issue&quot;:&quot;9-10&quot;,&quot;volume&quot;:&quot;21&quot;,&quot;container-title-short&quot;:&quot;&quot;},&quot;isTemporary&quot;:false},{&quot;id&quot;:&quot;3b5ad9d1-1035-34ec-9b37-12a5a4d0bc67&quot;,&quot;itemData&quot;:{&quot;type&quot;:&quot;article-journal&quot;,&quot;id&quot;:&quot;3b5ad9d1-1035-34ec-9b37-12a5a4d0bc67&quot;,&quot;title&quot;:&quot;Dogs as a Model for Cancer&quot;,&quot;author&quot;:[{&quot;family&quot;:&quot;Gardner&quot;,&quot;given&quot;:&quot;Heather L.&quot;,&quot;parse-names&quot;:false,&quot;dropping-particle&quot;:&quot;&quot;,&quot;non-dropping-particle&quot;:&quot;&quot;},{&quot;family&quot;:&quot;Fenger&quot;,&quot;given&quot;:&quot;Joelle M.&quot;,&quot;parse-names&quot;:false,&quot;dropping-particle&quot;:&quot;&quot;,&quot;non-dropping-particle&quot;:&quot;&quot;},{&quot;family&quot;:&quot;London&quot;,&quot;given&quot;:&quot;Cheryl A.&quot;,&quot;parse-names&quot;:false,&quot;dropping-particle&quot;:&quot;&quot;,&quot;non-dropping-particle&quot;:&quot;&quot;}],&quot;accessed&quot;:{&quot;date-parts&quot;:[[2023,8,16]]},&quot;ISSN&quot;:&quot;21658110&quot;,&quot;PMID&quot;:&quot;26566160&quot;,&quot;URL&quot;:&quot;https://pmc.ncbi.nlm.nih.gov/articles/PMC6314649/&quot;,&quot;volume&quot;:&quot;4&quot;,&quot;container-title-short&quot;:&quot;&quot;},&quot;isTemporary&quot;:false},{&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61366da7-59f1-4cee-9e61-d1f6ad230580&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&quot;,&quot;citationItems&quot;:[{&quot;id&quot;:&quot;8cff4fa9-412d-3119-adda-fe1f3a429c54&quot;,&quot;itemData&quot;:{&quot;type&quot;:&quot;article-journal&quot;,&quot;id&quot;:&quot;8cff4fa9-412d-3119-adda-fe1f3a429c54&quot;,&quot;title&quot;:&quot;The NCI-MATCH trial: Lessons for precision oncology&quot;,&quot;author&quot;:[{&quot;family&quot;:&quot;O’Dwyer&quot;,&quot;given&quot;:&quot;Peter J.&quot;,&quot;parse-names&quot;:false,&quot;dropping-particle&quot;:&quot;&quot;,&quot;non-dropping-particle&quot;:&quot;&quot;},{&quot;family&quot;:&quot;Gray&quot;,&quot;given&quot;:&quot;Robert J.&quot;,&quot;parse-names&quot;:false,&quot;dropping-particle&quot;:&quot;&quot;,&quot;non-dropping-particle&quot;:&quot;&quot;},{&quot;family&quot;:&quot;Flaherty&quot;,&quot;given&quot;:&quot;Keith T.&quot;,&quot;parse-names&quot;:false,&quot;dropping-particle&quot;:&quot;&quot;,&quot;non-dropping-particle&quot;:&quot;&quot;},{&quot;family&quot;:&quot;Chen&quot;,&quot;given&quot;:&quot;Alice P.&quot;,&quot;parse-names&quot;:false,&quot;dropping-particle&quot;:&quot;&quot;,&quot;non-dropping-particle&quot;:&quot;&quot;},{&quot;family&quot;:&quot;Li&quot;,&quot;given&quot;:&quot;Shuli&quot;,&quot;parse-names&quot;:false,&quot;dropping-particle&quot;:&quot;&quot;,&quot;non-dropping-particle&quot;:&quot;&quot;},{&quot;family&quot;:&quot;Wang&quot;,&quot;given&quot;:&quot;Victoria&quot;,&quot;parse-names&quot;:false,&quot;dropping-particle&quot;:&quot;&quot;,&quot;non-dropping-particle&quot;:&quot;&quot;},{&quot;family&quot;:&quot;McShane&quot;,&quot;given&quot;:&quot;Lisa M.&quot;,&quot;parse-names&quot;:false,&quot;dropping-particle&quot;:&quot;&quot;,&quot;non-dropping-particle&quot;:&quot;&quot;},{&quot;family&quot;:&quot;Patton&quot;,&quot;given&quot;:&quot;David R.&quot;,&quot;parse-names&quot;:false,&quot;dropping-particle&quot;:&quot;&quot;,&quot;non-dropping-particle&quot;:&quot;&quot;},{&quot;family&quot;:&quot;Tricoli&quot;,&quot;given&quot;:&quot;James&quot;,&quot;parse-names&quot;:false,&quot;dropping-particle&quot;:&quot;V.&quot;,&quot;non-dropping-particle&quot;:&quot;&quot;},{&quot;family&quot;:&quot;Williams&quot;,&quot;given&quot;:&quot;P. Mickey&quot;,&quot;parse-names&quot;:false,&quot;dropping-particle&quot;:&quot;&quot;,&quot;non-dropping-particle&quot;:&quot;&quot;},{&quot;family&quot;:&quot;Iafrate&quot;,&quot;given&quot;:&quot;A. John&quot;,&quot;parse-names&quot;:false,&quot;dropping-particle&quot;:&quot;&quot;,&quot;non-dropping-particle&quot;:&quot;&quot;},{&quot;family&quot;:&quot;Sklar&quot;,&quot;given&quot;:&quot;Jeffrey&quot;,&quot;parse-names&quot;:false,&quot;dropping-particle&quot;:&quot;&quot;,&quot;non-dropping-particle&quot;:&quot;&quot;},{&quot;family&quot;:&quot;Mitchell&quot;,&quot;given&quot;:&quot;Edith P.&quot;,&quot;parse-names&quot;:false,&quot;dropping-particle&quot;:&quot;&quot;,&quot;non-dropping-particle&quot;:&quot;&quot;},{&quot;family&quot;:&quot;Takebe&quot;,&quot;given&quot;:&quot;Naoko&quot;,&quot;parse-names&quot;:false,&quot;dropping-particle&quot;:&quot;&quot;,&quot;non-dropping-particle&quot;:&quot;&quot;},{&quot;family&quot;:&quot;Sims&quot;,&quot;given&quot;:&quot;David J.&quot;,&quot;parse-names&quot;:false,&quot;dropping-particle&quot;:&quot;&quot;,&quot;non-dropping-particle&quot;:&quot;&quot;},{&quot;family&quot;:&quot;Coffey&quot;,&quot;given&quot;:&quot;Brent&quot;,&quot;parse-names&quot;:false,&quot;dropping-particle&quot;:&quot;&quot;,&quot;non-dropping-particle&quot;:&quot;&quot;},{&quot;family&quot;:&quot;Fu&quot;,&quot;given&quot;:&quot;Tony&quot;,&quot;parse-names&quot;:false,&quot;dropping-particle&quot;:&quot;&quot;,&quot;non-dropping-particle&quot;:&quot;&quot;},{&quot;family&quot;:&quot;Routbort&quot;,&quot;given&quot;:&quot;Mark&quot;,&quot;parse-names&quot;:false,&quot;dropping-particle&quot;:&quot;&quot;,&quot;non-dropping-particle&quot;:&quot;&quot;},{&quot;family&quot;:&quot;Rubinstein&quot;,&quot;given&quot;:&quot;Larry&quot;,&quot;parse-names&quot;:false,&quot;dropping-particle&quot;:&quot;V.&quot;,&quot;non-dropping-particle&quot;:&quot;&quot;},{&quot;family&quot;:&quot;Little&quot;,&quot;given&quot;:&quot;Richard F.&quot;,&quot;parse-names&quot;:false,&quot;dropping-particle&quot;:&quot;&quot;,&quot;non-dropping-particle&quot;:&quot;&quot;},{&quot;family&quot;:&quot;Arteaga&quot;,&quot;given&quot;:&quot;Carlos L.&quot;,&quot;parse-names&quot;:false,&quot;dropping-particle&quot;:&quot;&quot;,&quot;non-dropping-particle&quot;:&quot;&quot;},{&quot;family&quot;:&quot;Marinucci&quot;,&quot;given&quot;:&quot;Donna&quot;,&quot;parse-names&quot;:false,&quot;dropping-particle&quot;:&quot;&quot;,&quot;non-dropping-particle&quot;:&quot;&quot;},{&quot;family&quot;:&quot;Hamilton&quot;,&quot;given&quot;:&quot;Stanley R.&quot;,&quot;parse-names&quot;:false,&quot;dropping-particle&quot;:&quot;&quot;,&quot;non-dropping-particle&quot;:&quot;&quot;},{&quot;family&quot;:&quot;Conley&quot;,&quot;given&quot;:&quot;Barbara A.&quot;,&quot;parse-names&quot;:false,&quot;dropping-particle&quot;:&quot;&quot;,&quot;non-dropping-particle&quot;:&quot;&quot;},{&quot;family&quot;:&quot;Harris&quot;,&quot;given&quot;:&quot;Lyndsay N.&quot;,&quot;parse-names&quot;:false,&quot;dropping-particle&quot;:&quot;&quot;,&quot;non-dropping-particle&quot;:&quot;&quot;},{&quot;family&quot;:&quot;Doroshow&quot;,&quot;given&quot;:&quot;James H.&quot;,&quot;parse-names&quot;:false,&quot;dropping-particle&quot;:&quot;&quot;,&quot;non-dropping-particle&quot;:&quot;&quot;}],&quot;container-title&quot;:&quot;Nature medicine&quot;,&quot;container-title-short&quot;:&quot;Nat Med&quot;,&quot;accessed&quot;:{&quot;date-parts&quot;:[[2024,12,4]]},&quot;DOI&quot;:&quot;10.1038/S41591-023-02379-4&quot;,&quot;ISSN&quot;:&quot;1546170X&quot;,&quot;PMID&quot;:&quot;37322121&quot;,&quot;URL&quot;:&quot;https://pmc.ncbi.nlm.nih.gov/articles/PMC10612141/&quot;,&quot;issued&quot;:{&quot;date-parts&quot;:[[2023,6,1]]},&quot;page&quot;:&quot;1349&quot;,&quot;abstract&quot;:&quot;The NCI-MATCH (Molecular Analysis for Therapy Choice) trial (NCT02465060) was launched in 2015 as a genomically driven, signal-seeking precision medicine platform trial—largely for patients with treatment-refractory, malignant solid tumors. Having completed in 2023, it remains one of the largest tumor-agnostic, precision oncology trials undertaken to date. Nearly 6,000 patients underwent screening and molecular testing, with a total of 1,593 patients (inclusive of continued accrual from standard next-generation sequencing) being assigned to one of 38 substudies. Each substudy was a phase 2 trial of a therapy matched to a genomic alteration, with a primary endpoint of objective tumor response by RECIST criteria. In this Perspective, we summarize the outcomes of the initial 27 substudies in NCI-MATCH, which met its signal-seeking objective with 7/27 positive substudies (25.9%). We discuss key aspects of the design and operational conduct of the trial, highlighting important lessons for future precision medicine studies.&quot;,&quot;publisher&quot;:&quot;Nature Research&quot;,&quot;issue&quot;:&quot;6&quot;,&quot;volume&quot;:&quot;29&quot;},&quot;isTemporary&quot;:false}]}]"/>
    <we:property name="MENDELEY_CITATIONS_LOCALE_CODE" value="&quot;en-US&quot;"/>
    <we:property name="MENDELEY_CITATIONS_STYLE" value="{&quot;id&quot;:&quot;https://www.zotero.org/styles/american-medical-association&quot;,&quot;title&quot;:&quot;American Medical Association 11th edition&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a94e43521f0481d5d0757d74a6925ca1">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8d2b645be9e19f911f02ff68478d704a"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D64F4F-E293-429C-8762-541A1C0DB5E9}">
  <ds:schemaRefs>
    <ds:schemaRef ds:uri="http://schemas.microsoft.com/sharepoint/v3/contenttype/forms"/>
  </ds:schemaRefs>
</ds:datastoreItem>
</file>

<file path=customXml/itemProps2.xml><?xml version="1.0" encoding="utf-8"?>
<ds:datastoreItem xmlns:ds="http://schemas.openxmlformats.org/officeDocument/2006/customXml" ds:itemID="{7F862D80-597A-4255-8622-6170E53E1A83}">
  <ds:schemaRefs>
    <ds:schemaRef ds:uri="http://schemas.microsoft.com/office/2006/metadata/properties"/>
    <ds:schemaRef ds:uri="http://schemas.microsoft.com/office/infopath/2007/PartnerControls"/>
    <ds:schemaRef ds:uri="f8af0773-0f32-4657-8168-c1f0579aa5ed"/>
  </ds:schemaRefs>
</ds:datastoreItem>
</file>

<file path=customXml/itemProps3.xml><?xml version="1.0" encoding="utf-8"?>
<ds:datastoreItem xmlns:ds="http://schemas.openxmlformats.org/officeDocument/2006/customXml" ds:itemID="{D7DDB1DC-4090-4183-B12B-8DA2F30C0141}">
  <ds:schemaRefs>
    <ds:schemaRef ds:uri="http://schemas.openxmlformats.org/officeDocument/2006/bibliography"/>
  </ds:schemaRefs>
</ds:datastoreItem>
</file>

<file path=customXml/itemProps4.xml><?xml version="1.0" encoding="utf-8"?>
<ds:datastoreItem xmlns:ds="http://schemas.openxmlformats.org/officeDocument/2006/customXml" ds:itemID="{44F5AFC5-A9D7-498F-99C2-6E79D4854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24</Pages>
  <Words>8168</Words>
  <Characters>46561</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Brady,Rachel</dc:creator>
  <cp:lastModifiedBy>Brady,Rachel</cp:lastModifiedBy>
  <cp:revision>1</cp:revision>
  <dcterms:created xsi:type="dcterms:W3CDTF">2025-07-31T17:06:00Z</dcterms:created>
  <dcterms:modified xsi:type="dcterms:W3CDTF">2025-07-31T18:30:00Z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0x010100CB024CB804DE58419192EFF39C0A7852</vt:lpwstr>
  </property>
</Properties>
</file>