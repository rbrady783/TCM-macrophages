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B6A2" w14:textId="27D8D821" w:rsidR="003545D2" w:rsidRDefault="003B4F40" w:rsidP="003B4F40">
      <w:pPr>
        <w:spacing w:line="480" w:lineRule="auto"/>
        <w:jc w:val="center"/>
        <w:rPr>
          <w:szCs w:val="22"/>
          <w:shd w:val="clear" w:color="auto" w:fill="FFFFFF"/>
        </w:rPr>
      </w:pPr>
      <w:r>
        <w:rPr>
          <w:szCs w:val="22"/>
          <w:shd w:val="clear" w:color="auto" w:fill="FFFFFF"/>
        </w:rPr>
        <w:t xml:space="preserve">Distinct tumor genomic signatures </w:t>
      </w:r>
      <w:proofErr w:type="gramStart"/>
      <w:r>
        <w:rPr>
          <w:szCs w:val="22"/>
          <w:shd w:val="clear" w:color="auto" w:fill="FFFFFF"/>
        </w:rPr>
        <w:t>underlie</w:t>
      </w:r>
      <w:proofErr w:type="gramEnd"/>
      <w:r>
        <w:rPr>
          <w:szCs w:val="22"/>
          <w:shd w:val="clear" w:color="auto" w:fill="FFFFFF"/>
        </w:rPr>
        <w:t xml:space="preserve"> canine macrophage polarization</w:t>
      </w:r>
    </w:p>
    <w:p w14:paraId="1698F78D" w14:textId="77777777" w:rsidR="003B4F40" w:rsidRPr="00D26DBC" w:rsidRDefault="003B4F40" w:rsidP="003B4F40">
      <w:pPr>
        <w:spacing w:line="480" w:lineRule="auto"/>
        <w:jc w:val="center"/>
        <w:rPr>
          <w:szCs w:val="22"/>
          <w:shd w:val="clear" w:color="auto" w:fill="FFFFFF"/>
        </w:rPr>
      </w:pPr>
    </w:p>
    <w:p w14:paraId="2957BEF0" w14:textId="4CE18E7C" w:rsidR="005B49C5" w:rsidRDefault="006A03F7" w:rsidP="009271E5">
      <w:pPr>
        <w:spacing w:line="480" w:lineRule="auto"/>
        <w:rPr>
          <w:szCs w:val="22"/>
          <w:shd w:val="clear" w:color="auto" w:fill="FFFFFF"/>
          <w:vertAlign w:val="superscript"/>
        </w:rPr>
      </w:pPr>
      <w:r>
        <w:rPr>
          <w:szCs w:val="22"/>
          <w:shd w:val="clear" w:color="auto" w:fill="FFFFFF"/>
        </w:rPr>
        <w:t>Rachel V. Brady</w:t>
      </w:r>
      <w:r w:rsidR="00033E15">
        <w:rPr>
          <w:szCs w:val="22"/>
          <w:shd w:val="clear" w:color="auto" w:fill="FFFFFF"/>
        </w:rPr>
        <w:t>*</w:t>
      </w:r>
      <w:r w:rsidR="00033E15">
        <w:rPr>
          <w:szCs w:val="22"/>
          <w:shd w:val="clear" w:color="auto" w:fill="FFFFFF"/>
          <w:vertAlign w:val="superscript"/>
        </w:rPr>
        <w:t>1,2</w:t>
      </w:r>
      <w:r>
        <w:rPr>
          <w:szCs w:val="22"/>
          <w:shd w:val="clear" w:color="auto" w:fill="FFFFFF"/>
        </w:rPr>
        <w:t>, Sunetra Das</w:t>
      </w:r>
      <w:r w:rsidR="00076D0D">
        <w:rPr>
          <w:szCs w:val="22"/>
          <w:shd w:val="clear" w:color="auto" w:fill="FFFFFF"/>
          <w:vertAlign w:val="superscript"/>
        </w:rPr>
        <w:t>3</w:t>
      </w:r>
      <w:r>
        <w:rPr>
          <w:szCs w:val="22"/>
          <w:shd w:val="clear" w:color="auto" w:fill="FFFFFF"/>
        </w:rPr>
        <w:t>, Dawn L. Duval</w:t>
      </w:r>
      <w:r w:rsidR="00033E15">
        <w:rPr>
          <w:szCs w:val="22"/>
          <w:shd w:val="clear" w:color="auto" w:fill="FFFFFF"/>
          <w:vertAlign w:val="superscript"/>
        </w:rPr>
        <w:t>1</w:t>
      </w:r>
      <w:r w:rsidR="00D76A8F">
        <w:rPr>
          <w:szCs w:val="22"/>
          <w:shd w:val="clear" w:color="auto" w:fill="FFFFFF"/>
          <w:vertAlign w:val="superscript"/>
        </w:rPr>
        <w:t>,</w:t>
      </w:r>
      <w:r w:rsidR="00076D0D">
        <w:rPr>
          <w:szCs w:val="22"/>
          <w:shd w:val="clear" w:color="auto" w:fill="FFFFFF"/>
          <w:vertAlign w:val="superscript"/>
        </w:rPr>
        <w:t>3,4</w:t>
      </w:r>
      <w:r>
        <w:rPr>
          <w:szCs w:val="22"/>
          <w:shd w:val="clear" w:color="auto" w:fill="FFFFFF"/>
        </w:rPr>
        <w:t>, Kristen B. Farrell</w:t>
      </w:r>
      <w:r w:rsidR="00076D0D">
        <w:rPr>
          <w:szCs w:val="22"/>
          <w:shd w:val="clear" w:color="auto" w:fill="FFFFFF"/>
          <w:vertAlign w:val="superscript"/>
        </w:rPr>
        <w:t>3</w:t>
      </w:r>
      <w:r>
        <w:rPr>
          <w:szCs w:val="22"/>
          <w:shd w:val="clear" w:color="auto" w:fill="FFFFFF"/>
        </w:rPr>
        <w:t>, Eric P. Palmer</w:t>
      </w:r>
      <w:r w:rsidR="00076D0D">
        <w:rPr>
          <w:szCs w:val="22"/>
          <w:shd w:val="clear" w:color="auto" w:fill="FFFFFF"/>
          <w:vertAlign w:val="superscript"/>
        </w:rPr>
        <w:t>5</w:t>
      </w:r>
      <w:r>
        <w:rPr>
          <w:szCs w:val="22"/>
          <w:shd w:val="clear" w:color="auto" w:fill="FFFFFF"/>
        </w:rPr>
        <w:t>, Doug</w:t>
      </w:r>
      <w:r w:rsidR="00D84A27">
        <w:rPr>
          <w:szCs w:val="22"/>
          <w:shd w:val="clear" w:color="auto" w:fill="FFFFFF"/>
        </w:rPr>
        <w:t>las</w:t>
      </w:r>
      <w:r>
        <w:rPr>
          <w:szCs w:val="22"/>
          <w:shd w:val="clear" w:color="auto" w:fill="FFFFFF"/>
        </w:rPr>
        <w:t xml:space="preserve"> H. Thamm</w:t>
      </w:r>
      <w:r w:rsidR="00033E15">
        <w:rPr>
          <w:szCs w:val="22"/>
          <w:shd w:val="clear" w:color="auto" w:fill="FFFFFF"/>
          <w:vertAlign w:val="superscript"/>
        </w:rPr>
        <w:t>1</w:t>
      </w:r>
      <w:r w:rsidR="00D76A8F">
        <w:rPr>
          <w:szCs w:val="22"/>
          <w:shd w:val="clear" w:color="auto" w:fill="FFFFFF"/>
          <w:vertAlign w:val="superscript"/>
        </w:rPr>
        <w:t>,</w:t>
      </w:r>
      <w:r w:rsidR="00076D0D">
        <w:rPr>
          <w:szCs w:val="22"/>
          <w:shd w:val="clear" w:color="auto" w:fill="FFFFFF"/>
          <w:vertAlign w:val="superscript"/>
        </w:rPr>
        <w:t>3,4</w:t>
      </w:r>
    </w:p>
    <w:p w14:paraId="16A31D74" w14:textId="77777777" w:rsidR="00076D0D" w:rsidRDefault="00076D0D" w:rsidP="00D76A8F">
      <w:pPr>
        <w:spacing w:line="240" w:lineRule="auto"/>
        <w:rPr>
          <w:szCs w:val="22"/>
          <w:shd w:val="clear" w:color="auto" w:fill="FFFFFF"/>
          <w:vertAlign w:val="superscript"/>
        </w:rPr>
      </w:pPr>
    </w:p>
    <w:p w14:paraId="4A436448" w14:textId="2524018F" w:rsidR="005B49C5" w:rsidRDefault="00076D0D" w:rsidP="00D76A8F">
      <w:pPr>
        <w:spacing w:line="240" w:lineRule="auto"/>
        <w:rPr>
          <w:bCs/>
          <w:shd w:val="clear" w:color="auto" w:fill="FFFFFF"/>
        </w:rPr>
      </w:pPr>
      <w:r>
        <w:rPr>
          <w:bCs/>
          <w:shd w:val="clear" w:color="auto" w:fill="FFFFFF"/>
          <w:vertAlign w:val="superscript"/>
        </w:rPr>
        <w:t>1</w:t>
      </w:r>
      <w:r w:rsidR="00033E15">
        <w:rPr>
          <w:bCs/>
          <w:shd w:val="clear" w:color="auto" w:fill="FFFFFF"/>
        </w:rPr>
        <w:t>Cell and Molecular Biology Graduate Program,</w:t>
      </w:r>
      <w:r w:rsidR="00124E69">
        <w:rPr>
          <w:bCs/>
          <w:shd w:val="clear" w:color="auto" w:fill="FFFFFF"/>
        </w:rPr>
        <w:t xml:space="preserve"> Flint Animal Cancer Center,</w:t>
      </w:r>
      <w:r w:rsidR="00033E15">
        <w:rPr>
          <w:bCs/>
          <w:shd w:val="clear" w:color="auto" w:fill="FFFFFF"/>
        </w:rPr>
        <w:t xml:space="preserve"> Colorado State University, Fort Collins, C</w:t>
      </w:r>
      <w:ins w:id="0" w:author="Brady,Rachel" w:date="2026-01-15T11:21:00Z" w16du:dateUtc="2026-01-15T19:21:00Z">
        <w:r w:rsidR="009D4EF8">
          <w:rPr>
            <w:bCs/>
            <w:shd w:val="clear" w:color="auto" w:fill="FFFFFF"/>
          </w:rPr>
          <w:t>olorado</w:t>
        </w:r>
      </w:ins>
      <w:del w:id="1" w:author="Brady,Rachel" w:date="2026-01-15T11:21:00Z" w16du:dateUtc="2026-01-15T19:21:00Z">
        <w:r w:rsidR="00033E15" w:rsidDel="009D4EF8">
          <w:rPr>
            <w:bCs/>
            <w:shd w:val="clear" w:color="auto" w:fill="FFFFFF"/>
          </w:rPr>
          <w:delText>O</w:delText>
        </w:r>
      </w:del>
      <w:r w:rsidR="00033E15">
        <w:rPr>
          <w:bCs/>
          <w:shd w:val="clear" w:color="auto" w:fill="FFFFFF"/>
        </w:rPr>
        <w:t>, U</w:t>
      </w:r>
      <w:r w:rsidR="00D76A8F">
        <w:rPr>
          <w:bCs/>
          <w:shd w:val="clear" w:color="auto" w:fill="FFFFFF"/>
        </w:rPr>
        <w:t>nited</w:t>
      </w:r>
      <w:r w:rsidR="00124E69">
        <w:rPr>
          <w:bCs/>
          <w:shd w:val="clear" w:color="auto" w:fill="FFFFFF"/>
        </w:rPr>
        <w:t xml:space="preserve"> </w:t>
      </w:r>
      <w:r w:rsidR="00D76A8F">
        <w:rPr>
          <w:bCs/>
          <w:shd w:val="clear" w:color="auto" w:fill="FFFFFF"/>
        </w:rPr>
        <w:t>States of America</w:t>
      </w:r>
    </w:p>
    <w:p w14:paraId="6F5FBF61" w14:textId="77777777" w:rsidR="00D76A8F" w:rsidRDefault="00D76A8F" w:rsidP="00D76A8F">
      <w:pPr>
        <w:spacing w:line="240" w:lineRule="auto"/>
        <w:rPr>
          <w:bCs/>
          <w:shd w:val="clear" w:color="auto" w:fill="FFFFFF"/>
        </w:rPr>
      </w:pPr>
    </w:p>
    <w:p w14:paraId="75422A03" w14:textId="66D93023" w:rsidR="00076D0D" w:rsidRDefault="00076D0D" w:rsidP="00D76A8F">
      <w:pPr>
        <w:spacing w:line="240" w:lineRule="auto"/>
        <w:rPr>
          <w:bCs/>
          <w:shd w:val="clear" w:color="auto" w:fill="FFFFFF"/>
        </w:rPr>
      </w:pPr>
      <w:r>
        <w:rPr>
          <w:bCs/>
          <w:shd w:val="clear" w:color="auto" w:fill="FFFFFF"/>
          <w:vertAlign w:val="superscript"/>
        </w:rPr>
        <w:t>2</w:t>
      </w:r>
      <w:r w:rsidR="00D76A8F">
        <w:rPr>
          <w:bCs/>
          <w:shd w:val="clear" w:color="auto" w:fill="FFFFFF"/>
        </w:rPr>
        <w:t xml:space="preserve">Current affiliation: </w:t>
      </w:r>
      <w:r w:rsidR="00D76A8F" w:rsidRPr="000D22A1">
        <w:rPr>
          <w:bCs/>
          <w:shd w:val="clear" w:color="auto" w:fill="FFFFFF"/>
        </w:rPr>
        <w:t xml:space="preserve">Department of Surgical and Radiological Sciences, School of Veterinary Medicine, </w:t>
      </w:r>
    </w:p>
    <w:p w14:paraId="6608B28C" w14:textId="5AAA68A3" w:rsidR="00D76A8F" w:rsidRDefault="00076D0D" w:rsidP="00D76A8F">
      <w:pPr>
        <w:spacing w:line="240" w:lineRule="auto"/>
        <w:rPr>
          <w:bCs/>
          <w:shd w:val="clear" w:color="auto" w:fill="FFFFFF"/>
        </w:rPr>
      </w:pPr>
      <w:r>
        <w:rPr>
          <w:bCs/>
          <w:shd w:val="clear" w:color="auto" w:fill="FFFFFF"/>
        </w:rPr>
        <w:t xml:space="preserve"> </w:t>
      </w:r>
      <w:r w:rsidR="00D76A8F" w:rsidRPr="000D22A1">
        <w:rPr>
          <w:bCs/>
          <w:shd w:val="clear" w:color="auto" w:fill="FFFFFF"/>
        </w:rPr>
        <w:t>University of California</w:t>
      </w:r>
      <w:r w:rsidR="00D76A8F">
        <w:rPr>
          <w:bCs/>
          <w:shd w:val="clear" w:color="auto" w:fill="FFFFFF"/>
        </w:rPr>
        <w:t>-</w:t>
      </w:r>
      <w:r w:rsidR="00D76A8F" w:rsidRPr="000D22A1">
        <w:rPr>
          <w:bCs/>
          <w:shd w:val="clear" w:color="auto" w:fill="FFFFFF"/>
        </w:rPr>
        <w:t>Davis, Davis, California, U</w:t>
      </w:r>
      <w:r w:rsidR="00D76A8F">
        <w:rPr>
          <w:bCs/>
          <w:shd w:val="clear" w:color="auto" w:fill="FFFFFF"/>
        </w:rPr>
        <w:t>nited States of America</w:t>
      </w:r>
    </w:p>
    <w:p w14:paraId="1B6021E7" w14:textId="77777777" w:rsidR="00D76A8F" w:rsidRDefault="00D76A8F" w:rsidP="00D76A8F">
      <w:pPr>
        <w:spacing w:line="240" w:lineRule="auto"/>
        <w:rPr>
          <w:bCs/>
          <w:shd w:val="clear" w:color="auto" w:fill="FFFFFF"/>
        </w:rPr>
      </w:pPr>
    </w:p>
    <w:p w14:paraId="73E73345" w14:textId="77EEC37C" w:rsidR="00D76A8F" w:rsidRDefault="00076D0D" w:rsidP="00D76A8F">
      <w:pPr>
        <w:spacing w:line="240" w:lineRule="auto"/>
        <w:rPr>
          <w:bCs/>
          <w:shd w:val="clear" w:color="auto" w:fill="FFFFFF"/>
        </w:rPr>
      </w:pPr>
      <w:r>
        <w:rPr>
          <w:bCs/>
          <w:shd w:val="clear" w:color="auto" w:fill="FFFFFF"/>
          <w:vertAlign w:val="superscript"/>
        </w:rPr>
        <w:t>3</w:t>
      </w:r>
      <w:r w:rsidR="00D76A8F">
        <w:rPr>
          <w:bCs/>
          <w:shd w:val="clear" w:color="auto" w:fill="FFFFFF"/>
        </w:rPr>
        <w:t xml:space="preserve">Department of Clinical Sciences, </w:t>
      </w:r>
      <w:r>
        <w:rPr>
          <w:bCs/>
          <w:shd w:val="clear" w:color="auto" w:fill="FFFFFF"/>
        </w:rPr>
        <w:t xml:space="preserve">Flint Animal Cancer Center, </w:t>
      </w:r>
      <w:r w:rsidR="00D76A8F" w:rsidRPr="00D76A8F">
        <w:rPr>
          <w:bCs/>
          <w:shd w:val="clear" w:color="auto" w:fill="FFFFFF"/>
        </w:rPr>
        <w:t>College of Veterinary Medicine and Biomedical Sciences</w:t>
      </w:r>
      <w:r w:rsidR="00D76A8F">
        <w:rPr>
          <w:bCs/>
          <w:shd w:val="clear" w:color="auto" w:fill="FFFFFF"/>
        </w:rPr>
        <w:t>, Colorado State University, Fort Collins, C</w:t>
      </w:r>
      <w:ins w:id="2" w:author="Brady,Rachel" w:date="2026-01-15T11:21:00Z" w16du:dateUtc="2026-01-15T19:21:00Z">
        <w:r w:rsidR="009D4EF8">
          <w:rPr>
            <w:bCs/>
            <w:shd w:val="clear" w:color="auto" w:fill="FFFFFF"/>
          </w:rPr>
          <w:t>olorado</w:t>
        </w:r>
      </w:ins>
      <w:del w:id="3" w:author="Brady,Rachel" w:date="2026-01-15T11:21:00Z" w16du:dateUtc="2026-01-15T19:21:00Z">
        <w:r w:rsidR="00D76A8F" w:rsidDel="009D4EF8">
          <w:rPr>
            <w:bCs/>
            <w:shd w:val="clear" w:color="auto" w:fill="FFFFFF"/>
          </w:rPr>
          <w:delText>O</w:delText>
        </w:r>
      </w:del>
      <w:r w:rsidR="00D76A8F">
        <w:rPr>
          <w:bCs/>
          <w:shd w:val="clear" w:color="auto" w:fill="FFFFFF"/>
        </w:rPr>
        <w:t>, United States of America</w:t>
      </w:r>
    </w:p>
    <w:p w14:paraId="604AEFE5" w14:textId="77777777" w:rsidR="00D76A8F" w:rsidRPr="00D76A8F" w:rsidRDefault="00D76A8F" w:rsidP="00D76A8F">
      <w:pPr>
        <w:spacing w:line="240" w:lineRule="auto"/>
        <w:rPr>
          <w:bCs/>
          <w:shd w:val="clear" w:color="auto" w:fill="FFFFFF"/>
        </w:rPr>
      </w:pPr>
    </w:p>
    <w:p w14:paraId="14DD98E9" w14:textId="033C4BA6" w:rsidR="00076D0D" w:rsidRPr="00076D0D" w:rsidRDefault="00076D0D" w:rsidP="00076D0D">
      <w:pPr>
        <w:spacing w:line="240" w:lineRule="auto"/>
        <w:rPr>
          <w:bCs/>
          <w:shd w:val="clear" w:color="auto" w:fill="FFFFFF"/>
        </w:rPr>
      </w:pPr>
      <w:r>
        <w:rPr>
          <w:bCs/>
          <w:shd w:val="clear" w:color="auto" w:fill="FFFFFF"/>
          <w:vertAlign w:val="superscript"/>
        </w:rPr>
        <w:t>4</w:t>
      </w:r>
      <w:r w:rsidRPr="00076D0D">
        <w:rPr>
          <w:bCs/>
          <w:shd w:val="clear" w:color="auto" w:fill="FFFFFF"/>
        </w:rPr>
        <w:t>University of Colorado Cancer Center, Anschutz Medical Campus, Aurora, C</w:t>
      </w:r>
      <w:ins w:id="4" w:author="Brady,Rachel" w:date="2026-01-15T11:21:00Z" w16du:dateUtc="2026-01-15T19:21:00Z">
        <w:r w:rsidR="009D4EF8">
          <w:rPr>
            <w:bCs/>
            <w:shd w:val="clear" w:color="auto" w:fill="FFFFFF"/>
          </w:rPr>
          <w:t>olorado</w:t>
        </w:r>
      </w:ins>
      <w:del w:id="5" w:author="Brady,Rachel" w:date="2026-01-15T11:21:00Z" w16du:dateUtc="2026-01-15T19:21:00Z">
        <w:r w:rsidRPr="00076D0D" w:rsidDel="009D4EF8">
          <w:rPr>
            <w:bCs/>
            <w:shd w:val="clear" w:color="auto" w:fill="FFFFFF"/>
          </w:rPr>
          <w:delText>O</w:delText>
        </w:r>
      </w:del>
      <w:r w:rsidRPr="00076D0D">
        <w:rPr>
          <w:bCs/>
          <w:shd w:val="clear" w:color="auto" w:fill="FFFFFF"/>
        </w:rPr>
        <w:t xml:space="preserve">, </w:t>
      </w:r>
      <w:r>
        <w:rPr>
          <w:bCs/>
          <w:shd w:val="clear" w:color="auto" w:fill="FFFFFF"/>
        </w:rPr>
        <w:t>United States of America</w:t>
      </w:r>
    </w:p>
    <w:p w14:paraId="503741D1" w14:textId="77777777" w:rsidR="00076D0D" w:rsidRDefault="00076D0D" w:rsidP="00D76A8F">
      <w:pPr>
        <w:spacing w:line="240" w:lineRule="auto"/>
        <w:rPr>
          <w:bCs/>
          <w:shd w:val="clear" w:color="auto" w:fill="FFFFFF"/>
          <w:vertAlign w:val="superscript"/>
        </w:rPr>
      </w:pPr>
    </w:p>
    <w:p w14:paraId="60D930A1" w14:textId="15352E02" w:rsidR="00076D0D" w:rsidRDefault="00076D0D" w:rsidP="00D76A8F">
      <w:pPr>
        <w:spacing w:line="240" w:lineRule="auto"/>
        <w:rPr>
          <w:bCs/>
          <w:shd w:val="clear" w:color="auto" w:fill="FFFFFF"/>
        </w:rPr>
      </w:pPr>
      <w:r>
        <w:rPr>
          <w:bCs/>
          <w:shd w:val="clear" w:color="auto" w:fill="FFFFFF"/>
          <w:vertAlign w:val="superscript"/>
        </w:rPr>
        <w:t>5</w:t>
      </w:r>
      <w:r w:rsidR="006157C6" w:rsidRPr="00D76A8F">
        <w:rPr>
          <w:bCs/>
          <w:shd w:val="clear" w:color="auto" w:fill="FFFFFF"/>
        </w:rPr>
        <w:t>Department</w:t>
      </w:r>
      <w:r w:rsidR="006157C6" w:rsidRPr="006157C6">
        <w:rPr>
          <w:bCs/>
          <w:shd w:val="clear" w:color="auto" w:fill="FFFFFF"/>
        </w:rPr>
        <w:t xml:space="preserve"> of Microbiology, Immunology, &amp; Patholog</w:t>
      </w:r>
      <w:r w:rsidR="006157C6">
        <w:rPr>
          <w:bCs/>
          <w:shd w:val="clear" w:color="auto" w:fill="FFFFFF"/>
        </w:rPr>
        <w:t>y, Colorado State University, Fort Collins, C</w:t>
      </w:r>
      <w:ins w:id="6" w:author="Brady,Rachel" w:date="2026-01-15T11:22:00Z" w16du:dateUtc="2026-01-15T19:22:00Z">
        <w:r w:rsidR="009D4EF8">
          <w:rPr>
            <w:bCs/>
            <w:shd w:val="clear" w:color="auto" w:fill="FFFFFF"/>
          </w:rPr>
          <w:t>olorado</w:t>
        </w:r>
      </w:ins>
      <w:del w:id="7" w:author="Brady,Rachel" w:date="2026-01-15T11:21:00Z" w16du:dateUtc="2026-01-15T19:21:00Z">
        <w:r w:rsidR="006157C6" w:rsidDel="009D4EF8">
          <w:rPr>
            <w:bCs/>
            <w:shd w:val="clear" w:color="auto" w:fill="FFFFFF"/>
          </w:rPr>
          <w:delText>O</w:delText>
        </w:r>
      </w:del>
      <w:r w:rsidR="006157C6">
        <w:rPr>
          <w:bCs/>
          <w:shd w:val="clear" w:color="auto" w:fill="FFFFFF"/>
        </w:rPr>
        <w:t xml:space="preserve">, </w:t>
      </w:r>
    </w:p>
    <w:p w14:paraId="13949F0F" w14:textId="5D9C8C2E" w:rsidR="00033E15" w:rsidRPr="006157C6" w:rsidRDefault="00076D0D" w:rsidP="00D76A8F">
      <w:pPr>
        <w:spacing w:line="240" w:lineRule="auto"/>
        <w:rPr>
          <w:bCs/>
          <w:shd w:val="clear" w:color="auto" w:fill="FFFFFF"/>
        </w:rPr>
      </w:pPr>
      <w:r>
        <w:rPr>
          <w:bCs/>
          <w:shd w:val="clear" w:color="auto" w:fill="FFFFFF"/>
        </w:rPr>
        <w:t xml:space="preserve"> </w:t>
      </w:r>
      <w:r w:rsidR="006157C6">
        <w:rPr>
          <w:bCs/>
          <w:shd w:val="clear" w:color="auto" w:fill="FFFFFF"/>
        </w:rPr>
        <w:t>U</w:t>
      </w:r>
      <w:r w:rsidR="00D76A8F">
        <w:rPr>
          <w:bCs/>
          <w:shd w:val="clear" w:color="auto" w:fill="FFFFFF"/>
        </w:rPr>
        <w:t>nited States of America</w:t>
      </w:r>
    </w:p>
    <w:p w14:paraId="238230B6" w14:textId="77777777" w:rsidR="00033E15" w:rsidRDefault="00033E15" w:rsidP="009271E5">
      <w:pPr>
        <w:spacing w:line="480" w:lineRule="auto"/>
        <w:rPr>
          <w:bCs/>
          <w:shd w:val="clear" w:color="auto" w:fill="FFFFFF"/>
        </w:rPr>
      </w:pPr>
    </w:p>
    <w:p w14:paraId="412F4350" w14:textId="3DAFD497" w:rsidR="00B27620" w:rsidRPr="000D22A1" w:rsidRDefault="00033E15" w:rsidP="009271E5">
      <w:pPr>
        <w:spacing w:line="480" w:lineRule="auto"/>
        <w:rPr>
          <w:bCs/>
          <w:shd w:val="clear" w:color="auto" w:fill="FFFFFF"/>
        </w:rPr>
      </w:pPr>
      <w:r>
        <w:rPr>
          <w:bCs/>
          <w:shd w:val="clear" w:color="auto" w:fill="FFFFFF"/>
        </w:rPr>
        <w:t>*Corresponding author</w:t>
      </w:r>
      <w:r w:rsidR="006D017A">
        <w:rPr>
          <w:bCs/>
          <w:shd w:val="clear" w:color="auto" w:fill="FFFFFF"/>
        </w:rPr>
        <w:t xml:space="preserve"> e</w:t>
      </w:r>
      <w:r w:rsidR="00D76A8F">
        <w:rPr>
          <w:bCs/>
          <w:shd w:val="clear" w:color="auto" w:fill="FFFFFF"/>
        </w:rPr>
        <w:t>mail:</w:t>
      </w:r>
      <w:r w:rsidR="00A47C2A">
        <w:rPr>
          <w:bCs/>
          <w:shd w:val="clear" w:color="auto" w:fill="FFFFFF"/>
        </w:rPr>
        <w:t xml:space="preserve"> </w:t>
      </w:r>
      <w:hyperlink r:id="rId11" w:history="1">
        <w:r w:rsidR="005B49C5" w:rsidRPr="003473BF">
          <w:rPr>
            <w:rStyle w:val="Hyperlink"/>
            <w:bCs/>
            <w:shd w:val="clear" w:color="auto" w:fill="FFFFFF"/>
          </w:rPr>
          <w:t>rbrady@ucdavis.edu</w:t>
        </w:r>
      </w:hyperlink>
      <w:r w:rsidR="005B49C5">
        <w:rPr>
          <w:bCs/>
          <w:shd w:val="clear" w:color="auto" w:fill="FFFFFF"/>
        </w:rPr>
        <w:t xml:space="preserve"> (</w:t>
      </w:r>
      <w:r w:rsidR="00D76A8F">
        <w:rPr>
          <w:bCs/>
          <w:shd w:val="clear" w:color="auto" w:fill="FFFFFF"/>
        </w:rPr>
        <w:t>RVB)</w:t>
      </w:r>
      <w:r w:rsidR="00B27620" w:rsidRPr="000D22A1">
        <w:rPr>
          <w:bCs/>
          <w:shd w:val="clear" w:color="auto" w:fill="FFFFFF"/>
        </w:rPr>
        <w:t xml:space="preserve"> </w:t>
      </w:r>
    </w:p>
    <w:p w14:paraId="55E8B482" w14:textId="77777777" w:rsidR="00B27620" w:rsidRDefault="00B27620" w:rsidP="009271E5">
      <w:pPr>
        <w:spacing w:line="480" w:lineRule="auto"/>
        <w:rPr>
          <w:szCs w:val="22"/>
        </w:rPr>
      </w:pPr>
    </w:p>
    <w:p w14:paraId="61F24012" w14:textId="77777777" w:rsidR="005B49C5" w:rsidRDefault="005B49C5" w:rsidP="009271E5">
      <w:pPr>
        <w:spacing w:line="480" w:lineRule="auto"/>
        <w:rPr>
          <w:b/>
          <w:bCs/>
          <w:szCs w:val="22"/>
        </w:rPr>
      </w:pPr>
    </w:p>
    <w:p w14:paraId="3BEDCC09" w14:textId="77777777" w:rsidR="005B49C5" w:rsidRDefault="005B49C5" w:rsidP="009271E5">
      <w:pPr>
        <w:spacing w:line="480" w:lineRule="auto"/>
        <w:rPr>
          <w:b/>
          <w:bCs/>
          <w:szCs w:val="22"/>
        </w:rPr>
      </w:pPr>
    </w:p>
    <w:p w14:paraId="1309EDCD" w14:textId="77777777" w:rsidR="005B49C5" w:rsidRDefault="005B49C5" w:rsidP="009271E5">
      <w:pPr>
        <w:spacing w:line="480" w:lineRule="auto"/>
        <w:rPr>
          <w:b/>
          <w:bCs/>
          <w:szCs w:val="22"/>
        </w:rPr>
      </w:pPr>
    </w:p>
    <w:p w14:paraId="59F27F10" w14:textId="77777777" w:rsidR="005B49C5" w:rsidRDefault="005B49C5" w:rsidP="009271E5">
      <w:pPr>
        <w:spacing w:line="480" w:lineRule="auto"/>
        <w:rPr>
          <w:b/>
          <w:bCs/>
          <w:szCs w:val="22"/>
        </w:rPr>
      </w:pPr>
    </w:p>
    <w:p w14:paraId="51FFD0D6" w14:textId="77777777" w:rsidR="005B49C5" w:rsidRDefault="005B49C5" w:rsidP="009271E5">
      <w:pPr>
        <w:spacing w:line="480" w:lineRule="auto"/>
        <w:rPr>
          <w:b/>
          <w:bCs/>
          <w:szCs w:val="22"/>
        </w:rPr>
      </w:pPr>
    </w:p>
    <w:p w14:paraId="2277E403" w14:textId="77777777" w:rsidR="005B49C5" w:rsidRDefault="005B49C5" w:rsidP="009271E5">
      <w:pPr>
        <w:spacing w:line="480" w:lineRule="auto"/>
        <w:rPr>
          <w:b/>
          <w:bCs/>
          <w:szCs w:val="22"/>
        </w:rPr>
      </w:pPr>
    </w:p>
    <w:p w14:paraId="3DBB081B" w14:textId="77777777" w:rsidR="005B49C5" w:rsidRDefault="005B49C5" w:rsidP="009271E5">
      <w:pPr>
        <w:spacing w:line="480" w:lineRule="auto"/>
        <w:rPr>
          <w:b/>
          <w:bCs/>
          <w:szCs w:val="22"/>
        </w:rPr>
      </w:pPr>
    </w:p>
    <w:p w14:paraId="68678CC4" w14:textId="77777777" w:rsidR="005B49C5" w:rsidRDefault="005B49C5" w:rsidP="009271E5">
      <w:pPr>
        <w:spacing w:line="480" w:lineRule="auto"/>
        <w:rPr>
          <w:b/>
          <w:bCs/>
          <w:szCs w:val="22"/>
        </w:rPr>
      </w:pPr>
    </w:p>
    <w:p w14:paraId="44A176BC" w14:textId="77777777" w:rsidR="005B49C5" w:rsidRDefault="005B49C5" w:rsidP="009271E5">
      <w:pPr>
        <w:spacing w:line="480" w:lineRule="auto"/>
        <w:rPr>
          <w:b/>
          <w:bCs/>
          <w:szCs w:val="22"/>
        </w:rPr>
      </w:pPr>
    </w:p>
    <w:p w14:paraId="57F0B867" w14:textId="77777777" w:rsidR="005B49C5" w:rsidRDefault="005B49C5" w:rsidP="009271E5">
      <w:pPr>
        <w:spacing w:line="480" w:lineRule="auto"/>
        <w:rPr>
          <w:b/>
          <w:bCs/>
          <w:szCs w:val="22"/>
        </w:rPr>
      </w:pPr>
    </w:p>
    <w:p w14:paraId="4C217217" w14:textId="77777777" w:rsidR="006D017A" w:rsidRDefault="006D017A" w:rsidP="009271E5">
      <w:pPr>
        <w:spacing w:line="480" w:lineRule="auto"/>
        <w:rPr>
          <w:b/>
          <w:bCs/>
          <w:sz w:val="36"/>
          <w:szCs w:val="36"/>
        </w:rPr>
      </w:pPr>
    </w:p>
    <w:p w14:paraId="2F74AC6E" w14:textId="5FF16E4D" w:rsidR="00B27620" w:rsidRPr="009271E5" w:rsidRDefault="009271E5" w:rsidP="009271E5">
      <w:pPr>
        <w:spacing w:line="480" w:lineRule="auto"/>
        <w:rPr>
          <w:b/>
          <w:bCs/>
          <w:sz w:val="36"/>
          <w:szCs w:val="36"/>
        </w:rPr>
      </w:pPr>
      <w:r>
        <w:rPr>
          <w:b/>
          <w:bCs/>
          <w:sz w:val="36"/>
          <w:szCs w:val="36"/>
        </w:rPr>
        <w:t>Abstract</w:t>
      </w:r>
    </w:p>
    <w:p w14:paraId="7ECCACE9" w14:textId="75908E8D" w:rsidR="005E3A8C" w:rsidRPr="005E3A8C" w:rsidRDefault="00B27620" w:rsidP="005E3A8C">
      <w:pPr>
        <w:spacing w:line="480" w:lineRule="auto"/>
        <w:rPr>
          <w:szCs w:val="22"/>
        </w:rPr>
      </w:pPr>
      <w:r>
        <w:rPr>
          <w:szCs w:val="22"/>
        </w:rPr>
        <w:tab/>
      </w:r>
      <w:r w:rsidR="005E3A8C" w:rsidRPr="005E3A8C">
        <w:rPr>
          <w:szCs w:val="22"/>
        </w:rPr>
        <w:t>Tumor-associated macrophages</w:t>
      </w:r>
      <w:ins w:id="8" w:author="Brady,Rachel" w:date="2026-01-15T09:24:00Z" w16du:dateUtc="2026-01-15T17:24:00Z">
        <w:r w:rsidR="00FF60A8">
          <w:rPr>
            <w:szCs w:val="22"/>
          </w:rPr>
          <w:t xml:space="preserve"> (TAMs)</w:t>
        </w:r>
      </w:ins>
      <w:r w:rsidR="005E3A8C" w:rsidRPr="005E3A8C">
        <w:rPr>
          <w:szCs w:val="22"/>
        </w:rPr>
        <w:t xml:space="preserve"> </w:t>
      </w:r>
      <w:ins w:id="9" w:author="Brady,Rachel" w:date="2026-01-14T17:40:00Z" w16du:dateUtc="2026-01-15T01:40:00Z">
        <w:r w:rsidR="00935BE2">
          <w:rPr>
            <w:szCs w:val="22"/>
          </w:rPr>
          <w:t xml:space="preserve">drive cancer progression </w:t>
        </w:r>
      </w:ins>
      <w:ins w:id="10" w:author="Brady,Rachel" w:date="2026-01-15T09:24:00Z" w16du:dateUtc="2026-01-15T17:24:00Z">
        <w:r w:rsidR="00FF60A8">
          <w:rPr>
            <w:szCs w:val="22"/>
          </w:rPr>
          <w:t>and metastasis. However, t</w:t>
        </w:r>
      </w:ins>
      <w:ins w:id="11" w:author="Brady,Rachel" w:date="2026-01-14T17:40:00Z" w16du:dateUtc="2026-01-15T01:40:00Z">
        <w:r w:rsidR="00935BE2">
          <w:rPr>
            <w:szCs w:val="22"/>
          </w:rPr>
          <w:t>he mechanism</w:t>
        </w:r>
      </w:ins>
      <w:ins w:id="12" w:author="Brady,Rachel" w:date="2026-01-15T09:24:00Z" w16du:dateUtc="2026-01-15T17:24:00Z">
        <w:r w:rsidR="00FF60A8">
          <w:rPr>
            <w:szCs w:val="22"/>
          </w:rPr>
          <w:t>s</w:t>
        </w:r>
      </w:ins>
      <w:ins w:id="13" w:author="Brady,Rachel" w:date="2026-01-14T17:40:00Z" w16du:dateUtc="2026-01-15T01:40:00Z">
        <w:r w:rsidR="00935BE2">
          <w:rPr>
            <w:szCs w:val="22"/>
          </w:rPr>
          <w:t xml:space="preserve"> by which tumor cells shape TAM phenotypes in canine cancers remain poorly understood. </w:t>
        </w:r>
      </w:ins>
      <w:del w:id="14" w:author="Brady,Rachel" w:date="2026-01-14T17:40:00Z" w16du:dateUtc="2026-01-15T01:40:00Z">
        <w:r w:rsidR="005E3A8C" w:rsidDel="00935BE2">
          <w:rPr>
            <w:szCs w:val="22"/>
          </w:rPr>
          <w:delText>have multiple immunosuppressive functions</w:delText>
        </w:r>
        <w:r w:rsidR="005C4B8C" w:rsidDel="00935BE2">
          <w:rPr>
            <w:szCs w:val="22"/>
          </w:rPr>
          <w:delText xml:space="preserve"> that vary between and within tumor types</w:delText>
        </w:r>
        <w:r w:rsidR="005E3A8C" w:rsidDel="00935BE2">
          <w:rPr>
            <w:szCs w:val="22"/>
          </w:rPr>
          <w:delText>,</w:delText>
        </w:r>
        <w:r w:rsidR="005E3A8C" w:rsidRPr="005E3A8C" w:rsidDel="00935BE2">
          <w:rPr>
            <w:szCs w:val="22"/>
          </w:rPr>
          <w:delText xml:space="preserve"> but genetic determinants remain poorly understood. </w:delText>
        </w:r>
      </w:del>
      <w:r w:rsidR="005E3A8C" w:rsidRPr="005E3A8C">
        <w:rPr>
          <w:szCs w:val="22"/>
        </w:rPr>
        <w:t xml:space="preserve">We </w:t>
      </w:r>
      <w:del w:id="15" w:author="Brady,Rachel" w:date="2026-01-14T17:41:00Z" w16du:dateUtc="2026-01-15T01:41:00Z">
        <w:r w:rsidR="005C4B8C" w:rsidDel="00935BE2">
          <w:rPr>
            <w:szCs w:val="22"/>
          </w:rPr>
          <w:delText>therefore</w:delText>
        </w:r>
      </w:del>
      <w:r w:rsidR="005C4B8C">
        <w:rPr>
          <w:szCs w:val="22"/>
        </w:rPr>
        <w:t xml:space="preserve"> </w:t>
      </w:r>
      <w:r w:rsidR="005E3A8C" w:rsidRPr="005E3A8C">
        <w:rPr>
          <w:szCs w:val="22"/>
        </w:rPr>
        <w:t>investigated correlations between cancer cell gene expression and macrophage polarization to identify</w:t>
      </w:r>
      <w:ins w:id="16" w:author="Brady,Rachel" w:date="2026-01-14T17:41:00Z" w16du:dateUtc="2026-01-15T01:41:00Z">
        <w:r w:rsidR="00935BE2">
          <w:rPr>
            <w:szCs w:val="22"/>
          </w:rPr>
          <w:t xml:space="preserve"> potential biomarkers and</w:t>
        </w:r>
      </w:ins>
      <w:r w:rsidR="005E3A8C" w:rsidRPr="005E3A8C">
        <w:rPr>
          <w:szCs w:val="22"/>
        </w:rPr>
        <w:t xml:space="preserve"> therapeutic targets</w:t>
      </w:r>
      <w:ins w:id="17" w:author="Brady,Rachel" w:date="2026-01-14T17:41:00Z" w16du:dateUtc="2026-01-15T01:41:00Z">
        <w:r w:rsidR="00935BE2">
          <w:rPr>
            <w:szCs w:val="22"/>
          </w:rPr>
          <w:t>.</w:t>
        </w:r>
      </w:ins>
      <w:del w:id="18" w:author="Brady,Rachel" w:date="2026-01-14T17:41:00Z" w16du:dateUtc="2026-01-15T01:41:00Z">
        <w:r w:rsidR="005E3A8C" w:rsidRPr="005E3A8C" w:rsidDel="00935BE2">
          <w:rPr>
            <w:szCs w:val="22"/>
          </w:rPr>
          <w:delText xml:space="preserve"> and biomarkers for immunotherapy stratification</w:delText>
        </w:r>
      </w:del>
      <w:del w:id="19" w:author="Brady,Rachel" w:date="2026-02-04T12:00:00Z" w16du:dateUtc="2026-02-04T20:00:00Z">
        <w:r w:rsidR="005E3A8C" w:rsidRPr="005E3A8C" w:rsidDel="004226BA">
          <w:rPr>
            <w:szCs w:val="22"/>
          </w:rPr>
          <w:delText>.</w:delText>
        </w:r>
      </w:del>
      <w:r w:rsidR="005E3A8C">
        <w:rPr>
          <w:szCs w:val="22"/>
        </w:rPr>
        <w:t xml:space="preserve"> </w:t>
      </w:r>
      <w:del w:id="20" w:author="Brady,Rachel" w:date="2026-01-14T17:42:00Z" w16du:dateUtc="2026-01-15T01:42:00Z">
        <w:r w:rsidR="005E3A8C" w:rsidRPr="005E3A8C" w:rsidDel="00935BE2">
          <w:rPr>
            <w:szCs w:val="22"/>
          </w:rPr>
          <w:delText>We generated t</w:delText>
        </w:r>
      </w:del>
      <w:ins w:id="21" w:author="Brady,Rachel" w:date="2026-01-14T17:42:00Z" w16du:dateUtc="2026-01-15T01:42:00Z">
        <w:r w:rsidR="00935BE2">
          <w:rPr>
            <w:szCs w:val="22"/>
          </w:rPr>
          <w:t>T</w:t>
        </w:r>
      </w:ins>
      <w:r w:rsidR="005E3A8C" w:rsidRPr="005E3A8C">
        <w:rPr>
          <w:szCs w:val="22"/>
        </w:rPr>
        <w:t>umor</w:t>
      </w:r>
      <w:ins w:id="22" w:author="Brady,Rachel" w:date="2026-01-14T17:43:00Z" w16du:dateUtc="2026-01-15T01:43:00Z">
        <w:r w:rsidR="00935BE2">
          <w:rPr>
            <w:szCs w:val="22"/>
          </w:rPr>
          <w:t>-</w:t>
        </w:r>
      </w:ins>
      <w:del w:id="23" w:author="Brady,Rachel" w:date="2026-01-14T17:43:00Z" w16du:dateUtc="2026-01-15T01:43:00Z">
        <w:r w:rsidR="005C4B8C" w:rsidDel="00935BE2">
          <w:rPr>
            <w:szCs w:val="22"/>
          </w:rPr>
          <w:delText xml:space="preserve"> </w:delText>
        </w:r>
      </w:del>
      <w:r w:rsidR="005E3A8C" w:rsidRPr="005E3A8C">
        <w:rPr>
          <w:szCs w:val="22"/>
        </w:rPr>
        <w:t>conditioned medi</w:t>
      </w:r>
      <w:r w:rsidR="005C4B8C">
        <w:rPr>
          <w:szCs w:val="22"/>
        </w:rPr>
        <w:t>a</w:t>
      </w:r>
      <w:r w:rsidR="005E3A8C" w:rsidRPr="005E3A8C">
        <w:rPr>
          <w:szCs w:val="22"/>
        </w:rPr>
        <w:t xml:space="preserve"> from </w:t>
      </w:r>
      <w:ins w:id="24" w:author="Brady,Rachel" w:date="2026-01-14T17:43:00Z" w16du:dateUtc="2026-01-15T01:43:00Z">
        <w:r w:rsidR="00935BE2">
          <w:rPr>
            <w:szCs w:val="22"/>
          </w:rPr>
          <w:t>25</w:t>
        </w:r>
      </w:ins>
      <w:del w:id="25" w:author="Brady,Rachel" w:date="2026-01-14T17:43:00Z" w16du:dateUtc="2026-01-15T01:43:00Z">
        <w:r w:rsidR="005E3A8C" w:rsidRPr="005E3A8C" w:rsidDel="00935BE2">
          <w:rPr>
            <w:szCs w:val="22"/>
          </w:rPr>
          <w:delText>twenty-five</w:delText>
        </w:r>
      </w:del>
      <w:r w:rsidR="005E3A8C" w:rsidRPr="005E3A8C">
        <w:rPr>
          <w:szCs w:val="22"/>
        </w:rPr>
        <w:t xml:space="preserve"> canine cancer cell lines </w:t>
      </w:r>
      <w:del w:id="26" w:author="Brady,Rachel" w:date="2026-01-14T17:44:00Z" w16du:dateUtc="2026-01-15T01:44:00Z">
        <w:r w:rsidR="005E3A8C" w:rsidRPr="005E3A8C" w:rsidDel="00935BE2">
          <w:rPr>
            <w:szCs w:val="22"/>
          </w:rPr>
          <w:delText>with available RNA-sequencing data.</w:delText>
        </w:r>
      </w:del>
      <w:ins w:id="27" w:author="Brady,Rachel" w:date="2026-01-14T17:44:00Z" w16du:dateUtc="2026-01-15T01:44:00Z">
        <w:r w:rsidR="00935BE2">
          <w:rPr>
            <w:szCs w:val="22"/>
          </w:rPr>
          <w:t>was applied to monocyte-derived macrophages from three canine donors for 24 hours.</w:t>
        </w:r>
      </w:ins>
      <w:del w:id="28" w:author="Brady,Rachel" w:date="2026-01-14T17:44:00Z" w16du:dateUtc="2026-01-15T01:44:00Z">
        <w:r w:rsidR="005E3A8C" w:rsidRPr="005E3A8C" w:rsidDel="00935BE2">
          <w:rPr>
            <w:szCs w:val="22"/>
          </w:rPr>
          <w:delText xml:space="preserve"> Primary macrophages from three donors were cultured with </w:delText>
        </w:r>
        <w:r w:rsidR="005E3A8C" w:rsidDel="00935BE2">
          <w:rPr>
            <w:szCs w:val="22"/>
          </w:rPr>
          <w:delText>tumor-conditioned media</w:delText>
        </w:r>
        <w:r w:rsidR="005E3A8C" w:rsidRPr="005E3A8C" w:rsidDel="00935BE2">
          <w:rPr>
            <w:szCs w:val="22"/>
          </w:rPr>
          <w:delText xml:space="preserve"> for 24 hours.</w:delText>
        </w:r>
      </w:del>
      <w:r w:rsidR="005E3A8C" w:rsidRPr="005E3A8C">
        <w:rPr>
          <w:szCs w:val="22"/>
        </w:rPr>
        <w:t xml:space="preserve"> Following washout, supernatants were analyzed for </w:t>
      </w:r>
      <w:del w:id="29" w:author="Brady,Rachel" w:date="2026-01-14T17:44:00Z" w16du:dateUtc="2026-01-15T01:44:00Z">
        <w:r w:rsidR="005E3A8C" w:rsidDel="00935BE2">
          <w:rPr>
            <w:szCs w:val="22"/>
          </w:rPr>
          <w:delText xml:space="preserve">multiple </w:delText>
        </w:r>
      </w:del>
      <w:r w:rsidR="005E3A8C">
        <w:rPr>
          <w:szCs w:val="22"/>
        </w:rPr>
        <w:t xml:space="preserve">immunomodulatory cytokines and chemokines. Each cell line’s polarization capacity was ranked </w:t>
      </w:r>
      <w:del w:id="30" w:author="Brady,Rachel" w:date="2026-01-14T17:44:00Z" w16du:dateUtc="2026-01-15T01:44:00Z">
        <w:r w:rsidR="005E3A8C" w:rsidDel="00935BE2">
          <w:rPr>
            <w:szCs w:val="22"/>
          </w:rPr>
          <w:delText>with a</w:delText>
        </w:r>
      </w:del>
      <w:ins w:id="31" w:author="Brady,Rachel" w:date="2026-01-14T17:44:00Z" w16du:dateUtc="2026-01-15T01:44:00Z">
        <w:r w:rsidR="00935BE2">
          <w:rPr>
            <w:szCs w:val="22"/>
          </w:rPr>
          <w:t>using</w:t>
        </w:r>
      </w:ins>
      <w:r w:rsidR="005E3A8C">
        <w:rPr>
          <w:szCs w:val="22"/>
        </w:rPr>
        <w:t xml:space="preserve"> modified z-score</w:t>
      </w:r>
      <w:ins w:id="32" w:author="Brady,Rachel" w:date="2026-01-14T17:44:00Z" w16du:dateUtc="2026-01-15T01:44:00Z">
        <w:r w:rsidR="00935BE2">
          <w:rPr>
            <w:szCs w:val="22"/>
          </w:rPr>
          <w:t>s</w:t>
        </w:r>
      </w:ins>
      <w:r w:rsidR="005E3A8C">
        <w:rPr>
          <w:szCs w:val="22"/>
        </w:rPr>
        <w:t xml:space="preserve">, </w:t>
      </w:r>
      <w:ins w:id="33" w:author="Brady,Rachel" w:date="2026-01-14T17:44:00Z" w16du:dateUtc="2026-01-15T01:44:00Z">
        <w:r w:rsidR="00935BE2">
          <w:rPr>
            <w:szCs w:val="22"/>
          </w:rPr>
          <w:t>then correl</w:t>
        </w:r>
      </w:ins>
      <w:ins w:id="34" w:author="Brady,Rachel" w:date="2026-01-14T17:45:00Z" w16du:dateUtc="2026-01-15T01:45:00Z">
        <w:r w:rsidR="00935BE2">
          <w:rPr>
            <w:szCs w:val="22"/>
          </w:rPr>
          <w:t>ated with RNA-sequencing data through</w:t>
        </w:r>
      </w:ins>
      <w:del w:id="35" w:author="Brady,Rachel" w:date="2026-01-14T17:45:00Z" w16du:dateUtc="2026-01-15T01:45:00Z">
        <w:r w:rsidR="005E3A8C" w:rsidDel="00935BE2">
          <w:rPr>
            <w:szCs w:val="22"/>
          </w:rPr>
          <w:delText>followed by</w:delText>
        </w:r>
      </w:del>
      <w:r w:rsidR="005E3A8C">
        <w:rPr>
          <w:szCs w:val="22"/>
        </w:rPr>
        <w:t xml:space="preserve"> </w:t>
      </w:r>
      <w:r w:rsidR="005E3A8C" w:rsidRPr="005E3A8C">
        <w:rPr>
          <w:szCs w:val="22"/>
        </w:rPr>
        <w:t>Spearman</w:t>
      </w:r>
      <w:r w:rsidR="005E3A8C">
        <w:rPr>
          <w:szCs w:val="22"/>
        </w:rPr>
        <w:t>’s</w:t>
      </w:r>
      <w:r w:rsidR="005E3A8C" w:rsidRPr="005E3A8C">
        <w:rPr>
          <w:szCs w:val="22"/>
        </w:rPr>
        <w:t xml:space="preserve"> correlation and </w:t>
      </w:r>
      <w:del w:id="36" w:author="Brady,Rachel" w:date="2026-01-14T17:45:00Z" w16du:dateUtc="2026-01-15T01:45:00Z">
        <w:r w:rsidR="005E3A8C" w:rsidRPr="005E3A8C" w:rsidDel="00935BE2">
          <w:rPr>
            <w:szCs w:val="22"/>
          </w:rPr>
          <w:delText xml:space="preserve">pairwise differential expression analyses </w:delText>
        </w:r>
        <w:r w:rsidR="005E3A8C" w:rsidDel="00935BE2">
          <w:rPr>
            <w:szCs w:val="22"/>
          </w:rPr>
          <w:delText xml:space="preserve">to </w:delText>
        </w:r>
        <w:r w:rsidR="005E3A8C" w:rsidRPr="005E3A8C" w:rsidDel="00935BE2">
          <w:rPr>
            <w:szCs w:val="22"/>
          </w:rPr>
          <w:delText>compare gene expression with cytokine production.</w:delText>
        </w:r>
      </w:del>
      <w:ins w:id="37" w:author="Brady,Rachel" w:date="2026-01-14T17:45:00Z" w16du:dateUtc="2026-01-15T01:45:00Z">
        <w:r w:rsidR="00935BE2">
          <w:rPr>
            <w:szCs w:val="22"/>
          </w:rPr>
          <w:t>differential expression analysis.</w:t>
        </w:r>
      </w:ins>
      <w:r w:rsidR="005E3A8C">
        <w:rPr>
          <w:szCs w:val="22"/>
        </w:rPr>
        <w:t xml:space="preserve"> </w:t>
      </w:r>
      <w:r w:rsidR="005E3A8C" w:rsidRPr="005E3A8C">
        <w:rPr>
          <w:szCs w:val="22"/>
        </w:rPr>
        <w:t>Cancer cell lines showed marked heterogeneity in macrophage polarization</w:t>
      </w:r>
      <w:ins w:id="38" w:author="Brady,Rachel" w:date="2026-01-14T17:45:00Z" w16du:dateUtc="2026-01-15T01:45:00Z">
        <w:r w:rsidR="00935BE2">
          <w:rPr>
            <w:szCs w:val="22"/>
          </w:rPr>
          <w:t xml:space="preserve"> capacity</w:t>
        </w:r>
      </w:ins>
      <w:r w:rsidR="005C4B8C">
        <w:rPr>
          <w:szCs w:val="22"/>
        </w:rPr>
        <w:t>, largely</w:t>
      </w:r>
      <w:r w:rsidR="005E3A8C" w:rsidRPr="005E3A8C">
        <w:rPr>
          <w:szCs w:val="22"/>
        </w:rPr>
        <w:t xml:space="preserve"> independent of histologic type. </w:t>
      </w:r>
      <w:del w:id="39" w:author="Brady,Rachel" w:date="2026-01-14T17:45:00Z" w16du:dateUtc="2026-01-15T01:45:00Z">
        <w:r w:rsidR="005E3A8C" w:rsidDel="00935BE2">
          <w:rPr>
            <w:szCs w:val="22"/>
          </w:rPr>
          <w:delText xml:space="preserve">For example, </w:delText>
        </w:r>
      </w:del>
      <w:r w:rsidR="005E3A8C" w:rsidRPr="005E3A8C">
        <w:rPr>
          <w:i/>
          <w:iCs/>
          <w:szCs w:val="22"/>
        </w:rPr>
        <w:t>MVB12A</w:t>
      </w:r>
      <w:r w:rsidR="005E3A8C">
        <w:rPr>
          <w:i/>
          <w:iCs/>
          <w:szCs w:val="22"/>
        </w:rPr>
        <w:t>,</w:t>
      </w:r>
      <w:del w:id="40" w:author="Brady,Rachel" w:date="2026-02-04T11:59:00Z" w16du:dateUtc="2026-02-04T19:59:00Z">
        <w:r w:rsidR="005E3A8C" w:rsidRPr="005E3A8C" w:rsidDel="004226BA">
          <w:rPr>
            <w:i/>
            <w:iCs/>
            <w:szCs w:val="22"/>
          </w:rPr>
          <w:delText xml:space="preserve"> </w:delText>
        </w:r>
      </w:del>
      <w:ins w:id="41" w:author="Brady,Rachel" w:date="2026-01-14T17:45:00Z" w16du:dateUtc="2026-01-15T01:45:00Z">
        <w:r w:rsidR="00935BE2">
          <w:rPr>
            <w:i/>
            <w:iCs/>
            <w:szCs w:val="22"/>
          </w:rPr>
          <w:t xml:space="preserve"> </w:t>
        </w:r>
        <w:r w:rsidR="00935BE2">
          <w:rPr>
            <w:szCs w:val="22"/>
          </w:rPr>
          <w:t xml:space="preserve">a gene </w:t>
        </w:r>
      </w:ins>
      <w:r w:rsidR="005E3A8C" w:rsidRPr="005E3A8C">
        <w:rPr>
          <w:szCs w:val="22"/>
        </w:rPr>
        <w:t xml:space="preserve">involved in exosome biogenesis, strongly correlated with </w:t>
      </w:r>
      <w:ins w:id="42" w:author="Brady,Rachel" w:date="2026-01-15T10:44:00Z" w16du:dateUtc="2026-01-15T18:44:00Z">
        <w:r w:rsidR="00192406">
          <w:rPr>
            <w:szCs w:val="22"/>
          </w:rPr>
          <w:t>vascular endothelial growth factor (</w:t>
        </w:r>
      </w:ins>
      <w:r w:rsidR="005E3A8C" w:rsidRPr="005E3A8C">
        <w:rPr>
          <w:szCs w:val="22"/>
        </w:rPr>
        <w:t>VEGF</w:t>
      </w:r>
      <w:ins w:id="43" w:author="Brady,Rachel" w:date="2026-01-15T10:44:00Z" w16du:dateUtc="2026-01-15T18:44:00Z">
        <w:r w:rsidR="00192406">
          <w:rPr>
            <w:szCs w:val="22"/>
          </w:rPr>
          <w:t>)</w:t>
        </w:r>
      </w:ins>
      <w:r w:rsidR="005E3A8C" w:rsidRPr="005E3A8C">
        <w:rPr>
          <w:szCs w:val="22"/>
        </w:rPr>
        <w:t xml:space="preserve"> stimulation, suggesting exosome-mediated polarization mechanisms.</w:t>
      </w:r>
      <w:r w:rsidR="005E3A8C">
        <w:rPr>
          <w:szCs w:val="22"/>
        </w:rPr>
        <w:t xml:space="preserve"> </w:t>
      </w:r>
      <w:ins w:id="44" w:author="Brady,Rachel" w:date="2026-01-14T17:46:00Z" w16du:dateUtc="2026-01-15T01:46:00Z">
        <w:r w:rsidR="00935BE2">
          <w:rPr>
            <w:szCs w:val="22"/>
          </w:rPr>
          <w:t>Exosome fractionation experiments confirmed that purified exosomes induced significantly more macrophage VEGF secretion than other conditions</w:t>
        </w:r>
      </w:ins>
      <w:ins w:id="45" w:author="Brady,Rachel" w:date="2026-01-14T17:47:00Z" w16du:dateUtc="2026-01-15T01:47:00Z">
        <w:r w:rsidR="00935BE2">
          <w:rPr>
            <w:szCs w:val="22"/>
          </w:rPr>
          <w:t>, and high-</w:t>
        </w:r>
        <w:r w:rsidR="00935BE2" w:rsidRPr="005E3A8C">
          <w:rPr>
            <w:i/>
            <w:iCs/>
            <w:szCs w:val="22"/>
          </w:rPr>
          <w:t>MVB12A</w:t>
        </w:r>
        <w:r w:rsidR="00935BE2">
          <w:rPr>
            <w:i/>
            <w:iCs/>
            <w:szCs w:val="22"/>
          </w:rPr>
          <w:t xml:space="preserve"> </w:t>
        </w:r>
        <w:r w:rsidR="00935BE2">
          <w:rPr>
            <w:szCs w:val="22"/>
          </w:rPr>
          <w:t xml:space="preserve">cell lines showed greater VEGF enrichment in exosomes. </w:t>
        </w:r>
      </w:ins>
      <w:ins w:id="46" w:author="Brady,Rachel" w:date="2026-01-15T10:47:00Z" w16du:dateUtc="2026-01-15T18:47:00Z">
        <w:r w:rsidR="00192406" w:rsidRPr="00192406">
          <w:rPr>
            <w:i/>
            <w:iCs/>
            <w:szCs w:val="22"/>
            <w:rPrChange w:id="47" w:author="Brady,Rachel" w:date="2026-01-15T10:47:00Z" w16du:dateUtc="2026-01-15T18:47:00Z">
              <w:rPr>
                <w:szCs w:val="22"/>
              </w:rPr>
            </w:rPrChange>
          </w:rPr>
          <w:t>C-c motif chemokine ligand</w:t>
        </w:r>
        <w:r w:rsidR="00192406">
          <w:rPr>
            <w:szCs w:val="22"/>
          </w:rPr>
          <w:t xml:space="preserve"> (</w:t>
        </w:r>
      </w:ins>
      <w:r w:rsidR="005C4B8C" w:rsidRPr="005C4B8C">
        <w:rPr>
          <w:i/>
          <w:iCs/>
          <w:szCs w:val="22"/>
        </w:rPr>
        <w:t>CCL3</w:t>
      </w:r>
      <w:ins w:id="48" w:author="Brady,Rachel" w:date="2026-01-15T10:47:00Z" w16du:dateUtc="2026-01-15T18:47:00Z">
        <w:r w:rsidR="00192406">
          <w:rPr>
            <w:i/>
            <w:iCs/>
            <w:szCs w:val="22"/>
          </w:rPr>
          <w:t>)</w:t>
        </w:r>
      </w:ins>
      <w:r w:rsidR="005C4B8C">
        <w:rPr>
          <w:szCs w:val="22"/>
        </w:rPr>
        <w:t xml:space="preserve"> was strongly correlated with </w:t>
      </w:r>
      <w:ins w:id="49" w:author="Brady,Rachel" w:date="2026-01-15T10:44:00Z" w16du:dateUtc="2026-01-15T18:44:00Z">
        <w:r w:rsidR="00192406">
          <w:rPr>
            <w:szCs w:val="22"/>
          </w:rPr>
          <w:t>tumor necrosis factor-alpha (</w:t>
        </w:r>
      </w:ins>
      <w:r w:rsidR="005C4B8C">
        <w:rPr>
          <w:szCs w:val="22"/>
        </w:rPr>
        <w:t>TNF-α</w:t>
      </w:r>
      <w:ins w:id="50" w:author="Brady,Rachel" w:date="2026-01-15T10:44:00Z" w16du:dateUtc="2026-01-15T18:44:00Z">
        <w:r w:rsidR="00192406">
          <w:rPr>
            <w:szCs w:val="22"/>
          </w:rPr>
          <w:t>)</w:t>
        </w:r>
      </w:ins>
      <w:r w:rsidR="005C4B8C">
        <w:rPr>
          <w:szCs w:val="22"/>
        </w:rPr>
        <w:t xml:space="preserve"> secretion </w:t>
      </w:r>
      <w:del w:id="51" w:author="Brady,Rachel" w:date="2026-01-14T17:47:00Z" w16du:dateUtc="2026-01-15T01:47:00Z">
        <w:r w:rsidR="005C4B8C" w:rsidDel="00935BE2">
          <w:rPr>
            <w:szCs w:val="22"/>
          </w:rPr>
          <w:delText xml:space="preserve">solely </w:delText>
        </w:r>
      </w:del>
      <w:ins w:id="52" w:author="Brady,Rachel" w:date="2026-01-15T09:25:00Z" w16du:dateUtc="2026-01-15T17:25:00Z">
        <w:r w:rsidR="00FF60A8">
          <w:rPr>
            <w:szCs w:val="22"/>
          </w:rPr>
          <w:t>exclusively</w:t>
        </w:r>
      </w:ins>
      <w:ins w:id="53" w:author="Brady,Rachel" w:date="2026-01-14T17:47:00Z" w16du:dateUtc="2026-01-15T01:47:00Z">
        <w:r w:rsidR="00935BE2">
          <w:rPr>
            <w:szCs w:val="22"/>
          </w:rPr>
          <w:t xml:space="preserve"> </w:t>
        </w:r>
      </w:ins>
      <w:r w:rsidR="005C4B8C">
        <w:rPr>
          <w:szCs w:val="22"/>
        </w:rPr>
        <w:t>in histiocytic sarcoma</w:t>
      </w:r>
      <w:ins w:id="54" w:author="Brady,Rachel" w:date="2026-01-14T17:47:00Z" w16du:dateUtc="2026-01-15T01:47:00Z">
        <w:r w:rsidR="00935BE2">
          <w:rPr>
            <w:szCs w:val="22"/>
          </w:rPr>
          <w:t xml:space="preserve"> cell</w:t>
        </w:r>
      </w:ins>
      <w:r w:rsidR="005C4B8C">
        <w:rPr>
          <w:szCs w:val="22"/>
        </w:rPr>
        <w:t>s</w:t>
      </w:r>
      <w:ins w:id="55" w:author="Brady,Rachel" w:date="2026-01-14T17:47:00Z" w16du:dateUtc="2026-01-15T01:47:00Z">
        <w:r w:rsidR="00935BE2">
          <w:rPr>
            <w:szCs w:val="22"/>
          </w:rPr>
          <w:t xml:space="preserve">, and </w:t>
        </w:r>
      </w:ins>
      <w:ins w:id="56" w:author="Brady,Rachel" w:date="2026-01-14T17:48:00Z" w16du:dateUtc="2026-01-15T01:48:00Z">
        <w:r w:rsidR="00935BE2">
          <w:rPr>
            <w:szCs w:val="22"/>
          </w:rPr>
          <w:t>recombinant CCL3 induced dose-dependent TNF-α secretion from macrophages</w:t>
        </w:r>
      </w:ins>
      <w:del w:id="57" w:author="Brady,Rachel" w:date="2026-01-14T17:47:00Z" w16du:dateUtc="2026-01-15T01:47:00Z">
        <w:r w:rsidR="005C4B8C" w:rsidDel="00935BE2">
          <w:rPr>
            <w:szCs w:val="22"/>
          </w:rPr>
          <w:delText>.</w:delText>
        </w:r>
      </w:del>
      <w:r w:rsidR="005C4B8C">
        <w:rPr>
          <w:szCs w:val="22"/>
        </w:rPr>
        <w:t xml:space="preserve"> </w:t>
      </w:r>
      <w:r w:rsidR="005E3A8C" w:rsidRPr="005E3A8C">
        <w:rPr>
          <w:szCs w:val="22"/>
        </w:rPr>
        <w:t>High-polarizing cell lines</w:t>
      </w:r>
      <w:r w:rsidR="005C4B8C">
        <w:rPr>
          <w:szCs w:val="22"/>
        </w:rPr>
        <w:t xml:space="preserve"> </w:t>
      </w:r>
      <w:del w:id="58" w:author="Brady,Rachel" w:date="2026-01-14T17:48:00Z" w16du:dateUtc="2026-01-15T01:48:00Z">
        <w:r w:rsidR="005C4B8C" w:rsidDel="00935BE2">
          <w:rPr>
            <w:szCs w:val="22"/>
          </w:rPr>
          <w:delText>in general</w:delText>
        </w:r>
        <w:r w:rsidR="005E3A8C" w:rsidRPr="005E3A8C" w:rsidDel="00935BE2">
          <w:rPr>
            <w:szCs w:val="22"/>
          </w:rPr>
          <w:delText xml:space="preserve"> </w:delText>
        </w:r>
      </w:del>
      <w:r w:rsidR="005E3A8C" w:rsidRPr="005E3A8C">
        <w:rPr>
          <w:szCs w:val="22"/>
        </w:rPr>
        <w:t xml:space="preserve">exhibited </w:t>
      </w:r>
      <w:ins w:id="59" w:author="Brady,Rachel" w:date="2026-01-14T17:48:00Z" w16du:dateUtc="2026-01-15T01:48:00Z">
        <w:r w:rsidR="00935BE2">
          <w:rPr>
            <w:szCs w:val="22"/>
          </w:rPr>
          <w:t>u</w:t>
        </w:r>
      </w:ins>
      <w:ins w:id="60" w:author="Brady,Rachel" w:date="2026-01-14T17:49:00Z" w16du:dateUtc="2026-01-15T01:49:00Z">
        <w:r w:rsidR="00935BE2">
          <w:rPr>
            <w:szCs w:val="22"/>
          </w:rPr>
          <w:t>pregulation of macrophage activation, epithelial-to-mesenchymal transition</w:t>
        </w:r>
      </w:ins>
      <w:ins w:id="61" w:author="Brady,Rachel" w:date="2026-01-14T17:50:00Z" w16du:dateUtc="2026-01-15T01:50:00Z">
        <w:r w:rsidR="00E10F89">
          <w:rPr>
            <w:szCs w:val="22"/>
          </w:rPr>
          <w:t xml:space="preserve"> (EMT)</w:t>
        </w:r>
      </w:ins>
      <w:ins w:id="62" w:author="Brady,Rachel" w:date="2026-01-14T17:49:00Z" w16du:dateUtc="2026-01-15T01:49:00Z">
        <w:r w:rsidR="00935BE2">
          <w:rPr>
            <w:szCs w:val="22"/>
          </w:rPr>
          <w:t xml:space="preserve">, and metabolic </w:t>
        </w:r>
        <w:r w:rsidR="00E10F89">
          <w:rPr>
            <w:szCs w:val="22"/>
          </w:rPr>
          <w:t>reprogramming</w:t>
        </w:r>
      </w:ins>
      <w:ins w:id="63" w:author="Brady,Rachel" w:date="2026-01-15T09:26:00Z" w16du:dateUtc="2026-01-15T17:26:00Z">
        <w:r w:rsidR="00FF60A8">
          <w:rPr>
            <w:szCs w:val="22"/>
          </w:rPr>
          <w:t xml:space="preserve"> genes</w:t>
        </w:r>
      </w:ins>
      <w:ins w:id="64" w:author="Brady,Rachel" w:date="2026-01-14T17:49:00Z" w16du:dateUtc="2026-01-15T01:49:00Z">
        <w:r w:rsidR="00E10F89">
          <w:rPr>
            <w:szCs w:val="22"/>
          </w:rPr>
          <w:t xml:space="preserve">, and </w:t>
        </w:r>
        <w:r w:rsidR="00E10F89">
          <w:rPr>
            <w:szCs w:val="22"/>
          </w:rPr>
          <w:lastRenderedPageBreak/>
          <w:t xml:space="preserve">downregulation of immune surveillance and cell adhesion genes. </w:t>
        </w:r>
      </w:ins>
      <w:del w:id="65" w:author="Brady,Rachel" w:date="2026-01-14T17:48:00Z" w16du:dateUtc="2026-01-15T01:48:00Z">
        <w:r w:rsidR="005E3A8C" w:rsidRPr="005E3A8C" w:rsidDel="00935BE2">
          <w:rPr>
            <w:szCs w:val="22"/>
          </w:rPr>
          <w:delText>differentially expressed genes</w:delText>
        </w:r>
        <w:r w:rsidR="005E3A8C" w:rsidDel="00935BE2">
          <w:rPr>
            <w:szCs w:val="22"/>
          </w:rPr>
          <w:delText xml:space="preserve">. </w:delText>
        </w:r>
        <w:r w:rsidR="005E3A8C" w:rsidRPr="005E3A8C" w:rsidDel="00935BE2">
          <w:rPr>
            <w:szCs w:val="22"/>
          </w:rPr>
          <w:delText>Upregulated genes included macrophage activation/recruitment markers</w:delText>
        </w:r>
        <w:r w:rsidR="005E3A8C" w:rsidDel="00935BE2">
          <w:rPr>
            <w:szCs w:val="22"/>
          </w:rPr>
          <w:delText xml:space="preserve">, </w:delText>
        </w:r>
        <w:r w:rsidR="005E3A8C" w:rsidRPr="005E3A8C" w:rsidDel="00935BE2">
          <w:rPr>
            <w:szCs w:val="22"/>
          </w:rPr>
          <w:delText>epithelial-to-mesenchymal transformation genes and metabolic reprogramming genes</w:delText>
        </w:r>
        <w:r w:rsidR="00240849" w:rsidDel="00935BE2">
          <w:rPr>
            <w:szCs w:val="22"/>
          </w:rPr>
          <w:delText xml:space="preserve">. </w:delText>
        </w:r>
        <w:r w:rsidR="005E3A8C" w:rsidRPr="005E3A8C" w:rsidDel="00935BE2">
          <w:rPr>
            <w:szCs w:val="22"/>
          </w:rPr>
          <w:delText xml:space="preserve">Downregulated genes included immune surveillance </w:delText>
        </w:r>
        <w:r w:rsidR="00240849" w:rsidDel="00935BE2">
          <w:rPr>
            <w:szCs w:val="22"/>
          </w:rPr>
          <w:delText xml:space="preserve">markers </w:delText>
        </w:r>
        <w:r w:rsidR="005E3A8C" w:rsidRPr="005E3A8C" w:rsidDel="00935BE2">
          <w:rPr>
            <w:szCs w:val="22"/>
          </w:rPr>
          <w:delText xml:space="preserve">and cell adhesion molecules. </w:delText>
        </w:r>
      </w:del>
      <w:r w:rsidR="005E3A8C" w:rsidRPr="005E3A8C">
        <w:rPr>
          <w:szCs w:val="22"/>
        </w:rPr>
        <w:t xml:space="preserve">Gene set enrichment analysis confirmed pathways for immune suppression, </w:t>
      </w:r>
      <w:del w:id="66" w:author="Brady,Rachel" w:date="2026-01-14T17:50:00Z" w16du:dateUtc="2026-01-15T01:50:00Z">
        <w:r w:rsidR="005E3A8C" w:rsidRPr="005E3A8C" w:rsidDel="00E10F89">
          <w:rPr>
            <w:szCs w:val="22"/>
          </w:rPr>
          <w:delText>epithelial-to-mesenchymal transformation</w:delText>
        </w:r>
      </w:del>
      <w:ins w:id="67" w:author="Brady,Rachel" w:date="2026-01-14T17:50:00Z" w16du:dateUtc="2026-01-15T01:50:00Z">
        <w:r w:rsidR="00E10F89">
          <w:rPr>
            <w:szCs w:val="22"/>
          </w:rPr>
          <w:t>EMT</w:t>
        </w:r>
      </w:ins>
      <w:r w:rsidR="005E3A8C" w:rsidRPr="005E3A8C">
        <w:rPr>
          <w:szCs w:val="22"/>
        </w:rPr>
        <w:t>, and extracellular matrix remodeling</w:t>
      </w:r>
      <w:ins w:id="68" w:author="Brady,Rachel" w:date="2026-01-14T17:50:00Z" w16du:dateUtc="2026-01-15T01:50:00Z">
        <w:r w:rsidR="00E10F89">
          <w:rPr>
            <w:szCs w:val="22"/>
          </w:rPr>
          <w:t xml:space="preserve">. These findings identify exosome-associated VEGF </w:t>
        </w:r>
      </w:ins>
      <w:ins w:id="69" w:author="Brady,Rachel" w:date="2026-01-14T17:51:00Z" w16du:dateUtc="2026-01-15T01:51:00Z">
        <w:r w:rsidR="00E10F89">
          <w:rPr>
            <w:szCs w:val="22"/>
          </w:rPr>
          <w:t>stimulation as a previously uncharacterized mechanism in canine tumors, and highlights CCL3 as a potentially histiocytic sarcoma specific driver of macrophage TNF-</w:t>
        </w:r>
      </w:ins>
      <w:ins w:id="70" w:author="Brady,Rachel" w:date="2026-01-14T17:52:00Z" w16du:dateUtc="2026-01-15T01:52:00Z">
        <w:r w:rsidR="00E10F89">
          <w:rPr>
            <w:szCs w:val="22"/>
          </w:rPr>
          <w:t>α</w:t>
        </w:r>
      </w:ins>
      <w:ins w:id="71" w:author="Brady,Rachel" w:date="2026-01-14T17:51:00Z" w16du:dateUtc="2026-01-15T01:51:00Z">
        <w:r w:rsidR="00E10F89">
          <w:rPr>
            <w:szCs w:val="22"/>
          </w:rPr>
          <w:t xml:space="preserve"> secretion. Further validation in canine clinical cohorts will determine whether these pathways can serve as biomarkers or therapeutic targets in veterinary oncology.</w:t>
        </w:r>
      </w:ins>
      <w:del w:id="72" w:author="Brady,Rachel" w:date="2026-01-14T17:50:00Z" w16du:dateUtc="2026-01-15T01:50:00Z">
        <w:r w:rsidR="005E3A8C" w:rsidRPr="005E3A8C" w:rsidDel="00E10F89">
          <w:rPr>
            <w:szCs w:val="22"/>
          </w:rPr>
          <w:delText>.</w:delText>
        </w:r>
        <w:r w:rsidR="00240849" w:rsidDel="00E10F89">
          <w:rPr>
            <w:szCs w:val="22"/>
          </w:rPr>
          <w:delText xml:space="preserve"> In conclusion, we showed that c</w:delText>
        </w:r>
        <w:r w:rsidR="005E3A8C" w:rsidRPr="005E3A8C" w:rsidDel="00E10F89">
          <w:rPr>
            <w:szCs w:val="22"/>
          </w:rPr>
          <w:delText xml:space="preserve">anine cancer cell lines vary substantially in </w:delText>
        </w:r>
        <w:r w:rsidR="005C4B8C" w:rsidDel="00E10F89">
          <w:rPr>
            <w:szCs w:val="22"/>
          </w:rPr>
          <w:delText xml:space="preserve">macrophage </w:delText>
        </w:r>
        <w:r w:rsidR="005E3A8C" w:rsidRPr="005E3A8C" w:rsidDel="00E10F89">
          <w:rPr>
            <w:szCs w:val="22"/>
          </w:rPr>
          <w:delText xml:space="preserve">polarization capacity across histologic types. </w:delText>
        </w:r>
        <w:r w:rsidR="00240849" w:rsidDel="00E10F89">
          <w:rPr>
            <w:szCs w:val="22"/>
          </w:rPr>
          <w:delText>We identified</w:delText>
        </w:r>
        <w:r w:rsidR="005E3A8C" w:rsidRPr="005E3A8C" w:rsidDel="00E10F89">
          <w:rPr>
            <w:szCs w:val="22"/>
          </w:rPr>
          <w:delText xml:space="preserve"> potential biomarkers for tumors with </w:delText>
        </w:r>
        <w:r w:rsidR="00251423" w:rsidDel="00E10F89">
          <w:rPr>
            <w:szCs w:val="22"/>
          </w:rPr>
          <w:delText>potent macrophage</w:delText>
        </w:r>
        <w:r w:rsidR="005E3A8C" w:rsidRPr="005E3A8C" w:rsidDel="00E10F89">
          <w:rPr>
            <w:szCs w:val="22"/>
          </w:rPr>
          <w:delText xml:space="preserve">-polarizing ability, </w:delText>
        </w:r>
        <w:r w:rsidR="00240849" w:rsidDel="00E10F89">
          <w:rPr>
            <w:szCs w:val="22"/>
          </w:rPr>
          <w:delText xml:space="preserve">specifically </w:delText>
        </w:r>
        <w:r w:rsidR="005E3A8C" w:rsidRPr="005E3A8C" w:rsidDel="00E10F89">
          <w:rPr>
            <w:szCs w:val="22"/>
          </w:rPr>
          <w:delText xml:space="preserve">highlighting exosome-mediated </w:delText>
        </w:r>
        <w:r w:rsidR="00240849" w:rsidDel="00E10F89">
          <w:rPr>
            <w:szCs w:val="22"/>
          </w:rPr>
          <w:delText>VEGF stimulation</w:delText>
        </w:r>
        <w:r w:rsidR="005E3A8C" w:rsidRPr="005E3A8C" w:rsidDel="00E10F89">
          <w:rPr>
            <w:szCs w:val="22"/>
          </w:rPr>
          <w:delText xml:space="preserve"> as a</w:delText>
        </w:r>
        <w:r w:rsidR="00240849" w:rsidDel="00E10F89">
          <w:rPr>
            <w:szCs w:val="22"/>
          </w:rPr>
          <w:delText xml:space="preserve"> potential</w:delText>
        </w:r>
        <w:r w:rsidR="005E3A8C" w:rsidRPr="005E3A8C" w:rsidDel="00E10F89">
          <w:rPr>
            <w:szCs w:val="22"/>
          </w:rPr>
          <w:delText xml:space="preserve"> targetable immunosuppression mechanism warranting further investigation for cancer immunotherapy.</w:delText>
        </w:r>
      </w:del>
    </w:p>
    <w:p w14:paraId="3B3B9F94" w14:textId="0D126BF2" w:rsidR="003545D2" w:rsidRPr="00D26DBC" w:rsidRDefault="003545D2" w:rsidP="009271E5">
      <w:pPr>
        <w:spacing w:line="480" w:lineRule="auto"/>
        <w:rPr>
          <w:szCs w:val="22"/>
          <w:shd w:val="clear" w:color="auto" w:fill="FFFFFF"/>
        </w:rPr>
      </w:pPr>
    </w:p>
    <w:p w14:paraId="7965CF79" w14:textId="604E6280" w:rsidR="003545D2" w:rsidRPr="009271E5" w:rsidRDefault="009271E5" w:rsidP="009271E5">
      <w:pPr>
        <w:spacing w:line="480" w:lineRule="auto"/>
        <w:rPr>
          <w:b/>
          <w:sz w:val="36"/>
          <w:szCs w:val="36"/>
        </w:rPr>
      </w:pPr>
      <w:r w:rsidRPr="009271E5">
        <w:rPr>
          <w:b/>
          <w:sz w:val="36"/>
          <w:szCs w:val="36"/>
        </w:rPr>
        <w:t>Introduction</w:t>
      </w:r>
    </w:p>
    <w:p w14:paraId="62E0DEEE" w14:textId="5CB768C8" w:rsidR="0094436D" w:rsidRDefault="006A03F7" w:rsidP="0094436D">
      <w:pPr>
        <w:spacing w:line="480" w:lineRule="auto"/>
        <w:ind w:firstLine="720"/>
        <w:rPr>
          <w:ins w:id="73" w:author="Brady,Rachel" w:date="2026-01-14T10:24:00Z" w16du:dateUtc="2026-01-14T18:24:00Z"/>
          <w:szCs w:val="22"/>
        </w:rPr>
      </w:pPr>
      <w:r w:rsidRPr="00E80806">
        <w:rPr>
          <w:szCs w:val="22"/>
        </w:rPr>
        <w:t xml:space="preserve">The tumor microenvironment (TME) </w:t>
      </w:r>
      <w:r w:rsidR="00BF3CFD">
        <w:rPr>
          <w:szCs w:val="22"/>
        </w:rPr>
        <w:t>drives</w:t>
      </w:r>
      <w:r w:rsidRPr="00E80806">
        <w:rPr>
          <w:szCs w:val="22"/>
        </w:rPr>
        <w:t xml:space="preserve"> cancer</w:t>
      </w:r>
      <w:r w:rsidR="00BF3CFD">
        <w:rPr>
          <w:szCs w:val="22"/>
        </w:rPr>
        <w:t xml:space="preserve"> </w:t>
      </w:r>
      <w:r w:rsidRPr="00E80806">
        <w:rPr>
          <w:szCs w:val="22"/>
        </w:rPr>
        <w:t>progression</w:t>
      </w:r>
      <w:r w:rsidR="004B5836">
        <w:rPr>
          <w:szCs w:val="22"/>
        </w:rPr>
        <w:t xml:space="preserve"> via</w:t>
      </w:r>
      <w:r w:rsidRPr="00E80806">
        <w:rPr>
          <w:szCs w:val="22"/>
        </w:rPr>
        <w:t xml:space="preserve"> tumor growth</w:t>
      </w:r>
      <w:r w:rsidR="004B5836">
        <w:rPr>
          <w:szCs w:val="22"/>
        </w:rPr>
        <w:t>,</w:t>
      </w:r>
      <w:r w:rsidRPr="00E80806">
        <w:rPr>
          <w:szCs w:val="22"/>
        </w:rPr>
        <w:t xml:space="preserve"> metastasis, a</w:t>
      </w:r>
      <w:r w:rsidR="004B5836">
        <w:rPr>
          <w:szCs w:val="22"/>
        </w:rPr>
        <w:t xml:space="preserve">nd treatment </w:t>
      </w:r>
      <w:r w:rsidRPr="00E80806">
        <w:rPr>
          <w:szCs w:val="22"/>
        </w:rPr>
        <w:t>resistance</w:t>
      </w:r>
      <w:r w:rsidR="000E3697">
        <w:rPr>
          <w:szCs w:val="22"/>
        </w:rPr>
        <w:t xml:space="preserve"> </w:t>
      </w:r>
      <w:sdt>
        <w:sdtPr>
          <w:rPr>
            <w:color w:val="000000"/>
            <w:szCs w:val="22"/>
          </w:rPr>
          <w:tag w:val="MENDELEY_CITATION_v3_eyJjaXRhdGlvbklEIjoiTUVOREVMRVlfQ0lUQVRJT05fMzZjYjJkZWItZDY0My00MWE3LTgzZTQtNTE0YjViYmU2MjVkIiwicHJvcGVydGllcyI6eyJub3RlSW5kZXgiOjB9LCJpc0VkaXRlZCI6ZmFsc2UsIm1hbnVhbE92ZXJyaWRlIjp7ImlzTWFudWFsbHlPdmVycmlkZGVuIjpmYWxzZSwiY2l0ZXByb2NUZXh0IjoiWzFd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073702066"/>
          <w:placeholder>
            <w:docPart w:val="DefaultPlaceholder_-1854013440"/>
          </w:placeholder>
        </w:sdtPr>
        <w:sdtContent>
          <w:ins w:id="74" w:author="Brady,Rachel" w:date="2026-02-04T11:50:00Z" w16du:dateUtc="2026-02-04T19:50:00Z">
            <w:r w:rsidR="009C6692" w:rsidRPr="009C6692">
              <w:rPr>
                <w:rFonts w:eastAsia="Times New Roman"/>
                <w:color w:val="000000"/>
                <w:szCs w:val="22"/>
              </w:rPr>
              <w:t>[1]</w:t>
            </w:r>
          </w:ins>
          <w:del w:id="75" w:author="Brady,Rachel" w:date="2026-02-04T11:50:00Z" w16du:dateUtc="2026-02-04T19:50:00Z">
            <w:r w:rsidR="009C6692" w:rsidRPr="009C6692" w:rsidDel="009C6692">
              <w:rPr>
                <w:rFonts w:eastAsia="Times New Roman"/>
                <w:color w:val="000000"/>
                <w:szCs w:val="22"/>
              </w:rPr>
              <w:delText>[1]</w:delText>
            </w:r>
          </w:del>
        </w:sdtContent>
      </w:sdt>
      <w:r w:rsidR="000E3697">
        <w:rPr>
          <w:color w:val="000000"/>
          <w:szCs w:val="22"/>
        </w:rPr>
        <w:t>.</w:t>
      </w:r>
      <w:r w:rsidRPr="00E80806">
        <w:rPr>
          <w:szCs w:val="22"/>
        </w:rPr>
        <w:t xml:space="preserve"> Many new</w:t>
      </w:r>
      <w:r w:rsidR="004B5836">
        <w:rPr>
          <w:szCs w:val="22"/>
        </w:rPr>
        <w:t xml:space="preserve"> </w:t>
      </w:r>
      <w:r w:rsidRPr="00E80806">
        <w:rPr>
          <w:szCs w:val="22"/>
        </w:rPr>
        <w:t>cancer therapies are TME-centric rather than cancer cell-centric, highlighting the importance of the TME</w:t>
      </w:r>
      <w:r w:rsidR="000E3697">
        <w:rPr>
          <w:szCs w:val="22"/>
        </w:rPr>
        <w:t xml:space="preserve"> </w:t>
      </w:r>
      <w:sdt>
        <w:sdtPr>
          <w:rPr>
            <w:color w:val="000000"/>
            <w:szCs w:val="22"/>
          </w:rPr>
          <w:tag w:val="MENDELEY_CITATION_v3_eyJjaXRhdGlvbklEIjoiTUVOREVMRVlfQ0lUQVRJT05fYzZkMWIwMjgtMmVlZi00OWJlLTgyMjUtMTZkZjg1NTgwNjQ5IiwicHJvcGVydGllcyI6eyJub3RlSW5kZXgiOjB9LCJpc0VkaXRlZCI6ZmFsc2UsIm1hbnVhbE92ZXJyaWRlIjp7ImlzTWFudWFsbHlPdmVycmlkZGVuIjpmYWxzZSwiY2l0ZXByb2NUZXh0IjoiWzJd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"/>
          <w:id w:val="-906070388"/>
          <w:placeholder>
            <w:docPart w:val="DefaultPlaceholder_-1854013440"/>
          </w:placeholder>
        </w:sdtPr>
        <w:sdtContent>
          <w:ins w:id="76" w:author="Brady,Rachel" w:date="2026-02-04T11:50:00Z" w16du:dateUtc="2026-02-04T19:50:00Z">
            <w:r w:rsidR="009C6692" w:rsidRPr="009C6692">
              <w:rPr>
                <w:color w:val="000000"/>
                <w:szCs w:val="22"/>
              </w:rPr>
              <w:t>[2]</w:t>
            </w:r>
          </w:ins>
          <w:del w:id="77" w:author="Brady,Rachel" w:date="2026-02-04T11:50:00Z" w16du:dateUtc="2026-02-04T19:50:00Z">
            <w:r w:rsidR="009C6692" w:rsidRPr="009C6692" w:rsidDel="009C6692">
              <w:rPr>
                <w:color w:val="000000"/>
                <w:szCs w:val="22"/>
              </w:rPr>
              <w:delText>[2]</w:delText>
            </w:r>
          </w:del>
        </w:sdtContent>
      </w:sdt>
      <w:r w:rsidR="000E3697">
        <w:rPr>
          <w:color w:val="000000"/>
          <w:szCs w:val="22"/>
        </w:rPr>
        <w:t>.</w:t>
      </w:r>
      <w:r w:rsidRPr="00E80806">
        <w:rPr>
          <w:szCs w:val="22"/>
        </w:rPr>
        <w:t xml:space="preserve"> </w:t>
      </w:r>
      <w:r w:rsidR="00D84A27">
        <w:rPr>
          <w:szCs w:val="22"/>
        </w:rPr>
        <w:t>There is</w:t>
      </w:r>
      <w:r w:rsidRPr="00E80806">
        <w:rPr>
          <w:szCs w:val="22"/>
        </w:rPr>
        <w:t xml:space="preserve"> </w:t>
      </w:r>
      <w:r w:rsidR="0081054F">
        <w:rPr>
          <w:szCs w:val="22"/>
        </w:rPr>
        <w:t xml:space="preserve">major </w:t>
      </w:r>
      <w:r w:rsidRPr="00E80806">
        <w:rPr>
          <w:szCs w:val="22"/>
        </w:rPr>
        <w:t>variability in the TME, both between and within tumor types</w:t>
      </w:r>
      <w:r w:rsidR="000E3697">
        <w:rPr>
          <w:szCs w:val="22"/>
        </w:rPr>
        <w:t xml:space="preserve"> </w:t>
      </w:r>
      <w:sdt>
        <w:sdtPr>
          <w:rPr>
            <w:color w:val="000000"/>
            <w:szCs w:val="22"/>
          </w:rPr>
          <w:tag w:val="MENDELEY_CITATION_v3_eyJjaXRhdGlvbklEIjoiTUVOREVMRVlfQ0lUQVRJT05fN2QyMjMwMjktYjI0Mi00ZGY0LWI0ODctYWJhNGUzZWY1NDY2IiwicHJvcGVydGllcyI6eyJub3RlSW5kZXgiOjB9LCJpc0VkaXRlZCI6ZmFsc2UsIm1hbnVhbE92ZXJyaWRlIjp7ImlzTWFudWFsbHlPdmVycmlkZGVuIjpmYWxzZSwiY2l0ZXByb2NUZXh0IjoiWzNd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"/>
          <w:id w:val="-869912093"/>
          <w:placeholder>
            <w:docPart w:val="DefaultPlaceholder_-1854013440"/>
          </w:placeholder>
        </w:sdtPr>
        <w:sdtContent>
          <w:ins w:id="78" w:author="Brady,Rachel" w:date="2026-02-04T11:50:00Z" w16du:dateUtc="2026-02-04T19:50:00Z">
            <w:r w:rsidR="009C6692" w:rsidRPr="009C6692">
              <w:rPr>
                <w:color w:val="000000"/>
                <w:szCs w:val="22"/>
              </w:rPr>
              <w:t>[3]</w:t>
            </w:r>
          </w:ins>
          <w:del w:id="79" w:author="Brady,Rachel" w:date="2026-02-04T11:50:00Z" w16du:dateUtc="2026-02-04T19:50:00Z">
            <w:r w:rsidR="009C6692" w:rsidRPr="009C6692" w:rsidDel="009C6692">
              <w:rPr>
                <w:color w:val="000000"/>
                <w:szCs w:val="22"/>
              </w:rPr>
              <w:delText>[3]</w:delText>
            </w:r>
          </w:del>
        </w:sdtContent>
      </w:sdt>
      <w:r w:rsidR="000E3697">
        <w:rPr>
          <w:color w:val="000000"/>
          <w:szCs w:val="22"/>
        </w:rPr>
        <w:t>.</w:t>
      </w:r>
      <w:ins w:id="80" w:author="Brady,Rachel" w:date="2026-01-14T10:20:00Z" w16du:dateUtc="2026-01-14T18:20:00Z">
        <w:r w:rsidR="0094436D">
          <w:rPr>
            <w:color w:val="000000"/>
            <w:szCs w:val="22"/>
          </w:rPr>
          <w:t xml:space="preserve"> </w:t>
        </w:r>
      </w:ins>
      <w:ins w:id="81" w:author="Brady,Rachel" w:date="2026-01-14T10:42:00Z" w16du:dateUtc="2026-01-14T18:42:00Z">
        <w:r w:rsidR="00BF2B14">
          <w:rPr>
            <w:color w:val="000000"/>
            <w:szCs w:val="22"/>
          </w:rPr>
          <w:t xml:space="preserve">One contribution to this variability is the immune cell compartment. </w:t>
        </w:r>
      </w:ins>
      <w:moveToRangeStart w:id="82" w:author="Brady,Rachel" w:date="2026-01-14T10:20:00Z" w:name="move219278434"/>
      <w:moveTo w:id="83" w:author="Brady,Rachel" w:date="2026-01-14T10:20:00Z" w16du:dateUtc="2026-01-14T18:20:00Z">
        <w:r w:rsidR="0094436D" w:rsidRPr="00E80806">
          <w:rPr>
            <w:szCs w:val="22"/>
          </w:rPr>
          <w:t xml:space="preserve">Tumor-associated macrophages (TAMs) are the most abundant immune cells in the TME </w:t>
        </w:r>
        <w:r w:rsidR="0094436D">
          <w:rPr>
            <w:szCs w:val="22"/>
          </w:rPr>
          <w:t xml:space="preserve">and </w:t>
        </w:r>
        <w:r w:rsidR="0094436D" w:rsidRPr="00E80806">
          <w:rPr>
            <w:szCs w:val="22"/>
          </w:rPr>
          <w:t xml:space="preserve">comprise a heterogeneous group with </w:t>
        </w:r>
      </w:moveTo>
      <w:ins w:id="84" w:author="Brady,Rachel" w:date="2026-01-14T10:43:00Z" w16du:dateUtc="2026-01-14T18:43:00Z">
        <w:r w:rsidR="00BF2B14">
          <w:rPr>
            <w:szCs w:val="22"/>
          </w:rPr>
          <w:t xml:space="preserve">markedly </w:t>
        </w:r>
      </w:ins>
      <w:moveTo w:id="85" w:author="Brady,Rachel" w:date="2026-01-14T10:20:00Z" w16du:dateUtc="2026-01-14T18:20:00Z">
        <w:r w:rsidR="0094436D" w:rsidRPr="00E80806">
          <w:rPr>
            <w:szCs w:val="22"/>
          </w:rPr>
          <w:t>diverse phenotypes</w:t>
        </w:r>
        <w:r w:rsidR="0094436D">
          <w:rPr>
            <w:szCs w:val="22"/>
          </w:rPr>
          <w:t xml:space="preserve"> </w:t>
        </w:r>
      </w:moveTo>
      <w:sdt>
        <w:sdtPr>
          <w:rPr>
            <w:color w:val="000000"/>
            <w:szCs w:val="22"/>
          </w:rPr>
          <w:tag w:val="MENDELEY_CITATION_v3_eyJjaXRhdGlvbklEIjoiTUVOREVMRVlfQ0lUQVRJT05fZmFjMzE4ZTgtNjI3Yy00MDUyLTllZWYtMjFiOTRjNTY0ZTk0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297448523"/>
          <w:placeholder>
            <w:docPart w:val="0E48EB149B1F4807B58F2317A8678D4A"/>
          </w:placeholder>
        </w:sdtPr>
        <w:sdtContent>
          <w:ins w:id="86" w:author="Brady,Rachel" w:date="2026-02-04T11:50:00Z" w16du:dateUtc="2026-02-04T19:50:00Z">
            <w:r w:rsidR="009C6692" w:rsidRPr="009C6692">
              <w:rPr>
                <w:color w:val="000000"/>
                <w:szCs w:val="22"/>
              </w:rPr>
              <w:t>[4]</w:t>
            </w:r>
          </w:ins>
          <w:del w:id="87" w:author="Brady,Rachel" w:date="2026-02-04T11:50:00Z" w16du:dateUtc="2026-02-04T19:50:00Z">
            <w:r w:rsidR="009C6692" w:rsidRPr="009C6692" w:rsidDel="009C6692">
              <w:rPr>
                <w:color w:val="000000"/>
                <w:szCs w:val="22"/>
              </w:rPr>
              <w:delText>[4]</w:delText>
            </w:r>
          </w:del>
        </w:sdtContent>
      </w:sdt>
      <w:moveTo w:id="88" w:author="Brady,Rachel" w:date="2026-01-14T10:20:00Z" w16du:dateUtc="2026-01-14T18:20:00Z">
        <w:r w:rsidR="0094436D">
          <w:rPr>
            <w:color w:val="000000"/>
            <w:szCs w:val="22"/>
          </w:rPr>
          <w:t>.</w:t>
        </w:r>
        <w:r w:rsidR="0094436D" w:rsidRPr="00E80806">
          <w:rPr>
            <w:szCs w:val="22"/>
          </w:rPr>
          <w:t xml:space="preserve"> They are being investigated as therapeutic targets</w:t>
        </w:r>
        <w:r w:rsidR="0094436D">
          <w:rPr>
            <w:szCs w:val="22"/>
          </w:rPr>
          <w:t xml:space="preserve"> and</w:t>
        </w:r>
        <w:r w:rsidR="0094436D" w:rsidRPr="00E80806">
          <w:rPr>
            <w:szCs w:val="22"/>
          </w:rPr>
          <w:t xml:space="preserve"> biomarkers</w:t>
        </w:r>
        <w:r w:rsidR="0094436D">
          <w:rPr>
            <w:szCs w:val="22"/>
          </w:rPr>
          <w:t xml:space="preserve"> in cancer. </w:t>
        </w:r>
      </w:moveTo>
      <w:moveToRangeEnd w:id="82"/>
      <w:ins w:id="89" w:author="Brady,Rachel" w:date="2026-01-14T10:20:00Z" w16du:dateUtc="2026-01-14T18:20:00Z">
        <w:r w:rsidR="0094436D">
          <w:rPr>
            <w:szCs w:val="22"/>
          </w:rPr>
          <w:t>However, despite major advances in understanding TAM biology in human and murine systems</w:t>
        </w:r>
      </w:ins>
      <w:ins w:id="90" w:author="Brady,Rachel" w:date="2026-01-14T10:42:00Z" w16du:dateUtc="2026-01-14T18:42:00Z">
        <w:r w:rsidR="00BF2B14">
          <w:rPr>
            <w:szCs w:val="22"/>
          </w:rPr>
          <w:t>,</w:t>
        </w:r>
      </w:ins>
      <w:ins w:id="91" w:author="Brady,Rachel" w:date="2026-01-14T10:20:00Z" w16du:dateUtc="2026-01-14T18:20:00Z">
        <w:r w:rsidR="0094436D">
          <w:rPr>
            <w:szCs w:val="22"/>
          </w:rPr>
          <w:t xml:space="preserve"> the mechanisms by which tumor cell</w:t>
        </w:r>
      </w:ins>
      <w:ins w:id="92" w:author="Brady,Rachel" w:date="2026-01-14T10:47:00Z" w16du:dateUtc="2026-01-14T18:47:00Z">
        <w:r w:rsidR="00BF2B14">
          <w:rPr>
            <w:szCs w:val="22"/>
          </w:rPr>
          <w:t>s</w:t>
        </w:r>
      </w:ins>
      <w:ins w:id="93" w:author="Brady,Rachel" w:date="2026-01-14T10:20:00Z" w16du:dateUtc="2026-01-14T18:20:00Z">
        <w:r w:rsidR="0094436D">
          <w:rPr>
            <w:szCs w:val="22"/>
          </w:rPr>
          <w:t xml:space="preserve"> shape macrophage phenotypes in canine cancers remain p</w:t>
        </w:r>
      </w:ins>
      <w:ins w:id="94" w:author="Brady,Rachel" w:date="2026-01-14T10:21:00Z" w16du:dateUtc="2026-01-14T18:21:00Z">
        <w:r w:rsidR="0094436D">
          <w:rPr>
            <w:szCs w:val="22"/>
          </w:rPr>
          <w:t>oorly understood</w:t>
        </w:r>
      </w:ins>
      <w:ins w:id="95" w:author="Brady,Rachel" w:date="2026-01-15T09:49:00Z" w16du:dateUtc="2026-01-15T17:49:00Z">
        <w:r w:rsidR="008C4DD6">
          <w:rPr>
            <w:szCs w:val="22"/>
          </w:rPr>
          <w:t xml:space="preserve"> </w:t>
        </w:r>
      </w:ins>
      <w:sdt>
        <w:sdtPr>
          <w:rPr>
            <w:color w:val="000000"/>
            <w:szCs w:val="22"/>
          </w:rPr>
          <w:tag w:val="MENDELEY_CITATION_v3_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"/>
          <w:id w:val="-1907132474"/>
          <w:placeholder>
            <w:docPart w:val="DefaultPlaceholder_-1854013440"/>
          </w:placeholder>
        </w:sdtPr>
        <w:sdtContent>
          <w:ins w:id="96" w:author="Brady,Rachel" w:date="2026-02-04T11:50:00Z" w16du:dateUtc="2026-02-04T19:50:00Z">
            <w:r w:rsidR="009C6692" w:rsidRPr="009C6692">
              <w:rPr>
                <w:color w:val="000000"/>
                <w:szCs w:val="22"/>
              </w:rPr>
              <w:t>[5]</w:t>
            </w:r>
          </w:ins>
          <w:del w:id="97" w:author="Brady,Rachel" w:date="2026-02-04T11:50:00Z" w16du:dateUtc="2026-02-04T19:50:00Z">
            <w:r w:rsidR="009C6692" w:rsidRPr="009C6692" w:rsidDel="009C6692">
              <w:rPr>
                <w:color w:val="000000"/>
                <w:szCs w:val="22"/>
              </w:rPr>
              <w:delText>[5]</w:delText>
            </w:r>
          </w:del>
        </w:sdtContent>
      </w:sdt>
      <w:ins w:id="98" w:author="Brady,Rachel" w:date="2026-01-14T10:21:00Z" w16du:dateUtc="2026-01-14T18:21:00Z">
        <w:r w:rsidR="0094436D">
          <w:rPr>
            <w:szCs w:val="22"/>
          </w:rPr>
          <w:t>.</w:t>
        </w:r>
      </w:ins>
      <w:r w:rsidRPr="00E80806">
        <w:rPr>
          <w:szCs w:val="22"/>
        </w:rPr>
        <w:t xml:space="preserve"> </w:t>
      </w:r>
    </w:p>
    <w:p w14:paraId="20938995" w14:textId="600BFEF1" w:rsidR="006F7903" w:rsidRDefault="00BF2B14" w:rsidP="0094436D">
      <w:pPr>
        <w:spacing w:line="480" w:lineRule="auto"/>
        <w:ind w:firstLine="720"/>
        <w:rPr>
          <w:ins w:id="99" w:author="Brady,Rachel" w:date="2026-01-14T10:53:00Z" w16du:dateUtc="2026-01-14T18:53:00Z"/>
          <w:szCs w:val="22"/>
        </w:rPr>
      </w:pPr>
      <w:ins w:id="100" w:author="Brady,Rachel" w:date="2026-01-14T10:47:00Z" w16du:dateUtc="2026-01-14T18:47:00Z">
        <w:r>
          <w:rPr>
            <w:szCs w:val="22"/>
          </w:rPr>
          <w:lastRenderedPageBreak/>
          <w:t>C</w:t>
        </w:r>
      </w:ins>
      <w:ins w:id="101" w:author="Brady,Rachel" w:date="2026-01-14T10:36:00Z" w16du:dateUtc="2026-01-14T18:36:00Z">
        <w:r w:rsidR="00790D7D">
          <w:rPr>
            <w:szCs w:val="22"/>
          </w:rPr>
          <w:t>anc</w:t>
        </w:r>
      </w:ins>
      <w:ins w:id="102" w:author="Brady,Rachel" w:date="2026-01-14T10:37:00Z" w16du:dateUtc="2026-01-14T18:37:00Z">
        <w:r w:rsidR="00790D7D">
          <w:rPr>
            <w:szCs w:val="22"/>
          </w:rPr>
          <w:t xml:space="preserve">er is </w:t>
        </w:r>
      </w:ins>
      <w:ins w:id="103" w:author="Brady,Rachel" w:date="2026-01-14T10:47:00Z" w16du:dateUtc="2026-01-14T18:47:00Z">
        <w:r>
          <w:rPr>
            <w:szCs w:val="22"/>
          </w:rPr>
          <w:t>the</w:t>
        </w:r>
      </w:ins>
      <w:ins w:id="104" w:author="Brady,Rachel" w:date="2026-01-14T10:37:00Z" w16du:dateUtc="2026-01-14T18:37:00Z">
        <w:r w:rsidR="00790D7D">
          <w:rPr>
            <w:szCs w:val="22"/>
          </w:rPr>
          <w:t xml:space="preserve"> </w:t>
        </w:r>
      </w:ins>
      <w:ins w:id="105" w:author="Brady,Rachel" w:date="2026-01-14T10:47:00Z" w16du:dateUtc="2026-01-14T18:47:00Z">
        <w:r>
          <w:rPr>
            <w:szCs w:val="22"/>
          </w:rPr>
          <w:t>leading</w:t>
        </w:r>
      </w:ins>
      <w:ins w:id="106" w:author="Brady,Rachel" w:date="2026-01-14T10:37:00Z" w16du:dateUtc="2026-01-14T18:37:00Z">
        <w:r w:rsidR="00790D7D">
          <w:rPr>
            <w:szCs w:val="22"/>
          </w:rPr>
          <w:t xml:space="preserve"> cause of death for</w:t>
        </w:r>
      </w:ins>
      <w:ins w:id="107" w:author="Brady,Rachel" w:date="2026-01-14T10:47:00Z" w16du:dateUtc="2026-01-14T18:47:00Z">
        <w:r>
          <w:rPr>
            <w:szCs w:val="22"/>
          </w:rPr>
          <w:t xml:space="preserve"> sen</w:t>
        </w:r>
      </w:ins>
      <w:ins w:id="108" w:author="Brady,Rachel" w:date="2026-01-14T10:48:00Z" w16du:dateUtc="2026-01-14T18:48:00Z">
        <w:r>
          <w:rPr>
            <w:szCs w:val="22"/>
          </w:rPr>
          <w:t xml:space="preserve">ior </w:t>
        </w:r>
      </w:ins>
      <w:ins w:id="109" w:author="Brady,Rachel" w:date="2026-01-14T10:37:00Z" w16du:dateUtc="2026-01-14T18:37:00Z">
        <w:r w:rsidR="00790D7D">
          <w:rPr>
            <w:szCs w:val="22"/>
          </w:rPr>
          <w:t>pet dogs,</w:t>
        </w:r>
      </w:ins>
      <w:ins w:id="110" w:author="Brady,Rachel" w:date="2026-01-14T11:05:00Z" w16du:dateUtc="2026-01-14T19:05:00Z">
        <w:r w:rsidR="00A671BC">
          <w:rPr>
            <w:szCs w:val="22"/>
          </w:rPr>
          <w:t xml:space="preserve"> with over six million dogs diagnosed every year in the United States</w:t>
        </w:r>
      </w:ins>
      <w:ins w:id="111" w:author="Brady,Rachel" w:date="2026-01-15T10:01:00Z" w16du:dateUtc="2026-01-15T18:01:00Z">
        <w:r w:rsidR="007751FA">
          <w:rPr>
            <w:szCs w:val="22"/>
          </w:rPr>
          <w:t xml:space="preserve"> </w:t>
        </w:r>
      </w:ins>
      <w:sdt>
        <w:sdtPr>
          <w:rPr>
            <w:color w:val="000000"/>
            <w:szCs w:val="22"/>
          </w:rPr>
          <w:tag w:val="MENDELEY_CITATION_v3_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XX0="/>
          <w:id w:val="-1254510218"/>
          <w:placeholder>
            <w:docPart w:val="DefaultPlaceholder_-1854013440"/>
          </w:placeholder>
        </w:sdtPr>
        <w:sdtContent>
          <w:ins w:id="112" w:author="Brady,Rachel" w:date="2026-02-04T11:50:00Z" w16du:dateUtc="2026-02-04T19:50:00Z">
            <w:r w:rsidR="009C6692" w:rsidRPr="009C6692">
              <w:rPr>
                <w:color w:val="000000"/>
                <w:szCs w:val="22"/>
              </w:rPr>
              <w:t>[6,7]</w:t>
            </w:r>
          </w:ins>
          <w:del w:id="113" w:author="Brady,Rachel" w:date="2026-02-04T11:50:00Z" w16du:dateUtc="2026-02-04T19:50:00Z">
            <w:r w:rsidR="009C6692" w:rsidRPr="009C6692" w:rsidDel="009C6692">
              <w:rPr>
                <w:color w:val="000000"/>
                <w:szCs w:val="22"/>
              </w:rPr>
              <w:delText>[6,7]</w:delText>
            </w:r>
          </w:del>
        </w:sdtContent>
      </w:sdt>
      <w:ins w:id="114" w:author="Brady,Rachel" w:date="2026-01-14T11:05:00Z" w16du:dateUtc="2026-01-14T19:05:00Z">
        <w:r w:rsidR="00A671BC">
          <w:rPr>
            <w:szCs w:val="22"/>
          </w:rPr>
          <w:t>.</w:t>
        </w:r>
      </w:ins>
      <w:ins w:id="115" w:author="Brady,Rachel" w:date="2026-01-14T10:37:00Z" w16du:dateUtc="2026-01-14T18:37:00Z">
        <w:r w:rsidR="00790D7D">
          <w:rPr>
            <w:szCs w:val="22"/>
          </w:rPr>
          <w:t xml:space="preserve"> </w:t>
        </w:r>
      </w:ins>
      <w:ins w:id="116" w:author="Brady,Rachel" w:date="2026-01-14T11:05:00Z" w16du:dateUtc="2026-01-14T19:05:00Z">
        <w:r w:rsidR="00A671BC">
          <w:rPr>
            <w:szCs w:val="22"/>
          </w:rPr>
          <w:t xml:space="preserve">Unfortunately, </w:t>
        </w:r>
      </w:ins>
      <w:ins w:id="117" w:author="Brady,Rachel" w:date="2026-01-14T10:37:00Z" w16du:dateUtc="2026-01-14T18:37:00Z">
        <w:r w:rsidR="00790D7D">
          <w:rPr>
            <w:szCs w:val="22"/>
          </w:rPr>
          <w:t xml:space="preserve">immunotherapy has not </w:t>
        </w:r>
      </w:ins>
      <w:ins w:id="118" w:author="Brady,Rachel" w:date="2026-01-14T10:48:00Z" w16du:dateUtc="2026-01-14T18:48:00Z">
        <w:r>
          <w:rPr>
            <w:szCs w:val="22"/>
          </w:rPr>
          <w:t xml:space="preserve">yet </w:t>
        </w:r>
      </w:ins>
      <w:ins w:id="119" w:author="Brady,Rachel" w:date="2026-01-14T10:37:00Z" w16du:dateUtc="2026-01-14T18:37:00Z">
        <w:r w:rsidR="00790D7D">
          <w:rPr>
            <w:szCs w:val="22"/>
          </w:rPr>
          <w:t xml:space="preserve">advanced for canine patients to the same extent as humans </w:t>
        </w:r>
      </w:ins>
      <w:sdt>
        <w:sdtPr>
          <w:rPr>
            <w:color w:val="000000"/>
            <w:szCs w:val="22"/>
          </w:rPr>
          <w:tag w:val="MENDELEY_CITATION_v3_eyJjaXRhdGlvbklEIjoiTUVOREVMRVlfQ0lUQVRJT05fOTE0YjU1MjYtOWYyOC00ZWUyLWE0OTgtN2ZiZGUwYWVhNjhhIiwicHJvcGVydGllcyI6eyJub3RlSW5kZXgiOjB9LCJpc0VkaXRlZCI6ZmFsc2UsIm1hbnVhbE92ZXJyaWRlIjp7ImlzTWFudWFsbHlPdmVycmlkZGVuIjpmYWxzZSwiY2l0ZXByb2NUZXh0IjoiWzh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XX0="/>
          <w:id w:val="-1315337386"/>
          <w:placeholder>
            <w:docPart w:val="DefaultPlaceholder_-1854013440"/>
          </w:placeholder>
        </w:sdtPr>
        <w:sdtContent>
          <w:ins w:id="120" w:author="Brady,Rachel" w:date="2026-02-04T11:50:00Z" w16du:dateUtc="2026-02-04T19:50:00Z">
            <w:r w:rsidR="009C6692" w:rsidRPr="009C6692">
              <w:rPr>
                <w:color w:val="000000"/>
                <w:szCs w:val="22"/>
              </w:rPr>
              <w:t>[8]</w:t>
            </w:r>
          </w:ins>
          <w:del w:id="121" w:author="Brady,Rachel" w:date="2026-02-04T11:50:00Z" w16du:dateUtc="2026-02-04T19:50:00Z">
            <w:r w:rsidR="009C6692" w:rsidRPr="009C6692" w:rsidDel="009C6692">
              <w:rPr>
                <w:color w:val="000000"/>
                <w:szCs w:val="22"/>
              </w:rPr>
              <w:delText>[8]</w:delText>
            </w:r>
          </w:del>
        </w:sdtContent>
      </w:sdt>
      <w:ins w:id="122" w:author="Brady,Rachel" w:date="2026-01-14T10:37:00Z" w16du:dateUtc="2026-01-14T18:37:00Z">
        <w:r w:rsidR="00790D7D">
          <w:rPr>
            <w:szCs w:val="22"/>
          </w:rPr>
          <w:t>. While</w:t>
        </w:r>
      </w:ins>
      <w:ins w:id="123" w:author="Brady,Rachel" w:date="2026-01-14T10:48:00Z" w16du:dateUtc="2026-01-14T18:48:00Z">
        <w:r>
          <w:rPr>
            <w:szCs w:val="22"/>
          </w:rPr>
          <w:t xml:space="preserve"> human checkpoint inhibitors and monoclonal antibodies have transformed the treatment of many cancers in people, their canine counterparts remain limited. Rituximab, the anti-CD20 antibody that </w:t>
        </w:r>
      </w:ins>
      <w:ins w:id="124" w:author="Brady,Rachel" w:date="2026-01-14T10:49:00Z" w16du:dateUtc="2026-01-14T18:49:00Z">
        <w:r w:rsidR="006F7903">
          <w:rPr>
            <w:szCs w:val="22"/>
          </w:rPr>
          <w:t xml:space="preserve">advanced human lymphoma treatment, fails to bind to canine CD20 due to a single amino acid difference. Canine-specific alternatives remain non-commercialized </w:t>
        </w:r>
      </w:ins>
      <w:sdt>
        <w:sdtPr>
          <w:rPr>
            <w:color w:val="000000"/>
            <w:szCs w:val="22"/>
          </w:rPr>
          <w:tag w:val="MENDELEY_CITATION_v3_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"/>
          <w:id w:val="-344021264"/>
          <w:placeholder>
            <w:docPart w:val="DefaultPlaceholder_-1854013440"/>
          </w:placeholder>
        </w:sdtPr>
        <w:sdtContent>
          <w:ins w:id="125" w:author="Brady,Rachel" w:date="2026-02-04T11:50:00Z" w16du:dateUtc="2026-02-04T19:50:00Z">
            <w:r w:rsidR="009C6692" w:rsidRPr="009C6692">
              <w:rPr>
                <w:color w:val="000000"/>
                <w:szCs w:val="22"/>
              </w:rPr>
              <w:t>[7–9]</w:t>
            </w:r>
          </w:ins>
          <w:del w:id="126" w:author="Brady,Rachel" w:date="2026-02-04T11:50:00Z" w16du:dateUtc="2026-02-04T19:50:00Z">
            <w:r w:rsidR="009C6692" w:rsidRPr="009C6692" w:rsidDel="009C6692">
              <w:rPr>
                <w:color w:val="000000"/>
                <w:szCs w:val="22"/>
              </w:rPr>
              <w:delText>[7–9]</w:delText>
            </w:r>
          </w:del>
        </w:sdtContent>
      </w:sdt>
      <w:ins w:id="127" w:author="Brady,Rachel" w:date="2026-01-15T09:57:00Z" w16du:dateUtc="2026-01-15T17:57:00Z">
        <w:r w:rsidR="008C4DD6">
          <w:rPr>
            <w:color w:val="000000"/>
            <w:szCs w:val="22"/>
          </w:rPr>
          <w:t xml:space="preserve">. </w:t>
        </w:r>
      </w:ins>
      <w:ins w:id="128" w:author="Brady,Rachel" w:date="2026-01-14T10:49:00Z" w16du:dateUtc="2026-01-14T18:49:00Z">
        <w:r w:rsidR="006F7903">
          <w:rPr>
            <w:szCs w:val="22"/>
          </w:rPr>
          <w:t xml:space="preserve">To date, only one checkpoint inhibitor has been </w:t>
        </w:r>
      </w:ins>
      <w:ins w:id="129" w:author="Brady,Rachel" w:date="2026-01-15T10:01:00Z" w16du:dateUtc="2026-01-15T18:01:00Z">
        <w:r w:rsidR="007751FA">
          <w:rPr>
            <w:szCs w:val="22"/>
          </w:rPr>
          <w:t xml:space="preserve">conditionally </w:t>
        </w:r>
      </w:ins>
      <w:ins w:id="130" w:author="Brady,Rachel" w:date="2026-01-14T10:49:00Z" w16du:dateUtc="2026-01-14T18:49:00Z">
        <w:r w:rsidR="006F7903">
          <w:rPr>
            <w:szCs w:val="22"/>
          </w:rPr>
          <w:t>licensed for use in dog</w:t>
        </w:r>
      </w:ins>
      <w:ins w:id="131" w:author="Brady,Rachel" w:date="2026-01-14T10:50:00Z" w16du:dateUtc="2026-01-14T18:50:00Z">
        <w:r w:rsidR="006F7903">
          <w:rPr>
            <w:szCs w:val="22"/>
          </w:rPr>
          <w:t>s</w:t>
        </w:r>
      </w:ins>
      <w:ins w:id="132" w:author="Brady,Rachel" w:date="2026-01-15T10:02:00Z" w16du:dateUtc="2026-01-15T18:02:00Z">
        <w:r w:rsidR="007751FA">
          <w:rPr>
            <w:szCs w:val="22"/>
          </w:rPr>
          <w:t xml:space="preserve"> </w:t>
        </w:r>
      </w:ins>
      <w:sdt>
        <w:sdtPr>
          <w:rPr>
            <w:color w:val="000000"/>
            <w:szCs w:val="22"/>
          </w:rPr>
          <w:tag w:val="MENDELEY_CITATION_v3_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"/>
          <w:id w:val="-926799022"/>
          <w:placeholder>
            <w:docPart w:val="DefaultPlaceholder_-1854013440"/>
          </w:placeholder>
        </w:sdtPr>
        <w:sdtContent>
          <w:ins w:id="133" w:author="Brady,Rachel" w:date="2026-02-04T11:50:00Z" w16du:dateUtc="2026-02-04T19:50:00Z">
            <w:r w:rsidR="009C6692" w:rsidRPr="009C6692">
              <w:rPr>
                <w:color w:val="000000"/>
                <w:szCs w:val="22"/>
              </w:rPr>
              <w:t>[9]</w:t>
            </w:r>
          </w:ins>
          <w:del w:id="134" w:author="Brady,Rachel" w:date="2026-02-04T11:50:00Z" w16du:dateUtc="2026-02-04T19:50:00Z">
            <w:r w:rsidR="009C6692" w:rsidRPr="009C6692" w:rsidDel="009C6692">
              <w:rPr>
                <w:color w:val="000000"/>
                <w:szCs w:val="22"/>
              </w:rPr>
              <w:delText>[9]</w:delText>
            </w:r>
          </w:del>
        </w:sdtContent>
      </w:sdt>
      <w:ins w:id="135" w:author="Brady,Rachel" w:date="2026-01-15T10:03:00Z" w16du:dateUtc="2026-01-15T18:03:00Z">
        <w:r w:rsidR="007751FA">
          <w:rPr>
            <w:color w:val="000000"/>
            <w:szCs w:val="22"/>
          </w:rPr>
          <w:t>.</w:t>
        </w:r>
      </w:ins>
      <w:ins w:id="136" w:author="Brady,Rachel" w:date="2026-01-15T10:02:00Z" w16du:dateUtc="2026-01-15T18:02:00Z">
        <w:r w:rsidR="007751FA">
          <w:rPr>
            <w:szCs w:val="22"/>
          </w:rPr>
          <w:t xml:space="preserve"> </w:t>
        </w:r>
      </w:ins>
      <w:ins w:id="137" w:author="Brady,Rachel" w:date="2026-01-14T10:50:00Z" w16du:dateUtc="2026-01-14T18:50:00Z">
        <w:r w:rsidR="006F7903">
          <w:rPr>
            <w:szCs w:val="22"/>
          </w:rPr>
          <w:t>C</w:t>
        </w:r>
      </w:ins>
      <w:ins w:id="138" w:author="Brady,Rachel" w:date="2026-01-15T10:50:00Z" w16du:dateUtc="2026-01-15T18:50:00Z">
        <w:r w:rsidR="00192406">
          <w:rPr>
            <w:szCs w:val="22"/>
          </w:rPr>
          <w:t>himeric antigen receptor</w:t>
        </w:r>
      </w:ins>
      <w:ins w:id="139" w:author="Brady,Rachel" w:date="2026-01-14T10:50:00Z" w16du:dateUtc="2026-01-14T18:50:00Z">
        <w:r w:rsidR="006F7903">
          <w:rPr>
            <w:szCs w:val="22"/>
          </w:rPr>
          <w:t>-T cell therapy, now standard of care for some human hematologic malignancies, is in its infancy for canine cancer</w:t>
        </w:r>
      </w:ins>
      <w:ins w:id="140" w:author="Brady,Rachel" w:date="2026-01-15T11:06:00Z" w16du:dateUtc="2026-01-15T19:06:00Z">
        <w:r w:rsidR="00D25AC7">
          <w:rPr>
            <w:szCs w:val="22"/>
          </w:rPr>
          <w:t xml:space="preserve">. </w:t>
        </w:r>
      </w:ins>
      <w:ins w:id="141" w:author="Brady,Rachel" w:date="2026-01-15T11:07:00Z" w16du:dateUtc="2026-01-15T19:07:00Z">
        <w:r w:rsidR="00D25AC7">
          <w:rPr>
            <w:szCs w:val="22"/>
          </w:rPr>
          <w:t xml:space="preserve">It has been </w:t>
        </w:r>
      </w:ins>
      <w:ins w:id="142" w:author="Brady,Rachel" w:date="2026-01-15T10:54:00Z" w16du:dateUtc="2026-01-15T18:54:00Z">
        <w:r w:rsidR="00A849BF">
          <w:rPr>
            <w:szCs w:val="22"/>
          </w:rPr>
          <w:t>hampered by</w:t>
        </w:r>
      </w:ins>
      <w:ins w:id="143" w:author="Brady,Rachel" w:date="2026-01-15T11:07:00Z" w16du:dateUtc="2026-01-15T19:07:00Z">
        <w:r w:rsidR="00D25AC7">
          <w:rPr>
            <w:szCs w:val="22"/>
          </w:rPr>
          <w:t xml:space="preserve"> many translational limitations, including significant </w:t>
        </w:r>
      </w:ins>
      <w:ins w:id="144" w:author="Brady,Rachel" w:date="2026-01-15T10:54:00Z" w16du:dateUtc="2026-01-15T18:54:00Z">
        <w:r w:rsidR="00A849BF">
          <w:rPr>
            <w:szCs w:val="22"/>
          </w:rPr>
          <w:t xml:space="preserve"> manufacturing and logistical challenges</w:t>
        </w:r>
      </w:ins>
      <w:ins w:id="145" w:author="Brady,Rachel" w:date="2026-01-14T10:50:00Z" w16du:dateUtc="2026-01-14T18:50:00Z">
        <w:r w:rsidR="006F7903">
          <w:rPr>
            <w:szCs w:val="22"/>
          </w:rPr>
          <w:t xml:space="preserve"> </w:t>
        </w:r>
      </w:ins>
      <w:sdt>
        <w:sdtPr>
          <w:rPr>
            <w:color w:val="000000"/>
            <w:szCs w:val="22"/>
          </w:rPr>
          <w:tag w:val="MENDELEY_CITATION_v3_eyJjaXRhdGlvbklEIjoiTUVOREVMRVlfQ0lUQVRJT05fZmQ3MjRmYzctYmQ1Ny00YzUwLTg3YmItODdlYzQzYzA2MTA3IiwicHJvcGVydGllcyI6eyJub3RlSW5kZXgiOjB9LCJpc0VkaXRlZCI6ZmFsc2UsIm1hbnVhbE92ZXJyaWRlIjp7ImlzTWFudWFsbHlPdmVycmlkZGVuIjpmYWxzZSwiY2l0ZXByb2NUZXh0IjoiWzgsMTB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"/>
          <w:id w:val="371115937"/>
          <w:placeholder>
            <w:docPart w:val="DefaultPlaceholder_-1854013440"/>
          </w:placeholder>
        </w:sdtPr>
        <w:sdtContent>
          <w:ins w:id="146" w:author="Brady,Rachel" w:date="2026-02-04T11:50:00Z" w16du:dateUtc="2026-02-04T19:50:00Z">
            <w:r w:rsidR="009C6692" w:rsidRPr="009C6692">
              <w:rPr>
                <w:color w:val="000000"/>
                <w:szCs w:val="22"/>
              </w:rPr>
              <w:t>[8,10]</w:t>
            </w:r>
          </w:ins>
          <w:del w:id="147" w:author="Brady,Rachel" w:date="2026-02-04T11:50:00Z" w16du:dateUtc="2026-02-04T19:50:00Z">
            <w:r w:rsidR="009C6692" w:rsidRPr="009C6692" w:rsidDel="009C6692">
              <w:rPr>
                <w:color w:val="000000"/>
                <w:szCs w:val="22"/>
              </w:rPr>
              <w:delText>[8,10]</w:delText>
            </w:r>
          </w:del>
        </w:sdtContent>
      </w:sdt>
      <w:ins w:id="148" w:author="Brady,Rachel" w:date="2026-01-14T10:50:00Z" w16du:dateUtc="2026-01-14T18:50:00Z">
        <w:r w:rsidR="006F7903">
          <w:rPr>
            <w:szCs w:val="22"/>
          </w:rPr>
          <w:t xml:space="preserve">. </w:t>
        </w:r>
      </w:ins>
      <w:ins w:id="149" w:author="Brady,Rachel" w:date="2026-01-14T10:51:00Z" w16du:dateUtc="2026-01-14T18:51:00Z">
        <w:r w:rsidR="006F7903">
          <w:rPr>
            <w:szCs w:val="22"/>
          </w:rPr>
          <w:t xml:space="preserve">Several key pieces of basic immunology also remain poorly understood in dogs. </w:t>
        </w:r>
      </w:ins>
      <w:ins w:id="150" w:author="Brady,Rachel" w:date="2026-01-14T10:52:00Z" w16du:dateUtc="2026-01-14T18:52:00Z">
        <w:r w:rsidR="006F7903">
          <w:rPr>
            <w:szCs w:val="22"/>
          </w:rPr>
          <w:t>For example, c</w:t>
        </w:r>
      </w:ins>
      <w:ins w:id="151" w:author="Brady,Rachel" w:date="2026-01-14T10:51:00Z" w16du:dateUtc="2026-01-14T18:51:00Z">
        <w:r w:rsidR="006F7903">
          <w:rPr>
            <w:szCs w:val="22"/>
          </w:rPr>
          <w:t>anine natural killer (NK) cells are poorly characterized compared to their human counterparts</w:t>
        </w:r>
      </w:ins>
      <w:ins w:id="152" w:author="Brady,Rachel" w:date="2026-01-14T10:52:00Z" w16du:dateUtc="2026-01-14T18:52:00Z">
        <w:r w:rsidR="006F7903">
          <w:rPr>
            <w:szCs w:val="22"/>
          </w:rPr>
          <w:t xml:space="preserve"> </w:t>
        </w:r>
      </w:ins>
      <w:sdt>
        <w:sdtPr>
          <w:rPr>
            <w:color w:val="000000"/>
            <w:szCs w:val="22"/>
          </w:rPr>
          <w:tag w:val="MENDELEY_CITATION_v3_eyJjaXRhdGlvbklEIjoiTUVOREVMRVlfQ0lUQVRJT05fN2NkNDE0ZjktZWQ0OC00ZmFmLTllNTktMmE0ODQ3NjE4MWYyIiwicHJvcGVydGllcyI6eyJub3RlSW5kZXgiOjB9LCJpc0VkaXRlZCI6ZmFsc2UsIm1hbnVhbE92ZXJyaWRlIjp7ImlzTWFudWFsbHlPdmVycmlkZGVuIjpmYWxzZSwiY2l0ZXByb2NUZXh0IjoiWzh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XX0="/>
          <w:id w:val="-115689004"/>
          <w:placeholder>
            <w:docPart w:val="DefaultPlaceholder_-1854013440"/>
          </w:placeholder>
        </w:sdtPr>
        <w:sdtContent>
          <w:ins w:id="153" w:author="Brady,Rachel" w:date="2026-02-04T11:50:00Z" w16du:dateUtc="2026-02-04T19:50:00Z">
            <w:r w:rsidR="009C6692" w:rsidRPr="009C6692">
              <w:rPr>
                <w:color w:val="000000"/>
                <w:szCs w:val="22"/>
              </w:rPr>
              <w:t>[8]</w:t>
            </w:r>
          </w:ins>
          <w:del w:id="154" w:author="Brady,Rachel" w:date="2026-02-04T11:50:00Z" w16du:dateUtc="2026-02-04T19:50:00Z">
            <w:r w:rsidR="009C6692" w:rsidRPr="009C6692" w:rsidDel="009C6692">
              <w:rPr>
                <w:color w:val="000000"/>
                <w:szCs w:val="22"/>
              </w:rPr>
              <w:delText>[8]</w:delText>
            </w:r>
          </w:del>
        </w:sdtContent>
      </w:sdt>
      <w:ins w:id="155" w:author="Brady,Rachel" w:date="2026-01-14T10:52:00Z" w16du:dateUtc="2026-01-14T18:52:00Z">
        <w:r w:rsidR="006F7903">
          <w:rPr>
            <w:szCs w:val="22"/>
          </w:rPr>
          <w:t>.</w:t>
        </w:r>
      </w:ins>
      <w:ins w:id="156" w:author="Brady,Rachel" w:date="2026-01-14T10:58:00Z" w16du:dateUtc="2026-01-14T18:58:00Z">
        <w:r w:rsidR="006F7903">
          <w:rPr>
            <w:szCs w:val="22"/>
          </w:rPr>
          <w:t xml:space="preserve"> Biomarkers predicting immunotherapy response in dogs are essentially nonexistent </w:t>
        </w:r>
      </w:ins>
      <w:sdt>
        <w:sdtPr>
          <w:rPr>
            <w:color w:val="000000"/>
            <w:szCs w:val="22"/>
          </w:rPr>
          <w:tag w:val="MENDELEY_CITATION_v3_eyJjaXRhdGlvbklEIjoiTUVOREVMRVlfQ0lUQVRJT05fNGIxNzJmZDUtZDI4Mi00N2RjLThmNTAtNGI3NzBiNTFhOTVlIiwicHJvcGVydGllcyI6eyJub3RlSW5kZXgiOjB9LCJpc0VkaXRlZCI6ZmFsc2UsIm1hbnVhbE92ZXJyaWRlIjp7ImlzTWFudWFsbHlPdmVycmlkZGVuIjpmYWxzZSwiY2l0ZXByb2NUZXh0IjoiWzExXSIsIm1hbnVhbE92ZXJyaWRlVGV4dCI6IiJ9LCJjaXRhdGlvbkl0ZW1zIjpbeyJpZCI6ImVkMmNmOTdhLWIxNDgtMzg0ZS1hYjY5LWQ4MWVhYWI2ODI1ZiIsIml0ZW1EYXRhIjp7InR5cGUiOiJhcnRpY2xlLWpvdXJuYWwiLCJpZCI6ImVkMmNmOTdhLWIxNDgtMzg0ZS1hYjY5LWQ4MWVhYWI2ODI1Zi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YsMSwxM1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917016249"/>
          <w:placeholder>
            <w:docPart w:val="DefaultPlaceholder_-1854013440"/>
          </w:placeholder>
        </w:sdtPr>
        <w:sdtContent>
          <w:ins w:id="157" w:author="Brady,Rachel" w:date="2026-02-04T11:50:00Z" w16du:dateUtc="2026-02-04T19:50:00Z">
            <w:r w:rsidR="009C6692" w:rsidRPr="009C6692">
              <w:rPr>
                <w:color w:val="000000"/>
                <w:szCs w:val="22"/>
              </w:rPr>
              <w:t>[11]</w:t>
            </w:r>
          </w:ins>
          <w:del w:id="158" w:author="Brady,Rachel" w:date="2026-02-04T11:50:00Z" w16du:dateUtc="2026-02-04T19:50:00Z">
            <w:r w:rsidR="009C6692" w:rsidRPr="009C6692" w:rsidDel="009C6692">
              <w:rPr>
                <w:color w:val="000000"/>
                <w:szCs w:val="22"/>
              </w:rPr>
              <w:delText>[11]</w:delText>
            </w:r>
          </w:del>
        </w:sdtContent>
      </w:sdt>
      <w:ins w:id="159" w:author="Brady,Rachel" w:date="2026-01-14T10:58:00Z" w16du:dateUtc="2026-01-14T18:58:00Z">
        <w:r w:rsidR="006F7903">
          <w:rPr>
            <w:szCs w:val="22"/>
          </w:rPr>
          <w:t>.</w:t>
        </w:r>
      </w:ins>
      <w:ins w:id="160" w:author="Brady,Rachel" w:date="2026-01-14T10:52:00Z" w16du:dateUtc="2026-01-14T18:52:00Z">
        <w:r w:rsidR="006F7903">
          <w:rPr>
            <w:szCs w:val="22"/>
          </w:rPr>
          <w:t xml:space="preserve"> These gaps reflect limited investment in canine-specific reagent development</w:t>
        </w:r>
      </w:ins>
      <w:ins w:id="161" w:author="Brady,Rachel" w:date="2026-01-14T10:53:00Z" w16du:dateUtc="2026-01-14T18:53:00Z">
        <w:r w:rsidR="006F7903">
          <w:rPr>
            <w:szCs w:val="22"/>
          </w:rPr>
          <w:t xml:space="preserve">, lack of funding for </w:t>
        </w:r>
      </w:ins>
      <w:ins w:id="162" w:author="Brady,Rachel" w:date="2026-01-15T10:04:00Z" w16du:dateUtc="2026-01-15T18:04:00Z">
        <w:r w:rsidR="007751FA">
          <w:rPr>
            <w:szCs w:val="22"/>
          </w:rPr>
          <w:t xml:space="preserve">large </w:t>
        </w:r>
      </w:ins>
      <w:ins w:id="163" w:author="Brady,Rachel" w:date="2026-01-14T10:53:00Z" w16du:dateUtc="2026-01-14T18:53:00Z">
        <w:r w:rsidR="006F7903">
          <w:rPr>
            <w:szCs w:val="22"/>
          </w:rPr>
          <w:t>canine trials,</w:t>
        </w:r>
      </w:ins>
      <w:ins w:id="164" w:author="Brady,Rachel" w:date="2026-01-14T10:52:00Z" w16du:dateUtc="2026-01-14T18:52:00Z">
        <w:r w:rsidR="006F7903">
          <w:rPr>
            <w:szCs w:val="22"/>
          </w:rPr>
          <w:t xml:space="preserve"> </w:t>
        </w:r>
        <w:proofErr w:type="gramStart"/>
        <w:r w:rsidR="006F7903">
          <w:rPr>
            <w:szCs w:val="22"/>
          </w:rPr>
          <w:t>and also</w:t>
        </w:r>
        <w:proofErr w:type="gramEnd"/>
        <w:r w:rsidR="006F7903">
          <w:rPr>
            <w:szCs w:val="22"/>
          </w:rPr>
          <w:t xml:space="preserve"> the broader challenge of translating immunotherapeutic advances across species </w:t>
        </w:r>
      </w:ins>
      <w:sdt>
        <w:sdtPr>
          <w:rPr>
            <w:color w:val="000000"/>
            <w:szCs w:val="22"/>
          </w:rPr>
          <w:tag w:val="MENDELEY_CITATION_v3_eyJjaXRhdGlvbklEIjoiTUVOREVMRVlfQ0lUQVRJT05fMzZjOGUwODEtODNkNy00YWIwLWEyMzgtNDAwOWFkZmJkOTM2IiwicHJvcGVydGllcyI6eyJub3RlSW5kZXgiOjB9LCJpc0VkaXRlZCI6ZmFsc2UsIm1hbnVhbE92ZXJyaWRlIjp7ImlzTWFudWFsbHlPdmVycmlkZGVuIjpmYWxzZSwiY2l0ZXByb2NUZXh0IjoiWzExXSIsIm1hbnVhbE92ZXJyaWRlVGV4dCI6IiJ9LCJjaXRhdGlvbkl0ZW1zIjpbeyJpZCI6ImVkMmNmOTdhLWIxNDgtMzg0ZS1hYjY5LWQ4MWVhYWI2ODI1ZiIsIml0ZW1EYXRhIjp7InR5cGUiOiJhcnRpY2xlLWpvdXJuYWwiLCJpZCI6ImVkMmNmOTdhLWIxNDgtMzg0ZS1hYjY5LWQ4MWVhYWI2ODI1Zi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YsMSwxM1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
          <w:id w:val="1430005305"/>
          <w:placeholder>
            <w:docPart w:val="DefaultPlaceholder_-1854013440"/>
          </w:placeholder>
        </w:sdtPr>
        <w:sdtContent>
          <w:ins w:id="165" w:author="Brady,Rachel" w:date="2026-02-04T11:50:00Z" w16du:dateUtc="2026-02-04T19:50:00Z">
            <w:r w:rsidR="009C6692" w:rsidRPr="009C6692">
              <w:rPr>
                <w:color w:val="000000"/>
                <w:szCs w:val="22"/>
              </w:rPr>
              <w:t>[11]</w:t>
            </w:r>
          </w:ins>
          <w:del w:id="166" w:author="Brady,Rachel" w:date="2026-02-04T11:50:00Z" w16du:dateUtc="2026-02-04T19:50:00Z">
            <w:r w:rsidR="009C6692" w:rsidRPr="009C6692" w:rsidDel="009C6692">
              <w:rPr>
                <w:color w:val="000000"/>
                <w:szCs w:val="22"/>
              </w:rPr>
              <w:delText>[11]</w:delText>
            </w:r>
          </w:del>
        </w:sdtContent>
      </w:sdt>
      <w:ins w:id="167" w:author="Brady,Rachel" w:date="2026-01-14T10:52:00Z" w16du:dateUtc="2026-01-14T18:52:00Z">
        <w:r w:rsidR="006F7903">
          <w:rPr>
            <w:szCs w:val="22"/>
          </w:rPr>
          <w:t>.</w:t>
        </w:r>
      </w:ins>
      <w:ins w:id="168" w:author="Brady,Rachel" w:date="2026-01-14T10:51:00Z" w16du:dateUtc="2026-01-14T18:51:00Z">
        <w:r w:rsidR="006F7903">
          <w:rPr>
            <w:szCs w:val="22"/>
          </w:rPr>
          <w:t xml:space="preserve"> </w:t>
        </w:r>
      </w:ins>
      <w:ins w:id="169" w:author="Brady,Rachel" w:date="2026-01-14T10:48:00Z" w16du:dateUtc="2026-01-14T18:48:00Z">
        <w:r>
          <w:rPr>
            <w:szCs w:val="22"/>
          </w:rPr>
          <w:t xml:space="preserve"> </w:t>
        </w:r>
      </w:ins>
      <w:ins w:id="170" w:author="Brady,Rachel" w:date="2026-01-14T10:37:00Z" w16du:dateUtc="2026-01-14T18:37:00Z">
        <w:r w:rsidR="00790D7D">
          <w:rPr>
            <w:szCs w:val="22"/>
          </w:rPr>
          <w:t xml:space="preserve"> </w:t>
        </w:r>
      </w:ins>
      <w:moveToRangeStart w:id="171" w:author="Brady,Rachel" w:date="2026-01-14T10:24:00Z" w:name="move219278661"/>
      <w:moveTo w:id="172" w:author="Brady,Rachel" w:date="2026-01-14T10:24:00Z" w16du:dateUtc="2026-01-14T18:24:00Z">
        <w:del w:id="173" w:author="Brady,Rachel" w:date="2026-01-14T10:37:00Z" w16du:dateUtc="2026-01-14T18:37:00Z">
          <w:r w:rsidR="0094436D" w:rsidRPr="00E80806" w:rsidDel="00790D7D">
            <w:rPr>
              <w:szCs w:val="22"/>
            </w:rPr>
            <w:delText>Dogs</w:delText>
          </w:r>
        </w:del>
        <w:r w:rsidR="0094436D" w:rsidRPr="00E80806">
          <w:rPr>
            <w:szCs w:val="22"/>
          </w:rPr>
          <w:t xml:space="preserve"> </w:t>
        </w:r>
        <w:del w:id="174" w:author="Brady,Rachel" w:date="2026-01-14T10:24:00Z" w16du:dateUtc="2026-01-14T18:24:00Z">
          <w:r w:rsidR="0094436D" w:rsidRPr="00E80806" w:rsidDel="0094436D">
            <w:rPr>
              <w:szCs w:val="22"/>
            </w:rPr>
            <w:delText xml:space="preserve">have become a frequently used model for studying human cancer because of the similarities in their spontaneously occurring tumors, biology, </w:delText>
          </w:r>
          <w:r w:rsidR="0094436D" w:rsidDel="0094436D">
            <w:rPr>
              <w:szCs w:val="22"/>
            </w:rPr>
            <w:delText xml:space="preserve">immune systems, </w:delText>
          </w:r>
          <w:r w:rsidR="0094436D" w:rsidRPr="00E80806" w:rsidDel="0094436D">
            <w:rPr>
              <w:szCs w:val="22"/>
            </w:rPr>
            <w:delText>and environmental exposure</w:delText>
          </w:r>
        </w:del>
      </w:moveTo>
    </w:p>
    <w:p w14:paraId="4F530642" w14:textId="6E160A1A" w:rsidR="0094436D" w:rsidRPr="00E80806" w:rsidRDefault="006F7903" w:rsidP="0094436D">
      <w:pPr>
        <w:spacing w:line="480" w:lineRule="auto"/>
        <w:ind w:firstLine="720"/>
        <w:rPr>
          <w:moveTo w:id="175" w:author="Brady,Rachel" w:date="2026-01-14T10:24:00Z" w16du:dateUtc="2026-01-14T18:24:00Z"/>
          <w:szCs w:val="22"/>
        </w:rPr>
      </w:pPr>
      <w:ins w:id="176" w:author="Brady,Rachel" w:date="2026-01-14T10:53:00Z" w16du:dateUtc="2026-01-14T18:53:00Z">
        <w:r>
          <w:rPr>
            <w:szCs w:val="22"/>
          </w:rPr>
          <w:t xml:space="preserve">While </w:t>
        </w:r>
      </w:ins>
      <w:ins w:id="177" w:author="Brady,Rachel" w:date="2026-01-14T10:38:00Z" w16du:dateUtc="2026-01-14T18:38:00Z">
        <w:r w:rsidR="00790D7D">
          <w:rPr>
            <w:szCs w:val="22"/>
          </w:rPr>
          <w:t>canine tumors</w:t>
        </w:r>
      </w:ins>
      <w:ins w:id="178" w:author="Brady,Rachel" w:date="2026-01-14T10:24:00Z" w16du:dateUtc="2026-01-14T18:24:00Z">
        <w:r w:rsidR="0094436D">
          <w:rPr>
            <w:szCs w:val="22"/>
          </w:rPr>
          <w:t xml:space="preserve"> share biological, genetic, </w:t>
        </w:r>
      </w:ins>
      <w:ins w:id="179" w:author="Brady,Rachel" w:date="2026-01-14T10:25:00Z" w16du:dateUtc="2026-01-14T18:25:00Z">
        <w:r w:rsidR="0094436D">
          <w:rPr>
            <w:szCs w:val="22"/>
          </w:rPr>
          <w:t>and histologic features with their human counterparts</w:t>
        </w:r>
      </w:ins>
      <w:ins w:id="180" w:author="Brady,Rachel" w:date="2026-01-14T10:38:00Z" w16du:dateUtc="2026-01-14T18:38:00Z">
        <w:r w:rsidR="00790D7D">
          <w:rPr>
            <w:szCs w:val="22"/>
          </w:rPr>
          <w:t xml:space="preserve">, they also represent a distinct clinical hurdle warranting </w:t>
        </w:r>
      </w:ins>
      <w:ins w:id="181" w:author="Brady,Rachel" w:date="2026-01-15T10:04:00Z" w16du:dateUtc="2026-01-15T18:04:00Z">
        <w:r w:rsidR="007751FA">
          <w:rPr>
            <w:szCs w:val="22"/>
          </w:rPr>
          <w:t xml:space="preserve">investigation in their own right </w:t>
        </w:r>
      </w:ins>
      <w:sdt>
        <w:sdtPr>
          <w:rPr>
            <w:color w:val="000000"/>
            <w:szCs w:val="22"/>
          </w:rPr>
          <w:tag w:val="MENDELEY_CITATION_v3_eyJjaXRhdGlvbklEIjoiTUVOREVMRVlfQ0lUQVRJT05fZmQwMGZmYWUtYjcyYy00NzEzLTg2MzEtMGJkY2JjMjgzYjNhIiwicHJvcGVydGllcyI6eyJub3RlSW5kZXgiOjB9LCJpc0VkaXRlZCI6ZmFsc2UsIm1hbnVhbE92ZXJyaWRlIjp7ImlzTWFudWFsbHlPdmVycmlkZGVuIjpmYWxzZSwiY2l0ZXByb2NUZXh0IjoiWzddIiwibWFudWFsT3ZlcnJpZGVUZXh0IjoiIn0sImNpdGF0aW9uSXRlbXMiOlt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XX0="/>
          <w:id w:val="1685781619"/>
          <w:placeholder>
            <w:docPart w:val="DefaultPlaceholder_-1854013440"/>
          </w:placeholder>
        </w:sdtPr>
        <w:sdtContent>
          <w:ins w:id="182" w:author="Brady,Rachel" w:date="2026-02-04T11:50:00Z" w16du:dateUtc="2026-02-04T19:50:00Z">
            <w:r w:rsidR="009C6692" w:rsidRPr="009C6692">
              <w:rPr>
                <w:color w:val="000000"/>
                <w:szCs w:val="22"/>
              </w:rPr>
              <w:t>[7]</w:t>
            </w:r>
          </w:ins>
          <w:del w:id="183" w:author="Brady,Rachel" w:date="2026-02-04T11:50:00Z" w16du:dateUtc="2026-02-04T19:50:00Z">
            <w:r w:rsidR="009C6692" w:rsidRPr="009C6692" w:rsidDel="009C6692">
              <w:rPr>
                <w:color w:val="000000"/>
                <w:szCs w:val="22"/>
              </w:rPr>
              <w:delText>[7]</w:delText>
            </w:r>
          </w:del>
        </w:sdtContent>
      </w:sdt>
      <w:ins w:id="184" w:author="Brady,Rachel" w:date="2026-01-14T10:53:00Z" w16du:dateUtc="2026-01-14T18:53:00Z">
        <w:r>
          <w:rPr>
            <w:szCs w:val="22"/>
          </w:rPr>
          <w:t>.</w:t>
        </w:r>
      </w:ins>
      <w:ins w:id="185" w:author="Brady,Rachel" w:date="2026-01-14T10:38:00Z" w16du:dateUtc="2026-01-14T18:38:00Z">
        <w:r w:rsidR="00BF2B14">
          <w:rPr>
            <w:szCs w:val="22"/>
          </w:rPr>
          <w:t xml:space="preserve"> Dogs develop spontaneous cancers under natural immunosurv</w:t>
        </w:r>
      </w:ins>
      <w:ins w:id="186" w:author="Brady,Rachel" w:date="2026-01-14T10:39:00Z" w16du:dateUtc="2026-01-14T18:39:00Z">
        <w:r w:rsidR="00BF2B14">
          <w:rPr>
            <w:szCs w:val="22"/>
          </w:rPr>
          <w:t xml:space="preserve">eillance pressure, retaining the complexities of naturally occurring drug resistance, metastasis, and tumor-host immune interactions that can be difficult to recapitulate in </w:t>
        </w:r>
      </w:ins>
      <w:ins w:id="187" w:author="Brady,Rachel" w:date="2026-01-14T10:53:00Z" w16du:dateUtc="2026-01-14T18:53:00Z">
        <w:r>
          <w:rPr>
            <w:szCs w:val="22"/>
          </w:rPr>
          <w:t>murine models</w:t>
        </w:r>
      </w:ins>
      <w:moveTo w:id="188" w:author="Brady,Rachel" w:date="2026-01-14T10:24:00Z" w16du:dateUtc="2026-01-14T18:24:00Z">
        <w:r w:rsidR="0094436D">
          <w:rPr>
            <w:szCs w:val="22"/>
          </w:rPr>
          <w:t xml:space="preserve"> </w:t>
        </w:r>
      </w:moveTo>
      <w:sdt>
        <w:sdtPr>
          <w:rPr>
            <w:color w:val="000000"/>
            <w:szCs w:val="22"/>
          </w:rPr>
          <w:tag w:val="MENDELEY_CITATION_v3_eyJjaXRhdGlvbklEIjoiTUVOREVMRVlfQ0lUQVRJT05fOTdlYTc1YzYtOWVlNi00ODhjLTg1MGQtN2FiNWRmMmQ1NDEzIiwicHJvcGVydGllcyI6eyJub3RlSW5kZXgiOjB9LCJpc0VkaXRlZCI6ZmFsc2UsIm1hbnVhbE92ZXJyaWRlIjp7ImlzTWFudWFsbHlPdmVycmlkZGVuIjpmYWxzZSwiY2l0ZXByb2NUZXh0IjoiWzEyXS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
          <w:id w:val="-51318841"/>
          <w:placeholder>
            <w:docPart w:val="07BACA2C623747D29AFA784A320F34F4"/>
          </w:placeholder>
        </w:sdtPr>
        <w:sdtContent>
          <w:ins w:id="189" w:author="Brady,Rachel" w:date="2026-02-04T11:50:00Z" w16du:dateUtc="2026-02-04T19:50:00Z">
            <w:r w:rsidR="009C6692" w:rsidRPr="009C6692">
              <w:rPr>
                <w:color w:val="000000"/>
                <w:szCs w:val="22"/>
              </w:rPr>
              <w:t>[12]</w:t>
            </w:r>
          </w:ins>
          <w:del w:id="190" w:author="Brady,Rachel" w:date="2026-02-04T11:50:00Z" w16du:dateUtc="2026-02-04T19:50:00Z">
            <w:r w:rsidR="009C6692" w:rsidRPr="009C6692" w:rsidDel="009C6692">
              <w:rPr>
                <w:color w:val="000000"/>
                <w:szCs w:val="22"/>
              </w:rPr>
              <w:delText>[12]</w:delText>
            </w:r>
          </w:del>
        </w:sdtContent>
      </w:sdt>
      <w:moveTo w:id="191" w:author="Brady,Rachel" w:date="2026-01-14T10:24:00Z" w16du:dateUtc="2026-01-14T18:24:00Z">
        <w:r w:rsidR="0094436D">
          <w:rPr>
            <w:color w:val="000000"/>
            <w:szCs w:val="22"/>
          </w:rPr>
          <w:t>.</w:t>
        </w:r>
        <w:r w:rsidR="0094436D" w:rsidRPr="00E80806">
          <w:rPr>
            <w:szCs w:val="22"/>
          </w:rPr>
          <w:t xml:space="preserve"> </w:t>
        </w:r>
        <w:r w:rsidR="0094436D">
          <w:rPr>
            <w:szCs w:val="22"/>
          </w:rPr>
          <w:t>Incorporating</w:t>
        </w:r>
        <w:r w:rsidR="0094436D" w:rsidRPr="00E80806">
          <w:rPr>
            <w:szCs w:val="22"/>
          </w:rPr>
          <w:t xml:space="preserve"> canine clinical trials into the preclinical drug discovery pathway</w:t>
        </w:r>
        <w:r w:rsidR="0094436D">
          <w:rPr>
            <w:szCs w:val="22"/>
          </w:rPr>
          <w:t xml:space="preserve"> has many advantages</w:t>
        </w:r>
        <w:r w:rsidR="0094436D" w:rsidRPr="00E80806">
          <w:rPr>
            <w:szCs w:val="22"/>
          </w:rPr>
          <w:t xml:space="preserve">. </w:t>
        </w:r>
        <w:r w:rsidR="0094436D">
          <w:rPr>
            <w:szCs w:val="22"/>
          </w:rPr>
          <w:t xml:space="preserve">Several </w:t>
        </w:r>
        <w:r w:rsidR="0094436D" w:rsidRPr="00E80806">
          <w:rPr>
            <w:szCs w:val="22"/>
          </w:rPr>
          <w:t>FDA-approved cancer drugs have been discovered and approved through the parallel efforts of human and veterinary researchers</w:t>
        </w:r>
        <w:r w:rsidR="0094436D">
          <w:rPr>
            <w:szCs w:val="22"/>
          </w:rPr>
          <w:t xml:space="preserve"> </w:t>
        </w:r>
      </w:moveTo>
      <w:sdt>
        <w:sdtPr>
          <w:rPr>
            <w:color w:val="000000"/>
            <w:szCs w:val="22"/>
          </w:rPr>
          <w:tag w:val="MENDELEY_CITATION_v3_eyJjaXRhdGlvbklEIjoiTUVOREVMRVlfQ0lUQVRJT05fOGI3ODliN2MtMGU1YS00MDRhLWJlNmUtMzY2OTY1MGIzNDhkIiwicHJvcGVydGllcyI6eyJub3RlSW5kZXgiOjB9LCJpc0VkaXRlZCI6ZmFsc2UsIm1hbnVhbE92ZXJyaWRlIjp7ImlzTWFudWFsbHlPdmVycmlkZGVuIjpmYWxzZSwiY2l0ZXByb2NUZXh0IjoiWzEzXS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IsImNvbnRhaW5lci10aXRsZS1zaG9ydCI6IiJ9LCJpc1RlbXBvcmFyeSI6ZmFsc2V9XX0="/>
          <w:id w:val="350992967"/>
          <w:placeholder>
            <w:docPart w:val="07BACA2C623747D29AFA784A320F34F4"/>
          </w:placeholder>
        </w:sdtPr>
        <w:sdtContent>
          <w:ins w:id="192" w:author="Brady,Rachel" w:date="2026-02-04T11:50:00Z" w16du:dateUtc="2026-02-04T19:50:00Z">
            <w:r w:rsidR="009C6692" w:rsidRPr="009C6692">
              <w:rPr>
                <w:color w:val="000000"/>
                <w:szCs w:val="22"/>
              </w:rPr>
              <w:t>[13]</w:t>
            </w:r>
          </w:ins>
          <w:del w:id="193" w:author="Brady,Rachel" w:date="2026-02-04T11:50:00Z" w16du:dateUtc="2026-02-04T19:50:00Z">
            <w:r w:rsidR="009C6692" w:rsidRPr="009C6692" w:rsidDel="009C6692">
              <w:rPr>
                <w:color w:val="000000"/>
                <w:szCs w:val="22"/>
              </w:rPr>
              <w:delText>[13]</w:delText>
            </w:r>
          </w:del>
        </w:sdtContent>
      </w:sdt>
      <w:moveTo w:id="194" w:author="Brady,Rachel" w:date="2026-01-14T10:24:00Z" w16du:dateUtc="2026-01-14T18:24:00Z">
        <w:r w:rsidR="0094436D">
          <w:rPr>
            <w:color w:val="000000"/>
            <w:szCs w:val="22"/>
          </w:rPr>
          <w:t>.</w:t>
        </w:r>
      </w:moveTo>
      <w:ins w:id="195" w:author="Brady,Rachel" w:date="2026-01-14T11:04:00Z" w16du:dateUtc="2026-01-14T19:04:00Z">
        <w:r w:rsidR="00A671BC">
          <w:rPr>
            <w:szCs w:val="22"/>
          </w:rPr>
          <w:t xml:space="preserve"> Understanding how TAMs shape the TME is central to the</w:t>
        </w:r>
      </w:ins>
      <w:ins w:id="196" w:author="Brady,Rachel" w:date="2026-01-14T11:05:00Z" w16du:dateUtc="2026-01-14T19:05:00Z">
        <w:r w:rsidR="00A671BC">
          <w:rPr>
            <w:szCs w:val="22"/>
          </w:rPr>
          <w:t>se efforts.</w:t>
        </w:r>
      </w:ins>
      <w:moveTo w:id="197" w:author="Brady,Rachel" w:date="2026-01-14T10:24:00Z" w16du:dateUtc="2026-01-14T18:24:00Z">
        <w:del w:id="198" w:author="Brady,Rachel" w:date="2026-01-14T11:04:00Z" w16du:dateUtc="2026-01-14T19:04:00Z">
          <w:r w:rsidR="0094436D" w:rsidRPr="00E80806" w:rsidDel="00A671BC">
            <w:rPr>
              <w:szCs w:val="22"/>
            </w:rPr>
            <w:delText xml:space="preserve"> </w:delText>
          </w:r>
        </w:del>
      </w:moveTo>
    </w:p>
    <w:moveToRangeEnd w:id="171"/>
    <w:p w14:paraId="51D54593" w14:textId="71EF73A2" w:rsidR="003545D2" w:rsidRPr="00E80806" w:rsidDel="0094436D" w:rsidRDefault="00C119CC" w:rsidP="0094436D">
      <w:pPr>
        <w:spacing w:line="480" w:lineRule="auto"/>
        <w:ind w:firstLine="720"/>
        <w:rPr>
          <w:del w:id="199" w:author="Brady,Rachel" w:date="2026-01-14T10:23:00Z" w16du:dateUtc="2026-01-14T18:23:00Z"/>
          <w:szCs w:val="22"/>
        </w:rPr>
      </w:pPr>
      <w:del w:id="200" w:author="Brady,Rachel" w:date="2026-01-14T10:23:00Z" w16du:dateUtc="2026-01-14T18:23:00Z">
        <w:r w:rsidDel="0094436D">
          <w:rPr>
            <w:szCs w:val="22"/>
          </w:rPr>
          <w:lastRenderedPageBreak/>
          <w:delText>S</w:delText>
        </w:r>
        <w:r w:rsidR="006A03F7" w:rsidRPr="00E80806" w:rsidDel="0094436D">
          <w:rPr>
            <w:szCs w:val="22"/>
          </w:rPr>
          <w:delText xml:space="preserve">ingle-cell sequencing </w:delText>
        </w:r>
        <w:r w:rsidR="004B5836" w:rsidDel="0094436D">
          <w:rPr>
            <w:szCs w:val="22"/>
          </w:rPr>
          <w:delText>has</w:delText>
        </w:r>
        <w:r w:rsidR="006A03F7" w:rsidRPr="00E80806" w:rsidDel="0094436D">
          <w:rPr>
            <w:szCs w:val="22"/>
          </w:rPr>
          <w:delText xml:space="preserve"> identified immune cell compositions within the TME that are common across cancer types and multiple TME subtypes within a single tumor type</w:delText>
        </w:r>
        <w:r w:rsidR="000E3697" w:rsidDel="0094436D">
          <w:rPr>
            <w:szCs w:val="22"/>
          </w:rPr>
          <w:delText xml:space="preserve"> </w:delText>
        </w:r>
      </w:del>
      <w:customXmlDelRangeStart w:id="201" w:author="Brady,Rachel" w:date="2026-01-14T10:23:00Z"/>
      <w:sdt>
        <w:sdtPr>
          <w:rPr>
            <w:color w:val="000000"/>
            <w:szCs w:val="22"/>
          </w:rPr>
          <w:tag w:val="MENDELEY_CITATION_v3_eyJjaXRhdGlvbklEIjoiTUVOREVMRVlfQ0lUQVRJT05fZmU1MmRmZDktYTcwNy00N2U3LWI1NGEtNDBhZDlhNjJjYjI2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56058086"/>
          <w:placeholder>
            <w:docPart w:val="DefaultPlaceholder_-1854013440"/>
          </w:placeholder>
        </w:sdtPr>
        <w:sdtContent>
          <w:customXmlDelRangeEnd w:id="201"/>
          <w:del w:id="202" w:author="Brady,Rachel" w:date="2026-02-04T11:50:00Z" w16du:dateUtc="2026-02-04T19:50:00Z">
            <w:r w:rsidR="009C6692" w:rsidRPr="009C6692" w:rsidDel="009C6692">
              <w:rPr>
                <w:color w:val="000000"/>
                <w:szCs w:val="22"/>
              </w:rPr>
              <w:delText>[4]</w:delText>
            </w:r>
          </w:del>
          <w:customXmlDelRangeStart w:id="203" w:author="Brady,Rachel" w:date="2026-01-14T10:23:00Z"/>
        </w:sdtContent>
      </w:sdt>
      <w:customXmlDelRangeEnd w:id="203"/>
      <w:del w:id="204" w:author="Brady,Rachel" w:date="2026-01-14T10:23:00Z" w16du:dateUtc="2026-01-14T18:23:00Z">
        <w:r w:rsidR="000E3697" w:rsidDel="0094436D">
          <w:rPr>
            <w:color w:val="000000"/>
            <w:szCs w:val="22"/>
          </w:rPr>
          <w:delText>.</w:delText>
        </w:r>
        <w:r w:rsidR="006A03F7" w:rsidRPr="00E80806" w:rsidDel="0094436D">
          <w:rPr>
            <w:szCs w:val="22"/>
          </w:rPr>
          <w:delText xml:space="preserve"> This </w:delText>
        </w:r>
        <w:r w:rsidR="0081054F" w:rsidDel="0094436D">
          <w:rPr>
            <w:szCs w:val="22"/>
          </w:rPr>
          <w:delText xml:space="preserve">variability contributes to the mixed success of </w:delText>
        </w:r>
        <w:r w:rsidR="004B5836" w:rsidDel="0094436D">
          <w:rPr>
            <w:szCs w:val="22"/>
          </w:rPr>
          <w:delText>immunotherapies and</w:delText>
        </w:r>
        <w:r w:rsidR="006A03F7" w:rsidDel="0094436D">
          <w:rPr>
            <w:szCs w:val="22"/>
          </w:rPr>
          <w:delText xml:space="preserve"> makes patient stratification </w:delText>
        </w:r>
        <w:r w:rsidR="004B5836" w:rsidDel="0094436D">
          <w:rPr>
            <w:szCs w:val="22"/>
          </w:rPr>
          <w:delText xml:space="preserve">challenging </w:delText>
        </w:r>
      </w:del>
      <w:customXmlDelRangeStart w:id="205" w:author="Brady,Rachel" w:date="2026-01-14T10:23:00Z"/>
      <w:sdt>
        <w:sdtPr>
          <w:rPr>
            <w:color w:val="000000"/>
            <w:szCs w:val="22"/>
          </w:rPr>
          <w:tag w:val="MENDELEY_CITATION_v3_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
          <w:id w:val="-1219274301"/>
          <w:placeholder>
            <w:docPart w:val="DefaultPlaceholder_-1854013440"/>
          </w:placeholder>
        </w:sdtPr>
        <w:sdtContent>
          <w:customXmlDelRangeEnd w:id="205"/>
          <w:del w:id="206" w:author="Brady,Rachel" w:date="2026-02-04T11:50:00Z" w16du:dateUtc="2026-02-04T19:50:00Z">
            <w:r w:rsidR="009C6692" w:rsidRPr="009C6692" w:rsidDel="009C6692">
              <w:rPr>
                <w:color w:val="000000"/>
                <w:szCs w:val="22"/>
              </w:rPr>
              <w:delText>[14]</w:delText>
            </w:r>
          </w:del>
          <w:customXmlDelRangeStart w:id="207" w:author="Brady,Rachel" w:date="2026-01-14T10:23:00Z"/>
        </w:sdtContent>
      </w:sdt>
      <w:customXmlDelRangeEnd w:id="207"/>
      <w:del w:id="208" w:author="Brady,Rachel" w:date="2026-01-14T10:23:00Z" w16du:dateUtc="2026-01-14T18:23:00Z">
        <w:r w:rsidR="000E3697" w:rsidDel="0094436D">
          <w:rPr>
            <w:color w:val="000000"/>
            <w:szCs w:val="22"/>
          </w:rPr>
          <w:delText>.</w:delText>
        </w:r>
        <w:r w:rsidR="006A03F7" w:rsidRPr="00E80806" w:rsidDel="0094436D">
          <w:rPr>
            <w:szCs w:val="22"/>
          </w:rPr>
          <w:delText xml:space="preserve"> </w:delText>
        </w:r>
      </w:del>
    </w:p>
    <w:p w14:paraId="7DDAF28A" w14:textId="0C4B7E15" w:rsidR="003545D2" w:rsidRPr="00E80806" w:rsidRDefault="006A03F7" w:rsidP="0094436D">
      <w:pPr>
        <w:spacing w:line="480" w:lineRule="auto"/>
        <w:ind w:firstLine="720"/>
        <w:rPr>
          <w:szCs w:val="22"/>
        </w:rPr>
      </w:pPr>
      <w:del w:id="209" w:author="Brady,Rachel" w:date="2026-01-14T10:23:00Z" w16du:dateUtc="2026-01-14T18:23:00Z">
        <w:r w:rsidRPr="00E80806" w:rsidDel="0094436D">
          <w:rPr>
            <w:szCs w:val="22"/>
          </w:rPr>
          <w:delText xml:space="preserve">The TME is shaped by many factors, </w:delText>
        </w:r>
        <w:r w:rsidR="00FB03E2" w:rsidRPr="00E80806" w:rsidDel="0094436D">
          <w:rPr>
            <w:szCs w:val="22"/>
          </w:rPr>
          <w:delText xml:space="preserve">only </w:delText>
        </w:r>
        <w:r w:rsidRPr="00E80806" w:rsidDel="0094436D">
          <w:rPr>
            <w:szCs w:val="22"/>
          </w:rPr>
          <w:delText xml:space="preserve">some of which are well-understood. Tumor histopathology </w:delText>
        </w:r>
        <w:r w:rsidR="00C119CC" w:rsidDel="0094436D">
          <w:rPr>
            <w:szCs w:val="22"/>
          </w:rPr>
          <w:delText>determines</w:delText>
        </w:r>
        <w:r w:rsidRPr="00E80806" w:rsidDel="0094436D">
          <w:rPr>
            <w:szCs w:val="22"/>
          </w:rPr>
          <w:delText xml:space="preserve"> a broad range of pathological patterns. </w:delText>
        </w:r>
        <w:r w:rsidR="00C119CC" w:rsidDel="0094436D">
          <w:rPr>
            <w:szCs w:val="22"/>
          </w:rPr>
          <w:delText>M</w:delText>
        </w:r>
        <w:r w:rsidRPr="00E80806" w:rsidDel="0094436D">
          <w:rPr>
            <w:szCs w:val="22"/>
          </w:rPr>
          <w:delText>etastatic melanoma</w:delText>
        </w:r>
        <w:r w:rsidR="00BF3CFD" w:rsidDel="0094436D">
          <w:rPr>
            <w:szCs w:val="22"/>
          </w:rPr>
          <w:delText xml:space="preserve"> and</w:delText>
        </w:r>
        <w:r w:rsidRPr="00E80806" w:rsidDel="0094436D">
          <w:rPr>
            <w:szCs w:val="22"/>
          </w:rPr>
          <w:delText xml:space="preserve"> non-small cell lung cancer</w:delText>
        </w:r>
        <w:r w:rsidDel="0094436D">
          <w:rPr>
            <w:szCs w:val="22"/>
          </w:rPr>
          <w:delText xml:space="preserve"> (NSCLC) are commonly treated with immune checkpoint inhibitors. However, many patients fail to achieve sustained benefits from these therapies, partly </w:delText>
        </w:r>
        <w:r w:rsidRPr="00E80806" w:rsidDel="0094436D">
          <w:rPr>
            <w:szCs w:val="22"/>
          </w:rPr>
          <w:delText>because of the heterogeneity of the TME</w:delText>
        </w:r>
        <w:r w:rsidR="000E3697" w:rsidDel="0094436D">
          <w:rPr>
            <w:szCs w:val="22"/>
          </w:rPr>
          <w:delText xml:space="preserve"> </w:delText>
        </w:r>
      </w:del>
      <w:customXmlDelRangeStart w:id="210" w:author="Brady,Rachel" w:date="2026-01-14T10:23:00Z"/>
      <w:sdt>
        <w:sdtPr>
          <w:rPr>
            <w:color w:val="000000"/>
            <w:szCs w:val="22"/>
          </w:rPr>
          <w:tag w:val="MENDELEY_CITATION_v3_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"/>
          <w:id w:val="541724481"/>
          <w:placeholder>
            <w:docPart w:val="DefaultPlaceholder_-1854013440"/>
          </w:placeholder>
        </w:sdtPr>
        <w:sdtContent>
          <w:customXmlDelRangeEnd w:id="210"/>
          <w:ins w:id="211" w:author="Brady,Rachel" w:date="2026-02-04T12:01:00Z" w16du:dateUtc="2026-02-04T20:01:00Z">
            <w:r w:rsidR="004226BA" w:rsidRPr="009C6692" w:rsidDel="009C6692">
              <w:rPr>
                <w:color w:val="000000"/>
                <w:szCs w:val="22"/>
              </w:rPr>
              <w:t xml:space="preserve"> </w:t>
            </w:r>
          </w:ins>
          <w:del w:id="212" w:author="Brady,Rachel" w:date="2026-02-04T11:50:00Z" w16du:dateUtc="2026-02-04T19:50:00Z">
            <w:r w:rsidR="009C6692" w:rsidRPr="009C6692" w:rsidDel="009C6692">
              <w:rPr>
                <w:color w:val="000000"/>
                <w:szCs w:val="22"/>
              </w:rPr>
              <w:delText>[15,16]</w:delText>
            </w:r>
          </w:del>
          <w:customXmlDelRangeStart w:id="213" w:author="Brady,Rachel" w:date="2026-01-14T10:23:00Z"/>
        </w:sdtContent>
      </w:sdt>
      <w:customXmlDelRangeEnd w:id="213"/>
      <w:del w:id="214" w:author="Brady,Rachel" w:date="2026-01-14T10:23:00Z" w16du:dateUtc="2026-01-14T18:23:00Z">
        <w:r w:rsidR="000E3697" w:rsidDel="0094436D">
          <w:rPr>
            <w:color w:val="000000"/>
            <w:szCs w:val="22"/>
          </w:rPr>
          <w:delText>.</w:delText>
        </w:r>
        <w:r w:rsidRPr="00E80806" w:rsidDel="0094436D">
          <w:rPr>
            <w:szCs w:val="22"/>
          </w:rPr>
          <w:delText xml:space="preserve"> </w:delText>
        </w:r>
        <w:r w:rsidR="00C119CC" w:rsidDel="0094436D">
          <w:rPr>
            <w:szCs w:val="22"/>
          </w:rPr>
          <w:delText>M</w:delText>
        </w:r>
        <w:r w:rsidRPr="00E80806" w:rsidDel="0094436D">
          <w:rPr>
            <w:szCs w:val="22"/>
          </w:rPr>
          <w:delText xml:space="preserve">utations in cancer-related genes affect the TME. Loss of </w:delText>
        </w:r>
        <w:r w:rsidRPr="00E80806" w:rsidDel="0094436D">
          <w:rPr>
            <w:i/>
            <w:szCs w:val="22"/>
          </w:rPr>
          <w:delText>PTEN</w:delText>
        </w:r>
        <w:r w:rsidRPr="00E80806" w:rsidDel="0094436D">
          <w:rPr>
            <w:szCs w:val="22"/>
          </w:rPr>
          <w:delText xml:space="preserve"> </w:delText>
        </w:r>
        <w:r w:rsidR="00BF3CFD" w:rsidDel="0094436D">
          <w:rPr>
            <w:szCs w:val="22"/>
          </w:rPr>
          <w:delText xml:space="preserve">is associated </w:delText>
        </w:r>
        <w:r w:rsidRPr="00E80806" w:rsidDel="0094436D">
          <w:rPr>
            <w:szCs w:val="22"/>
          </w:rPr>
          <w:delText xml:space="preserve">with T-cell exclusion and immunotherapy resistance </w:delText>
        </w:r>
      </w:del>
      <w:customXmlDelRangeStart w:id="215" w:author="Brady,Rachel" w:date="2026-01-14T10:23:00Z"/>
      <w:sdt>
        <w:sdtPr>
          <w:rPr>
            <w:color w:val="000000"/>
            <w:szCs w:val="22"/>
          </w:rPr>
          <w:tag w:val="MENDELEY_CITATION_v3_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"/>
          <w:id w:val="-1832214093"/>
          <w:placeholder>
            <w:docPart w:val="DefaultPlaceholder_-1854013440"/>
          </w:placeholder>
        </w:sdtPr>
        <w:sdtContent>
          <w:customXmlDelRangeEnd w:id="215"/>
          <w:del w:id="216" w:author="Brady,Rachel" w:date="2026-02-04T11:50:00Z" w16du:dateUtc="2026-02-04T19:50:00Z">
            <w:r w:rsidR="009C6692" w:rsidRPr="009C6692" w:rsidDel="009C6692">
              <w:rPr>
                <w:color w:val="000000"/>
                <w:szCs w:val="22"/>
              </w:rPr>
              <w:delText>[17]</w:delText>
            </w:r>
          </w:del>
          <w:customXmlDelRangeStart w:id="217" w:author="Brady,Rachel" w:date="2026-01-14T10:23:00Z"/>
        </w:sdtContent>
      </w:sdt>
      <w:customXmlDelRangeEnd w:id="217"/>
      <w:del w:id="218" w:author="Brady,Rachel" w:date="2026-01-14T10:23:00Z" w16du:dateUtc="2026-01-14T18:23:00Z">
        <w:r w:rsidR="000E3697" w:rsidDel="0094436D">
          <w:rPr>
            <w:color w:val="000000"/>
            <w:szCs w:val="22"/>
          </w:rPr>
          <w:delText>.</w:delText>
        </w:r>
        <w:r w:rsidRPr="00E80806" w:rsidDel="0094436D">
          <w:rPr>
            <w:szCs w:val="22"/>
          </w:rPr>
          <w:delText xml:space="preserve"> Similarly, gain-of-function </w:delText>
        </w:r>
        <w:r w:rsidRPr="004B5836" w:rsidDel="0094436D">
          <w:rPr>
            <w:szCs w:val="22"/>
          </w:rPr>
          <w:delText>p53</w:delText>
        </w:r>
        <w:r w:rsidRPr="00E80806" w:rsidDel="0094436D">
          <w:rPr>
            <w:szCs w:val="22"/>
          </w:rPr>
          <w:delText xml:space="preserve"> has immunosuppressive and pro</w:delText>
        </w:r>
        <w:r w:rsidR="00C119CC" w:rsidDel="0094436D">
          <w:rPr>
            <w:szCs w:val="22"/>
          </w:rPr>
          <w:delText>-</w:delText>
        </w:r>
        <w:r w:rsidRPr="00E80806" w:rsidDel="0094436D">
          <w:rPr>
            <w:szCs w:val="22"/>
          </w:rPr>
          <w:delText>metastatic effects</w:delText>
        </w:r>
        <w:r w:rsidR="000E3697" w:rsidDel="0094436D">
          <w:rPr>
            <w:szCs w:val="22"/>
          </w:rPr>
          <w:delText xml:space="preserve"> </w:delText>
        </w:r>
      </w:del>
      <w:customXmlDelRangeStart w:id="219" w:author="Brady,Rachel" w:date="2026-01-14T10:23:00Z"/>
      <w:sdt>
        <w:sdtPr>
          <w:rPr>
            <w:color w:val="000000"/>
            <w:szCs w:val="22"/>
          </w:rPr>
          <w:tag w:val="MENDELEY_CITATION_v3_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"/>
          <w:id w:val="-1856097024"/>
          <w:placeholder>
            <w:docPart w:val="DefaultPlaceholder_-1854013440"/>
          </w:placeholder>
        </w:sdtPr>
        <w:sdtContent>
          <w:customXmlDelRangeEnd w:id="219"/>
          <w:del w:id="220" w:author="Brady,Rachel" w:date="2026-02-04T11:50:00Z" w16du:dateUtc="2026-02-04T19:50:00Z">
            <w:r w:rsidR="009C6692" w:rsidRPr="009C6692" w:rsidDel="009C6692">
              <w:rPr>
                <w:color w:val="000000"/>
                <w:szCs w:val="22"/>
              </w:rPr>
              <w:delText>[18]</w:delText>
            </w:r>
          </w:del>
          <w:customXmlDelRangeStart w:id="221" w:author="Brady,Rachel" w:date="2026-01-14T10:23:00Z"/>
        </w:sdtContent>
      </w:sdt>
      <w:customXmlDelRangeEnd w:id="221"/>
      <w:del w:id="222" w:author="Brady,Rachel" w:date="2026-01-14T10:23:00Z" w16du:dateUtc="2026-01-14T18:23:00Z">
        <w:r w:rsidR="000E3697" w:rsidDel="0094436D">
          <w:rPr>
            <w:color w:val="000000"/>
            <w:szCs w:val="22"/>
          </w:rPr>
          <w:delText>.</w:delText>
        </w:r>
        <w:r w:rsidRPr="00E80806" w:rsidDel="0094436D">
          <w:rPr>
            <w:szCs w:val="22"/>
          </w:rPr>
          <w:delText xml:space="preserve"> Patient factors, such as weight and age, influence </w:delText>
        </w:r>
        <w:r w:rsidR="00215E17" w:rsidDel="0094436D">
          <w:rPr>
            <w:szCs w:val="22"/>
          </w:rPr>
          <w:delText xml:space="preserve">the </w:delText>
        </w:r>
        <w:r w:rsidRPr="00E80806" w:rsidDel="0094436D">
          <w:rPr>
            <w:szCs w:val="22"/>
          </w:rPr>
          <w:delText>TME</w:delText>
        </w:r>
        <w:r w:rsidR="00C119CC" w:rsidDel="0094436D">
          <w:rPr>
            <w:szCs w:val="22"/>
          </w:rPr>
          <w:delText xml:space="preserve"> via</w:delText>
        </w:r>
        <w:r w:rsidRPr="00E80806" w:rsidDel="0094436D">
          <w:rPr>
            <w:szCs w:val="22"/>
          </w:rPr>
          <w:delText xml:space="preserve"> changes in cellular metabolism and inflammation</w:delText>
        </w:r>
        <w:r w:rsidR="000E3697" w:rsidDel="0094436D">
          <w:rPr>
            <w:szCs w:val="22"/>
          </w:rPr>
          <w:delText xml:space="preserve"> </w:delText>
        </w:r>
      </w:del>
      <w:customXmlDelRangeStart w:id="223" w:author="Brady,Rachel" w:date="2026-01-14T10:23:00Z"/>
      <w:sdt>
        <w:sdtPr>
          <w:rPr>
            <w:color w:val="000000"/>
            <w:szCs w:val="22"/>
          </w:rPr>
          <w:tag w:val="MENDELEY_CITATION_v3_eyJjaXRhdGlvbklEIjoiTUVOREVMRVlfQ0lUQVRJT05fZmFmMWQyODMtN2I4OS00OTE3LWIzNDEtYmNlYzg1MTM5NTUwIiwicHJvcGVydGllcyI6eyJub3RlSW5kZXgiOjB9LCJpc0VkaXRlZCI6ZmFsc2UsIm1hbnVhbE92ZXJyaWRlIjp7ImlzTWFudWFsbHlPdmVycmlkZGVuIjpmYWxzZSwiY2l0ZXByb2NUZXh0IjoiWzE5LDIwXS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
          <w:id w:val="1188408607"/>
          <w:placeholder>
            <w:docPart w:val="DefaultPlaceholder_-1854013440"/>
          </w:placeholder>
        </w:sdtPr>
        <w:sdtContent>
          <w:customXmlDelRangeEnd w:id="223"/>
          <w:ins w:id="224" w:author="Brady,Rachel" w:date="2026-02-04T12:01:00Z" w16du:dateUtc="2026-02-04T20:01:00Z">
            <w:r w:rsidR="004226BA" w:rsidRPr="009C6692" w:rsidDel="009C6692">
              <w:rPr>
                <w:color w:val="000000"/>
                <w:szCs w:val="22"/>
              </w:rPr>
              <w:t xml:space="preserve"> </w:t>
            </w:r>
          </w:ins>
          <w:del w:id="225" w:author="Brady,Rachel" w:date="2026-02-04T11:50:00Z" w16du:dateUtc="2026-02-04T19:50:00Z">
            <w:r w:rsidR="009C6692" w:rsidRPr="009C6692" w:rsidDel="009C6692">
              <w:rPr>
                <w:color w:val="000000"/>
                <w:szCs w:val="22"/>
              </w:rPr>
              <w:delText>[19,20]</w:delText>
            </w:r>
          </w:del>
          <w:customXmlDelRangeStart w:id="226" w:author="Brady,Rachel" w:date="2026-01-14T10:23:00Z"/>
        </w:sdtContent>
      </w:sdt>
      <w:customXmlDelRangeEnd w:id="226"/>
      <w:del w:id="227" w:author="Brady,Rachel" w:date="2026-01-14T10:23:00Z" w16du:dateUtc="2026-01-14T18:23:00Z">
        <w:r w:rsidR="000E3697" w:rsidDel="0094436D">
          <w:rPr>
            <w:color w:val="000000"/>
            <w:szCs w:val="22"/>
          </w:rPr>
          <w:delText>.</w:delText>
        </w:r>
        <w:r w:rsidRPr="00E80806" w:rsidDel="0094436D">
          <w:rPr>
            <w:szCs w:val="22"/>
          </w:rPr>
          <w:delText xml:space="preserve"> </w:delText>
        </w:r>
        <w:r w:rsidR="004B5836" w:rsidDel="0094436D">
          <w:rPr>
            <w:szCs w:val="22"/>
          </w:rPr>
          <w:delText>TME metabolic variability</w:delText>
        </w:r>
        <w:r w:rsidR="00BF3CFD" w:rsidDel="0094436D">
          <w:rPr>
            <w:szCs w:val="22"/>
          </w:rPr>
          <w:delText xml:space="preserve"> </w:delText>
        </w:r>
        <w:r w:rsidRPr="00E80806" w:rsidDel="0094436D">
          <w:rPr>
            <w:szCs w:val="22"/>
          </w:rPr>
          <w:delText>changes glucose, amino acid, and lipid availability</w:delText>
        </w:r>
        <w:r w:rsidR="004B5836" w:rsidDel="0094436D">
          <w:rPr>
            <w:szCs w:val="22"/>
          </w:rPr>
          <w:delText>,</w:delText>
        </w:r>
        <w:r w:rsidR="00BF3CFD" w:rsidDel="0094436D">
          <w:rPr>
            <w:szCs w:val="22"/>
          </w:rPr>
          <w:delText xml:space="preserve"> affect</w:delText>
        </w:r>
        <w:r w:rsidR="004B5836" w:rsidDel="0094436D">
          <w:rPr>
            <w:szCs w:val="22"/>
          </w:rPr>
          <w:delText>ing</w:delText>
        </w:r>
        <w:r w:rsidRPr="00E80806" w:rsidDel="0094436D">
          <w:rPr>
            <w:szCs w:val="22"/>
          </w:rPr>
          <w:delText xml:space="preserve"> crosstalk between immune and cancer cells</w:delText>
        </w:r>
        <w:r w:rsidR="000E3697" w:rsidDel="0094436D">
          <w:rPr>
            <w:szCs w:val="22"/>
          </w:rPr>
          <w:delText xml:space="preserve"> </w:delText>
        </w:r>
      </w:del>
      <w:customXmlDelRangeStart w:id="228" w:author="Brady,Rachel" w:date="2026-01-14T10:23:00Z"/>
      <w:sdt>
        <w:sdtPr>
          <w:rPr>
            <w:color w:val="000000"/>
            <w:szCs w:val="22"/>
          </w:rPr>
          <w:tag w:val="MENDELEY_CITATION_v3_eyJjaXRhdGlvbklEIjoiTUVOREVMRVlfQ0lUQVRJT05fNmI4NzQ2ZjktYmE0MS00MTY4LWFhODgtOTQ5ZDI2M2Y3NTRmIiwicHJvcGVydGllcyI6eyJub3RlSW5kZXgiOjB9LCJpc0VkaXRlZCI6ZmFsc2UsIm1hbnVhbE92ZXJyaWRlIjp7ImlzTWFudWFsbHlPdmVycmlkZGVuIjpmYWxzZSwiY2l0ZXByb2NUZXh0IjoiWzIxXS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"/>
          <w:id w:val="224657473"/>
          <w:placeholder>
            <w:docPart w:val="DefaultPlaceholder_-1854013440"/>
          </w:placeholder>
        </w:sdtPr>
        <w:sdtContent>
          <w:customXmlDelRangeEnd w:id="228"/>
          <w:ins w:id="229" w:author="Brady,Rachel" w:date="2026-02-04T12:01:00Z" w16du:dateUtc="2026-02-04T20:01:00Z">
            <w:r w:rsidR="004226BA" w:rsidRPr="009C6692" w:rsidDel="009C6692">
              <w:rPr>
                <w:color w:val="000000"/>
                <w:szCs w:val="22"/>
              </w:rPr>
              <w:t xml:space="preserve"> </w:t>
            </w:r>
          </w:ins>
          <w:del w:id="230" w:author="Brady,Rachel" w:date="2026-02-04T11:50:00Z" w16du:dateUtc="2026-02-04T19:50:00Z">
            <w:r w:rsidR="009C6692" w:rsidRPr="009C6692" w:rsidDel="009C6692">
              <w:rPr>
                <w:color w:val="000000"/>
                <w:szCs w:val="22"/>
              </w:rPr>
              <w:delText>[21]</w:delText>
            </w:r>
          </w:del>
          <w:customXmlDelRangeStart w:id="231" w:author="Brady,Rachel" w:date="2026-01-14T10:23:00Z"/>
        </w:sdtContent>
      </w:sdt>
      <w:customXmlDelRangeEnd w:id="231"/>
      <w:del w:id="232" w:author="Brady,Rachel" w:date="2026-01-14T10:23:00Z" w16du:dateUtc="2026-01-14T18:23:00Z">
        <w:r w:rsidR="000E3697" w:rsidDel="0094436D">
          <w:rPr>
            <w:color w:val="000000"/>
            <w:szCs w:val="22"/>
          </w:rPr>
          <w:delText>.</w:delText>
        </w:r>
        <w:r w:rsidRPr="00E80806" w:rsidDel="0094436D">
          <w:rPr>
            <w:szCs w:val="22"/>
          </w:rPr>
          <w:delText xml:space="preserve"> </w:delText>
        </w:r>
        <w:r w:rsidR="004B5836" w:rsidDel="0094436D">
          <w:rPr>
            <w:szCs w:val="22"/>
          </w:rPr>
          <w:delText>Epigenetic regulation of the TME can also</w:delText>
        </w:r>
        <w:r w:rsidRPr="00E80806" w:rsidDel="0094436D">
          <w:rPr>
            <w:szCs w:val="22"/>
          </w:rPr>
          <w:delText xml:space="preserve"> lead to a “cold” TME, lacking in cytotoxic T-cell infiltration</w:delText>
        </w:r>
      </w:del>
      <w:ins w:id="233" w:author="Brady,Rachel" w:date="2026-02-04T12:01:00Z" w16du:dateUtc="2026-02-04T20:01:00Z">
        <w:r w:rsidR="004226BA" w:rsidDel="0094436D">
          <w:rPr>
            <w:szCs w:val="22"/>
          </w:rPr>
          <w:t xml:space="preserve"> </w:t>
        </w:r>
      </w:ins>
      <w:del w:id="234" w:author="Brady,Rachel" w:date="2026-01-14T10:23:00Z" w16du:dateUtc="2026-01-14T18:23:00Z">
        <w:r w:rsidR="000E3697" w:rsidDel="0094436D">
          <w:rPr>
            <w:szCs w:val="22"/>
          </w:rPr>
          <w:delText xml:space="preserve"> </w:delText>
        </w:r>
      </w:del>
      <w:customXmlDelRangeStart w:id="235" w:author="Brady,Rachel" w:date="2026-01-14T10:23:00Z"/>
      <w:sdt>
        <w:sdtPr>
          <w:rPr>
            <w:color w:val="000000"/>
            <w:szCs w:val="22"/>
          </w:rPr>
          <w:tag w:val="MENDELEY_CITATION_v3_eyJjaXRhdGlvbklEIjoiTUVOREVMRVlfQ0lUQVRJT05fMDVkZjY1MTYtMTFkMS00NzA0LTk0MDYtOWNhODFkMjk4N2ZmIiwicHJvcGVydGllcyI6eyJub3RlSW5kZXgiOjB9LCJpc0VkaXRlZCI6ZmFsc2UsIm1hbnVhbE92ZXJyaWRlIjp7ImlzTWFudWFsbHlPdmVycmlkZGVuIjpmYWxzZSwiY2l0ZXByb2NUZXh0IjoiWzIyXS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"/>
          <w:id w:val="-715891884"/>
          <w:placeholder>
            <w:docPart w:val="DefaultPlaceholder_-1854013440"/>
          </w:placeholder>
        </w:sdtPr>
        <w:sdtContent>
          <w:customXmlDelRangeEnd w:id="235"/>
          <w:del w:id="236" w:author="Brady,Rachel" w:date="2026-02-04T11:50:00Z" w16du:dateUtc="2026-02-04T19:50:00Z">
            <w:r w:rsidR="009C6692" w:rsidRPr="009C6692" w:rsidDel="009C6692">
              <w:rPr>
                <w:color w:val="000000"/>
                <w:szCs w:val="22"/>
              </w:rPr>
              <w:delText>[22]</w:delText>
            </w:r>
          </w:del>
          <w:customXmlDelRangeStart w:id="237" w:author="Brady,Rachel" w:date="2026-01-14T10:23:00Z"/>
        </w:sdtContent>
      </w:sdt>
      <w:customXmlDelRangeEnd w:id="237"/>
      <w:del w:id="238" w:author="Brady,Rachel" w:date="2026-01-14T10:23:00Z" w16du:dateUtc="2026-01-14T18:23:00Z">
        <w:r w:rsidR="000E3697" w:rsidDel="0094436D">
          <w:rPr>
            <w:color w:val="000000"/>
            <w:szCs w:val="22"/>
          </w:rPr>
          <w:delText>.</w:delText>
        </w:r>
        <w:r w:rsidRPr="00E80806" w:rsidDel="0094436D">
          <w:rPr>
            <w:szCs w:val="22"/>
          </w:rPr>
          <w:delText xml:space="preserve"> Cancer therapy applies pressure on the TME, resulting in evolution over time</w:delText>
        </w:r>
      </w:del>
      <w:ins w:id="239" w:author="Brady,Rachel" w:date="2026-02-04T12:01:00Z" w16du:dateUtc="2026-02-04T20:01:00Z">
        <w:r w:rsidR="004226BA" w:rsidDel="0094436D">
          <w:rPr>
            <w:szCs w:val="22"/>
          </w:rPr>
          <w:t xml:space="preserve"> </w:t>
        </w:r>
      </w:ins>
      <w:del w:id="240" w:author="Brady,Rachel" w:date="2026-01-14T10:23:00Z" w16du:dateUtc="2026-01-14T18:23:00Z">
        <w:r w:rsidR="000E3697" w:rsidDel="0094436D">
          <w:rPr>
            <w:szCs w:val="22"/>
          </w:rPr>
          <w:delText xml:space="preserve"> </w:delText>
        </w:r>
      </w:del>
      <w:customXmlDelRangeStart w:id="241" w:author="Brady,Rachel" w:date="2026-01-14T10:23:00Z"/>
      <w:sdt>
        <w:sdtPr>
          <w:rPr>
            <w:color w:val="000000"/>
            <w:szCs w:val="22"/>
          </w:rPr>
          <w:tag w:val="MENDELEY_CITATION_v3_eyJjaXRhdGlvbklEIjoiTUVOREVMRVlfQ0lUQVRJT05fM2E1ZjI2MzYtOGM2ZC00MzcwLWI3YWEtZDdkODViZGQ3MDg1IiwicHJvcGVydGllcyI6eyJub3RlSW5kZXgiOjB9LCJpc0VkaXRlZCI6ZmFsc2UsIm1hbnVhbE92ZXJyaWRlIjp7ImlzTWFudWFsbHlPdmVycmlkZGVuIjpmYWxzZSwiY2l0ZXByb2NUZXh0IjoiWzFd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
          <w:id w:val="1339509048"/>
          <w:placeholder>
            <w:docPart w:val="DefaultPlaceholder_-1854013440"/>
          </w:placeholder>
        </w:sdtPr>
        <w:sdtContent>
          <w:customXmlDelRangeEnd w:id="241"/>
          <w:del w:id="242" w:author="Brady,Rachel" w:date="2026-02-04T11:50:00Z" w16du:dateUtc="2026-02-04T19:50:00Z">
            <w:r w:rsidR="009C6692" w:rsidRPr="009C6692" w:rsidDel="009C6692">
              <w:rPr>
                <w:color w:val="000000"/>
                <w:szCs w:val="22"/>
              </w:rPr>
              <w:delText>[1]</w:delText>
            </w:r>
          </w:del>
          <w:customXmlDelRangeStart w:id="243" w:author="Brady,Rachel" w:date="2026-01-14T10:23:00Z"/>
        </w:sdtContent>
      </w:sdt>
      <w:customXmlDelRangeEnd w:id="243"/>
      <w:del w:id="244" w:author="Brady,Rachel" w:date="2026-01-14T10:23:00Z" w16du:dateUtc="2026-01-14T18:23:00Z">
        <w:r w:rsidR="000E3697" w:rsidDel="0094436D">
          <w:rPr>
            <w:color w:val="000000"/>
            <w:szCs w:val="22"/>
          </w:rPr>
          <w:delText>.</w:delText>
        </w:r>
        <w:r w:rsidRPr="00E80806" w:rsidDel="0094436D">
          <w:rPr>
            <w:szCs w:val="22"/>
          </w:rPr>
          <w:delText xml:space="preserve"> </w:delText>
        </w:r>
        <w:r w:rsidR="0081054F" w:rsidDel="0094436D">
          <w:rPr>
            <w:szCs w:val="22"/>
          </w:rPr>
          <w:delText>Together, these factors</w:delText>
        </w:r>
        <w:r w:rsidRPr="00E80806" w:rsidDel="0094436D">
          <w:rPr>
            <w:szCs w:val="22"/>
          </w:rPr>
          <w:delText xml:space="preserve"> make the TME a formidable barrier to effective immunotherapy.</w:delText>
        </w:r>
      </w:del>
    </w:p>
    <w:p w14:paraId="0382E789" w14:textId="03997332" w:rsidR="00280DE2" w:rsidRPr="00E80806" w:rsidRDefault="006A03F7" w:rsidP="009271E5">
      <w:pPr>
        <w:spacing w:line="480" w:lineRule="auto"/>
        <w:ind w:firstLine="720"/>
        <w:rPr>
          <w:szCs w:val="22"/>
        </w:rPr>
      </w:pPr>
      <w:moveFromRangeStart w:id="245" w:author="Brady,Rachel" w:date="2026-01-14T10:20:00Z" w:name="move219278434"/>
      <w:moveFrom w:id="246" w:author="Brady,Rachel" w:date="2026-01-14T10:20:00Z" w16du:dateUtc="2026-01-14T18:20:00Z">
        <w:r w:rsidRPr="00E80806" w:rsidDel="0094436D">
          <w:rPr>
            <w:szCs w:val="22"/>
          </w:rPr>
          <w:t xml:space="preserve">Tumor-associated macrophages (TAMs) </w:t>
        </w:r>
        <w:del w:id="247" w:author="Brady,Rachel" w:date="2026-01-15T10:05:00Z" w16du:dateUtc="2026-01-15T18:05:00Z">
          <w:r w:rsidRPr="00E80806" w:rsidDel="007751FA">
            <w:rPr>
              <w:szCs w:val="22"/>
            </w:rPr>
            <w:delText xml:space="preserve">are the most abundant immune cells in the TME </w:delText>
          </w:r>
          <w:r w:rsidR="004B5836" w:rsidDel="007751FA">
            <w:rPr>
              <w:szCs w:val="22"/>
            </w:rPr>
            <w:delText xml:space="preserve">and </w:delText>
          </w:r>
          <w:r w:rsidRPr="00E80806" w:rsidDel="007751FA">
            <w:rPr>
              <w:szCs w:val="22"/>
            </w:rPr>
            <w:delText>comprise a heterogeneous group with diverse phenotypes</w:delText>
          </w:r>
          <w:r w:rsidR="00C119CC" w:rsidDel="007751FA">
            <w:rPr>
              <w:szCs w:val="22"/>
            </w:rPr>
            <w:delText xml:space="preserve"> </w:delText>
          </w:r>
        </w:del>
      </w:moveFrom>
      <w:customXmlDelRangeStart w:id="248" w:author="Brady,Rachel" w:date="2026-01-15T10:05:00Z"/>
      <w:sdt>
        <w:sdtPr>
          <w:rPr>
            <w:color w:val="000000"/>
            <w:szCs w:val="22"/>
          </w:rPr>
          <w:tag w:val="MENDELEY_CITATION_v3_eyJjaXRhdGlvbklEIjoiTUVOREVMRVlfQ0lUQVRJT05fNGE3NTUyMWQtZmQ2ZS00ZjQ4LWIwNjAtNWFlZGM0NWVjN2Q3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
          <w:id w:val="328181057"/>
          <w:placeholder>
            <w:docPart w:val="DefaultPlaceholder_-1854013440"/>
          </w:placeholder>
        </w:sdtPr>
        <w:sdtContent>
          <w:customXmlDelRangeEnd w:id="248"/>
          <w:ins w:id="249" w:author="Brady,Rachel" w:date="2026-02-04T11:50:00Z" w16du:dateUtc="2026-02-04T19:50:00Z">
            <w:r w:rsidR="009C6692" w:rsidRPr="009C6692">
              <w:rPr>
                <w:color w:val="000000"/>
                <w:szCs w:val="22"/>
              </w:rPr>
              <w:t>[4]</w:t>
            </w:r>
          </w:ins>
          <w:del w:id="250" w:author="Brady,Rachel" w:date="2026-02-04T11:50:00Z" w16du:dateUtc="2026-02-04T19:50:00Z">
            <w:r w:rsidR="009C6692" w:rsidRPr="009C6692" w:rsidDel="009C6692">
              <w:rPr>
                <w:color w:val="000000"/>
                <w:szCs w:val="22"/>
              </w:rPr>
              <w:delText>[4]</w:delText>
            </w:r>
          </w:del>
          <w:customXmlDelRangeStart w:id="251" w:author="Brady,Rachel" w:date="2026-01-15T10:05:00Z"/>
        </w:sdtContent>
      </w:sdt>
      <w:customXmlDelRangeEnd w:id="251"/>
      <w:moveFrom w:id="252" w:author="Brady,Rachel" w:date="2026-01-14T10:20:00Z" w16du:dateUtc="2026-01-14T18:20:00Z">
        <w:del w:id="253" w:author="Brady,Rachel" w:date="2026-01-15T10:05:00Z" w16du:dateUtc="2026-01-15T18:05:00Z">
          <w:r w:rsidR="00C119CC" w:rsidDel="007751FA">
            <w:rPr>
              <w:color w:val="000000"/>
              <w:szCs w:val="22"/>
            </w:rPr>
            <w:delText>.</w:delText>
          </w:r>
          <w:r w:rsidRPr="00E80806" w:rsidDel="007751FA">
            <w:rPr>
              <w:szCs w:val="22"/>
            </w:rPr>
            <w:delText xml:space="preserve"> They </w:delText>
          </w:r>
        </w:del>
        <w:r w:rsidRPr="00E80806" w:rsidDel="0094436D">
          <w:rPr>
            <w:szCs w:val="22"/>
          </w:rPr>
          <w:t>are being investigated as therapeutic targets</w:t>
        </w:r>
        <w:r w:rsidR="00C119CC" w:rsidDel="0094436D">
          <w:rPr>
            <w:szCs w:val="22"/>
          </w:rPr>
          <w:t xml:space="preserve"> and</w:t>
        </w:r>
        <w:r w:rsidRPr="00E80806" w:rsidDel="0094436D">
          <w:rPr>
            <w:szCs w:val="22"/>
          </w:rPr>
          <w:t xml:space="preserve"> biomarkers</w:t>
        </w:r>
        <w:r w:rsidR="00C119CC" w:rsidDel="0094436D">
          <w:rPr>
            <w:szCs w:val="22"/>
          </w:rPr>
          <w:t xml:space="preserve"> in cancer. </w:t>
        </w:r>
      </w:moveFrom>
      <w:moveFromRangeEnd w:id="245"/>
      <w:r w:rsidRPr="00E80806">
        <w:rPr>
          <w:szCs w:val="22"/>
        </w:rPr>
        <w:t xml:space="preserve">TAMs are usually described as having an “M2-like” or immunosuppressive phenotype, although </w:t>
      </w:r>
      <w:r>
        <w:rPr>
          <w:szCs w:val="22"/>
        </w:rPr>
        <w:t xml:space="preserve">the dichotomous </w:t>
      </w:r>
      <w:r w:rsidR="004B5836">
        <w:rPr>
          <w:szCs w:val="22"/>
        </w:rPr>
        <w:t>M1/</w:t>
      </w:r>
      <w:r>
        <w:rPr>
          <w:szCs w:val="22"/>
        </w:rPr>
        <w:t xml:space="preserve">M2 </w:t>
      </w:r>
      <w:r w:rsidR="004B5836">
        <w:rPr>
          <w:szCs w:val="22"/>
        </w:rPr>
        <w:t xml:space="preserve">categorization </w:t>
      </w:r>
      <w:r>
        <w:rPr>
          <w:szCs w:val="22"/>
        </w:rPr>
        <w:t xml:space="preserve">is overly simplistic. </w:t>
      </w:r>
      <w:r w:rsidR="00C119CC">
        <w:rPr>
          <w:szCs w:val="22"/>
        </w:rPr>
        <w:t>Still</w:t>
      </w:r>
      <w:r w:rsidRPr="00E80806">
        <w:rPr>
          <w:szCs w:val="22"/>
        </w:rPr>
        <w:t xml:space="preserve">, </w:t>
      </w:r>
      <w:r w:rsidR="00BF3CFD">
        <w:rPr>
          <w:szCs w:val="22"/>
        </w:rPr>
        <w:t>most TAM phenotypes</w:t>
      </w:r>
      <w:r w:rsidRPr="00E80806">
        <w:rPr>
          <w:szCs w:val="22"/>
        </w:rPr>
        <w:t xml:space="preserve"> promote tumor progression</w:t>
      </w:r>
      <w:r w:rsidR="0081054F">
        <w:rPr>
          <w:szCs w:val="22"/>
        </w:rPr>
        <w:t xml:space="preserve">. They </w:t>
      </w:r>
      <w:r w:rsidR="00C119CC">
        <w:rPr>
          <w:szCs w:val="22"/>
        </w:rPr>
        <w:t>drive</w:t>
      </w:r>
      <w:r w:rsidR="00A753B6">
        <w:rPr>
          <w:szCs w:val="22"/>
        </w:rPr>
        <w:t xml:space="preserve"> </w:t>
      </w:r>
      <w:r w:rsidRPr="00E80806">
        <w:rPr>
          <w:szCs w:val="22"/>
        </w:rPr>
        <w:t>angiogenesis, facilita</w:t>
      </w:r>
      <w:r w:rsidR="00C119CC">
        <w:rPr>
          <w:szCs w:val="22"/>
        </w:rPr>
        <w:t>te</w:t>
      </w:r>
      <w:r w:rsidRPr="00E80806">
        <w:rPr>
          <w:szCs w:val="22"/>
        </w:rPr>
        <w:t xml:space="preserve"> tumor cell invasion and metastasis, and enhanc</w:t>
      </w:r>
      <w:r w:rsidR="00C119CC">
        <w:rPr>
          <w:szCs w:val="22"/>
        </w:rPr>
        <w:t>e</w:t>
      </w:r>
      <w:r w:rsidR="0081054F">
        <w:rPr>
          <w:szCs w:val="22"/>
        </w:rPr>
        <w:t xml:space="preserve"> immune evasion</w:t>
      </w:r>
      <w:r w:rsidR="000E3697">
        <w:rPr>
          <w:szCs w:val="22"/>
        </w:rPr>
        <w:t xml:space="preserve"> </w:t>
      </w:r>
      <w:sdt>
        <w:sdtPr>
          <w:rPr>
            <w:color w:val="000000"/>
            <w:szCs w:val="22"/>
          </w:rPr>
          <w:tag w:val="MENDELEY_CITATION_v3_eyJjaXRhdGlvbklEIjoiTUVOREVMRVlfQ0lUQVRJT05fZjYwZjRjNjEtZTk1MS00ZDY2LTk1N2QtMzgxODViYWQzMzIyIiwicHJvcGVydGllcyI6eyJub3RlSW5kZXgiOjB9LCJpc0VkaXRlZCI6ZmFsc2UsIm1hbnVhbE92ZXJyaWRlIjp7ImlzTWFudWFsbHlPdmVycmlkZGVuIjpmYWxzZSwiY2l0ZXByb2NUZXh0IjoiWzIzXS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
          <w:id w:val="-1232545539"/>
          <w:placeholder>
            <w:docPart w:val="DefaultPlaceholder_-1854013440"/>
          </w:placeholder>
        </w:sdtPr>
        <w:sdtContent>
          <w:ins w:id="254" w:author="Brady,Rachel" w:date="2026-02-04T11:50:00Z" w16du:dateUtc="2026-02-04T19:50:00Z">
            <w:r w:rsidR="009C6692" w:rsidRPr="009C6692">
              <w:rPr>
                <w:color w:val="000000"/>
                <w:szCs w:val="22"/>
              </w:rPr>
              <w:t>[23]</w:t>
            </w:r>
          </w:ins>
          <w:del w:id="255" w:author="Brady,Rachel" w:date="2026-02-04T11:50:00Z" w16du:dateUtc="2026-02-04T19:50:00Z">
            <w:r w:rsidR="009C6692" w:rsidRPr="009C6692" w:rsidDel="009C6692">
              <w:rPr>
                <w:color w:val="000000"/>
                <w:szCs w:val="22"/>
              </w:rPr>
              <w:delText>[23]</w:delText>
            </w:r>
          </w:del>
        </w:sdtContent>
      </w:sdt>
      <w:r w:rsidR="000E3697">
        <w:rPr>
          <w:color w:val="000000"/>
          <w:szCs w:val="22"/>
        </w:rPr>
        <w:t>.</w:t>
      </w:r>
      <w:r w:rsidRPr="00E80806">
        <w:rPr>
          <w:szCs w:val="22"/>
        </w:rPr>
        <w:t xml:space="preserve"> Many TAM-targeted therapies are in </w:t>
      </w:r>
      <w:r w:rsidR="00C119CC" w:rsidRPr="00E80806">
        <w:rPr>
          <w:szCs w:val="22"/>
        </w:rPr>
        <w:t>early-stage</w:t>
      </w:r>
      <w:r w:rsidRPr="00E80806">
        <w:rPr>
          <w:szCs w:val="22"/>
        </w:rPr>
        <w:t xml:space="preserve"> clinical trials in humans, and </w:t>
      </w:r>
      <w:r w:rsidR="003818EA">
        <w:rPr>
          <w:szCs w:val="22"/>
        </w:rPr>
        <w:t xml:space="preserve">some </w:t>
      </w:r>
      <w:r w:rsidRPr="00E80806">
        <w:rPr>
          <w:szCs w:val="22"/>
        </w:rPr>
        <w:t>have been explored in canine cancer</w:t>
      </w:r>
      <w:r w:rsidR="000E3697">
        <w:rPr>
          <w:szCs w:val="22"/>
        </w:rPr>
        <w:t xml:space="preserve"> </w:t>
      </w:r>
      <w:sdt>
        <w:sdtPr>
          <w:rPr>
            <w:color w:val="000000"/>
            <w:szCs w:val="22"/>
          </w:rPr>
          <w:tag w:val="MENDELEY_CITATION_v3_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"/>
          <w:id w:val="-2086755076"/>
          <w:placeholder>
            <w:docPart w:val="DefaultPlaceholder_-1854013440"/>
          </w:placeholder>
        </w:sdtPr>
        <w:sdtContent>
          <w:ins w:id="256" w:author="Brady,Rachel" w:date="2026-02-04T11:50:00Z" w16du:dateUtc="2026-02-04T19:50:00Z">
            <w:r w:rsidR="009C6692" w:rsidRPr="009C6692">
              <w:rPr>
                <w:color w:val="000000"/>
                <w:szCs w:val="22"/>
              </w:rPr>
              <w:t>[5]</w:t>
            </w:r>
          </w:ins>
          <w:del w:id="257" w:author="Brady,Rachel" w:date="2026-02-04T11:50:00Z" w16du:dateUtc="2026-02-04T19:50:00Z">
            <w:r w:rsidR="009C6692" w:rsidRPr="009C6692" w:rsidDel="009C6692">
              <w:rPr>
                <w:color w:val="000000"/>
                <w:szCs w:val="22"/>
              </w:rPr>
              <w:delText>[5]</w:delText>
            </w:r>
          </w:del>
        </w:sdtContent>
      </w:sdt>
      <w:r w:rsidR="000E3697">
        <w:rPr>
          <w:color w:val="000000"/>
          <w:szCs w:val="22"/>
        </w:rPr>
        <w:t>.</w:t>
      </w:r>
      <w:ins w:id="258" w:author="Brady,Rachel" w:date="2026-01-14T10:59:00Z" w16du:dateUtc="2026-01-14T18:59:00Z">
        <w:r w:rsidR="006F7903">
          <w:rPr>
            <w:color w:val="000000"/>
            <w:szCs w:val="22"/>
          </w:rPr>
          <w:t xml:space="preserve"> However, fundamental questions remain poorly understood. Specifically</w:t>
        </w:r>
      </w:ins>
      <w:ins w:id="259" w:author="Brady,Rachel" w:date="2026-01-14T11:00:00Z" w16du:dateUtc="2026-01-14T19:00:00Z">
        <w:r w:rsidR="00C254DA">
          <w:rPr>
            <w:color w:val="000000"/>
            <w:szCs w:val="22"/>
          </w:rPr>
          <w:t xml:space="preserve">, it is not known </w:t>
        </w:r>
      </w:ins>
      <w:ins w:id="260" w:author="Brady,Rachel" w:date="2026-01-14T11:00:00Z">
        <w:r w:rsidR="00C254DA" w:rsidRPr="00C254DA">
          <w:rPr>
            <w:color w:val="000000"/>
            <w:szCs w:val="22"/>
          </w:rPr>
          <w:t>what tumor-intrinsic features predict the capacity to polarize macrophages toward immunosuppressive phenotypes</w:t>
        </w:r>
      </w:ins>
      <w:ins w:id="261" w:author="Brady,Rachel" w:date="2026-01-14T11:01:00Z" w16du:dateUtc="2026-01-14T19:01:00Z">
        <w:r w:rsidR="00C254DA">
          <w:rPr>
            <w:color w:val="000000"/>
            <w:szCs w:val="22"/>
          </w:rPr>
          <w:t xml:space="preserve"> and thereby partially shape the tumor-promoting TME.</w:t>
        </w:r>
      </w:ins>
    </w:p>
    <w:p w14:paraId="76F02D43" w14:textId="668E1682" w:rsidR="003545D2" w:rsidRPr="00E80806" w:rsidRDefault="006A03F7" w:rsidP="009271E5">
      <w:pPr>
        <w:spacing w:line="480" w:lineRule="auto"/>
        <w:ind w:firstLine="720"/>
        <w:rPr>
          <w:szCs w:val="22"/>
        </w:rPr>
      </w:pPr>
      <w:del w:id="262" w:author="Brady,Rachel" w:date="2026-01-14T10:28:00Z" w16du:dateUtc="2026-01-14T18:28:00Z">
        <w:r w:rsidRPr="00E80806" w:rsidDel="00790D7D">
          <w:rPr>
            <w:szCs w:val="22"/>
          </w:rPr>
          <w:lastRenderedPageBreak/>
          <w:delText xml:space="preserve">Canine </w:delText>
        </w:r>
        <w:r w:rsidR="008D4500" w:rsidRPr="00E80806" w:rsidDel="00790D7D">
          <w:rPr>
            <w:szCs w:val="22"/>
          </w:rPr>
          <w:delText>cancer</w:delText>
        </w:r>
        <w:r w:rsidR="008D4500" w:rsidDel="00790D7D">
          <w:rPr>
            <w:szCs w:val="22"/>
          </w:rPr>
          <w:delText xml:space="preserve"> offers</w:delText>
        </w:r>
        <w:r w:rsidRPr="00E80806" w:rsidDel="00790D7D">
          <w:rPr>
            <w:szCs w:val="22"/>
          </w:rPr>
          <w:delText xml:space="preserve"> a translational bridge between preclinical models and clinical trials. </w:delText>
        </w:r>
      </w:del>
      <w:moveFromRangeStart w:id="263" w:author="Brady,Rachel" w:date="2026-01-14T10:24:00Z" w:name="move219278661"/>
      <w:moveFrom w:id="264" w:author="Brady,Rachel" w:date="2026-01-14T10:24:00Z" w16du:dateUtc="2026-01-14T18:24:00Z">
        <w:r w:rsidRPr="00E80806" w:rsidDel="0094436D">
          <w:rPr>
            <w:szCs w:val="22"/>
          </w:rPr>
          <w:t xml:space="preserve">Dogs have become a frequently used model for studying human cancer because of the similarities in their spontaneously occurring </w:t>
        </w:r>
        <w:del w:id="265" w:author="Brady,Rachel" w:date="2026-01-15T10:06:00Z" w16du:dateUtc="2026-01-15T18:06:00Z">
          <w:r w:rsidRPr="00E80806" w:rsidDel="007751FA">
            <w:rPr>
              <w:szCs w:val="22"/>
            </w:rPr>
            <w:delText xml:space="preserve">tumors, biology, </w:delText>
          </w:r>
          <w:r w:rsidR="008D4500" w:rsidDel="007751FA">
            <w:rPr>
              <w:szCs w:val="22"/>
            </w:rPr>
            <w:delText xml:space="preserve">immune systems, </w:delText>
          </w:r>
          <w:r w:rsidRPr="00E80806" w:rsidDel="007751FA">
            <w:rPr>
              <w:szCs w:val="22"/>
            </w:rPr>
            <w:delText>and environmental exposure</w:delText>
          </w:r>
          <w:r w:rsidR="000E3697" w:rsidDel="007751FA">
            <w:rPr>
              <w:szCs w:val="22"/>
            </w:rPr>
            <w:delText xml:space="preserve"> </w:delText>
          </w:r>
        </w:del>
      </w:moveFrom>
      <w:customXmlDelRangeStart w:id="266" w:author="Brady,Rachel" w:date="2026-01-15T10:06:00Z"/>
      <w:sdt>
        <w:sdtPr>
          <w:rPr>
            <w:color w:val="000000"/>
            <w:szCs w:val="22"/>
          </w:rPr>
          <w:tag w:val="MENDELEY_CITATION_v3_eyJjaXRhdGlvbklEIjoiTUVOREVMRVlfQ0lUQVRJT05fN2IzYTgyYzktYWFkNi00NTc2LTg1MTUtNWVjMzExYTAxMDQ0IiwicHJvcGVydGllcyI6eyJub3RlSW5kZXgiOjB9LCJpc0VkaXRlZCI6ZmFsc2UsIm1hbnVhbE92ZXJyaWRlIjp7ImlzTWFudWFsbHlPdmVycmlkZGVuIjpmYWxzZSwiY2l0ZXByb2NUZXh0IjoiWzEyXS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
          <w:id w:val="-1940987237"/>
          <w:placeholder>
            <w:docPart w:val="DefaultPlaceholder_-1854013440"/>
          </w:placeholder>
        </w:sdtPr>
        <w:sdtContent>
          <w:customXmlDelRangeEnd w:id="266"/>
          <w:del w:id="267" w:author="Brady,Rachel" w:date="2026-02-04T11:50:00Z" w16du:dateUtc="2026-02-04T19:50:00Z">
            <w:r w:rsidR="009C6692" w:rsidRPr="009C6692" w:rsidDel="009C6692">
              <w:rPr>
                <w:color w:val="000000"/>
                <w:szCs w:val="22"/>
              </w:rPr>
              <w:delText>[12]</w:delText>
            </w:r>
          </w:del>
          <w:customXmlDelRangeStart w:id="268" w:author="Brady,Rachel" w:date="2026-01-15T10:06:00Z"/>
        </w:sdtContent>
      </w:sdt>
      <w:customXmlDelRangeEnd w:id="268"/>
      <w:moveFrom w:id="269" w:author="Brady,Rachel" w:date="2026-01-14T10:24:00Z" w16du:dateUtc="2026-01-14T18:24:00Z">
        <w:del w:id="270" w:author="Brady,Rachel" w:date="2026-01-15T10:06:00Z" w16du:dateUtc="2026-01-15T18:06:00Z">
          <w:r w:rsidR="000E3697" w:rsidDel="007751FA">
            <w:rPr>
              <w:color w:val="000000"/>
              <w:szCs w:val="22"/>
            </w:rPr>
            <w:delText>.</w:delText>
          </w:r>
          <w:r w:rsidRPr="00E80806" w:rsidDel="007751FA">
            <w:rPr>
              <w:szCs w:val="22"/>
            </w:rPr>
            <w:delText xml:space="preserve"> </w:delText>
          </w:r>
          <w:r w:rsidR="008D4500" w:rsidDel="007751FA">
            <w:rPr>
              <w:szCs w:val="22"/>
            </w:rPr>
            <w:delText>Incorporating</w:delText>
          </w:r>
          <w:r w:rsidRPr="00E80806" w:rsidDel="007751FA">
            <w:rPr>
              <w:szCs w:val="22"/>
            </w:rPr>
            <w:delText xml:space="preserve"> canine clinical trials into the preclinical drug discovery pathway</w:delText>
          </w:r>
          <w:r w:rsidR="008D4500" w:rsidDel="007751FA">
            <w:rPr>
              <w:szCs w:val="22"/>
            </w:rPr>
            <w:delText xml:space="preserve"> has many advantages</w:delText>
          </w:r>
          <w:r w:rsidRPr="00E80806" w:rsidDel="007751FA">
            <w:rPr>
              <w:szCs w:val="22"/>
            </w:rPr>
            <w:delText xml:space="preserve">. </w:delText>
          </w:r>
          <w:r w:rsidR="008D4500" w:rsidDel="007751FA">
            <w:rPr>
              <w:szCs w:val="22"/>
            </w:rPr>
            <w:delText xml:space="preserve">Several </w:delText>
          </w:r>
          <w:r w:rsidRPr="00E80806" w:rsidDel="007751FA">
            <w:rPr>
              <w:szCs w:val="22"/>
            </w:rPr>
            <w:delText>FDA-approved cancer drugs have been discovered and approved through the parallel efforts of human and veterinary researchers</w:delText>
          </w:r>
          <w:r w:rsidR="00F27F15" w:rsidDel="007751FA">
            <w:rPr>
              <w:szCs w:val="22"/>
            </w:rPr>
            <w:delText xml:space="preserve"> </w:delText>
          </w:r>
        </w:del>
      </w:moveFrom>
      <w:customXmlDelRangeStart w:id="271" w:author="Brady,Rachel" w:date="2026-01-15T10:06:00Z"/>
      <w:sdt>
        <w:sdtPr>
          <w:rPr>
            <w:color w:val="000000"/>
            <w:szCs w:val="22"/>
          </w:rPr>
          <w:tag w:val="MENDELEY_CITATION_v3_eyJjaXRhdGlvbklEIjoiTUVOREVMRVlfQ0lUQVRJT05fN2FlYmVjN2ItYjY4Ni00YWQwLTkxNmMtOGNlNmIyOWIwNGIwIiwicHJvcGVydGllcyI6eyJub3RlSW5kZXgiOjB9LCJpc0VkaXRlZCI6ZmFsc2UsIm1hbnVhbE92ZXJyaWRlIjp7ImlzTWFudWFsbHlPdmVycmlkZGVuIjpmYWxzZSwiY2l0ZXByb2NUZXh0IjoiWzEzXS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IsImNvbnRhaW5lci10aXRsZS1zaG9ydCI6IiJ9LCJpc1RlbXBvcmFyeSI6ZmFsc2V9XX0="/>
          <w:id w:val="-91708066"/>
          <w:placeholder>
            <w:docPart w:val="DefaultPlaceholder_-1854013440"/>
          </w:placeholder>
        </w:sdtPr>
        <w:sdtContent>
          <w:customXmlDelRangeEnd w:id="271"/>
          <w:del w:id="272" w:author="Brady,Rachel" w:date="2026-02-04T11:50:00Z" w16du:dateUtc="2026-02-04T19:50:00Z">
            <w:r w:rsidR="009C6692" w:rsidRPr="009C6692" w:rsidDel="009C6692">
              <w:rPr>
                <w:color w:val="000000"/>
                <w:szCs w:val="22"/>
              </w:rPr>
              <w:delText>[13]</w:delText>
            </w:r>
          </w:del>
          <w:customXmlDelRangeStart w:id="273" w:author="Brady,Rachel" w:date="2026-01-15T10:06:00Z"/>
        </w:sdtContent>
      </w:sdt>
      <w:customXmlDelRangeEnd w:id="273"/>
      <w:moveFrom w:id="274" w:author="Brady,Rachel" w:date="2026-01-14T10:24:00Z" w16du:dateUtc="2026-01-14T18:24:00Z">
        <w:del w:id="275" w:author="Brady,Rachel" w:date="2026-01-15T10:06:00Z" w16du:dateUtc="2026-01-15T18:06:00Z">
          <w:r w:rsidR="00F27F15" w:rsidDel="007751FA">
            <w:rPr>
              <w:color w:val="000000"/>
              <w:szCs w:val="22"/>
            </w:rPr>
            <w:delText>.</w:delText>
          </w:r>
          <w:r w:rsidRPr="00E80806" w:rsidDel="007751FA">
            <w:rPr>
              <w:szCs w:val="22"/>
            </w:rPr>
            <w:delText xml:space="preserve"> </w:delText>
          </w:r>
        </w:del>
      </w:moveFrom>
      <w:moveFromRangeEnd w:id="263"/>
    </w:p>
    <w:p w14:paraId="166E1723" w14:textId="1E85987A" w:rsidR="00D84A27" w:rsidRPr="00E80806" w:rsidRDefault="006A03F7" w:rsidP="009271E5">
      <w:pPr>
        <w:spacing w:line="480" w:lineRule="auto"/>
        <w:ind w:firstLine="720"/>
        <w:rPr>
          <w:rStyle w:val="eop"/>
          <w:szCs w:val="22"/>
          <w:shd w:val="clear" w:color="auto" w:fill="FFFFFF"/>
        </w:rPr>
      </w:pPr>
      <w:del w:id="276" w:author="Brady,Rachel" w:date="2026-01-14T10:59:00Z" w16du:dateUtc="2026-01-14T18:59:00Z">
        <w:r w:rsidRPr="00E80806" w:rsidDel="006F7903">
          <w:rPr>
            <w:szCs w:val="22"/>
          </w:rPr>
          <w:delText xml:space="preserve">Despite major advances in </w:delText>
        </w:r>
        <w:r w:rsidR="008D4500" w:rsidDel="006F7903">
          <w:rPr>
            <w:szCs w:val="22"/>
          </w:rPr>
          <w:delText>immunotherapies</w:delText>
        </w:r>
        <w:r w:rsidRPr="00E80806" w:rsidDel="006F7903">
          <w:rPr>
            <w:szCs w:val="22"/>
          </w:rPr>
          <w:delText>, few biomarkers can accurately predict response</w:delText>
        </w:r>
        <w:r w:rsidR="008D4500" w:rsidDel="006F7903">
          <w:rPr>
            <w:szCs w:val="22"/>
          </w:rPr>
          <w:delText xml:space="preserve"> </w:delText>
        </w:r>
      </w:del>
      <w:customXmlDelRangeStart w:id="277" w:author="Brady,Rachel" w:date="2026-01-14T10:59:00Z"/>
      <w:sdt>
        <w:sdtPr>
          <w:rPr>
            <w:color w:val="000000"/>
            <w:szCs w:val="22"/>
          </w:rPr>
          <w:tag w:val="MENDELEY_CITATION_v3_eyJjaXRhdGlvbklEIjoiTUVOREVMRVlfQ0lUQVRJT05fZTg0NDg3NGItYTc2OS00YTZhLWJjNzMtYTJlYjgzODFiNjFkIiwicHJvcGVydGllcyI6eyJub3RlSW5kZXgiOjB9LCJpc0VkaXRlZCI6ZmFsc2UsIm1hbnVhbE92ZXJyaWRlIjp7ImlzTWFudWFsbHlPdmVycmlkZGVuIjpmYWxzZSwiY2l0ZXByb2NUZXh0IjoiWzI0XS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"/>
          <w:id w:val="186192892"/>
          <w:placeholder>
            <w:docPart w:val="DefaultPlaceholder_-1854013440"/>
          </w:placeholder>
        </w:sdtPr>
        <w:sdtContent>
          <w:customXmlDelRangeEnd w:id="277"/>
          <w:del w:id="278" w:author="Brady,Rachel" w:date="2026-02-04T11:50:00Z" w16du:dateUtc="2026-02-04T19:50:00Z">
            <w:r w:rsidR="009C6692" w:rsidRPr="009C6692" w:rsidDel="009C6692">
              <w:rPr>
                <w:color w:val="000000"/>
                <w:szCs w:val="22"/>
              </w:rPr>
              <w:delText>[24]</w:delText>
            </w:r>
          </w:del>
          <w:customXmlDelRangeStart w:id="279" w:author="Brady,Rachel" w:date="2026-01-14T10:59:00Z"/>
        </w:sdtContent>
      </w:sdt>
      <w:customXmlDelRangeEnd w:id="279"/>
      <w:del w:id="280" w:author="Brady,Rachel" w:date="2026-01-14T10:59:00Z" w16du:dateUtc="2026-01-14T18:59:00Z">
        <w:r w:rsidR="00F27F15" w:rsidDel="006F7903">
          <w:rPr>
            <w:color w:val="000000"/>
            <w:szCs w:val="22"/>
          </w:rPr>
          <w:delText>.</w:delText>
        </w:r>
        <w:r w:rsidRPr="00E80806" w:rsidDel="006F7903">
          <w:rPr>
            <w:szCs w:val="22"/>
          </w:rPr>
          <w:delText xml:space="preserve"> </w:delText>
        </w:r>
        <w:r w:rsidDel="006F7903">
          <w:rPr>
            <w:szCs w:val="22"/>
          </w:rPr>
          <w:delText xml:space="preserve">Therefore, </w:delText>
        </w:r>
        <w:r w:rsidRPr="00E80806" w:rsidDel="006F7903">
          <w:rPr>
            <w:szCs w:val="22"/>
          </w:rPr>
          <w:delText>there is a</w:delText>
        </w:r>
        <w:r w:rsidR="0081054F" w:rsidDel="006F7903">
          <w:rPr>
            <w:szCs w:val="22"/>
          </w:rPr>
          <w:delText xml:space="preserve"> need for</w:delText>
        </w:r>
        <w:r w:rsidR="00C119CC" w:rsidDel="006F7903">
          <w:rPr>
            <w:szCs w:val="22"/>
          </w:rPr>
          <w:delText xml:space="preserve"> better</w:delText>
        </w:r>
        <w:r w:rsidR="0081054F" w:rsidDel="006F7903">
          <w:rPr>
            <w:szCs w:val="22"/>
          </w:rPr>
          <w:delText xml:space="preserve"> TME-based biomarkers</w:delText>
        </w:r>
      </w:del>
      <w:r w:rsidRPr="00E80806">
        <w:rPr>
          <w:szCs w:val="22"/>
        </w:rPr>
        <w:t xml:space="preserve">. </w:t>
      </w:r>
      <w:r w:rsidR="00C119CC">
        <w:rPr>
          <w:szCs w:val="22"/>
        </w:rPr>
        <w:t>I</w:t>
      </w:r>
      <w:r w:rsidRPr="00E80806">
        <w:rPr>
          <w:szCs w:val="22"/>
        </w:rPr>
        <w:t>n this study, we introduce a novel method for TME biomarker discovery.</w:t>
      </w:r>
      <w:r w:rsidR="00F27F15">
        <w:rPr>
          <w:szCs w:val="22"/>
        </w:rPr>
        <w:t xml:space="preserve"> </w:t>
      </w:r>
      <w:r w:rsidRPr="00E80806">
        <w:rPr>
          <w:szCs w:val="22"/>
        </w:rPr>
        <w:t xml:space="preserve">We aimed to correlate </w:t>
      </w:r>
      <w:r w:rsidR="00C45EB3">
        <w:rPr>
          <w:szCs w:val="22"/>
        </w:rPr>
        <w:t xml:space="preserve">canine </w:t>
      </w:r>
      <w:r w:rsidRPr="00E80806">
        <w:rPr>
          <w:szCs w:val="22"/>
        </w:rPr>
        <w:t xml:space="preserve">macrophage phenotypes after polarization with tumor-conditioned media (TCM) </w:t>
      </w:r>
      <w:r w:rsidR="00AE0602">
        <w:rPr>
          <w:szCs w:val="22"/>
        </w:rPr>
        <w:t>with</w:t>
      </w:r>
      <w:r w:rsidRPr="00E80806">
        <w:rPr>
          <w:szCs w:val="22"/>
        </w:rPr>
        <w:t xml:space="preserve"> </w:t>
      </w:r>
      <w:r w:rsidR="00A877A9">
        <w:rPr>
          <w:szCs w:val="22"/>
        </w:rPr>
        <w:t>transcriptomic</w:t>
      </w:r>
      <w:r w:rsidRPr="00E80806">
        <w:rPr>
          <w:szCs w:val="22"/>
        </w:rPr>
        <w:t xml:space="preserve"> data from canine cancer cell lines.</w:t>
      </w:r>
      <w:r w:rsidR="00F27F15">
        <w:rPr>
          <w:szCs w:val="22"/>
        </w:rPr>
        <w:t xml:space="preserve"> </w:t>
      </w:r>
      <w:r w:rsidRPr="00E80806">
        <w:rPr>
          <w:szCs w:val="22"/>
        </w:rPr>
        <w:t xml:space="preserve">We </w:t>
      </w:r>
      <w:r w:rsidRPr="00E80806">
        <w:rPr>
          <w:rStyle w:val="normaltextrun"/>
          <w:szCs w:val="22"/>
          <w:shd w:val="clear" w:color="auto" w:fill="FFFFFF"/>
        </w:rPr>
        <w:t>hypothesized that canine cancer cell lines would have varying abilities to polarize primary macrophages</w:t>
      </w:r>
      <w:r w:rsidR="008D4500">
        <w:rPr>
          <w:rStyle w:val="normaltextrun"/>
          <w:szCs w:val="22"/>
        </w:rPr>
        <w:t xml:space="preserve"> </w:t>
      </w:r>
      <w:r w:rsidRPr="00E80806">
        <w:rPr>
          <w:rStyle w:val="normaltextrun"/>
          <w:szCs w:val="22"/>
        </w:rPr>
        <w:t>irrespective of the</w:t>
      </w:r>
      <w:r w:rsidR="005A1C68">
        <w:rPr>
          <w:rStyle w:val="normaltextrun"/>
          <w:szCs w:val="22"/>
        </w:rPr>
        <w:t>ir tumor of origin</w:t>
      </w:r>
      <w:r w:rsidRPr="00E80806">
        <w:rPr>
          <w:rStyle w:val="normaltextrun"/>
          <w:szCs w:val="22"/>
        </w:rPr>
        <w:t>. We also hypothesized that t</w:t>
      </w:r>
      <w:r w:rsidR="00587C97">
        <w:rPr>
          <w:rStyle w:val="normaltextrun"/>
          <w:szCs w:val="22"/>
        </w:rPr>
        <w:t xml:space="preserve">he </w:t>
      </w:r>
      <w:del w:id="281" w:author="Brady,Rachel" w:date="2026-01-14T11:06:00Z" w16du:dateUtc="2026-01-14T19:06:00Z">
        <w:r w:rsidR="00587C97" w:rsidDel="00A671BC">
          <w:rPr>
            <w:rStyle w:val="normaltextrun"/>
            <w:szCs w:val="22"/>
          </w:rPr>
          <w:delText xml:space="preserve">strong </w:delText>
        </w:r>
        <w:r w:rsidRPr="00E80806" w:rsidDel="00A671BC">
          <w:rPr>
            <w:rStyle w:val="normaltextrun"/>
            <w:szCs w:val="22"/>
            <w:shd w:val="clear" w:color="auto" w:fill="FFFFFF"/>
          </w:rPr>
          <w:delText>polarize</w:delText>
        </w:r>
        <w:r w:rsidR="00587C97" w:rsidDel="00A671BC">
          <w:rPr>
            <w:rStyle w:val="normaltextrun"/>
            <w:szCs w:val="22"/>
            <w:shd w:val="clear" w:color="auto" w:fill="FFFFFF"/>
          </w:rPr>
          <w:delText>rs</w:delText>
        </w:r>
        <w:r w:rsidRPr="00E80806" w:rsidDel="00A671BC">
          <w:rPr>
            <w:rStyle w:val="normaltextrun"/>
            <w:szCs w:val="22"/>
            <w:shd w:val="clear" w:color="auto" w:fill="FFFFFF"/>
          </w:rPr>
          <w:delText xml:space="preserve"> macrophages</w:delText>
        </w:r>
      </w:del>
      <w:ins w:id="282" w:author="Brady,Rachel" w:date="2026-01-14T11:06:00Z" w16du:dateUtc="2026-01-14T19:06:00Z">
        <w:r w:rsidR="00A671BC">
          <w:rPr>
            <w:rStyle w:val="normaltextrun"/>
            <w:szCs w:val="22"/>
          </w:rPr>
          <w:t>strongly polarizing cell lines</w:t>
        </w:r>
      </w:ins>
      <w:r w:rsidRPr="00E80806">
        <w:rPr>
          <w:rStyle w:val="normaltextrun"/>
          <w:szCs w:val="22"/>
          <w:shd w:val="clear" w:color="auto" w:fill="FFFFFF"/>
        </w:rPr>
        <w:t xml:space="preserve"> would have </w:t>
      </w:r>
      <w:r w:rsidR="00587C97">
        <w:rPr>
          <w:rStyle w:val="normaltextrun"/>
          <w:szCs w:val="22"/>
          <w:shd w:val="clear" w:color="auto" w:fill="FFFFFF"/>
        </w:rPr>
        <w:t>relevant</w:t>
      </w:r>
      <w:r w:rsidRPr="00E80806">
        <w:rPr>
          <w:rStyle w:val="normaltextrun"/>
          <w:szCs w:val="22"/>
          <w:shd w:val="clear" w:color="auto" w:fill="FFFFFF"/>
        </w:rPr>
        <w:t xml:space="preserve"> differentially expressed genes (DEGs)</w:t>
      </w:r>
      <w:r w:rsidRPr="00E80806">
        <w:rPr>
          <w:rStyle w:val="normaltextrun"/>
          <w:szCs w:val="22"/>
        </w:rPr>
        <w:t xml:space="preserve">, </w:t>
      </w:r>
      <w:r w:rsidR="00587C97">
        <w:rPr>
          <w:rStyle w:val="normaltextrun"/>
          <w:szCs w:val="22"/>
          <w:shd w:val="clear" w:color="auto" w:fill="FFFFFF"/>
        </w:rPr>
        <w:t>possibly useful as</w:t>
      </w:r>
      <w:r w:rsidRPr="00E80806">
        <w:rPr>
          <w:rStyle w:val="normaltextrun"/>
          <w:szCs w:val="22"/>
          <w:shd w:val="clear" w:color="auto" w:fill="FFFFFF"/>
        </w:rPr>
        <w:t xml:space="preserve"> biomarkers or therapeutic targets.</w:t>
      </w:r>
      <w:r w:rsidRPr="00E80806">
        <w:rPr>
          <w:rStyle w:val="eop"/>
          <w:szCs w:val="22"/>
        </w:rPr>
        <w:t xml:space="preserve"> </w:t>
      </w:r>
      <w:r w:rsidRPr="00E80806">
        <w:rPr>
          <w:rStyle w:val="eop"/>
          <w:szCs w:val="22"/>
          <w:shd w:val="clear" w:color="auto" w:fill="FFFFFF"/>
        </w:rPr>
        <w:t> </w:t>
      </w:r>
    </w:p>
    <w:p w14:paraId="255B36B9" w14:textId="0A3695DA" w:rsidR="003545D2" w:rsidRPr="009271E5" w:rsidRDefault="009271E5" w:rsidP="009271E5">
      <w:pPr>
        <w:spacing w:after="160" w:line="480" w:lineRule="auto"/>
        <w:rPr>
          <w:rStyle w:val="eop"/>
          <w:rFonts w:eastAsiaTheme="majorEastAsia"/>
          <w:b/>
          <w:bCs/>
          <w:sz w:val="36"/>
          <w:szCs w:val="36"/>
          <w14:ligatures w14:val="standardContextual"/>
        </w:rPr>
      </w:pPr>
      <w:r w:rsidRPr="009271E5">
        <w:rPr>
          <w:rStyle w:val="normaltextrun"/>
          <w:b/>
          <w:bCs/>
          <w:sz w:val="36"/>
          <w:szCs w:val="36"/>
        </w:rPr>
        <w:t xml:space="preserve">Materials and </w:t>
      </w:r>
      <w:r>
        <w:rPr>
          <w:rStyle w:val="normaltextrun"/>
          <w:b/>
          <w:bCs/>
          <w:sz w:val="36"/>
          <w:szCs w:val="36"/>
        </w:rPr>
        <w:t>m</w:t>
      </w:r>
      <w:r w:rsidRPr="009271E5">
        <w:rPr>
          <w:rStyle w:val="normaltextrun"/>
          <w:b/>
          <w:bCs/>
          <w:sz w:val="36"/>
          <w:szCs w:val="36"/>
        </w:rPr>
        <w:t>ethods</w:t>
      </w:r>
    </w:p>
    <w:p w14:paraId="374F2C40" w14:textId="77777777" w:rsidR="003545D2" w:rsidRPr="009271E5" w:rsidRDefault="006A03F7" w:rsidP="009271E5">
      <w:pPr>
        <w:spacing w:line="480" w:lineRule="auto"/>
        <w:rPr>
          <w:b/>
          <w:bCs/>
          <w:iCs/>
          <w:sz w:val="32"/>
          <w:szCs w:val="32"/>
        </w:rPr>
      </w:pPr>
      <w:r w:rsidRPr="009271E5">
        <w:rPr>
          <w:b/>
          <w:bCs/>
          <w:iCs/>
          <w:sz w:val="32"/>
          <w:szCs w:val="32"/>
        </w:rPr>
        <w:t>Cell line maintenance and validation</w:t>
      </w:r>
    </w:p>
    <w:p w14:paraId="37D6D08B" w14:textId="5756C607" w:rsidR="00A06619" w:rsidRDefault="00114868" w:rsidP="009271E5">
      <w:pPr>
        <w:spacing w:line="480" w:lineRule="auto"/>
        <w:ind w:firstLine="720"/>
        <w:rPr>
          <w:szCs w:val="22"/>
        </w:rPr>
      </w:pPr>
      <w:r w:rsidRPr="00114868">
        <w:rPr>
          <w:szCs w:val="22"/>
        </w:rPr>
        <w:t xml:space="preserve">Cell lines were cultured in DMEM or RPMI (Gibco, Grand Island, NY) supplemented with MEM vitamins (Corning), 2 mM L-glutamine, 1 mM sodium pyruvate, and 10–20% </w:t>
      </w:r>
      <w:ins w:id="283" w:author="Brady,Rachel" w:date="2026-01-15T10:58:00Z" w16du:dateUtc="2026-01-15T18:58:00Z">
        <w:r w:rsidR="00A849BF">
          <w:rPr>
            <w:szCs w:val="22"/>
          </w:rPr>
          <w:t>fetal bovine serum (</w:t>
        </w:r>
      </w:ins>
      <w:r w:rsidRPr="00114868">
        <w:rPr>
          <w:szCs w:val="22"/>
        </w:rPr>
        <w:t>FBS</w:t>
      </w:r>
      <w:ins w:id="284" w:author="Brady,Rachel" w:date="2026-01-15T10:58:00Z" w16du:dateUtc="2026-01-15T18:58:00Z">
        <w:r w:rsidR="00A849BF">
          <w:rPr>
            <w:szCs w:val="22"/>
          </w:rPr>
          <w:t xml:space="preserve">, </w:t>
        </w:r>
      </w:ins>
      <w:del w:id="285" w:author="Brady,Rachel" w:date="2026-01-15T10:58:00Z" w16du:dateUtc="2026-01-15T18:58:00Z">
        <w:r w:rsidRPr="00114868" w:rsidDel="00A849BF">
          <w:rPr>
            <w:szCs w:val="22"/>
          </w:rPr>
          <w:delText xml:space="preserve"> (</w:delText>
        </w:r>
      </w:del>
      <w:r w:rsidRPr="00114868">
        <w:rPr>
          <w:szCs w:val="22"/>
        </w:rPr>
        <w:t xml:space="preserve">Peak Serum, Bradenton, FL) (D10/R10/R20). Cultures were maintained at 37 °C with 5% CO₂ and routinely passaged. All lines were confirmed </w:t>
      </w:r>
      <w:r w:rsidR="005B49C5">
        <w:rPr>
          <w:szCs w:val="22"/>
        </w:rPr>
        <w:t xml:space="preserve">to be </w:t>
      </w:r>
      <w:r w:rsidR="004E3179">
        <w:rPr>
          <w:szCs w:val="22"/>
        </w:rPr>
        <w:t xml:space="preserve">of </w:t>
      </w:r>
      <w:r w:rsidR="005B49C5">
        <w:rPr>
          <w:szCs w:val="22"/>
        </w:rPr>
        <w:t>canine</w:t>
      </w:r>
      <w:r w:rsidR="004E3179">
        <w:rPr>
          <w:szCs w:val="22"/>
        </w:rPr>
        <w:t xml:space="preserve"> origin</w:t>
      </w:r>
      <w:r w:rsidR="005B49C5">
        <w:rPr>
          <w:szCs w:val="22"/>
        </w:rPr>
        <w:t xml:space="preserve"> and </w:t>
      </w:r>
      <w:r w:rsidRPr="00114868">
        <w:rPr>
          <w:szCs w:val="22"/>
        </w:rPr>
        <w:t>mycoplasma-free</w:t>
      </w:r>
      <w:ins w:id="286" w:author="Brady,Rachel" w:date="2026-01-14T16:29:00Z" w16du:dateUtc="2026-01-15T00:29:00Z">
        <w:r w:rsidR="000E6882">
          <w:rPr>
            <w:szCs w:val="22"/>
          </w:rPr>
          <w:t>.</w:t>
        </w:r>
      </w:ins>
      <w:del w:id="287" w:author="Brady,Rachel" w:date="2026-01-14T16:29:00Z" w16du:dateUtc="2026-01-15T00:29:00Z">
        <w:r w:rsidDel="000E6882">
          <w:rPr>
            <w:szCs w:val="22"/>
          </w:rPr>
          <w:delText>,</w:delText>
        </w:r>
      </w:del>
      <w:r>
        <w:rPr>
          <w:szCs w:val="22"/>
        </w:rPr>
        <w:t xml:space="preserve"> </w:t>
      </w:r>
      <w:del w:id="288" w:author="Brady,Rachel" w:date="2026-01-14T16:29:00Z" w16du:dateUtc="2026-01-15T00:29:00Z">
        <w:r w:rsidRPr="00114868" w:rsidDel="000E6882">
          <w:rPr>
            <w:szCs w:val="22"/>
          </w:rPr>
          <w:delText xml:space="preserve">with RRIDs listed in </w:delText>
        </w:r>
        <w:r w:rsidRPr="00114868" w:rsidDel="000E6882">
          <w:rPr>
            <w:b/>
            <w:bCs/>
            <w:szCs w:val="22"/>
          </w:rPr>
          <w:delText>S</w:delText>
        </w:r>
        <w:r w:rsidR="009271E5" w:rsidDel="000E6882">
          <w:rPr>
            <w:b/>
            <w:bCs/>
            <w:szCs w:val="22"/>
          </w:rPr>
          <w:delText>1 Table</w:delText>
        </w:r>
        <w:r w:rsidDel="000E6882">
          <w:rPr>
            <w:szCs w:val="22"/>
          </w:rPr>
          <w:delText xml:space="preserve"> </w:delText>
        </w:r>
      </w:del>
      <w:sdt>
        <w:sdtPr>
          <w:rPr>
            <w:color w:val="000000"/>
            <w:szCs w:val="22"/>
          </w:rPr>
          <w:tag w:val="MENDELEY_CITATION_v3_eyJjaXRhdGlvbklEIjoiTUVOREVMRVlfQ0lUQVRJT05fMDczNTFlZGQtN2I3Zi00MTZjLTk2NWQtYWQ2NTU0NGRjNDkzIiwicHJvcGVydGllcyI6eyJub3RlSW5kZXgiOjB9LCJpc0VkaXRlZCI6ZmFsc2UsIm1hbnVhbE92ZXJyaWRlIjp7ImlzTWFudWFsbHlPdmVycmlkZGVuIjpmYWxzZSwiY2l0ZXByb2NUZXh0IjoiWzI1XS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"/>
          <w:id w:val="1241602917"/>
          <w:placeholder>
            <w:docPart w:val="DefaultPlaceholder_-1854013440"/>
          </w:placeholder>
        </w:sdtPr>
        <w:sdtContent>
          <w:ins w:id="289" w:author="Brady,Rachel" w:date="2026-02-04T11:50:00Z" w16du:dateUtc="2026-02-04T19:50:00Z">
            <w:r w:rsidR="009C6692" w:rsidRPr="009C6692">
              <w:rPr>
                <w:color w:val="000000"/>
                <w:szCs w:val="22"/>
              </w:rPr>
              <w:t>[25]</w:t>
            </w:r>
          </w:ins>
          <w:del w:id="290" w:author="Brady,Rachel" w:date="2026-02-04T11:50:00Z" w16du:dateUtc="2026-02-04T19:50:00Z">
            <w:r w:rsidR="009C6692" w:rsidRPr="009C6692" w:rsidDel="009C6692">
              <w:rPr>
                <w:color w:val="000000"/>
                <w:szCs w:val="22"/>
              </w:rPr>
              <w:delText>[25]</w:delText>
            </w:r>
          </w:del>
        </w:sdtContent>
      </w:sdt>
      <w:r w:rsidR="002D39FE">
        <w:rPr>
          <w:color w:val="000000"/>
          <w:szCs w:val="22"/>
        </w:rPr>
        <w:t>.</w:t>
      </w:r>
      <w:r w:rsidR="00A06619">
        <w:rPr>
          <w:szCs w:val="22"/>
        </w:rPr>
        <w:t xml:space="preserve"> </w:t>
      </w:r>
      <w:ins w:id="291" w:author="Brady,Rachel" w:date="2026-02-04T11:49:00Z" w16du:dateUtc="2026-02-04T19:49:00Z">
        <w:r w:rsidR="009C6692">
          <w:rPr>
            <w:szCs w:val="22"/>
          </w:rPr>
          <w:t>Cell lines were from the Flint Animal Cancer Center</w:t>
        </w:r>
      </w:ins>
      <w:ins w:id="292" w:author="Brady,Rachel" w:date="2026-02-04T11:51:00Z" w16du:dateUtc="2026-02-04T19:51:00Z">
        <w:r w:rsidR="009C6692">
          <w:rPr>
            <w:szCs w:val="22"/>
          </w:rPr>
          <w:t xml:space="preserve"> (FACC)</w:t>
        </w:r>
      </w:ins>
      <w:ins w:id="293" w:author="Brady,Rachel" w:date="2026-02-04T11:49:00Z" w16du:dateUtc="2026-02-04T19:49:00Z">
        <w:r w:rsidR="009C6692">
          <w:rPr>
            <w:szCs w:val="22"/>
          </w:rPr>
          <w:t xml:space="preserve"> Canine </w:t>
        </w:r>
      </w:ins>
      <w:proofErr w:type="spellStart"/>
      <w:ins w:id="294" w:author="Brady,Rachel" w:date="2026-02-04T11:50:00Z" w16du:dateUtc="2026-02-04T19:50:00Z">
        <w:r w:rsidR="009C6692">
          <w:rPr>
            <w:szCs w:val="22"/>
          </w:rPr>
          <w:t>Tumour</w:t>
        </w:r>
        <w:proofErr w:type="spellEnd"/>
        <w:r w:rsidR="009C6692">
          <w:rPr>
            <w:szCs w:val="22"/>
          </w:rPr>
          <w:t xml:space="preserve"> Cell Line Panel and were </w:t>
        </w:r>
      </w:ins>
      <w:ins w:id="295" w:author="Brady,Rachel" w:date="2026-02-04T11:49:00Z" w16du:dateUtc="2026-02-04T19:49:00Z">
        <w:r w:rsidR="009C6692">
          <w:rPr>
            <w:szCs w:val="22"/>
          </w:rPr>
          <w:t xml:space="preserve">sourced as previously described </w:t>
        </w:r>
      </w:ins>
      <w:sdt>
        <w:sdtPr>
          <w:rPr>
            <w:color w:val="000000"/>
            <w:szCs w:val="22"/>
          </w:rPr>
          <w:tag w:val="MENDELEY_CITATION_v3_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"/>
          <w:id w:val="1089501216"/>
          <w:placeholder>
            <w:docPart w:val="DefaultPlaceholder_-1854013440"/>
          </w:placeholder>
        </w:sdtPr>
        <w:sdtContent>
          <w:r w:rsidR="009C6692" w:rsidRPr="009C6692">
            <w:rPr>
              <w:color w:val="000000"/>
              <w:szCs w:val="22"/>
            </w:rPr>
            <w:t>[26]</w:t>
          </w:r>
        </w:sdtContent>
      </w:sdt>
      <w:ins w:id="296" w:author="Brady,Rachel" w:date="2026-02-04T11:49:00Z" w16du:dateUtc="2026-02-04T19:49:00Z">
        <w:r w:rsidR="009C6692">
          <w:rPr>
            <w:szCs w:val="22"/>
          </w:rPr>
          <w:t xml:space="preserve">. </w:t>
        </w:r>
      </w:ins>
      <w:ins w:id="297" w:author="Brady,Rachel" w:date="2026-01-14T16:29:00Z" w16du:dateUtc="2026-01-15T00:29:00Z">
        <w:r w:rsidR="000E6882" w:rsidRPr="00114868">
          <w:rPr>
            <w:b/>
            <w:bCs/>
            <w:szCs w:val="22"/>
          </w:rPr>
          <w:t>S</w:t>
        </w:r>
        <w:r w:rsidR="000E6882">
          <w:rPr>
            <w:b/>
            <w:bCs/>
            <w:szCs w:val="22"/>
          </w:rPr>
          <w:t xml:space="preserve">1 Table </w:t>
        </w:r>
        <w:r w:rsidR="000E6882" w:rsidRPr="00A849BF">
          <w:rPr>
            <w:szCs w:val="22"/>
            <w:rPrChange w:id="298" w:author="Brady,Rachel" w:date="2026-01-15T10:57:00Z" w16du:dateUtc="2026-01-15T18:57:00Z">
              <w:rPr>
                <w:b/>
                <w:bCs/>
                <w:szCs w:val="22"/>
              </w:rPr>
            </w:rPrChange>
          </w:rPr>
          <w:t>lists the 29 cell lines with their RRIDs and tumor types (25 in</w:t>
        </w:r>
      </w:ins>
      <w:ins w:id="299" w:author="Brady,Rachel" w:date="2026-01-14T16:30:00Z" w16du:dateUtc="2026-01-15T00:30:00Z">
        <w:r w:rsidR="000E6882" w:rsidRPr="00A849BF">
          <w:rPr>
            <w:szCs w:val="22"/>
            <w:rPrChange w:id="300" w:author="Brady,Rachel" w:date="2026-01-15T10:57:00Z" w16du:dateUtc="2026-01-15T18:57:00Z">
              <w:rPr>
                <w:b/>
                <w:bCs/>
                <w:szCs w:val="22"/>
              </w:rPr>
            </w:rPrChange>
          </w:rPr>
          <w:t xml:space="preserve"> the main study and 4 in the validation study).</w:t>
        </w:r>
      </w:ins>
    </w:p>
    <w:p w14:paraId="7C91724A" w14:textId="254A8B82" w:rsidR="003545D2" w:rsidRPr="009271E5" w:rsidRDefault="006A03F7" w:rsidP="009271E5">
      <w:pPr>
        <w:spacing w:line="480" w:lineRule="auto"/>
        <w:rPr>
          <w:b/>
          <w:bCs/>
          <w:iCs/>
          <w:sz w:val="32"/>
          <w:szCs w:val="32"/>
        </w:rPr>
      </w:pPr>
      <w:r w:rsidRPr="009271E5">
        <w:rPr>
          <w:rStyle w:val="normaltextrun"/>
          <w:b/>
          <w:bCs/>
          <w:iCs/>
          <w:sz w:val="32"/>
          <w:szCs w:val="32"/>
        </w:rPr>
        <w:t>Generation of standardized TCM</w:t>
      </w:r>
      <w:r w:rsidRPr="009271E5">
        <w:rPr>
          <w:rStyle w:val="eop"/>
          <w:b/>
          <w:bCs/>
          <w:iCs/>
          <w:sz w:val="32"/>
          <w:szCs w:val="32"/>
        </w:rPr>
        <w:t> </w:t>
      </w:r>
    </w:p>
    <w:p w14:paraId="2F370ABC" w14:textId="77777777" w:rsidR="00114868" w:rsidRDefault="00114868" w:rsidP="009271E5">
      <w:pPr>
        <w:spacing w:line="480" w:lineRule="auto"/>
        <w:ind w:firstLine="720"/>
        <w:rPr>
          <w:szCs w:val="22"/>
        </w:rPr>
      </w:pPr>
      <w:bookmarkStart w:id="301" w:name="_Hlk204841617"/>
      <w:r w:rsidRPr="00114868">
        <w:rPr>
          <w:szCs w:val="22"/>
        </w:rPr>
        <w:lastRenderedPageBreak/>
        <w:t xml:space="preserve">Adherent cells were thawed, seeded into T-150 flasks with D10, grown to ~80% confluence (≥24 h), </w:t>
      </w:r>
      <w:proofErr w:type="spellStart"/>
      <w:r w:rsidRPr="00114868">
        <w:rPr>
          <w:szCs w:val="22"/>
        </w:rPr>
        <w:t>trypsinized</w:t>
      </w:r>
      <w:proofErr w:type="spellEnd"/>
      <w:r w:rsidRPr="00114868">
        <w:rPr>
          <w:szCs w:val="22"/>
        </w:rPr>
        <w:t>, and 1×10^6 cells re-seeded. At ~80% confluence, media was replaced with 9 mL D10</w:t>
      </w:r>
      <w:r>
        <w:rPr>
          <w:szCs w:val="22"/>
        </w:rPr>
        <w:t>.</w:t>
      </w:r>
      <w:r w:rsidRPr="00114868">
        <w:rPr>
          <w:szCs w:val="22"/>
        </w:rPr>
        <w:t xml:space="preserve"> </w:t>
      </w:r>
      <w:r>
        <w:rPr>
          <w:szCs w:val="22"/>
        </w:rPr>
        <w:t>A</w:t>
      </w:r>
      <w:r w:rsidRPr="00114868">
        <w:rPr>
          <w:szCs w:val="22"/>
        </w:rPr>
        <w:t xml:space="preserve">fter 24 h, </w:t>
      </w:r>
      <w:r>
        <w:rPr>
          <w:szCs w:val="22"/>
        </w:rPr>
        <w:t>TCM</w:t>
      </w:r>
      <w:r w:rsidRPr="00114868">
        <w:rPr>
          <w:szCs w:val="22"/>
        </w:rPr>
        <w:t xml:space="preserve"> was collected, spun, and stored, and cells were counted. Suspension cells were seeded into T-150 flasks with R10, grown 48 h, counted, and 1×10^6 cells re-seeded. After 2–4 days, cultures were counted, then 60% of the median adherent cell number was seeded into T-150 with 9 mL D10</w:t>
      </w:r>
      <w:r>
        <w:rPr>
          <w:szCs w:val="22"/>
        </w:rPr>
        <w:t>. A</w:t>
      </w:r>
      <w:r w:rsidRPr="00114868">
        <w:rPr>
          <w:szCs w:val="22"/>
        </w:rPr>
        <w:t>fter 24 h, TCM was collected and cells counted.</w:t>
      </w:r>
    </w:p>
    <w:p w14:paraId="440435D3" w14:textId="50678A72" w:rsidR="003545D2" w:rsidRPr="009271E5" w:rsidRDefault="006A03F7" w:rsidP="009271E5">
      <w:pPr>
        <w:spacing w:line="480" w:lineRule="auto"/>
        <w:rPr>
          <w:rStyle w:val="eop"/>
          <w:b/>
          <w:bCs/>
          <w:iCs/>
          <w:sz w:val="32"/>
          <w:szCs w:val="32"/>
        </w:rPr>
      </w:pPr>
      <w:r w:rsidRPr="009271E5">
        <w:rPr>
          <w:rStyle w:val="normaltextrun"/>
          <w:b/>
          <w:bCs/>
          <w:iCs/>
          <w:sz w:val="32"/>
          <w:szCs w:val="32"/>
        </w:rPr>
        <w:t>Primary macrophage culture</w:t>
      </w:r>
      <w:r w:rsidRPr="009271E5">
        <w:rPr>
          <w:rStyle w:val="eop"/>
          <w:b/>
          <w:bCs/>
          <w:iCs/>
          <w:sz w:val="32"/>
          <w:szCs w:val="32"/>
        </w:rPr>
        <w:t> </w:t>
      </w:r>
    </w:p>
    <w:p w14:paraId="5C7E22A4" w14:textId="41D41EF8" w:rsidR="004E3179" w:rsidRDefault="004E3179" w:rsidP="004E3179">
      <w:pPr>
        <w:spacing w:line="480" w:lineRule="auto"/>
        <w:ind w:firstLine="720"/>
        <w:rPr>
          <w:szCs w:val="22"/>
        </w:rPr>
      </w:pPr>
      <w:bookmarkStart w:id="302" w:name="_Hlk197528060"/>
      <w:bookmarkStart w:id="303" w:name="_Hlk204841977"/>
      <w:bookmarkEnd w:id="301"/>
      <w:r w:rsidRPr="004E3179">
        <w:rPr>
          <w:szCs w:val="22"/>
        </w:rPr>
        <w:t>Canine peripheral blood mononuclear cells (PBMCs) from donors presented as patients to the FACC with owner’s consent and under an approved Colorado State University Clinical Review Board protocol</w:t>
      </w:r>
      <w:r>
        <w:rPr>
          <w:szCs w:val="22"/>
        </w:rPr>
        <w:t xml:space="preserve"> </w:t>
      </w:r>
      <w:r w:rsidRPr="004E3179">
        <w:rPr>
          <w:szCs w:val="22"/>
        </w:rPr>
        <w:t xml:space="preserve">were isolated using lymphocyte separation media (Corning) by density-gradient centrifugation and plated in R20 for overnight monocyte adherence. Monocytes were differentiated for 7 days in R20 with 40 ng/µL human monocyte colony-stimulating factor (M-CSF; </w:t>
      </w:r>
      <w:proofErr w:type="spellStart"/>
      <w:r w:rsidRPr="004E3179">
        <w:rPr>
          <w:szCs w:val="22"/>
        </w:rPr>
        <w:t>Peprotech</w:t>
      </w:r>
      <w:proofErr w:type="spellEnd"/>
      <w:r w:rsidRPr="004E3179">
        <w:rPr>
          <w:szCs w:val="22"/>
        </w:rPr>
        <w:t xml:space="preserve"> Inc</w:t>
      </w:r>
      <w:proofErr w:type="gramStart"/>
      <w:r w:rsidRPr="004E3179">
        <w:rPr>
          <w:szCs w:val="22"/>
        </w:rPr>
        <w:t>., #</w:t>
      </w:r>
      <w:proofErr w:type="gramEnd"/>
      <w:r w:rsidRPr="004E3179">
        <w:rPr>
          <w:szCs w:val="22"/>
        </w:rPr>
        <w:t xml:space="preserve">300-25), with a 50% media change every 2-3 days. For the primary TCM polarization experiment, blood from each of three donors was split into 25 wells. Macrophages were polarized for 24 h with 70% TCM/30% R10 or control medium (70% D10/30% R10), washed three times with PBS (Corning), incubated in R10 for 24 h, and supernatants collected. Cell-free control wells confirmed complete TCM removal. Donor </w:t>
      </w:r>
      <w:del w:id="304" w:author="Brady,Rachel" w:date="2026-01-14T16:31:00Z" w16du:dateUtc="2026-01-15T00:31:00Z">
        <w:r w:rsidRPr="004E3179" w:rsidDel="000E6882">
          <w:rPr>
            <w:szCs w:val="22"/>
          </w:rPr>
          <w:delText xml:space="preserve">information </w:delText>
        </w:r>
      </w:del>
      <w:ins w:id="305" w:author="Brady,Rachel" w:date="2026-01-14T16:31:00Z" w16du:dateUtc="2026-01-15T00:31:00Z">
        <w:r w:rsidR="000E6882">
          <w:rPr>
            <w:szCs w:val="22"/>
          </w:rPr>
          <w:t>characteristics (n=3, breed, age, sex, weight, diagnosis and monocyte count)</w:t>
        </w:r>
        <w:r w:rsidR="000E6882" w:rsidRPr="004E3179">
          <w:rPr>
            <w:szCs w:val="22"/>
          </w:rPr>
          <w:t xml:space="preserve"> </w:t>
        </w:r>
      </w:ins>
      <w:ins w:id="306" w:author="Brady,Rachel" w:date="2026-01-14T16:32:00Z" w16du:dateUtc="2026-01-15T00:32:00Z">
        <w:r w:rsidR="000E6882">
          <w:rPr>
            <w:szCs w:val="22"/>
          </w:rPr>
          <w:t>are provided in</w:t>
        </w:r>
      </w:ins>
      <w:del w:id="307" w:author="Brady,Rachel" w:date="2026-01-14T16:32:00Z" w16du:dateUtc="2026-01-15T00:32:00Z">
        <w:r w:rsidRPr="004E3179" w:rsidDel="000E6882">
          <w:rPr>
            <w:szCs w:val="22"/>
          </w:rPr>
          <w:delText>is in</w:delText>
        </w:r>
      </w:del>
      <w:r w:rsidRPr="004E3179">
        <w:rPr>
          <w:szCs w:val="22"/>
        </w:rPr>
        <w:t xml:space="preserve"> </w:t>
      </w:r>
      <w:r w:rsidRPr="004E3179">
        <w:rPr>
          <w:b/>
          <w:bCs/>
          <w:szCs w:val="22"/>
        </w:rPr>
        <w:t>S2 Table</w:t>
      </w:r>
      <w:r w:rsidRPr="004E3179">
        <w:rPr>
          <w:szCs w:val="22"/>
        </w:rPr>
        <w:t>.</w:t>
      </w:r>
    </w:p>
    <w:p w14:paraId="220A2280" w14:textId="0EA1491A" w:rsidR="003545D2" w:rsidRPr="009271E5" w:rsidRDefault="006A03F7" w:rsidP="009271E5">
      <w:pPr>
        <w:spacing w:line="480" w:lineRule="auto"/>
        <w:rPr>
          <w:rStyle w:val="normaltextrun"/>
          <w:b/>
          <w:bCs/>
          <w:iCs/>
          <w:sz w:val="32"/>
          <w:szCs w:val="32"/>
        </w:rPr>
      </w:pPr>
      <w:r w:rsidRPr="009271E5">
        <w:rPr>
          <w:rStyle w:val="normaltextrun"/>
          <w:b/>
          <w:bCs/>
          <w:iCs/>
          <w:sz w:val="32"/>
          <w:szCs w:val="32"/>
        </w:rPr>
        <w:t xml:space="preserve">Cytokine analysis of cell supernatants </w:t>
      </w:r>
    </w:p>
    <w:bookmarkEnd w:id="302"/>
    <w:bookmarkEnd w:id="303"/>
    <w:p w14:paraId="3F15FDA6" w14:textId="5A901E10" w:rsidR="00D05CA6" w:rsidRDefault="00D05CA6" w:rsidP="00D05CA6">
      <w:pPr>
        <w:spacing w:line="480" w:lineRule="auto"/>
        <w:ind w:firstLine="720"/>
        <w:rPr>
          <w:szCs w:val="22"/>
        </w:rPr>
      </w:pPr>
      <w:r w:rsidRPr="00D05CA6">
        <w:rPr>
          <w:szCs w:val="22"/>
        </w:rPr>
        <w:t xml:space="preserve">Concentrations of c–c motif chemokine ligand 2 (CCL2), vascular endothelial growth factor (VEGF), transforming growth factor-beta (TGF-β), tumor necrosis factor-alpha (TNF-α), and CCL3 were measured using individual enzyme-linked immunosorbent assay (ELISA) kits (R&amp;D Systems Inc.: DY1774 [CCL2], DY1603 [VEGF], DY240 [TGF-β], and DY1507 [TNF-α]; Kingfisher: DIY1367D [CCL3]). In parallel, a 13-plex canine cytokine/chemokine immunology multiplex assay (MILLIPLEX®, </w:t>
      </w:r>
      <w:proofErr w:type="spellStart"/>
      <w:r w:rsidRPr="00D05CA6">
        <w:rPr>
          <w:szCs w:val="22"/>
        </w:rPr>
        <w:t>MilliporeSigma</w:t>
      </w:r>
      <w:proofErr w:type="spellEnd"/>
      <w:r w:rsidRPr="00D05CA6">
        <w:rPr>
          <w:szCs w:val="22"/>
        </w:rPr>
        <w:t xml:space="preserve">, Burlington, MA) was performed on a Luminex® </w:t>
      </w:r>
      <w:proofErr w:type="spellStart"/>
      <w:r w:rsidRPr="00D05CA6">
        <w:rPr>
          <w:szCs w:val="22"/>
        </w:rPr>
        <w:t>MagPix</w:t>
      </w:r>
      <w:proofErr w:type="spellEnd"/>
      <w:r w:rsidRPr="00D05CA6">
        <w:rPr>
          <w:szCs w:val="22"/>
        </w:rPr>
        <w:t xml:space="preserve"> system with </w:t>
      </w:r>
      <w:proofErr w:type="spellStart"/>
      <w:r w:rsidRPr="00D05CA6">
        <w:rPr>
          <w:szCs w:val="22"/>
        </w:rPr>
        <w:t>xPONENT</w:t>
      </w:r>
      <w:proofErr w:type="spellEnd"/>
      <w:r w:rsidRPr="00D05CA6">
        <w:rPr>
          <w:szCs w:val="22"/>
        </w:rPr>
        <w:t xml:space="preserve">® </w:t>
      </w:r>
      <w:r w:rsidRPr="00D05CA6">
        <w:rPr>
          <w:szCs w:val="22"/>
        </w:rPr>
        <w:lastRenderedPageBreak/>
        <w:t xml:space="preserve">software following the manufacturer's protocol. The panel measured interferon-gamma (IFN-γ), CCL2, interleukin-8 (IL-8), IL-10, IL-2, IL-6, keratinocyte chemoattractant-like chemokine (KC-like), IL-18, TNF-α, IL-7, interferon gamma-induced protein 10 (IP-10), IL-15, and granulocyte-macrophage colony-stimulating factor (GM-CSF). Eight analytes (IL-15, IFN-γ, IL-2, IL-6, IL-7, IP-10, IL-18, and GM-CSF) </w:t>
      </w:r>
      <w:r w:rsidR="00821933">
        <w:rPr>
          <w:szCs w:val="22"/>
        </w:rPr>
        <w:t>had between 43 – 100% of data points</w:t>
      </w:r>
      <w:r w:rsidRPr="00D05CA6">
        <w:rPr>
          <w:szCs w:val="22"/>
        </w:rPr>
        <w:t xml:space="preserve"> below the lower limit of quantification (</w:t>
      </w:r>
      <w:proofErr w:type="spellStart"/>
      <w:r w:rsidRPr="00D05CA6">
        <w:rPr>
          <w:szCs w:val="22"/>
        </w:rPr>
        <w:t>LLoQ</w:t>
      </w:r>
      <w:proofErr w:type="spellEnd"/>
      <w:r w:rsidRPr="00D05CA6">
        <w:rPr>
          <w:szCs w:val="22"/>
        </w:rPr>
        <w:t>) and</w:t>
      </w:r>
      <w:r w:rsidR="00821933">
        <w:rPr>
          <w:szCs w:val="22"/>
        </w:rPr>
        <w:t xml:space="preserve"> were</w:t>
      </w:r>
      <w:r w:rsidRPr="00D05CA6">
        <w:rPr>
          <w:szCs w:val="22"/>
        </w:rPr>
        <w:t xml:space="preserve"> excluded from further analysis. CCL2 exceeded the multiplex assay range and required 150× dilution for accurate ELISA quantification. Data were analyzed using GraphPad Prism v9 (</w:t>
      </w:r>
      <w:r w:rsidRPr="006C2391">
        <w:rPr>
          <w:szCs w:val="22"/>
        </w:rPr>
        <w:t>RRID:SCR_002798</w:t>
      </w:r>
      <w:r w:rsidRPr="00D05CA6">
        <w:rPr>
          <w:szCs w:val="22"/>
        </w:rPr>
        <w:t xml:space="preserve">) and </w:t>
      </w:r>
      <w:r w:rsidRPr="006C2391">
        <w:rPr>
          <w:szCs w:val="22"/>
        </w:rPr>
        <w:t xml:space="preserve">R </w:t>
      </w:r>
      <w:r>
        <w:rPr>
          <w:szCs w:val="22"/>
        </w:rPr>
        <w:t xml:space="preserve">version 4.3.1 </w:t>
      </w:r>
      <w:r w:rsidRPr="006C2391">
        <w:rPr>
          <w:szCs w:val="22"/>
        </w:rPr>
        <w:t>(RRID:SCR_001905)</w:t>
      </w:r>
      <w:r>
        <w:rPr>
          <w:szCs w:val="22"/>
        </w:rPr>
        <w:t xml:space="preserve"> </w:t>
      </w:r>
      <w:sdt>
        <w:sdtPr>
          <w:rPr>
            <w:color w:val="000000"/>
            <w:szCs w:val="22"/>
          </w:rPr>
          <w:tag w:val="MENDELEY_CITATION_v3_eyJjaXRhdGlvbklEIjoiTUVOREVMRVlfQ0lUQVRJT05fZTk2MzM4MTktMTk2ZC00YzJkLTlhZjctYzE0YTE1ZTA4MDNkIiwicHJvcGVydGllcyI6eyJub3RlSW5kZXgiOjB9LCJpc0VkaXRlZCI6ZmFsc2UsIm1hbnVhbE92ZXJyaWRlIjp7ImlzTWFudWFsbHlPdmVycmlkZGVuIjpmYWxzZSwiY2l0ZXByb2NUZXh0IjoiWzI3LDI4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"/>
          <w:id w:val="976494459"/>
          <w:placeholder>
            <w:docPart w:val="DefaultPlaceholder_-1854013440"/>
          </w:placeholder>
        </w:sdtPr>
        <w:sdtContent>
          <w:r w:rsidR="009C6692" w:rsidRPr="009C6692">
            <w:rPr>
              <w:color w:val="000000"/>
              <w:szCs w:val="22"/>
            </w:rPr>
            <w:t>[27,28]</w:t>
          </w:r>
        </w:sdtContent>
      </w:sdt>
      <w:r w:rsidRPr="00D05CA6">
        <w:rPr>
          <w:szCs w:val="22"/>
        </w:rPr>
        <w:t>.</w:t>
      </w:r>
    </w:p>
    <w:p w14:paraId="4480B463" w14:textId="00A117AD" w:rsidR="003545D2" w:rsidRPr="009271E5" w:rsidRDefault="006A03F7" w:rsidP="00D05CA6">
      <w:pPr>
        <w:spacing w:line="480" w:lineRule="auto"/>
        <w:rPr>
          <w:rStyle w:val="eop"/>
          <w:b/>
          <w:bCs/>
          <w:iCs/>
          <w:sz w:val="32"/>
          <w:szCs w:val="32"/>
        </w:rPr>
      </w:pPr>
      <w:r w:rsidRPr="009271E5">
        <w:rPr>
          <w:rStyle w:val="normaltextrun"/>
          <w:b/>
          <w:bCs/>
          <w:iCs/>
          <w:sz w:val="32"/>
          <w:szCs w:val="32"/>
        </w:rPr>
        <w:t>Normalization of results</w:t>
      </w:r>
    </w:p>
    <w:p w14:paraId="189523B1" w14:textId="0C5F9B37" w:rsidR="003545D2" w:rsidRPr="0019371B" w:rsidRDefault="009943E3" w:rsidP="009271E5">
      <w:pPr>
        <w:spacing w:line="480" w:lineRule="auto"/>
        <w:ind w:firstLine="720"/>
        <w:rPr>
          <w:rStyle w:val="eop"/>
        </w:rPr>
      </w:pPr>
      <w:bookmarkStart w:id="308" w:name="excessive_branding"/>
      <w:bookmarkEnd w:id="308"/>
      <w:r w:rsidRPr="009943E3">
        <w:rPr>
          <w:szCs w:val="22"/>
        </w:rPr>
        <w:t>Absolute values from ELISAs and the multiplex panel were normalized</w:t>
      </w:r>
      <w:r w:rsidR="006A279C">
        <w:rPr>
          <w:szCs w:val="22"/>
        </w:rPr>
        <w:t xml:space="preserve"> to best make comparisons across donors and analytes</w:t>
      </w:r>
      <w:r w:rsidRPr="009943E3">
        <w:rPr>
          <w:szCs w:val="22"/>
        </w:rPr>
        <w:t xml:space="preserve">. Because the data were non-normally distributed, a modified z-score was calculated for each analyte as 0.6745 </w:t>
      </w:r>
      <w:r>
        <w:rPr>
          <w:szCs w:val="22"/>
        </w:rPr>
        <w:t>x</w:t>
      </w:r>
      <w:r w:rsidRPr="009943E3">
        <w:rPr>
          <w:szCs w:val="22"/>
        </w:rPr>
        <w:t xml:space="preserve"> (data point – dataset median) / median absolute deviation</w:t>
      </w:r>
      <w:r>
        <w:rPr>
          <w:szCs w:val="22"/>
        </w:rPr>
        <w:t xml:space="preserve"> </w:t>
      </w:r>
      <w:sdt>
        <w:sdtPr>
          <w:rPr>
            <w:color w:val="000000"/>
            <w:szCs w:val="22"/>
          </w:rPr>
          <w:tag w:val="MENDELEY_CITATION_v3_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"/>
          <w:id w:val="-1150513146"/>
          <w:placeholder>
            <w:docPart w:val="DefaultPlaceholder_-1854013440"/>
          </w:placeholder>
        </w:sdtPr>
        <w:sdtContent>
          <w:r w:rsidR="009C6692" w:rsidRPr="009C6692">
            <w:rPr>
              <w:color w:val="000000"/>
              <w:szCs w:val="22"/>
            </w:rPr>
            <w:t>[29]</w:t>
          </w:r>
        </w:sdtContent>
      </w:sdt>
      <w:r w:rsidR="00A877A9">
        <w:rPr>
          <w:color w:val="000000"/>
          <w:szCs w:val="22"/>
        </w:rPr>
        <w:t>.</w:t>
      </w:r>
      <w:r w:rsidR="009D42D0" w:rsidRPr="00E80806">
        <w:rPr>
          <w:szCs w:val="22"/>
        </w:rPr>
        <w:t xml:space="preserve"> </w:t>
      </w:r>
      <w:r w:rsidR="006A279C" w:rsidRPr="00A900EF">
        <w:rPr>
          <w:szCs w:val="22"/>
        </w:rPr>
        <w:t>Due to the small number of biological replicates, no values were excluded as outliers; all data points were retained to capture the full range of biological variability.</w:t>
      </w:r>
      <w:r w:rsidR="006A279C">
        <w:rPr>
          <w:szCs w:val="22"/>
        </w:rPr>
        <w:t xml:space="preserve"> </w:t>
      </w:r>
      <w:r w:rsidRPr="009943E3">
        <w:rPr>
          <w:szCs w:val="22"/>
        </w:rPr>
        <w:t>Modified z-scores were used to rank cancer cell lines, with higher values indicating greater macrophage stimulation and lower values indicating less. Scores were then correlated across analytes and with previously published mutational and phosphorylation data</w:t>
      </w:r>
      <w:r>
        <w:rPr>
          <w:szCs w:val="22"/>
        </w:rPr>
        <w:t xml:space="preserve"> </w:t>
      </w:r>
      <w:sdt>
        <w:sdtPr>
          <w:rPr>
            <w:color w:val="000000"/>
            <w:szCs w:val="22"/>
          </w:rPr>
          <w:tag w:val="MENDELEY_CITATION_v3_eyJjaXRhdGlvbklEIjoiTUVOREVMRVlfQ0lUQVRJT05fOTFjZWFiZWUtYjNlOC00MWUyLWFjNjctY2JmZjVjNTM0MTZkIiwicHJvcGVydGllcyI6eyJub3RlSW5kZXgiOjB9LCJpc0VkaXRlZCI6ZmFsc2UsIm1hbnVhbE92ZXJyaWRlIjp7ImlzTWFudWFsbHlPdmVycmlkZGVuIjpmYWxzZSwiY2l0ZXByb2NUZXh0IjoiWzMw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"/>
          <w:id w:val="-2091614660"/>
          <w:placeholder>
            <w:docPart w:val="8B43F1CF1D6F4FB0B31A61929DE67E92"/>
          </w:placeholder>
        </w:sdtPr>
        <w:sdtContent>
          <w:r w:rsidR="009C6692" w:rsidRPr="009C6692">
            <w:rPr>
              <w:color w:val="000000"/>
              <w:szCs w:val="22"/>
            </w:rPr>
            <w:t>[30]</w:t>
          </w:r>
        </w:sdtContent>
      </w:sdt>
      <w:r w:rsidR="002D39FE">
        <w:rPr>
          <w:color w:val="000000"/>
          <w:szCs w:val="22"/>
        </w:rPr>
        <w:t>.</w:t>
      </w:r>
    </w:p>
    <w:p w14:paraId="2C86FC18" w14:textId="77777777" w:rsidR="003545D2" w:rsidRPr="009271E5" w:rsidRDefault="006A03F7" w:rsidP="009271E5">
      <w:pPr>
        <w:spacing w:line="480" w:lineRule="auto"/>
        <w:rPr>
          <w:rStyle w:val="normaltextrun"/>
          <w:b/>
          <w:bCs/>
          <w:iCs/>
          <w:sz w:val="32"/>
          <w:szCs w:val="32"/>
        </w:rPr>
      </w:pPr>
      <w:bookmarkStart w:id="309" w:name="_Hlk204845009"/>
      <w:bookmarkStart w:id="310" w:name="OLE_LINK2"/>
      <w:r w:rsidRPr="009271E5">
        <w:rPr>
          <w:rStyle w:val="normaltextrun"/>
          <w:b/>
          <w:bCs/>
          <w:iCs/>
          <w:sz w:val="32"/>
          <w:szCs w:val="32"/>
        </w:rPr>
        <w:t>RNA-sequencing and analysis</w:t>
      </w:r>
      <w:bookmarkStart w:id="311" w:name="article1.body1.sec2.sec4.p1"/>
      <w:bookmarkEnd w:id="311"/>
    </w:p>
    <w:bookmarkEnd w:id="309"/>
    <w:p w14:paraId="112C718D" w14:textId="0D7BBD69" w:rsidR="00D05CA6" w:rsidRDefault="00D05CA6" w:rsidP="00D05CA6">
      <w:pPr>
        <w:spacing w:line="480" w:lineRule="auto"/>
        <w:ind w:firstLine="720"/>
        <w:rPr>
          <w:szCs w:val="22"/>
        </w:rPr>
      </w:pPr>
      <w:r w:rsidRPr="00D05CA6">
        <w:rPr>
          <w:szCs w:val="22"/>
        </w:rPr>
        <w:t xml:space="preserve">Bulk-RNA sequencing (RNA-seq) of the canine cell lines used in this study was </w:t>
      </w:r>
      <w:r>
        <w:rPr>
          <w:szCs w:val="22"/>
        </w:rPr>
        <w:t xml:space="preserve">previously </w:t>
      </w:r>
      <w:r w:rsidRPr="00D05CA6">
        <w:rPr>
          <w:szCs w:val="22"/>
        </w:rPr>
        <w:t>performed by investigators at the FACC</w:t>
      </w:r>
      <w:r>
        <w:rPr>
          <w:szCs w:val="22"/>
        </w:rPr>
        <w:t xml:space="preserve"> </w:t>
      </w:r>
      <w:sdt>
        <w:sdtPr>
          <w:rPr>
            <w:color w:val="000000"/>
            <w:szCs w:val="22"/>
          </w:rPr>
          <w:tag w:val="MENDELEY_CITATION_v3_eyJjaXRhdGlvbklEIjoiTUVOREVMRVlfQ0lUQVRJT05fNjM2ZWI1ZjMtMDMwYS00YzUzLWJmODktYmZlY2IyYzBjODQxIiwicHJvcGVydGllcyI6eyJub3RlSW5kZXgiOjB9LCJpc0VkaXRlZCI6ZmFsc2UsIm1hbnVhbE92ZXJyaWRlIjp7ImlzTWFudWFsbHlPdmVycmlkZGVuIjpmYWxzZSwiY2l0ZXByb2NUZXh0IjoiWzMx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350772624"/>
          <w:placeholder>
            <w:docPart w:val="DefaultPlaceholder_-1854013440"/>
          </w:placeholder>
        </w:sdtPr>
        <w:sdtContent>
          <w:r w:rsidR="009C6692" w:rsidRPr="009C6692">
            <w:rPr>
              <w:color w:val="000000"/>
              <w:szCs w:val="22"/>
            </w:rPr>
            <w:t>[31]</w:t>
          </w:r>
        </w:sdtContent>
      </w:sdt>
      <w:r w:rsidRPr="00D05CA6">
        <w:rPr>
          <w:szCs w:val="22"/>
        </w:rPr>
        <w:t>.</w:t>
      </w:r>
      <w:r>
        <w:rPr>
          <w:szCs w:val="22"/>
        </w:rPr>
        <w:t xml:space="preserve"> </w:t>
      </w:r>
      <w:r w:rsidRPr="00D05CA6">
        <w:rPr>
          <w:szCs w:val="22"/>
        </w:rPr>
        <w:t>Spearman's rank correlations were computed between each gene's expression (transcripts per million [TPM] and removed unwanted variation using control genes [</w:t>
      </w:r>
      <w:proofErr w:type="spellStart"/>
      <w:r w:rsidRPr="00D05CA6">
        <w:rPr>
          <w:szCs w:val="22"/>
        </w:rPr>
        <w:t>RUVg</w:t>
      </w:r>
      <w:proofErr w:type="spellEnd"/>
      <w:r w:rsidRPr="00D05CA6">
        <w:rPr>
          <w:szCs w:val="22"/>
        </w:rPr>
        <w:t xml:space="preserve">]-normalized) and cytokine modified z-scores, with p-values adjusted using the </w:t>
      </w:r>
      <w:proofErr w:type="spellStart"/>
      <w:r w:rsidRPr="00D05CA6">
        <w:rPr>
          <w:szCs w:val="22"/>
        </w:rPr>
        <w:t>FDRtool</w:t>
      </w:r>
      <w:proofErr w:type="spellEnd"/>
      <w:r w:rsidRPr="00D05CA6">
        <w:rPr>
          <w:szCs w:val="22"/>
        </w:rPr>
        <w:t xml:space="preserve"> R package</w:t>
      </w:r>
      <w:r w:rsidR="00AD3D5E">
        <w:rPr>
          <w:szCs w:val="22"/>
        </w:rPr>
        <w:t xml:space="preserve">. </w:t>
      </w:r>
      <w:r w:rsidRPr="00D05CA6">
        <w:rPr>
          <w:szCs w:val="22"/>
        </w:rPr>
        <w:t>Differential expression between "high" and "low" macrophage stimulators (top/bottom modified z-score quartiles) was analyzed in DESeq2 using the filtered raw count matrix (excluding genes with ≤3 counts or detected in &lt;50% of samples), with internal size-factor normalization applied and log₂-fold-</w:t>
      </w:r>
      <w:r w:rsidRPr="00D05CA6">
        <w:rPr>
          <w:szCs w:val="22"/>
        </w:rPr>
        <w:lastRenderedPageBreak/>
        <w:t>change</w:t>
      </w:r>
      <w:ins w:id="312" w:author="Brady,Rachel" w:date="2026-01-14T16:46:00Z" w16du:dateUtc="2026-01-15T00:46:00Z">
        <w:r w:rsidR="009B5210">
          <w:rPr>
            <w:szCs w:val="22"/>
          </w:rPr>
          <w:t xml:space="preserve"> (</w:t>
        </w:r>
        <w:proofErr w:type="spellStart"/>
        <w:r w:rsidR="009B5210" w:rsidRPr="00D05CA6">
          <w:rPr>
            <w:szCs w:val="22"/>
          </w:rPr>
          <w:t>log₂FC</w:t>
        </w:r>
        <w:proofErr w:type="spellEnd"/>
        <w:r w:rsidR="009B5210">
          <w:rPr>
            <w:szCs w:val="22"/>
          </w:rPr>
          <w:t>)</w:t>
        </w:r>
      </w:ins>
      <w:r w:rsidRPr="00D05CA6">
        <w:rPr>
          <w:szCs w:val="22"/>
        </w:rPr>
        <w:t xml:space="preserve"> shrinkage performed using the </w:t>
      </w:r>
      <w:proofErr w:type="spellStart"/>
      <w:r w:rsidRPr="00D05CA6">
        <w:rPr>
          <w:szCs w:val="22"/>
        </w:rPr>
        <w:t>ashr</w:t>
      </w:r>
      <w:proofErr w:type="spellEnd"/>
      <w:r w:rsidRPr="00D05CA6">
        <w:rPr>
          <w:szCs w:val="22"/>
        </w:rPr>
        <w:t xml:space="preserve"> method. Genes with |</w:t>
      </w:r>
      <w:proofErr w:type="spellStart"/>
      <w:r w:rsidRPr="00D05CA6">
        <w:rPr>
          <w:szCs w:val="22"/>
        </w:rPr>
        <w:t>log₂FC</w:t>
      </w:r>
      <w:proofErr w:type="spellEnd"/>
      <w:r w:rsidRPr="00D05CA6">
        <w:rPr>
          <w:szCs w:val="22"/>
        </w:rPr>
        <w:t>| ≥ 1 and BH-adjusted p ≤ 0.05 were considered significant. Pre-ranked gene set enrichment analysis (GSEA) was run against Molecular Signatures Database (</w:t>
      </w:r>
      <w:proofErr w:type="spellStart"/>
      <w:r w:rsidRPr="00D05CA6">
        <w:rPr>
          <w:szCs w:val="22"/>
        </w:rPr>
        <w:t>M</w:t>
      </w:r>
      <w:ins w:id="313" w:author="Brady,Rachel" w:date="2026-01-14T17:03:00Z" w16du:dateUtc="2026-01-15T01:03:00Z">
        <w:r w:rsidR="00356BF9">
          <w:rPr>
            <w:szCs w:val="22"/>
          </w:rPr>
          <w:t>S</w:t>
        </w:r>
      </w:ins>
      <w:del w:id="314" w:author="Brady,Rachel" w:date="2026-01-14T17:03:00Z" w16du:dateUtc="2026-01-15T01:03:00Z">
        <w:r w:rsidRPr="00D05CA6" w:rsidDel="00356BF9">
          <w:rPr>
            <w:szCs w:val="22"/>
          </w:rPr>
          <w:delText>s</w:delText>
        </w:r>
      </w:del>
      <w:r w:rsidRPr="00D05CA6">
        <w:rPr>
          <w:szCs w:val="22"/>
        </w:rPr>
        <w:t>igDB</w:t>
      </w:r>
      <w:proofErr w:type="spellEnd"/>
      <w:r w:rsidRPr="00D05CA6">
        <w:rPr>
          <w:szCs w:val="22"/>
        </w:rPr>
        <w:t xml:space="preserve">) Hallmark (H), Curated (C2), Oncogenic (C6), and Immunologic (C7) gene sets using the R packages </w:t>
      </w:r>
      <w:proofErr w:type="spellStart"/>
      <w:r w:rsidRPr="00D05CA6">
        <w:rPr>
          <w:szCs w:val="22"/>
        </w:rPr>
        <w:t>msigdbr</w:t>
      </w:r>
      <w:proofErr w:type="spellEnd"/>
      <w:r w:rsidRPr="00D05CA6">
        <w:rPr>
          <w:szCs w:val="22"/>
        </w:rPr>
        <w:t xml:space="preserve"> and </w:t>
      </w:r>
      <w:proofErr w:type="spellStart"/>
      <w:r w:rsidRPr="00D05CA6">
        <w:rPr>
          <w:szCs w:val="22"/>
        </w:rPr>
        <w:t>clusterProfiler</w:t>
      </w:r>
      <w:proofErr w:type="spellEnd"/>
      <w:r w:rsidRPr="00D05CA6">
        <w:rPr>
          <w:szCs w:val="22"/>
        </w:rPr>
        <w:t xml:space="preserve">, with BH-adjusted p ≤ 0.25 considered significant. </w:t>
      </w:r>
      <w:ins w:id="315" w:author="Brady,Rachel" w:date="2026-01-14T17:03:00Z" w16du:dateUtc="2026-01-15T01:03:00Z">
        <w:r w:rsidR="00356BF9">
          <w:rPr>
            <w:szCs w:val="22"/>
          </w:rPr>
          <w:t xml:space="preserve">KEGG pathway analysis </w:t>
        </w:r>
      </w:ins>
      <w:ins w:id="316" w:author="Brady,Rachel" w:date="2026-01-14T17:10:00Z" w16du:dateUtc="2026-01-15T01:10:00Z">
        <w:r w:rsidR="0082051E">
          <w:rPr>
            <w:szCs w:val="22"/>
          </w:rPr>
          <w:t>w</w:t>
        </w:r>
      </w:ins>
      <w:ins w:id="317" w:author="Brady,Rachel" w:date="2026-01-14T17:03:00Z" w16du:dateUtc="2026-01-15T01:03:00Z">
        <w:r w:rsidR="00356BF9">
          <w:rPr>
            <w:szCs w:val="22"/>
          </w:rPr>
          <w:t xml:space="preserve">as not included as </w:t>
        </w:r>
        <w:proofErr w:type="spellStart"/>
        <w:r w:rsidR="00356BF9">
          <w:rPr>
            <w:szCs w:val="22"/>
          </w:rPr>
          <w:t>MSigDB’s</w:t>
        </w:r>
        <w:proofErr w:type="spellEnd"/>
        <w:r w:rsidR="00356BF9">
          <w:rPr>
            <w:szCs w:val="22"/>
          </w:rPr>
          <w:t xml:space="preserve"> C2 collection incorporates KEGG-derived gene sets alongside other curated sources</w:t>
        </w:r>
      </w:ins>
      <w:ins w:id="318" w:author="Brady,Rachel" w:date="2026-01-14T17:09:00Z" w16du:dateUtc="2026-01-15T01:09:00Z">
        <w:r w:rsidR="0082051E">
          <w:rPr>
            <w:szCs w:val="22"/>
          </w:rPr>
          <w:t xml:space="preserve"> </w:t>
        </w:r>
      </w:ins>
      <w:sdt>
        <w:sdtPr>
          <w:rPr>
            <w:color w:val="000000"/>
            <w:szCs w:val="22"/>
          </w:rPr>
          <w:tag w:val="MENDELEY_CITATION_v3_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"/>
          <w:id w:val="1557433155"/>
          <w:placeholder>
            <w:docPart w:val="DefaultPlaceholder_-1854013440"/>
          </w:placeholder>
        </w:sdtPr>
        <w:sdtContent>
          <w:r w:rsidR="009C6692" w:rsidRPr="009C6692">
            <w:rPr>
              <w:color w:val="000000"/>
              <w:szCs w:val="22"/>
            </w:rPr>
            <w:t>[32]</w:t>
          </w:r>
        </w:sdtContent>
      </w:sdt>
      <w:ins w:id="319" w:author="Brady,Rachel" w:date="2026-01-14T17:09:00Z" w16du:dateUtc="2026-01-15T01:09:00Z">
        <w:r w:rsidR="0082051E">
          <w:rPr>
            <w:szCs w:val="22"/>
          </w:rPr>
          <w:t xml:space="preserve">. </w:t>
        </w:r>
      </w:ins>
      <w:r w:rsidRPr="00D05CA6">
        <w:rPr>
          <w:szCs w:val="22"/>
        </w:rPr>
        <w:t xml:space="preserve">CCL3 transcript counts were also extracted from public datasets (NCBI </w:t>
      </w:r>
      <w:proofErr w:type="spellStart"/>
      <w:r w:rsidRPr="00D05CA6">
        <w:rPr>
          <w:szCs w:val="22"/>
        </w:rPr>
        <w:t>BioProject</w:t>
      </w:r>
      <w:proofErr w:type="spellEnd"/>
      <w:r w:rsidRPr="00D05CA6">
        <w:rPr>
          <w:szCs w:val="22"/>
        </w:rPr>
        <w:t xml:space="preserve"> PRJDB11462 [four tumors], PRJEB36828 [seven tumors], PRJDB17594 [12 cell lines]). </w:t>
      </w:r>
    </w:p>
    <w:p w14:paraId="38C8C814" w14:textId="6EC831D4" w:rsidR="00FB03E2" w:rsidRPr="009271E5" w:rsidRDefault="006A03F7" w:rsidP="009271E5">
      <w:pPr>
        <w:spacing w:line="480" w:lineRule="auto"/>
        <w:rPr>
          <w:rStyle w:val="eop"/>
          <w:b/>
          <w:bCs/>
          <w:iCs/>
          <w:sz w:val="32"/>
          <w:szCs w:val="32"/>
        </w:rPr>
      </w:pPr>
      <w:r w:rsidRPr="009271E5">
        <w:rPr>
          <w:rStyle w:val="normaltextrun"/>
          <w:b/>
          <w:bCs/>
          <w:iCs/>
          <w:sz w:val="32"/>
          <w:szCs w:val="32"/>
        </w:rPr>
        <w:t xml:space="preserve">Exosome depletion </w:t>
      </w:r>
      <w:r w:rsidR="00F948A5" w:rsidRPr="009271E5">
        <w:rPr>
          <w:rStyle w:val="normaltextrun"/>
          <w:b/>
          <w:bCs/>
          <w:iCs/>
          <w:sz w:val="32"/>
          <w:szCs w:val="32"/>
        </w:rPr>
        <w:t xml:space="preserve">and validation </w:t>
      </w:r>
      <w:r w:rsidRPr="009271E5">
        <w:rPr>
          <w:rStyle w:val="normaltextrun"/>
          <w:b/>
          <w:bCs/>
          <w:iCs/>
          <w:sz w:val="32"/>
          <w:szCs w:val="32"/>
        </w:rPr>
        <w:t>study</w:t>
      </w:r>
      <w:r w:rsidRPr="009271E5">
        <w:rPr>
          <w:rStyle w:val="eop"/>
          <w:b/>
          <w:bCs/>
          <w:iCs/>
          <w:sz w:val="32"/>
          <w:szCs w:val="32"/>
        </w:rPr>
        <w:t> </w:t>
      </w:r>
    </w:p>
    <w:p w14:paraId="1ECF3892" w14:textId="1FC32786" w:rsidR="00956097" w:rsidRDefault="009943E3" w:rsidP="00D05CA6">
      <w:pPr>
        <w:spacing w:line="480" w:lineRule="auto"/>
        <w:ind w:firstLine="720"/>
        <w:rPr>
          <w:szCs w:val="22"/>
        </w:rPr>
      </w:pPr>
      <w:r w:rsidRPr="009943E3">
        <w:rPr>
          <w:szCs w:val="22"/>
        </w:rPr>
        <w:t>Seven top VEGF-stimulating cell lines were selected. Aliquots of their TCM were thawed and divided into whole TCM, exosome-depleted TCM (</w:t>
      </w:r>
      <w:proofErr w:type="spellStart"/>
      <w:r w:rsidRPr="009943E3">
        <w:rPr>
          <w:szCs w:val="22"/>
        </w:rPr>
        <w:t>Amicon</w:t>
      </w:r>
      <w:proofErr w:type="spellEnd"/>
      <w:r w:rsidRPr="009943E3">
        <w:rPr>
          <w:szCs w:val="22"/>
        </w:rPr>
        <w:t xml:space="preserve"> Ultra centrifugal filters; Millipore Sigma #UFC210024), and exosome-only fractions. Exosome concentrations were quantified by tunable resistive pulse sensing (</w:t>
      </w:r>
      <w:proofErr w:type="spellStart"/>
      <w:r w:rsidRPr="009943E3">
        <w:rPr>
          <w:szCs w:val="22"/>
        </w:rPr>
        <w:t>qNano</w:t>
      </w:r>
      <w:proofErr w:type="spellEnd"/>
      <w:r w:rsidRPr="009943E3">
        <w:rPr>
          <w:szCs w:val="22"/>
        </w:rPr>
        <w:t xml:space="preserve"> Gold, Izon; nanopore 150, ~47 nm stretch, calibrated with #NP100 and #CPC200 particles). Macrophages from three canine donors were differentiated for 7 days, treated with each condition (7 lines × 3 fractions), washed, and supernatants assayed for VEGF. For exosome-cargo analysis, exosome fractions were lysed in 5× RIPA buffer (volume matched to the exosome-depleted fraction) before VEGF measurement</w:t>
      </w:r>
      <w:r>
        <w:rPr>
          <w:szCs w:val="22"/>
        </w:rPr>
        <w:t xml:space="preserve"> </w:t>
      </w:r>
      <w:sdt>
        <w:sdtPr>
          <w:rPr>
            <w:color w:val="000000"/>
            <w:szCs w:val="22"/>
          </w:rPr>
          <w:tag w:val="MENDELEY_CITATION_v3_eyJjaXRhdGlvbklEIjoiTUVOREVMRVlfQ0lUQVRJT05fOTVkNWI3N2EtYWI3My00ZmI4LWFmMmEtMDZmOWJkMDA5ZjQ4IiwicHJvcGVydGllcyI6eyJub3RlSW5kZXgiOjB9LCJpc0VkaXRlZCI6ZmFsc2UsIm1hbnVhbE92ZXJyaWRlIjp7ImlzTWFudWFsbHlPdmVycmlkZGVuIjpmYWxzZSwiY2l0ZXByb2NUZXh0IjoiWzMzXS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
          <w:id w:val="1602456199"/>
          <w:placeholder>
            <w:docPart w:val="BC1FF9FACC1B471FA6B9D6EB877D160D"/>
          </w:placeholder>
        </w:sdtPr>
        <w:sdtContent>
          <w:r w:rsidR="009C6692" w:rsidRPr="009C6692">
            <w:rPr>
              <w:color w:val="000000"/>
              <w:szCs w:val="22"/>
            </w:rPr>
            <w:t>[33]</w:t>
          </w:r>
        </w:sdtContent>
      </w:sdt>
      <w:r w:rsidR="002D39FE">
        <w:rPr>
          <w:color w:val="000000"/>
          <w:szCs w:val="22"/>
        </w:rPr>
        <w:t>.</w:t>
      </w:r>
      <w:bookmarkEnd w:id="310"/>
      <w:r w:rsidR="00D05CA6">
        <w:rPr>
          <w:szCs w:val="22"/>
        </w:rPr>
        <w:t xml:space="preserve"> </w:t>
      </w:r>
      <w:r w:rsidR="00956097" w:rsidRPr="00956097">
        <w:rPr>
          <w:szCs w:val="22"/>
        </w:rPr>
        <w:t>To replicate</w:t>
      </w:r>
      <w:r w:rsidR="00956097">
        <w:rPr>
          <w:szCs w:val="22"/>
        </w:rPr>
        <w:t xml:space="preserve"> our</w:t>
      </w:r>
      <w:r w:rsidR="00956097" w:rsidRPr="00956097">
        <w:rPr>
          <w:szCs w:val="22"/>
        </w:rPr>
        <w:t xml:space="preserve"> findings, fresh TCM was generated from two high-VEGF lines (Nike, Parks), two low-VEGF lines (CLL1390, 1771), and four additional lines selected by </w:t>
      </w:r>
      <w:r w:rsidR="00956097" w:rsidRPr="00956097">
        <w:rPr>
          <w:i/>
          <w:iCs/>
          <w:szCs w:val="22"/>
        </w:rPr>
        <w:t>MVB12A</w:t>
      </w:r>
      <w:r w:rsidR="00956097" w:rsidRPr="00956097">
        <w:rPr>
          <w:szCs w:val="22"/>
        </w:rPr>
        <w:t xml:space="preserve"> expression. Macrophages from three new donors were treated with these eight TCM, and VEGF in supernatants was measured by ELISA as above.</w:t>
      </w:r>
    </w:p>
    <w:p w14:paraId="6FCE1F67" w14:textId="558F8C54" w:rsidR="00D05CA6" w:rsidRPr="000D024E" w:rsidRDefault="00D05CA6" w:rsidP="00D05CA6">
      <w:pPr>
        <w:spacing w:line="480" w:lineRule="auto"/>
        <w:rPr>
          <w:b/>
          <w:bCs/>
          <w:iCs/>
          <w:sz w:val="32"/>
          <w:szCs w:val="32"/>
        </w:rPr>
      </w:pPr>
      <w:r w:rsidRPr="000D024E">
        <w:rPr>
          <w:b/>
          <w:bCs/>
          <w:iCs/>
          <w:sz w:val="32"/>
          <w:szCs w:val="32"/>
        </w:rPr>
        <w:t xml:space="preserve">CCL3 </w:t>
      </w:r>
      <w:ins w:id="320" w:author="Brady,Rachel" w:date="2026-01-15T11:18:00Z" w16du:dateUtc="2026-01-15T19:18:00Z">
        <w:r w:rsidR="00891956">
          <w:rPr>
            <w:b/>
            <w:bCs/>
            <w:iCs/>
            <w:sz w:val="32"/>
            <w:szCs w:val="32"/>
          </w:rPr>
          <w:t>knockdown</w:t>
        </w:r>
      </w:ins>
      <w:del w:id="321" w:author="Brady,Rachel" w:date="2026-01-15T11:18:00Z" w16du:dateUtc="2026-01-15T19:18:00Z">
        <w:r w:rsidRPr="000D024E" w:rsidDel="00891956">
          <w:rPr>
            <w:b/>
            <w:bCs/>
            <w:iCs/>
            <w:sz w:val="32"/>
            <w:szCs w:val="32"/>
          </w:rPr>
          <w:delText>knockdown</w:delText>
        </w:r>
      </w:del>
    </w:p>
    <w:p w14:paraId="1FF40A5B" w14:textId="6CBD08B2" w:rsidR="00D05CA6" w:rsidRPr="00D05CA6" w:rsidRDefault="00D05CA6" w:rsidP="00D05CA6">
      <w:pPr>
        <w:spacing w:line="480" w:lineRule="auto"/>
        <w:ind w:firstLine="720"/>
        <w:rPr>
          <w:rStyle w:val="normaltextrun"/>
          <w:szCs w:val="22"/>
        </w:rPr>
      </w:pPr>
      <w:r w:rsidRPr="00BA0028">
        <w:rPr>
          <w:szCs w:val="22"/>
        </w:rPr>
        <w:t xml:space="preserve">Small interfering RNA (siRNAs) were designed against canine CCL3 </w:t>
      </w:r>
      <w:r w:rsidR="00821933">
        <w:rPr>
          <w:szCs w:val="22"/>
        </w:rPr>
        <w:t>(</w:t>
      </w:r>
      <w:r w:rsidR="00821933" w:rsidRPr="00821933">
        <w:rPr>
          <w:szCs w:val="22"/>
        </w:rPr>
        <w:t>GenBank: AB164618.1</w:t>
      </w:r>
      <w:r w:rsidR="00821933">
        <w:rPr>
          <w:szCs w:val="22"/>
        </w:rPr>
        <w:t xml:space="preserve">) </w:t>
      </w:r>
      <w:r w:rsidRPr="00BA0028">
        <w:rPr>
          <w:szCs w:val="22"/>
        </w:rPr>
        <w:t>in conjunction with</w:t>
      </w:r>
      <w:r w:rsidR="00821933">
        <w:rPr>
          <w:szCs w:val="22"/>
        </w:rPr>
        <w:t xml:space="preserve"> a</w:t>
      </w:r>
      <w:r w:rsidRPr="00BA0028">
        <w:rPr>
          <w:szCs w:val="22"/>
        </w:rPr>
        <w:t xml:space="preserve"> non-targeting control (NTC) RNA (targeting siRNA sequences: GAA UAU GUG GCC GAU CUG AAG CUG A; CCU UUU CUG GUG UUC CGA AAG AUA </w:t>
      </w:r>
      <w:proofErr w:type="spellStart"/>
      <w:r w:rsidRPr="00BA0028">
        <w:rPr>
          <w:szCs w:val="22"/>
        </w:rPr>
        <w:t>AUA</w:t>
      </w:r>
      <w:proofErr w:type="spellEnd"/>
      <w:r w:rsidRPr="00BA0028">
        <w:rPr>
          <w:szCs w:val="22"/>
        </w:rPr>
        <w:t xml:space="preserve"> CCG; CUU UUC UGG UUU CGA AGA UAA UAC CGG; and NTC: </w:t>
      </w:r>
      <w:bookmarkStart w:id="322" w:name="OLE_LINK1"/>
      <w:r w:rsidRPr="00BA0028">
        <w:rPr>
          <w:szCs w:val="22"/>
        </w:rPr>
        <w:t>MISSION</w:t>
      </w:r>
      <w:r w:rsidRPr="00BA0028">
        <w:rPr>
          <w:szCs w:val="22"/>
          <w:vertAlign w:val="superscript"/>
        </w:rPr>
        <w:t>®</w:t>
      </w:r>
      <w:r w:rsidRPr="00BA0028">
        <w:rPr>
          <w:szCs w:val="22"/>
        </w:rPr>
        <w:t> siRNA Universal Negative Control #1</w:t>
      </w:r>
      <w:bookmarkEnd w:id="322"/>
      <w:r w:rsidRPr="00BA0028">
        <w:rPr>
          <w:szCs w:val="22"/>
        </w:rPr>
        <w:t xml:space="preserve">, SIC001, </w:t>
      </w:r>
      <w:r w:rsidRPr="00BA0028">
        <w:rPr>
          <w:szCs w:val="22"/>
        </w:rPr>
        <w:lastRenderedPageBreak/>
        <w:t xml:space="preserve">Sigma-Aldrich). siRNA-mediated </w:t>
      </w:r>
      <w:del w:id="323" w:author="Brady,Rachel" w:date="2026-01-15T11:18:00Z" w16du:dateUtc="2026-01-15T19:18:00Z">
        <w:r w:rsidRPr="00BA0028" w:rsidDel="00891956">
          <w:rPr>
            <w:szCs w:val="22"/>
          </w:rPr>
          <w:delText>knockdo</w:delText>
        </w:r>
      </w:del>
      <w:ins w:id="324" w:author="Brady,Rachel" w:date="2026-01-15T11:18:00Z" w16du:dateUtc="2026-01-15T19:18:00Z">
        <w:r w:rsidR="00891956">
          <w:rPr>
            <w:szCs w:val="22"/>
          </w:rPr>
          <w:t>knockdown</w:t>
        </w:r>
      </w:ins>
      <w:del w:id="325" w:author="Brady,Rachel" w:date="2026-01-15T11:18:00Z" w16du:dateUtc="2026-01-15T19:18:00Z">
        <w:r w:rsidRPr="00BA0028" w:rsidDel="00891956">
          <w:rPr>
            <w:szCs w:val="22"/>
          </w:rPr>
          <w:delText>wn</w:delText>
        </w:r>
      </w:del>
      <w:ins w:id="326" w:author="Brady,Rachel" w:date="2026-01-15T11:02:00Z" w16du:dateUtc="2026-01-15T19:02:00Z">
        <w:r w:rsidR="00D25AC7">
          <w:rPr>
            <w:szCs w:val="22"/>
          </w:rPr>
          <w:t xml:space="preserve"> (KD)</w:t>
        </w:r>
      </w:ins>
      <w:r w:rsidRPr="00BA0028">
        <w:rPr>
          <w:szCs w:val="22"/>
        </w:rPr>
        <w:t xml:space="preserve"> in DH82 cells was performed by seeding 50,000 cells per well in a 6 well plate in antibiotic-free medium 24 h before transfection. Gene‐specific or NTC siRNAs were added at various concentrations to assess </w:t>
      </w:r>
      <w:del w:id="327" w:author="Brady,Rachel" w:date="2026-01-15T11:03:00Z" w16du:dateUtc="2026-01-15T19:03:00Z">
        <w:r w:rsidRPr="00BA0028" w:rsidDel="00D25AC7">
          <w:rPr>
            <w:szCs w:val="22"/>
          </w:rPr>
          <w:delText xml:space="preserve">knockdown </w:delText>
        </w:r>
      </w:del>
      <w:ins w:id="328" w:author="Brady,Rachel" w:date="2026-01-15T11:03:00Z" w16du:dateUtc="2026-01-15T19:03:00Z">
        <w:r w:rsidR="00D25AC7">
          <w:rPr>
            <w:szCs w:val="22"/>
          </w:rPr>
          <w:t xml:space="preserve">KD </w:t>
        </w:r>
      </w:ins>
      <w:r w:rsidRPr="00BA0028">
        <w:rPr>
          <w:szCs w:val="22"/>
        </w:rPr>
        <w:t xml:space="preserve">efficiency. Ultimately, 100 </w:t>
      </w:r>
      <w:proofErr w:type="spellStart"/>
      <w:r w:rsidRPr="00BA0028">
        <w:rPr>
          <w:szCs w:val="22"/>
        </w:rPr>
        <w:t>nM</w:t>
      </w:r>
      <w:proofErr w:type="spellEnd"/>
      <w:r w:rsidRPr="00BA0028">
        <w:rPr>
          <w:szCs w:val="22"/>
        </w:rPr>
        <w:t xml:space="preserve"> final </w:t>
      </w:r>
      <w:r>
        <w:rPr>
          <w:szCs w:val="22"/>
        </w:rPr>
        <w:t xml:space="preserve">concentration </w:t>
      </w:r>
      <w:r w:rsidRPr="00BA0028">
        <w:rPr>
          <w:szCs w:val="22"/>
        </w:rPr>
        <w:t xml:space="preserve">siRNA was complexed with </w:t>
      </w:r>
      <w:proofErr w:type="spellStart"/>
      <w:r w:rsidRPr="00BA0028">
        <w:rPr>
          <w:szCs w:val="22"/>
        </w:rPr>
        <w:t>HiPerfect</w:t>
      </w:r>
      <w:proofErr w:type="spellEnd"/>
      <w:r w:rsidRPr="00BA0028">
        <w:rPr>
          <w:szCs w:val="22"/>
        </w:rPr>
        <w:t xml:space="preserve"> transfection reagent (</w:t>
      </w:r>
      <w:proofErr w:type="gramStart"/>
      <w:r w:rsidRPr="00BA0028">
        <w:rPr>
          <w:szCs w:val="22"/>
        </w:rPr>
        <w:t>Qiagen, #</w:t>
      </w:r>
      <w:proofErr w:type="gramEnd"/>
      <w:r w:rsidRPr="00BA0028">
        <w:rPr>
          <w:szCs w:val="22"/>
        </w:rPr>
        <w:t>301704) in Opti-MEM reduced serum media (</w:t>
      </w:r>
      <w:proofErr w:type="spellStart"/>
      <w:r w:rsidRPr="00BA0028">
        <w:rPr>
          <w:szCs w:val="22"/>
        </w:rPr>
        <w:t>Thermo</w:t>
      </w:r>
      <w:proofErr w:type="spellEnd"/>
      <w:r w:rsidRPr="00BA0028">
        <w:rPr>
          <w:szCs w:val="22"/>
        </w:rPr>
        <w:t xml:space="preserve"> </w:t>
      </w:r>
      <w:proofErr w:type="gramStart"/>
      <w:r w:rsidRPr="00BA0028">
        <w:rPr>
          <w:szCs w:val="22"/>
        </w:rPr>
        <w:t>Fisher, #</w:t>
      </w:r>
      <w:proofErr w:type="gramEnd"/>
      <w:r w:rsidRPr="00BA0028">
        <w:rPr>
          <w:szCs w:val="22"/>
        </w:rPr>
        <w:t xml:space="preserve"> 31985088) and added to the cultures according to the manufacturer’s protocol. Cells were incubated for 24 h, after which the medium was replaced with D10. </w:t>
      </w:r>
      <w:del w:id="329" w:author="Brady,Rachel" w:date="2026-01-15T11:18:00Z" w16du:dateUtc="2026-01-15T19:18:00Z">
        <w:r w:rsidRPr="00BA0028" w:rsidDel="00891956">
          <w:rPr>
            <w:szCs w:val="22"/>
          </w:rPr>
          <w:delText>Knockdown</w:delText>
        </w:r>
      </w:del>
      <w:ins w:id="330" w:author="Brady,Rachel" w:date="2026-01-15T11:18:00Z" w16du:dateUtc="2026-01-15T19:18:00Z">
        <w:r w:rsidR="00891956">
          <w:rPr>
            <w:szCs w:val="22"/>
          </w:rPr>
          <w:t>KD</w:t>
        </w:r>
      </w:ins>
      <w:r w:rsidRPr="00BA0028">
        <w:rPr>
          <w:szCs w:val="22"/>
        </w:rPr>
        <w:t xml:space="preserve"> efficiency</w:t>
      </w:r>
      <w:r>
        <w:rPr>
          <w:szCs w:val="22"/>
        </w:rPr>
        <w:t xml:space="preserve"> in KD, NTC and </w:t>
      </w:r>
      <w:r w:rsidR="00821933">
        <w:rPr>
          <w:szCs w:val="22"/>
        </w:rPr>
        <w:t>wild-type (</w:t>
      </w:r>
      <w:r>
        <w:rPr>
          <w:szCs w:val="22"/>
        </w:rPr>
        <w:t>WT</w:t>
      </w:r>
      <w:r w:rsidR="00821933">
        <w:rPr>
          <w:szCs w:val="22"/>
        </w:rPr>
        <w:t>)</w:t>
      </w:r>
      <w:r>
        <w:rPr>
          <w:szCs w:val="22"/>
        </w:rPr>
        <w:t xml:space="preserve"> cells</w:t>
      </w:r>
      <w:r w:rsidRPr="00BA0028">
        <w:rPr>
          <w:szCs w:val="22"/>
        </w:rPr>
        <w:t xml:space="preserve"> was assessed at 24, 48, and 72 h post-transfection by western blotting with an anti-CCL3 antibody (Kingfisher, #</w:t>
      </w:r>
      <w:r w:rsidRPr="00BA0028">
        <w:rPr>
          <w:szCs w:val="22"/>
          <w:shd w:val="clear" w:color="auto" w:fill="FFFFFF"/>
        </w:rPr>
        <w:t xml:space="preserve"> </w:t>
      </w:r>
      <w:r w:rsidRPr="00BA0028">
        <w:rPr>
          <w:szCs w:val="22"/>
        </w:rPr>
        <w:t>KP1365D</w:t>
      </w:r>
      <w:r w:rsidR="002E08DC">
        <w:rPr>
          <w:szCs w:val="22"/>
        </w:rPr>
        <w:t xml:space="preserve">, RRID </w:t>
      </w:r>
      <w:r w:rsidR="009D4312">
        <w:rPr>
          <w:szCs w:val="22"/>
        </w:rPr>
        <w:t>AB_3717327</w:t>
      </w:r>
      <w:r w:rsidRPr="00BA0028">
        <w:rPr>
          <w:szCs w:val="22"/>
        </w:rPr>
        <w:t>) and</w:t>
      </w:r>
      <w:r w:rsidR="00AD3D5E">
        <w:rPr>
          <w:szCs w:val="22"/>
        </w:rPr>
        <w:t xml:space="preserve"> Fiji </w:t>
      </w:r>
      <w:r w:rsidR="00AD3D5E" w:rsidRPr="00AD3D5E">
        <w:rPr>
          <w:szCs w:val="22"/>
        </w:rPr>
        <w:t>(RRID:SCR_002285)</w:t>
      </w:r>
      <w:r w:rsidR="00AD3D5E">
        <w:rPr>
          <w:szCs w:val="22"/>
        </w:rPr>
        <w:t xml:space="preserve"> for densiometric quantification, and</w:t>
      </w:r>
      <w:r w:rsidRPr="00BA0028">
        <w:rPr>
          <w:szCs w:val="22"/>
        </w:rPr>
        <w:t xml:space="preserve"> by CCL3 ELISA</w:t>
      </w:r>
      <w:r>
        <w:rPr>
          <w:szCs w:val="22"/>
        </w:rPr>
        <w:t xml:space="preserve"> </w:t>
      </w:r>
      <w:r w:rsidRPr="00BA0028">
        <w:rPr>
          <w:szCs w:val="22"/>
        </w:rPr>
        <w:t>in supernatants from the</w:t>
      </w:r>
      <w:r w:rsidR="00821933">
        <w:rPr>
          <w:szCs w:val="22"/>
        </w:rPr>
        <w:t xml:space="preserve"> KD and WT </w:t>
      </w:r>
      <w:r w:rsidRPr="00BA0028">
        <w:rPr>
          <w:szCs w:val="22"/>
        </w:rPr>
        <w:t>cells (</w:t>
      </w:r>
      <w:r>
        <w:rPr>
          <w:b/>
          <w:bCs/>
          <w:szCs w:val="22"/>
        </w:rPr>
        <w:t>S</w:t>
      </w:r>
      <w:ins w:id="331" w:author="Brady,Rachel" w:date="2026-02-04T11:37:00Z" w16du:dateUtc="2026-02-04T19:37:00Z">
        <w:r w:rsidR="003A2DE9">
          <w:rPr>
            <w:b/>
            <w:bCs/>
            <w:szCs w:val="22"/>
          </w:rPr>
          <w:t>3</w:t>
        </w:r>
      </w:ins>
      <w:del w:id="332" w:author="Brady,Rachel" w:date="2026-02-04T11:37:00Z" w16du:dateUtc="2026-02-04T19:37:00Z">
        <w:r w:rsidDel="003A2DE9">
          <w:rPr>
            <w:b/>
            <w:bCs/>
            <w:szCs w:val="22"/>
          </w:rPr>
          <w:delText>5</w:delText>
        </w:r>
      </w:del>
      <w:r>
        <w:rPr>
          <w:b/>
          <w:bCs/>
          <w:szCs w:val="22"/>
        </w:rPr>
        <w:t xml:space="preserve"> Fig</w:t>
      </w:r>
      <w:ins w:id="333" w:author="Brady,Rachel" w:date="2026-02-04T11:51:00Z" w16du:dateUtc="2026-02-04T19:51:00Z">
        <w:r w:rsidR="009C6692" w:rsidRPr="009C6692">
          <w:rPr>
            <w:szCs w:val="22"/>
            <w:rPrChange w:id="334" w:author="Brady,Rachel" w:date="2026-02-04T11:52:00Z" w16du:dateUtc="2026-02-04T19:52:00Z">
              <w:rPr>
                <w:b/>
                <w:bCs/>
                <w:szCs w:val="22"/>
              </w:rPr>
            </w:rPrChange>
          </w:rPr>
          <w:t xml:space="preserve"> [unedited western blots]</w:t>
        </w:r>
      </w:ins>
      <w:ins w:id="335" w:author="Brady,Rachel" w:date="2026-02-04T11:37:00Z" w16du:dateUtc="2026-02-04T19:37:00Z">
        <w:r w:rsidR="003A2DE9" w:rsidRPr="009C6692">
          <w:rPr>
            <w:szCs w:val="22"/>
            <w:rPrChange w:id="336" w:author="Brady,Rachel" w:date="2026-02-04T11:52:00Z" w16du:dateUtc="2026-02-04T19:52:00Z">
              <w:rPr>
                <w:b/>
                <w:bCs/>
                <w:szCs w:val="22"/>
              </w:rPr>
            </w:rPrChange>
          </w:rPr>
          <w:t xml:space="preserve"> and</w:t>
        </w:r>
        <w:r w:rsidR="003A2DE9">
          <w:rPr>
            <w:b/>
            <w:bCs/>
            <w:szCs w:val="22"/>
          </w:rPr>
          <w:t xml:space="preserve"> S4 Fig</w:t>
        </w:r>
      </w:ins>
      <w:ins w:id="337" w:author="Brady,Rachel" w:date="2026-02-04T11:51:00Z" w16du:dateUtc="2026-02-04T19:51:00Z">
        <w:r w:rsidR="009C6692">
          <w:rPr>
            <w:b/>
            <w:bCs/>
            <w:szCs w:val="22"/>
          </w:rPr>
          <w:t xml:space="preserve"> </w:t>
        </w:r>
        <w:r w:rsidR="009C6692" w:rsidRPr="009C6692">
          <w:rPr>
            <w:szCs w:val="22"/>
            <w:rPrChange w:id="338" w:author="Brady,Rachel" w:date="2026-02-04T11:52:00Z" w16du:dateUtc="2026-02-04T19:52:00Z">
              <w:rPr>
                <w:b/>
                <w:bCs/>
                <w:szCs w:val="22"/>
              </w:rPr>
            </w:rPrChange>
          </w:rPr>
          <w:t>[dens</w:t>
        </w:r>
      </w:ins>
      <w:ins w:id="339" w:author="Brady,Rachel" w:date="2026-02-04T11:52:00Z" w16du:dateUtc="2026-02-04T19:52:00Z">
        <w:r w:rsidR="009C6692" w:rsidRPr="009C6692">
          <w:rPr>
            <w:szCs w:val="22"/>
            <w:rPrChange w:id="340" w:author="Brady,Rachel" w:date="2026-02-04T11:52:00Z" w16du:dateUtc="2026-02-04T19:52:00Z">
              <w:rPr>
                <w:b/>
                <w:bCs/>
                <w:szCs w:val="22"/>
              </w:rPr>
            </w:rPrChange>
          </w:rPr>
          <w:t>iometric quantification and CCL3 ELISA values</w:t>
        </w:r>
        <w:r w:rsidR="009C6692">
          <w:rPr>
            <w:b/>
            <w:bCs/>
            <w:szCs w:val="22"/>
          </w:rPr>
          <w:t>]</w:t>
        </w:r>
      </w:ins>
      <w:r w:rsidRPr="00BA0028">
        <w:rPr>
          <w:szCs w:val="22"/>
        </w:rPr>
        <w:t>).</w:t>
      </w:r>
    </w:p>
    <w:p w14:paraId="36D0EC8A" w14:textId="53CDF9C6" w:rsidR="003545D2" w:rsidRPr="009271E5" w:rsidRDefault="006A03F7" w:rsidP="009271E5">
      <w:pPr>
        <w:spacing w:line="480" w:lineRule="auto"/>
        <w:rPr>
          <w:rStyle w:val="eop"/>
          <w:b/>
          <w:bCs/>
          <w:iCs/>
          <w:sz w:val="32"/>
          <w:szCs w:val="32"/>
        </w:rPr>
      </w:pPr>
      <w:r w:rsidRPr="009271E5">
        <w:rPr>
          <w:rStyle w:val="normaltextrun"/>
          <w:b/>
          <w:bCs/>
          <w:iCs/>
          <w:sz w:val="32"/>
          <w:szCs w:val="32"/>
        </w:rPr>
        <w:t xml:space="preserve">CCL3 </w:t>
      </w:r>
      <w:r w:rsidR="00956097" w:rsidRPr="009271E5">
        <w:rPr>
          <w:rStyle w:val="normaltextrun"/>
          <w:b/>
          <w:bCs/>
          <w:iCs/>
          <w:sz w:val="32"/>
          <w:szCs w:val="32"/>
        </w:rPr>
        <w:t>assays</w:t>
      </w:r>
    </w:p>
    <w:p w14:paraId="2FD1939E" w14:textId="6535594C" w:rsidR="00956097" w:rsidRDefault="00956097" w:rsidP="009271E5">
      <w:pPr>
        <w:spacing w:line="480" w:lineRule="auto"/>
        <w:ind w:firstLine="720"/>
        <w:rPr>
          <w:szCs w:val="22"/>
        </w:rPr>
      </w:pPr>
      <w:r w:rsidRPr="00956097">
        <w:rPr>
          <w:szCs w:val="22"/>
        </w:rPr>
        <w:t xml:space="preserve">Macrophages from three new canine donors were stimulated in triplicate with recombinant canine CCL3 (Novus Biologicals, Centennial, </w:t>
      </w:r>
      <w:proofErr w:type="gramStart"/>
      <w:r w:rsidR="005B49C5" w:rsidRPr="00956097">
        <w:rPr>
          <w:szCs w:val="22"/>
        </w:rPr>
        <w:t xml:space="preserve">CO, </w:t>
      </w:r>
      <w:r w:rsidR="005B49C5">
        <w:rPr>
          <w:szCs w:val="22"/>
        </w:rPr>
        <w:t>#</w:t>
      </w:r>
      <w:proofErr w:type="gramEnd"/>
      <w:r w:rsidRPr="00956097">
        <w:rPr>
          <w:szCs w:val="22"/>
        </w:rPr>
        <w:t xml:space="preserve">NBP3-11065) across a concentration range for 24 h. Supernatants were assayed for TNF-α by ELISA and corrected for cell loss at higher CCL3 levels. </w:t>
      </w:r>
      <w:r w:rsidR="00821933">
        <w:rPr>
          <w:szCs w:val="22"/>
        </w:rPr>
        <w:t xml:space="preserve">Fresh </w:t>
      </w:r>
      <w:r w:rsidRPr="00956097">
        <w:rPr>
          <w:szCs w:val="22"/>
        </w:rPr>
        <w:t xml:space="preserve">TCM </w:t>
      </w:r>
      <w:r w:rsidR="00821933">
        <w:rPr>
          <w:szCs w:val="22"/>
        </w:rPr>
        <w:t xml:space="preserve">was generated </w:t>
      </w:r>
      <w:proofErr w:type="gramStart"/>
      <w:r w:rsidRPr="00956097">
        <w:rPr>
          <w:szCs w:val="22"/>
        </w:rPr>
        <w:t>from</w:t>
      </w:r>
      <w:proofErr w:type="gramEnd"/>
      <w:r w:rsidRPr="00956097">
        <w:rPr>
          <w:szCs w:val="22"/>
        </w:rPr>
        <w:t xml:space="preserve"> </w:t>
      </w:r>
      <w:r w:rsidR="00821933">
        <w:rPr>
          <w:szCs w:val="22"/>
        </w:rPr>
        <w:t>WT, KD and NTC</w:t>
      </w:r>
      <w:r w:rsidRPr="00956097">
        <w:rPr>
          <w:szCs w:val="22"/>
        </w:rPr>
        <w:t xml:space="preserve"> </w:t>
      </w:r>
      <w:r w:rsidR="00821933">
        <w:rPr>
          <w:szCs w:val="22"/>
        </w:rPr>
        <w:t xml:space="preserve">DH82 </w:t>
      </w:r>
      <w:r w:rsidRPr="00956097">
        <w:rPr>
          <w:szCs w:val="22"/>
        </w:rPr>
        <w:t xml:space="preserve">cells. Donor macrophages were treated with each TCM in triplicate for 24 h, washed, and supernatants assayed for CCL3 by ELISA. </w:t>
      </w:r>
    </w:p>
    <w:p w14:paraId="49F218AF" w14:textId="0B67FFEB" w:rsidR="003545D2" w:rsidRPr="009271E5" w:rsidRDefault="006A03F7" w:rsidP="009271E5">
      <w:pPr>
        <w:spacing w:line="480" w:lineRule="auto"/>
        <w:rPr>
          <w:b/>
          <w:bCs/>
          <w:iCs/>
          <w:sz w:val="32"/>
          <w:szCs w:val="32"/>
        </w:rPr>
      </w:pPr>
      <w:bookmarkStart w:id="341" w:name="OLE_LINK3"/>
      <w:r w:rsidRPr="009271E5">
        <w:rPr>
          <w:rStyle w:val="normaltextrun"/>
          <w:b/>
          <w:bCs/>
          <w:iCs/>
          <w:sz w:val="32"/>
          <w:szCs w:val="32"/>
        </w:rPr>
        <w:t>Statistical Analysis</w:t>
      </w:r>
    </w:p>
    <w:p w14:paraId="49897663" w14:textId="433BF29F" w:rsidR="00AD3D5E" w:rsidRDefault="00A900EF" w:rsidP="00AD3D5E">
      <w:pPr>
        <w:spacing w:line="480" w:lineRule="auto"/>
        <w:ind w:firstLine="720"/>
        <w:rPr>
          <w:szCs w:val="22"/>
        </w:rPr>
      </w:pPr>
      <w:r w:rsidRPr="00A900EF">
        <w:rPr>
          <w:szCs w:val="22"/>
        </w:rPr>
        <w:t xml:space="preserve">This was an exploratory study, and no formal power analysis was conducted. </w:t>
      </w:r>
      <w:r w:rsidR="00E315AD">
        <w:rPr>
          <w:szCs w:val="22"/>
        </w:rPr>
        <w:t xml:space="preserve">A </w:t>
      </w:r>
      <w:r>
        <w:rPr>
          <w:szCs w:val="22"/>
        </w:rPr>
        <w:t xml:space="preserve">minimum of </w:t>
      </w:r>
      <w:r w:rsidRPr="00A900EF">
        <w:rPr>
          <w:szCs w:val="22"/>
        </w:rPr>
        <w:t xml:space="preserve">three independent canine donors </w:t>
      </w:r>
      <w:r w:rsidR="00E315AD">
        <w:rPr>
          <w:szCs w:val="22"/>
        </w:rPr>
        <w:t xml:space="preserve">were </w:t>
      </w:r>
      <w:r w:rsidRPr="00A900EF">
        <w:rPr>
          <w:szCs w:val="22"/>
        </w:rPr>
        <w:t>used for all macrophage experiments</w:t>
      </w:r>
      <w:r>
        <w:rPr>
          <w:szCs w:val="22"/>
        </w:rPr>
        <w:t xml:space="preserve">. </w:t>
      </w:r>
      <w:r w:rsidR="009D2D68">
        <w:rPr>
          <w:szCs w:val="22"/>
        </w:rPr>
        <w:t>A</w:t>
      </w:r>
      <w:r w:rsidR="009D2D68" w:rsidRPr="00E80806">
        <w:rPr>
          <w:szCs w:val="22"/>
        </w:rPr>
        <w:t xml:space="preserve">nalyses </w:t>
      </w:r>
      <w:r w:rsidR="006C2391">
        <w:rPr>
          <w:szCs w:val="22"/>
        </w:rPr>
        <w:t xml:space="preserve">and </w:t>
      </w:r>
      <w:r w:rsidR="006C2391" w:rsidRPr="006C2391">
        <w:rPr>
          <w:szCs w:val="22"/>
        </w:rPr>
        <w:t xml:space="preserve">data visualization </w:t>
      </w:r>
      <w:r w:rsidR="009D2D68" w:rsidRPr="00E80806">
        <w:rPr>
          <w:szCs w:val="22"/>
        </w:rPr>
        <w:t xml:space="preserve">were performed </w:t>
      </w:r>
      <w:bookmarkStart w:id="342" w:name="_Hlk197514556"/>
      <w:r w:rsidR="009D2D68" w:rsidRPr="00E80806">
        <w:rPr>
          <w:szCs w:val="22"/>
        </w:rPr>
        <w:t xml:space="preserve">using </w:t>
      </w:r>
      <w:r w:rsidR="006C2391" w:rsidRPr="006C2391">
        <w:rPr>
          <w:szCs w:val="22"/>
        </w:rPr>
        <w:t xml:space="preserve">GraphPad Prism </w:t>
      </w:r>
      <w:r w:rsidR="00AD3D5E">
        <w:rPr>
          <w:szCs w:val="22"/>
        </w:rPr>
        <w:t xml:space="preserve">v10.2 </w:t>
      </w:r>
      <w:r w:rsidR="006C2391" w:rsidRPr="006C2391">
        <w:rPr>
          <w:szCs w:val="22"/>
        </w:rPr>
        <w:t xml:space="preserve">(RRID:SCR_002798) </w:t>
      </w:r>
      <w:r w:rsidR="009D2D68">
        <w:rPr>
          <w:szCs w:val="22"/>
        </w:rPr>
        <w:t xml:space="preserve">and </w:t>
      </w:r>
      <w:bookmarkEnd w:id="342"/>
      <w:r w:rsidR="006C2391" w:rsidRPr="006C2391">
        <w:rPr>
          <w:szCs w:val="22"/>
        </w:rPr>
        <w:t xml:space="preserve">R </w:t>
      </w:r>
      <w:r w:rsidR="001B4D5B">
        <w:rPr>
          <w:szCs w:val="22"/>
        </w:rPr>
        <w:t xml:space="preserve">version 4.3.1 </w:t>
      </w:r>
      <w:r w:rsidR="006C2391" w:rsidRPr="006C2391">
        <w:rPr>
          <w:szCs w:val="22"/>
        </w:rPr>
        <w:t>(RRID:SCR_001905)</w:t>
      </w:r>
      <w:r w:rsidR="002D39FE">
        <w:rPr>
          <w:szCs w:val="22"/>
        </w:rPr>
        <w:t xml:space="preserve"> </w:t>
      </w:r>
      <w:sdt>
        <w:sdtPr>
          <w:rPr>
            <w:color w:val="000000"/>
            <w:szCs w:val="22"/>
          </w:rPr>
          <w:tag w:val="MENDELEY_CITATION_v3_eyJjaXRhdGlvbklEIjoiTUVOREVMRVlfQ0lUQVRJT05fNTYyNTdjNGItNTJlZS00NTFiLWI4YWEtNTI5YzVlMTBlNDMzIiwicHJvcGVydGllcyI6eyJub3RlSW5kZXgiOjB9LCJpc0VkaXRlZCI6ZmFsc2UsIm1hbnVhbE92ZXJyaWRlIjp7ImlzTWFudWFsbHlPdmVycmlkZGVuIjpmYWxzZSwiY2l0ZXByb2NUZXh0IjoiWzI3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XX0="/>
          <w:id w:val="2057736382"/>
          <w:placeholder>
            <w:docPart w:val="632198CB1C5A4052B81F0C95C43280C7"/>
          </w:placeholder>
        </w:sdtPr>
        <w:sdtContent>
          <w:r w:rsidR="009C6692" w:rsidRPr="009C6692">
            <w:rPr>
              <w:color w:val="000000"/>
              <w:szCs w:val="22"/>
            </w:rPr>
            <w:t>[27]</w:t>
          </w:r>
        </w:sdtContent>
      </w:sdt>
      <w:r w:rsidR="002D39FE">
        <w:rPr>
          <w:color w:val="000000"/>
          <w:szCs w:val="22"/>
        </w:rPr>
        <w:t>.</w:t>
      </w:r>
      <w:r w:rsidR="009D2D68" w:rsidRPr="00E80806">
        <w:rPr>
          <w:color w:val="000000"/>
          <w:szCs w:val="22"/>
          <w:vertAlign w:val="superscript"/>
        </w:rPr>
        <w:t xml:space="preserve">  </w:t>
      </w:r>
      <w:bookmarkStart w:id="343" w:name="_Toc201392942"/>
      <w:r w:rsidR="00AB13C2" w:rsidRPr="00AB13C2">
        <w:rPr>
          <w:szCs w:val="22"/>
        </w:rPr>
        <w:t xml:space="preserve">Normality was assessed by the Shapiro–Wilk test, and data are reported as mean ± SEM or median (range). </w:t>
      </w:r>
      <w:r w:rsidR="00AD3D5E" w:rsidRPr="00AD3D5E">
        <w:rPr>
          <w:szCs w:val="22"/>
        </w:rPr>
        <w:t xml:space="preserve">Statistical significance was set at α = 0.05 unless otherwise specified, and results are denoted as: </w:t>
      </w:r>
      <w:r w:rsidR="00AD3D5E" w:rsidRPr="00AD3D5E">
        <w:rPr>
          <w:i/>
          <w:iCs/>
          <w:szCs w:val="22"/>
        </w:rPr>
        <w:t>p</w:t>
      </w:r>
      <w:r w:rsidR="00AD3D5E" w:rsidRPr="00AD3D5E">
        <w:rPr>
          <w:szCs w:val="22"/>
        </w:rPr>
        <w:t xml:space="preserve"> &lt; 0.05, *</w:t>
      </w:r>
      <w:r w:rsidR="00AD3D5E" w:rsidRPr="00AD3D5E">
        <w:rPr>
          <w:i/>
          <w:iCs/>
          <w:szCs w:val="22"/>
        </w:rPr>
        <w:t>p</w:t>
      </w:r>
      <w:r w:rsidR="00AD3D5E" w:rsidRPr="00AD3D5E">
        <w:rPr>
          <w:szCs w:val="22"/>
        </w:rPr>
        <w:t xml:space="preserve"> &lt; 0.01, **</w:t>
      </w:r>
      <w:r w:rsidR="00AD3D5E" w:rsidRPr="00AD3D5E">
        <w:rPr>
          <w:i/>
          <w:iCs/>
          <w:szCs w:val="22"/>
        </w:rPr>
        <w:t>p</w:t>
      </w:r>
      <w:r w:rsidR="00AD3D5E" w:rsidRPr="00AD3D5E">
        <w:rPr>
          <w:szCs w:val="22"/>
        </w:rPr>
        <w:t xml:space="preserve"> &lt; 0.001, ns = not significant</w:t>
      </w:r>
      <w:r w:rsidR="00AF0552">
        <w:rPr>
          <w:szCs w:val="22"/>
        </w:rPr>
        <w:t xml:space="preserve">. </w:t>
      </w:r>
      <w:r w:rsidR="00AB13C2" w:rsidRPr="00AB13C2">
        <w:rPr>
          <w:szCs w:val="22"/>
        </w:rPr>
        <w:t xml:space="preserve">Intraclass correlation coefficients (ICCs) were calculated using linear mixed-effects models with treatment as a fixed effect and </w:t>
      </w:r>
      <w:r w:rsidR="00AB13C2" w:rsidRPr="00AB13C2">
        <w:rPr>
          <w:szCs w:val="22"/>
        </w:rPr>
        <w:lastRenderedPageBreak/>
        <w:t>donor as a random effect</w:t>
      </w:r>
      <w:r w:rsidR="00AD3D5E">
        <w:rPr>
          <w:szCs w:val="22"/>
        </w:rPr>
        <w:t xml:space="preserve">, representing </w:t>
      </w:r>
      <w:r w:rsidR="00AB13C2" w:rsidRPr="00AB13C2">
        <w:rPr>
          <w:szCs w:val="22"/>
        </w:rPr>
        <w:t xml:space="preserve">the proportion of variance due to donor identity after accounting for treatment. </w:t>
      </w:r>
      <w:r w:rsidR="00AB13C2" w:rsidRPr="00AB13C2">
        <w:rPr>
          <w:i/>
          <w:iCs/>
          <w:szCs w:val="22"/>
        </w:rPr>
        <w:t>P</w:t>
      </w:r>
      <w:r w:rsidR="00AB13C2" w:rsidRPr="00AB13C2">
        <w:rPr>
          <w:szCs w:val="22"/>
        </w:rPr>
        <w:t xml:space="preserve">-values from likelihood ratio tests for the seven analytes were adjusted for multiple comparisons using the Benjamini-Hochberg (BH) </w:t>
      </w:r>
      <w:r w:rsidR="00AD3D5E">
        <w:rPr>
          <w:szCs w:val="22"/>
        </w:rPr>
        <w:t xml:space="preserve">false discovery rate (FDR) </w:t>
      </w:r>
      <w:r w:rsidR="00AB13C2" w:rsidRPr="00AB13C2">
        <w:rPr>
          <w:szCs w:val="22"/>
        </w:rPr>
        <w:t>method.</w:t>
      </w:r>
      <w:r w:rsidR="00AB13C2">
        <w:rPr>
          <w:szCs w:val="22"/>
        </w:rPr>
        <w:t xml:space="preserve"> </w:t>
      </w:r>
      <w:r w:rsidR="00AB13C2" w:rsidRPr="00AB13C2">
        <w:rPr>
          <w:szCs w:val="22"/>
        </w:rPr>
        <w:t xml:space="preserve">Cell line and tumor type overrepresentation in top/bottom quartiles </w:t>
      </w:r>
      <w:proofErr w:type="gramStart"/>
      <w:r w:rsidR="00AB13C2" w:rsidRPr="00AB13C2">
        <w:rPr>
          <w:szCs w:val="22"/>
        </w:rPr>
        <w:t>was</w:t>
      </w:r>
      <w:proofErr w:type="gramEnd"/>
      <w:r w:rsidR="00AB13C2" w:rsidRPr="00AB13C2">
        <w:rPr>
          <w:szCs w:val="22"/>
        </w:rPr>
        <w:t xml:space="preserve"> tested using permutation analysis with </w:t>
      </w:r>
      <w:r w:rsidR="002F2C16">
        <w:rPr>
          <w:szCs w:val="22"/>
        </w:rPr>
        <w:t xml:space="preserve">20,000 permutations (cell line) or </w:t>
      </w:r>
      <w:r w:rsidR="00AB13C2" w:rsidRPr="00AB13C2">
        <w:rPr>
          <w:szCs w:val="22"/>
        </w:rPr>
        <w:t>5,000 permutations</w:t>
      </w:r>
      <w:r w:rsidR="002F2C16">
        <w:rPr>
          <w:szCs w:val="22"/>
        </w:rPr>
        <w:t xml:space="preserve"> (tumor type</w:t>
      </w:r>
      <w:r w:rsidR="00AB13C2" w:rsidRPr="00AB13C2">
        <w:rPr>
          <w:szCs w:val="22"/>
        </w:rPr>
        <w:t>,</w:t>
      </w:r>
      <w:r w:rsidR="002F2C16">
        <w:rPr>
          <w:szCs w:val="22"/>
        </w:rPr>
        <w:t xml:space="preserve"> 4- and 5-category grouping),</w:t>
      </w:r>
      <w:r w:rsidR="00AB13C2" w:rsidRPr="00AB13C2">
        <w:rPr>
          <w:szCs w:val="22"/>
        </w:rPr>
        <w:t xml:space="preserve"> a fixed random seed, and BH adjustment.</w:t>
      </w:r>
      <w:r w:rsidR="00AB13C2">
        <w:rPr>
          <w:szCs w:val="22"/>
        </w:rPr>
        <w:t xml:space="preserve"> </w:t>
      </w:r>
      <w:r w:rsidR="00AD3D5E" w:rsidRPr="00AD3D5E">
        <w:rPr>
          <w:szCs w:val="22"/>
        </w:rPr>
        <w:t>Pairwise cytokine correlations and correlations between gene expression and cytokine z-scores were assessed by Spearman’s rank correlation with BH adjustment. Nonparametric group comparisons were performed using the Wilcoxon rank-sum test for binary categories (e.g., mutation present vs. absent) and the Kruskal–</w:t>
      </w:r>
      <w:proofErr w:type="gramStart"/>
      <w:r w:rsidR="00AD3D5E" w:rsidRPr="00AD3D5E">
        <w:rPr>
          <w:szCs w:val="22"/>
        </w:rPr>
        <w:t>Wallis</w:t>
      </w:r>
      <w:proofErr w:type="gramEnd"/>
      <w:r w:rsidR="00AD3D5E" w:rsidRPr="00AD3D5E">
        <w:rPr>
          <w:szCs w:val="22"/>
        </w:rPr>
        <w:t xml:space="preserve"> test for multi-level factors (e.g., </w:t>
      </w:r>
      <w:proofErr w:type="spellStart"/>
      <w:r w:rsidR="00AD3D5E" w:rsidRPr="00AD3D5E">
        <w:rPr>
          <w:szCs w:val="22"/>
        </w:rPr>
        <w:t>pAKT</w:t>
      </w:r>
      <w:proofErr w:type="spellEnd"/>
      <w:r w:rsidR="00AD3D5E" w:rsidRPr="00AD3D5E">
        <w:rPr>
          <w:szCs w:val="22"/>
        </w:rPr>
        <w:t xml:space="preserve"> status).</w:t>
      </w:r>
      <w:r w:rsidR="00AD3D5E">
        <w:rPr>
          <w:szCs w:val="22"/>
        </w:rPr>
        <w:t xml:space="preserve"> </w:t>
      </w:r>
      <w:r w:rsidR="00AD3D5E" w:rsidRPr="00AD3D5E">
        <w:rPr>
          <w:szCs w:val="22"/>
        </w:rPr>
        <w:t xml:space="preserve">Linear mixed-effects models were applied to dose-response and exosome-fractionation experiments, specifying treatment condition as a fixed effect and donor as a random intercept. Model assumptions were verified by inspection of residual vs. fitted value plots for homoscedasticity and Q–Q plots for normality. Two-group comparisons of high- versus low-MVB12A expressors were analyzed using Welch’s or Student’s </w:t>
      </w:r>
      <w:r w:rsidR="00AD3D5E" w:rsidRPr="00AD3D5E">
        <w:rPr>
          <w:i/>
          <w:iCs/>
          <w:szCs w:val="22"/>
        </w:rPr>
        <w:t>t</w:t>
      </w:r>
      <w:r w:rsidR="00AD3D5E" w:rsidRPr="00AD3D5E">
        <w:rPr>
          <w:szCs w:val="22"/>
        </w:rPr>
        <w:t xml:space="preserve">-tests as appropriate. One-sample </w:t>
      </w:r>
      <w:r w:rsidR="00AD3D5E" w:rsidRPr="00AD3D5E">
        <w:rPr>
          <w:i/>
          <w:iCs/>
          <w:szCs w:val="22"/>
        </w:rPr>
        <w:t>t</w:t>
      </w:r>
      <w:r w:rsidR="00AD3D5E" w:rsidRPr="00AD3D5E">
        <w:rPr>
          <w:szCs w:val="22"/>
        </w:rPr>
        <w:t>-tests were used for comparisons normalized to a reference value (e.g., normalized to WT = 1). Multiple comparisons were corrected using the BH method across analyses.</w:t>
      </w:r>
      <w:ins w:id="344" w:author="Brady,Rachel" w:date="2026-01-14T16:55:00Z" w16du:dateUtc="2026-01-15T00:55:00Z">
        <w:r w:rsidR="004859A8">
          <w:rPr>
            <w:szCs w:val="22"/>
          </w:rPr>
          <w:t xml:space="preserve"> </w:t>
        </w:r>
      </w:ins>
      <w:ins w:id="345" w:author="Brady,Rachel" w:date="2026-01-14T16:55:00Z">
        <w:r w:rsidR="004859A8" w:rsidRPr="004859A8">
          <w:rPr>
            <w:szCs w:val="22"/>
          </w:rPr>
          <w:t xml:space="preserve">Scripts for data normalization, correlation analysis, DESeq2, </w:t>
        </w:r>
      </w:ins>
      <w:ins w:id="346" w:author="Brady,Rachel" w:date="2026-01-14T16:59:00Z" w16du:dateUtc="2026-01-15T00:59:00Z">
        <w:r w:rsidR="00356BF9">
          <w:rPr>
            <w:szCs w:val="22"/>
          </w:rPr>
          <w:t>GSEA</w:t>
        </w:r>
      </w:ins>
      <w:ins w:id="347" w:author="Brady,Rachel" w:date="2026-01-14T16:55:00Z">
        <w:r w:rsidR="004859A8" w:rsidRPr="004859A8">
          <w:rPr>
            <w:szCs w:val="22"/>
          </w:rPr>
          <w:t xml:space="preserve"> (</w:t>
        </w:r>
        <w:proofErr w:type="spellStart"/>
        <w:r w:rsidR="004859A8" w:rsidRPr="004859A8">
          <w:rPr>
            <w:szCs w:val="22"/>
          </w:rPr>
          <w:t>clusterProfiler</w:t>
        </w:r>
        <w:proofErr w:type="spellEnd"/>
        <w:r w:rsidR="004859A8" w:rsidRPr="004859A8">
          <w:rPr>
            <w:szCs w:val="22"/>
          </w:rPr>
          <w:t xml:space="preserve">), and mixed-effects modeling are available </w:t>
        </w:r>
      </w:ins>
      <w:ins w:id="348" w:author="Brady,Rachel" w:date="2026-01-14T16:58:00Z" w16du:dateUtc="2026-01-15T00:58:00Z">
        <w:r w:rsidR="00356BF9">
          <w:rPr>
            <w:szCs w:val="22"/>
          </w:rPr>
          <w:t>on</w:t>
        </w:r>
      </w:ins>
      <w:ins w:id="349" w:author="Brady,Rachel" w:date="2026-01-14T16:55:00Z">
        <w:r w:rsidR="004859A8" w:rsidRPr="004859A8">
          <w:rPr>
            <w:szCs w:val="22"/>
          </w:rPr>
          <w:t xml:space="preserve"> </w:t>
        </w:r>
      </w:ins>
      <w:ins w:id="350" w:author="Brady,Rachel" w:date="2026-01-14T16:58:00Z">
        <w:r w:rsidR="00356BF9" w:rsidRPr="00356BF9">
          <w:rPr>
            <w:szCs w:val="22"/>
          </w:rPr>
          <w:t>GitHub (</w:t>
        </w:r>
        <w:r w:rsidR="00356BF9" w:rsidRPr="00356BF9">
          <w:rPr>
            <w:szCs w:val="22"/>
          </w:rPr>
          <w:fldChar w:fldCharType="begin"/>
        </w:r>
        <w:r w:rsidR="00356BF9" w:rsidRPr="00356BF9">
          <w:rPr>
            <w:szCs w:val="22"/>
          </w:rPr>
          <w:instrText>HYPERLINK "https://github.com/%5Busername%5D/%5Brepo"</w:instrText>
        </w:r>
        <w:r w:rsidR="00356BF9" w:rsidRPr="00356BF9">
          <w:rPr>
            <w:szCs w:val="22"/>
          </w:rPr>
        </w:r>
        <w:r w:rsidR="00356BF9" w:rsidRPr="00356BF9">
          <w:rPr>
            <w:szCs w:val="22"/>
          </w:rPr>
          <w:fldChar w:fldCharType="separate"/>
        </w:r>
        <w:r w:rsidR="00356BF9" w:rsidRPr="00356BF9">
          <w:rPr>
            <w:rStyle w:val="Hyperlink"/>
            <w:szCs w:val="22"/>
          </w:rPr>
          <w:t>https://github.com/[username]/[repo</w:t>
        </w:r>
      </w:ins>
      <w:ins w:id="351" w:author="Brady,Rachel" w:date="2026-01-14T16:58:00Z" w16du:dateUtc="2026-01-15T00:58:00Z">
        <w:r w:rsidR="00356BF9" w:rsidRPr="00356BF9">
          <w:rPr>
            <w:szCs w:val="22"/>
          </w:rPr>
          <w:fldChar w:fldCharType="end"/>
        </w:r>
      </w:ins>
      <w:ins w:id="352" w:author="Brady,Rachel" w:date="2026-01-14T16:58:00Z">
        <w:r w:rsidR="00356BF9" w:rsidRPr="00356BF9">
          <w:rPr>
            <w:szCs w:val="22"/>
          </w:rPr>
          <w:t xml:space="preserve">]) and archived at </w:t>
        </w:r>
        <w:proofErr w:type="spellStart"/>
        <w:r w:rsidR="00356BF9" w:rsidRPr="00356BF9">
          <w:rPr>
            <w:szCs w:val="22"/>
          </w:rPr>
          <w:t>Zenodo</w:t>
        </w:r>
        <w:proofErr w:type="spellEnd"/>
        <w:r w:rsidR="00356BF9" w:rsidRPr="00356BF9">
          <w:rPr>
            <w:szCs w:val="22"/>
          </w:rPr>
          <w:t xml:space="preserve"> (DOI: 10.5281/</w:t>
        </w:r>
        <w:proofErr w:type="spellStart"/>
        <w:r w:rsidR="00356BF9" w:rsidRPr="00356BF9">
          <w:rPr>
            <w:szCs w:val="22"/>
          </w:rPr>
          <w:t>zenodo.XXXXXXX</w:t>
        </w:r>
        <w:proofErr w:type="spellEnd"/>
        <w:r w:rsidR="00356BF9" w:rsidRPr="00356BF9">
          <w:rPr>
            <w:szCs w:val="22"/>
          </w:rPr>
          <w:t>).</w:t>
        </w:r>
      </w:ins>
    </w:p>
    <w:p w14:paraId="780BBE8B" w14:textId="423A16CC" w:rsidR="009271E5" w:rsidRDefault="006A03F7" w:rsidP="00AD3D5E">
      <w:pPr>
        <w:spacing w:line="480" w:lineRule="auto"/>
        <w:rPr>
          <w:rStyle w:val="normaltextrun"/>
          <w:b/>
          <w:bCs/>
          <w:sz w:val="36"/>
          <w:szCs w:val="36"/>
        </w:rPr>
      </w:pPr>
      <w:r w:rsidRPr="009271E5">
        <w:rPr>
          <w:rStyle w:val="normaltextrun"/>
          <w:b/>
          <w:bCs/>
          <w:sz w:val="36"/>
          <w:szCs w:val="36"/>
        </w:rPr>
        <w:t>RESULTS</w:t>
      </w:r>
      <w:bookmarkEnd w:id="343"/>
      <w:r w:rsidRPr="009271E5">
        <w:rPr>
          <w:rStyle w:val="eop"/>
          <w:b/>
          <w:bCs/>
          <w:sz w:val="36"/>
          <w:szCs w:val="36"/>
        </w:rPr>
        <w:t> </w:t>
      </w:r>
    </w:p>
    <w:p w14:paraId="5B76B5F2" w14:textId="79DDE5AF" w:rsidR="003545D2" w:rsidRPr="009271E5" w:rsidRDefault="00E810C3" w:rsidP="009271E5">
      <w:pPr>
        <w:spacing w:line="480" w:lineRule="auto"/>
        <w:rPr>
          <w:b/>
          <w:bCs/>
          <w:iCs/>
          <w:sz w:val="48"/>
          <w:szCs w:val="48"/>
        </w:rPr>
      </w:pPr>
      <w:ins w:id="353" w:author="Brady,Rachel" w:date="2026-01-14T12:47:00Z">
        <w:r w:rsidRPr="00E810C3">
          <w:rPr>
            <w:b/>
            <w:bCs/>
            <w:iCs/>
            <w:sz w:val="32"/>
            <w:szCs w:val="32"/>
          </w:rPr>
          <w:t>Canine cancer cell lines vary in macrophage polarization capacity</w:t>
        </w:r>
      </w:ins>
      <w:del w:id="354" w:author="Brady,Rachel" w:date="2026-01-14T12:47:00Z" w16du:dateUtc="2026-01-14T20:47:00Z">
        <w:r w:rsidR="006A03F7" w:rsidRPr="009271E5" w:rsidDel="00E810C3">
          <w:rPr>
            <w:b/>
            <w:bCs/>
            <w:iCs/>
            <w:sz w:val="32"/>
            <w:szCs w:val="32"/>
          </w:rPr>
          <w:delText>Classification and correlation of macrophage secretions</w:delText>
        </w:r>
      </w:del>
      <w:r w:rsidR="009271E5">
        <w:rPr>
          <w:b/>
          <w:bCs/>
          <w:iCs/>
          <w:sz w:val="32"/>
          <w:szCs w:val="32"/>
        </w:rPr>
        <w:t>.</w:t>
      </w:r>
    </w:p>
    <w:p w14:paraId="7E7D2CD0" w14:textId="66050305" w:rsidR="009271E5" w:rsidRDefault="00BB49AB" w:rsidP="009271E5">
      <w:pPr>
        <w:spacing w:line="480" w:lineRule="auto"/>
        <w:ind w:firstLine="720"/>
        <w:rPr>
          <w:szCs w:val="22"/>
        </w:rPr>
      </w:pPr>
      <w:r w:rsidRPr="00BB49AB">
        <w:rPr>
          <w:szCs w:val="22"/>
        </w:rPr>
        <w:t xml:space="preserve">Using three independent canine donors and </w:t>
      </w:r>
      <w:r>
        <w:rPr>
          <w:szCs w:val="22"/>
        </w:rPr>
        <w:t xml:space="preserve">TCM from </w:t>
      </w:r>
      <w:r w:rsidRPr="00BB49AB">
        <w:rPr>
          <w:szCs w:val="22"/>
        </w:rPr>
        <w:t>25 cell lines, macrophage-secreted cytokines</w:t>
      </w:r>
      <w:r>
        <w:rPr>
          <w:szCs w:val="22"/>
        </w:rPr>
        <w:t xml:space="preserve"> </w:t>
      </w:r>
      <w:r w:rsidR="00956097" w:rsidRPr="00956097">
        <w:rPr>
          <w:szCs w:val="22"/>
        </w:rPr>
        <w:t>and chemokines were quantified after TCM treatment. The mean</w:t>
      </w:r>
      <w:ins w:id="355" w:author="Brady,Rachel" w:date="2026-01-14T17:05:00Z" w16du:dateUtc="2026-01-15T01:05:00Z">
        <w:r w:rsidR="00356BF9">
          <w:rPr>
            <w:szCs w:val="22"/>
          </w:rPr>
          <w:t xml:space="preserve"> tumor</w:t>
        </w:r>
      </w:ins>
      <w:r w:rsidR="00956097" w:rsidRPr="00956097">
        <w:rPr>
          <w:szCs w:val="22"/>
        </w:rPr>
        <w:t xml:space="preserve"> cell count at TCM harvest was 11.04 × 10^6 (range 4.6–20.04 × 10^6), with no significant differences</w:t>
      </w:r>
      <w:del w:id="356" w:author="Brady,Rachel" w:date="2026-01-14T17:05:00Z" w16du:dateUtc="2026-01-15T01:05:00Z">
        <w:r w:rsidR="00956097" w:rsidRPr="00956097" w:rsidDel="00356BF9">
          <w:rPr>
            <w:szCs w:val="22"/>
          </w:rPr>
          <w:delText xml:space="preserve"> across</w:delText>
        </w:r>
      </w:del>
      <w:r w:rsidR="00956097" w:rsidRPr="00956097">
        <w:rPr>
          <w:szCs w:val="22"/>
        </w:rPr>
        <w:t xml:space="preserve"> </w:t>
      </w:r>
      <w:ins w:id="357" w:author="Brady,Rachel" w:date="2026-01-14T17:05:00Z" w16du:dateUtc="2026-01-15T01:05:00Z">
        <w:r w:rsidR="00356BF9">
          <w:rPr>
            <w:szCs w:val="22"/>
          </w:rPr>
          <w:t xml:space="preserve">in tumor cell </w:t>
        </w:r>
        <w:r w:rsidR="00356BF9">
          <w:rPr>
            <w:szCs w:val="22"/>
          </w:rPr>
          <w:lastRenderedPageBreak/>
          <w:t xml:space="preserve">count across </w:t>
        </w:r>
      </w:ins>
      <w:r w:rsidR="00956097" w:rsidRPr="00956097">
        <w:rPr>
          <w:szCs w:val="22"/>
        </w:rPr>
        <w:t>tumor types (</w:t>
      </w:r>
      <w:r w:rsidR="009271E5">
        <w:rPr>
          <w:b/>
          <w:bCs/>
          <w:szCs w:val="22"/>
        </w:rPr>
        <w:t>S</w:t>
      </w:r>
      <w:r w:rsidR="00956097" w:rsidRPr="00956097">
        <w:rPr>
          <w:b/>
          <w:bCs/>
          <w:szCs w:val="22"/>
        </w:rPr>
        <w:t>1</w:t>
      </w:r>
      <w:r w:rsidR="009271E5">
        <w:rPr>
          <w:b/>
          <w:bCs/>
          <w:szCs w:val="22"/>
        </w:rPr>
        <w:t xml:space="preserve"> Fig</w:t>
      </w:r>
      <w:r w:rsidR="00956097" w:rsidRPr="00956097">
        <w:rPr>
          <w:szCs w:val="22"/>
        </w:rPr>
        <w:t>). Of 15 analytes measured, seven were consistently detectable: CCL2, IL-8, IL-10, KC-like, TNF-α, TGF-β, and VEGF. Significant inter-donor variability was observed for most cytokines. CCL2 and VEGF showed the greatest variability, consistent with wide dynamic ranges and high ICCs. KC-like</w:t>
      </w:r>
      <w:r w:rsidR="00B903F4">
        <w:rPr>
          <w:szCs w:val="22"/>
        </w:rPr>
        <w:t xml:space="preserve"> was marginally insignificant and</w:t>
      </w:r>
      <w:r w:rsidR="00956097" w:rsidRPr="00956097">
        <w:rPr>
          <w:szCs w:val="22"/>
        </w:rPr>
        <w:t xml:space="preserve"> showed a relatively high ICC, indicating </w:t>
      </w:r>
      <w:r w:rsidR="00B903F4">
        <w:rPr>
          <w:szCs w:val="22"/>
        </w:rPr>
        <w:t xml:space="preserve">a </w:t>
      </w:r>
      <w:r w:rsidR="00956097" w:rsidRPr="00956097">
        <w:rPr>
          <w:szCs w:val="22"/>
        </w:rPr>
        <w:t>more consistent responses across donors. Descriptive statistics, ICCs, and</w:t>
      </w:r>
      <w:r w:rsidR="00B903F4">
        <w:rPr>
          <w:szCs w:val="22"/>
        </w:rPr>
        <w:t xml:space="preserve"> associated</w:t>
      </w:r>
      <w:r w:rsidR="00956097" w:rsidRPr="00956097">
        <w:rPr>
          <w:szCs w:val="22"/>
        </w:rPr>
        <w:t xml:space="preserve"> </w:t>
      </w:r>
      <w:r w:rsidR="00956097" w:rsidRPr="00956097">
        <w:rPr>
          <w:i/>
          <w:iCs/>
          <w:szCs w:val="22"/>
        </w:rPr>
        <w:t>p</w:t>
      </w:r>
      <w:r w:rsidR="00956097" w:rsidRPr="00956097">
        <w:rPr>
          <w:szCs w:val="22"/>
        </w:rPr>
        <w:t xml:space="preserve">-values </w:t>
      </w:r>
      <w:ins w:id="358" w:author="Brady,Rachel" w:date="2026-01-14T16:19:00Z" w16du:dateUtc="2026-01-15T00:19:00Z">
        <w:r w:rsidR="001103B3">
          <w:rPr>
            <w:szCs w:val="22"/>
          </w:rPr>
          <w:t xml:space="preserve">for the seven analytes </w:t>
        </w:r>
      </w:ins>
      <w:r w:rsidR="00956097" w:rsidRPr="00956097">
        <w:rPr>
          <w:szCs w:val="22"/>
        </w:rPr>
        <w:t>are</w:t>
      </w:r>
      <w:del w:id="359" w:author="Brady,Rachel" w:date="2026-01-14T16:19:00Z" w16du:dateUtc="2026-01-15T00:19:00Z">
        <w:r w:rsidR="00956097" w:rsidRPr="00956097" w:rsidDel="001103B3">
          <w:rPr>
            <w:szCs w:val="22"/>
          </w:rPr>
          <w:delText xml:space="preserve"> listed</w:delText>
        </w:r>
      </w:del>
      <w:ins w:id="360" w:author="Brady,Rachel" w:date="2026-01-14T16:19:00Z" w16du:dateUtc="2026-01-15T00:19:00Z">
        <w:r w:rsidR="001103B3">
          <w:rPr>
            <w:szCs w:val="22"/>
          </w:rPr>
          <w:t xml:space="preserve"> summarized</w:t>
        </w:r>
      </w:ins>
      <w:r w:rsidR="00956097" w:rsidRPr="00956097">
        <w:rPr>
          <w:szCs w:val="22"/>
        </w:rPr>
        <w:t xml:space="preserve"> in </w:t>
      </w:r>
      <w:r w:rsidR="00956097" w:rsidRPr="00956097">
        <w:rPr>
          <w:b/>
          <w:bCs/>
          <w:szCs w:val="22"/>
        </w:rPr>
        <w:t>Table 1</w:t>
      </w:r>
      <w:r w:rsidR="00956097" w:rsidRPr="00956097">
        <w:rPr>
          <w:szCs w:val="22"/>
        </w:rPr>
        <w:t xml:space="preserve">. </w:t>
      </w:r>
      <w:ins w:id="361" w:author="Brady,Rachel" w:date="2026-01-14T16:20:00Z" w16du:dateUtc="2026-01-15T00:20:00Z">
        <w:r w:rsidR="001103B3">
          <w:rPr>
            <w:szCs w:val="22"/>
          </w:rPr>
          <w:t xml:space="preserve">Cell lines showed marked heterogeneity in macrophage polarization capacity. </w:t>
        </w:r>
      </w:ins>
      <w:r w:rsidR="00956097" w:rsidRPr="00956097">
        <w:rPr>
          <w:szCs w:val="22"/>
        </w:rPr>
        <w:t xml:space="preserve">Modified z-scores are shown in </w:t>
      </w:r>
      <w:r w:rsidR="00956097" w:rsidRPr="00956097">
        <w:rPr>
          <w:b/>
          <w:bCs/>
          <w:szCs w:val="22"/>
        </w:rPr>
        <w:t>Fig 1</w:t>
      </w:r>
      <w:r w:rsidR="00956097" w:rsidRPr="00956097">
        <w:rPr>
          <w:szCs w:val="22"/>
        </w:rPr>
        <w:t xml:space="preserve"> and raw donor values in </w:t>
      </w:r>
      <w:r w:rsidR="009271E5">
        <w:rPr>
          <w:b/>
          <w:bCs/>
          <w:szCs w:val="22"/>
        </w:rPr>
        <w:t>S2 Fig</w:t>
      </w:r>
      <w:r w:rsidR="00956097" w:rsidRPr="00956097">
        <w:rPr>
          <w:szCs w:val="22"/>
        </w:rPr>
        <w:t xml:space="preserve">. </w:t>
      </w:r>
      <w:r w:rsidR="00963F40" w:rsidRPr="00956097">
        <w:rPr>
          <w:szCs w:val="22"/>
        </w:rPr>
        <w:t>Neither cell number at TCM harvest nor tumor type significantly affected analyte levels</w:t>
      </w:r>
      <w:ins w:id="362" w:author="Brady,Rachel" w:date="2026-01-14T16:36:00Z" w16du:dateUtc="2026-01-15T00:36:00Z">
        <w:r w:rsidR="00E66C5C">
          <w:rPr>
            <w:szCs w:val="22"/>
          </w:rPr>
          <w:t xml:space="preserve"> (linear mixed-effects models; all adj. </w:t>
        </w:r>
        <w:r w:rsidR="00E66C5C">
          <w:rPr>
            <w:i/>
            <w:iCs/>
            <w:szCs w:val="22"/>
          </w:rPr>
          <w:t>p</w:t>
        </w:r>
        <w:r w:rsidR="00E66C5C">
          <w:rPr>
            <w:szCs w:val="22"/>
          </w:rPr>
          <w:t xml:space="preserve"> &gt; 0.05)</w:t>
        </w:r>
      </w:ins>
      <w:r w:rsidR="00963F40" w:rsidRPr="00956097">
        <w:rPr>
          <w:szCs w:val="22"/>
        </w:rPr>
        <w:t>, indicating results were not driven by cell density or tumor origin (</w:t>
      </w:r>
      <w:r w:rsidR="009271E5">
        <w:rPr>
          <w:b/>
          <w:bCs/>
          <w:szCs w:val="22"/>
        </w:rPr>
        <w:t>S3 Table</w:t>
      </w:r>
      <w:r w:rsidR="00243C37">
        <w:rPr>
          <w:b/>
          <w:bCs/>
          <w:szCs w:val="22"/>
        </w:rPr>
        <w:t xml:space="preserve"> A and B</w:t>
      </w:r>
      <w:r w:rsidR="00963F40" w:rsidRPr="00956097">
        <w:rPr>
          <w:szCs w:val="22"/>
        </w:rPr>
        <w:t>)</w:t>
      </w:r>
      <w:r w:rsidR="00963F40">
        <w:rPr>
          <w:szCs w:val="22"/>
        </w:rPr>
        <w:t>.</w:t>
      </w:r>
    </w:p>
    <w:p w14:paraId="4C7B8ABD" w14:textId="77777777" w:rsidR="00240849" w:rsidRDefault="00240849" w:rsidP="00D05CA6">
      <w:pPr>
        <w:spacing w:line="240" w:lineRule="auto"/>
        <w:rPr>
          <w:b/>
          <w:szCs w:val="22"/>
        </w:rPr>
      </w:pPr>
    </w:p>
    <w:p w14:paraId="28360CDE" w14:textId="0191ABE1" w:rsidR="00864240" w:rsidRPr="008F7505" w:rsidRDefault="00864240" w:rsidP="00D05CA6">
      <w:pPr>
        <w:spacing w:line="240" w:lineRule="auto"/>
        <w:rPr>
          <w:szCs w:val="22"/>
        </w:rPr>
      </w:pPr>
      <w:r w:rsidRPr="008F7505">
        <w:rPr>
          <w:b/>
          <w:szCs w:val="22"/>
        </w:rPr>
        <w:t>Table 1. Analytes included for further analysis</w:t>
      </w:r>
      <w:r w:rsidR="005B49C5">
        <w:rPr>
          <w:b/>
          <w:szCs w:val="22"/>
        </w:rPr>
        <w:t>.</w:t>
      </w:r>
    </w:p>
    <w:tbl>
      <w:tblPr>
        <w:tblW w:w="65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1001"/>
        <w:gridCol w:w="961"/>
        <w:gridCol w:w="1153"/>
        <w:gridCol w:w="1193"/>
        <w:gridCol w:w="1193"/>
      </w:tblGrid>
      <w:tr w:rsidR="006F3542" w:rsidRPr="00B72442" w14:paraId="2707A270" w14:textId="77777777" w:rsidTr="006F3542">
        <w:trPr>
          <w:trHeight w:val="467"/>
        </w:trPr>
        <w:tc>
          <w:tcPr>
            <w:tcW w:w="1073" w:type="dxa"/>
            <w:vAlign w:val="center"/>
            <w:hideMark/>
          </w:tcPr>
          <w:p w14:paraId="3C9877B7" w14:textId="77777777" w:rsidR="006F3542" w:rsidRPr="00B72442" w:rsidRDefault="006F3542" w:rsidP="00D05CA6">
            <w:pPr>
              <w:spacing w:line="240" w:lineRule="auto"/>
              <w:jc w:val="center"/>
              <w:rPr>
                <w:b/>
                <w:kern w:val="0"/>
                <w:szCs w:val="22"/>
              </w:rPr>
            </w:pPr>
            <w:r w:rsidRPr="00B72442">
              <w:rPr>
                <w:b/>
                <w:kern w:val="0"/>
                <w:szCs w:val="22"/>
              </w:rPr>
              <w:t>Analyte</w:t>
            </w:r>
          </w:p>
        </w:tc>
        <w:tc>
          <w:tcPr>
            <w:tcW w:w="1001" w:type="dxa"/>
            <w:vAlign w:val="center"/>
            <w:hideMark/>
          </w:tcPr>
          <w:p w14:paraId="403583DE" w14:textId="77777777" w:rsidR="006F3542" w:rsidRPr="00B72442" w:rsidRDefault="006F3542" w:rsidP="00D05CA6">
            <w:pPr>
              <w:spacing w:line="240" w:lineRule="auto"/>
              <w:jc w:val="center"/>
              <w:rPr>
                <w:b/>
                <w:kern w:val="0"/>
                <w:szCs w:val="22"/>
              </w:rPr>
            </w:pPr>
            <w:r w:rsidRPr="00B72442">
              <w:rPr>
                <w:b/>
                <w:kern w:val="0"/>
                <w:szCs w:val="22"/>
              </w:rPr>
              <w:t>Median</w:t>
            </w:r>
          </w:p>
        </w:tc>
        <w:tc>
          <w:tcPr>
            <w:tcW w:w="961" w:type="dxa"/>
            <w:vAlign w:val="center"/>
            <w:hideMark/>
          </w:tcPr>
          <w:p w14:paraId="6010B410" w14:textId="5DC2EA2B" w:rsidR="006F3542" w:rsidRPr="00B72442" w:rsidRDefault="006F3542" w:rsidP="00D05CA6">
            <w:pPr>
              <w:spacing w:line="240" w:lineRule="auto"/>
              <w:jc w:val="center"/>
              <w:rPr>
                <w:b/>
                <w:kern w:val="0"/>
                <w:szCs w:val="22"/>
              </w:rPr>
            </w:pPr>
            <w:r>
              <w:rPr>
                <w:b/>
                <w:kern w:val="0"/>
                <w:szCs w:val="22"/>
              </w:rPr>
              <w:t>Range</w:t>
            </w:r>
          </w:p>
        </w:tc>
        <w:tc>
          <w:tcPr>
            <w:tcW w:w="1153" w:type="dxa"/>
            <w:vAlign w:val="center"/>
            <w:hideMark/>
          </w:tcPr>
          <w:p w14:paraId="7BD8B089" w14:textId="6F6BF8CD" w:rsidR="006F3542" w:rsidRPr="00B72442" w:rsidRDefault="006F3542" w:rsidP="00D05CA6">
            <w:pPr>
              <w:spacing w:line="240" w:lineRule="auto"/>
              <w:jc w:val="center"/>
              <w:rPr>
                <w:b/>
                <w:kern w:val="0"/>
                <w:szCs w:val="22"/>
              </w:rPr>
            </w:pPr>
            <w:r>
              <w:rPr>
                <w:b/>
                <w:kern w:val="0"/>
                <w:szCs w:val="22"/>
              </w:rPr>
              <w:t>ICC</w:t>
            </w:r>
          </w:p>
        </w:tc>
        <w:tc>
          <w:tcPr>
            <w:tcW w:w="1193" w:type="dxa"/>
            <w:vAlign w:val="center"/>
            <w:hideMark/>
          </w:tcPr>
          <w:p w14:paraId="42F97919" w14:textId="50E6AC02" w:rsidR="006F3542" w:rsidRPr="00AF1535" w:rsidRDefault="006F3542" w:rsidP="00D05CA6">
            <w:pPr>
              <w:spacing w:line="240" w:lineRule="auto"/>
              <w:jc w:val="center"/>
              <w:rPr>
                <w:b/>
                <w:kern w:val="0"/>
                <w:szCs w:val="22"/>
                <w:vertAlign w:val="superscript"/>
              </w:rPr>
            </w:pPr>
            <w:r w:rsidRPr="00AF1535">
              <w:rPr>
                <w:b/>
                <w:kern w:val="0"/>
                <w:szCs w:val="22"/>
              </w:rPr>
              <w:t>χ</w:t>
            </w:r>
            <w:r w:rsidRPr="00AF1535">
              <w:rPr>
                <w:b/>
                <w:kern w:val="0"/>
                <w:szCs w:val="22"/>
                <w:vertAlign w:val="superscript"/>
              </w:rPr>
              <w:t>2</w:t>
            </w:r>
          </w:p>
        </w:tc>
        <w:tc>
          <w:tcPr>
            <w:tcW w:w="1193" w:type="dxa"/>
            <w:vAlign w:val="center"/>
          </w:tcPr>
          <w:p w14:paraId="70FDF931" w14:textId="77777777" w:rsidR="006F3542" w:rsidRPr="009F6D27" w:rsidRDefault="006F3542" w:rsidP="006F3542">
            <w:pPr>
              <w:spacing w:line="240" w:lineRule="auto"/>
              <w:jc w:val="center"/>
              <w:rPr>
                <w:b/>
                <w:iCs/>
                <w:kern w:val="0"/>
                <w:szCs w:val="22"/>
              </w:rPr>
            </w:pPr>
            <w:r w:rsidRPr="009F6D27">
              <w:rPr>
                <w:b/>
                <w:iCs/>
                <w:kern w:val="0"/>
                <w:szCs w:val="22"/>
              </w:rPr>
              <w:t xml:space="preserve">Adj. </w:t>
            </w:r>
          </w:p>
          <w:p w14:paraId="77A77B56" w14:textId="5A4DB4CD" w:rsidR="006F3542" w:rsidRPr="00B72442" w:rsidRDefault="006F3542" w:rsidP="006F3542">
            <w:pPr>
              <w:spacing w:line="240" w:lineRule="auto"/>
              <w:jc w:val="center"/>
              <w:rPr>
                <w:b/>
                <w:kern w:val="0"/>
                <w:szCs w:val="22"/>
              </w:rPr>
            </w:pPr>
            <w:r w:rsidRPr="00B72442">
              <w:rPr>
                <w:b/>
                <w:i/>
                <w:kern w:val="0"/>
                <w:szCs w:val="22"/>
              </w:rPr>
              <w:t>p</w:t>
            </w:r>
            <w:r w:rsidRPr="00B72442">
              <w:rPr>
                <w:b/>
                <w:iCs/>
                <w:kern w:val="0"/>
                <w:szCs w:val="22"/>
              </w:rPr>
              <w:t>-value</w:t>
            </w:r>
          </w:p>
        </w:tc>
      </w:tr>
      <w:tr w:rsidR="006F3542" w:rsidRPr="00B72442" w14:paraId="0DAC20D0" w14:textId="77777777" w:rsidTr="006F3542">
        <w:trPr>
          <w:trHeight w:val="370"/>
        </w:trPr>
        <w:tc>
          <w:tcPr>
            <w:tcW w:w="1073" w:type="dxa"/>
            <w:vAlign w:val="center"/>
            <w:hideMark/>
          </w:tcPr>
          <w:p w14:paraId="6AEF6EBD" w14:textId="77777777" w:rsidR="006F3542" w:rsidRPr="00B72442" w:rsidRDefault="006F3542" w:rsidP="006F3542">
            <w:pPr>
              <w:spacing w:line="240" w:lineRule="auto"/>
              <w:jc w:val="center"/>
              <w:rPr>
                <w:b/>
                <w:kern w:val="0"/>
                <w:szCs w:val="22"/>
              </w:rPr>
            </w:pPr>
            <w:r w:rsidRPr="00B72442">
              <w:rPr>
                <w:b/>
                <w:kern w:val="0"/>
                <w:szCs w:val="22"/>
              </w:rPr>
              <w:t>VEGF</w:t>
            </w:r>
          </w:p>
        </w:tc>
        <w:tc>
          <w:tcPr>
            <w:tcW w:w="1001" w:type="dxa"/>
            <w:noWrap/>
            <w:vAlign w:val="bottom"/>
            <w:hideMark/>
          </w:tcPr>
          <w:p w14:paraId="7E783082" w14:textId="30067691" w:rsidR="006F3542" w:rsidRPr="006F3542" w:rsidRDefault="006F3542" w:rsidP="006F3542">
            <w:pPr>
              <w:spacing w:line="240" w:lineRule="auto"/>
              <w:jc w:val="center"/>
              <w:rPr>
                <w:kern w:val="0"/>
                <w:szCs w:val="22"/>
              </w:rPr>
            </w:pPr>
            <w:r w:rsidRPr="006F3542">
              <w:rPr>
                <w:color w:val="000000"/>
                <w:szCs w:val="22"/>
              </w:rPr>
              <w:t>0.8998</w:t>
            </w:r>
          </w:p>
        </w:tc>
        <w:tc>
          <w:tcPr>
            <w:tcW w:w="961" w:type="dxa"/>
            <w:noWrap/>
            <w:vAlign w:val="bottom"/>
            <w:hideMark/>
          </w:tcPr>
          <w:p w14:paraId="63E9E223" w14:textId="1891D4E7" w:rsidR="006F3542" w:rsidRPr="006F3542" w:rsidRDefault="006F3542" w:rsidP="006F3542">
            <w:pPr>
              <w:spacing w:line="240" w:lineRule="auto"/>
              <w:jc w:val="center"/>
              <w:rPr>
                <w:kern w:val="0"/>
                <w:szCs w:val="22"/>
              </w:rPr>
            </w:pPr>
            <w:r w:rsidRPr="006F3542">
              <w:rPr>
                <w:color w:val="000000"/>
                <w:szCs w:val="22"/>
              </w:rPr>
              <w:t>4.2406</w:t>
            </w:r>
          </w:p>
        </w:tc>
        <w:tc>
          <w:tcPr>
            <w:tcW w:w="1153" w:type="dxa"/>
            <w:noWrap/>
            <w:vAlign w:val="bottom"/>
            <w:hideMark/>
          </w:tcPr>
          <w:p w14:paraId="1E953CBF" w14:textId="20DA51EE" w:rsidR="006F3542" w:rsidRPr="006F3542" w:rsidRDefault="006F3542" w:rsidP="006F3542">
            <w:pPr>
              <w:spacing w:line="240" w:lineRule="auto"/>
              <w:jc w:val="center"/>
              <w:rPr>
                <w:kern w:val="0"/>
                <w:szCs w:val="22"/>
              </w:rPr>
            </w:pPr>
            <w:r w:rsidRPr="006F3542">
              <w:rPr>
                <w:color w:val="000000"/>
                <w:szCs w:val="22"/>
              </w:rPr>
              <w:t>0.614</w:t>
            </w:r>
          </w:p>
        </w:tc>
        <w:tc>
          <w:tcPr>
            <w:tcW w:w="1193" w:type="dxa"/>
            <w:noWrap/>
            <w:vAlign w:val="bottom"/>
            <w:hideMark/>
          </w:tcPr>
          <w:p w14:paraId="5E4831AB" w14:textId="13E9524A" w:rsidR="006F3542" w:rsidRPr="006F3542" w:rsidRDefault="006F3542" w:rsidP="006F3542">
            <w:pPr>
              <w:spacing w:line="240" w:lineRule="auto"/>
              <w:jc w:val="center"/>
              <w:rPr>
                <w:kern w:val="0"/>
                <w:szCs w:val="22"/>
              </w:rPr>
            </w:pPr>
            <w:r w:rsidRPr="006F3542">
              <w:rPr>
                <w:color w:val="000000"/>
                <w:szCs w:val="22"/>
              </w:rPr>
              <w:t>60.28</w:t>
            </w:r>
          </w:p>
        </w:tc>
        <w:tc>
          <w:tcPr>
            <w:tcW w:w="1193" w:type="dxa"/>
            <w:vAlign w:val="bottom"/>
          </w:tcPr>
          <w:p w14:paraId="12A65580" w14:textId="0FC938D1" w:rsidR="006F3542" w:rsidRPr="006F3542" w:rsidRDefault="006F3542" w:rsidP="006F3542">
            <w:pPr>
              <w:spacing w:line="240" w:lineRule="auto"/>
              <w:jc w:val="center"/>
              <w:rPr>
                <w:kern w:val="0"/>
                <w:szCs w:val="22"/>
              </w:rPr>
            </w:pPr>
            <w:r w:rsidRPr="006F3542">
              <w:rPr>
                <w:color w:val="000000"/>
                <w:szCs w:val="22"/>
              </w:rPr>
              <w:t>&lt;0.001</w:t>
            </w:r>
          </w:p>
        </w:tc>
      </w:tr>
      <w:tr w:rsidR="006F3542" w:rsidRPr="00B72442" w14:paraId="092E3ACD" w14:textId="77777777" w:rsidTr="006F3542">
        <w:trPr>
          <w:trHeight w:val="370"/>
        </w:trPr>
        <w:tc>
          <w:tcPr>
            <w:tcW w:w="1073" w:type="dxa"/>
            <w:vAlign w:val="center"/>
          </w:tcPr>
          <w:p w14:paraId="1F7395BE" w14:textId="77777777" w:rsidR="006F3542" w:rsidRPr="00B72442" w:rsidRDefault="006F3542" w:rsidP="006F3542">
            <w:pPr>
              <w:spacing w:line="240" w:lineRule="auto"/>
              <w:jc w:val="center"/>
              <w:rPr>
                <w:b/>
                <w:kern w:val="0"/>
                <w:szCs w:val="22"/>
              </w:rPr>
            </w:pPr>
            <w:r w:rsidRPr="00B72442">
              <w:rPr>
                <w:b/>
                <w:kern w:val="0"/>
                <w:szCs w:val="22"/>
              </w:rPr>
              <w:t>TNF-α</w:t>
            </w:r>
          </w:p>
        </w:tc>
        <w:tc>
          <w:tcPr>
            <w:tcW w:w="1001" w:type="dxa"/>
            <w:noWrap/>
            <w:vAlign w:val="bottom"/>
          </w:tcPr>
          <w:p w14:paraId="30446D1F" w14:textId="3F4C7D28" w:rsidR="006F3542" w:rsidRPr="006F3542" w:rsidRDefault="006F3542" w:rsidP="006F3542">
            <w:pPr>
              <w:spacing w:line="240" w:lineRule="auto"/>
              <w:jc w:val="center"/>
              <w:rPr>
                <w:kern w:val="0"/>
                <w:szCs w:val="22"/>
              </w:rPr>
            </w:pPr>
            <w:r w:rsidRPr="006F3542">
              <w:rPr>
                <w:color w:val="000000"/>
                <w:szCs w:val="22"/>
              </w:rPr>
              <w:t>0.4402</w:t>
            </w:r>
          </w:p>
        </w:tc>
        <w:tc>
          <w:tcPr>
            <w:tcW w:w="961" w:type="dxa"/>
            <w:noWrap/>
            <w:vAlign w:val="bottom"/>
          </w:tcPr>
          <w:p w14:paraId="4C1B0299" w14:textId="2CC4DAE4" w:rsidR="006F3542" w:rsidRPr="006F3542" w:rsidRDefault="006F3542" w:rsidP="006F3542">
            <w:pPr>
              <w:spacing w:line="240" w:lineRule="auto"/>
              <w:jc w:val="center"/>
              <w:rPr>
                <w:kern w:val="0"/>
                <w:szCs w:val="22"/>
              </w:rPr>
            </w:pPr>
            <w:r w:rsidRPr="006F3542">
              <w:rPr>
                <w:color w:val="000000"/>
                <w:szCs w:val="22"/>
              </w:rPr>
              <w:t>16.6646</w:t>
            </w:r>
          </w:p>
        </w:tc>
        <w:tc>
          <w:tcPr>
            <w:tcW w:w="1153" w:type="dxa"/>
            <w:noWrap/>
            <w:vAlign w:val="bottom"/>
          </w:tcPr>
          <w:p w14:paraId="433F743C" w14:textId="142F3402" w:rsidR="006F3542" w:rsidRPr="006F3542" w:rsidRDefault="006F3542" w:rsidP="006F3542">
            <w:pPr>
              <w:spacing w:line="240" w:lineRule="auto"/>
              <w:jc w:val="center"/>
              <w:rPr>
                <w:kern w:val="0"/>
                <w:szCs w:val="22"/>
              </w:rPr>
            </w:pPr>
            <w:r w:rsidRPr="006F3542">
              <w:rPr>
                <w:color w:val="000000"/>
                <w:szCs w:val="22"/>
              </w:rPr>
              <w:t>0.182</w:t>
            </w:r>
          </w:p>
        </w:tc>
        <w:tc>
          <w:tcPr>
            <w:tcW w:w="1193" w:type="dxa"/>
            <w:noWrap/>
            <w:vAlign w:val="bottom"/>
          </w:tcPr>
          <w:p w14:paraId="745AF4AA" w14:textId="5BA32C2A" w:rsidR="006F3542" w:rsidRPr="006F3542" w:rsidRDefault="006F3542" w:rsidP="006F3542">
            <w:pPr>
              <w:spacing w:line="240" w:lineRule="auto"/>
              <w:jc w:val="center"/>
              <w:rPr>
                <w:kern w:val="0"/>
                <w:szCs w:val="22"/>
              </w:rPr>
            </w:pPr>
            <w:r w:rsidRPr="006F3542">
              <w:rPr>
                <w:color w:val="000000"/>
                <w:szCs w:val="22"/>
              </w:rPr>
              <w:t>9.45</w:t>
            </w:r>
          </w:p>
        </w:tc>
        <w:tc>
          <w:tcPr>
            <w:tcW w:w="1193" w:type="dxa"/>
            <w:vAlign w:val="bottom"/>
          </w:tcPr>
          <w:p w14:paraId="606919EA" w14:textId="090AF783" w:rsidR="006F3542" w:rsidRPr="006F3542" w:rsidRDefault="006F3542" w:rsidP="006F3542">
            <w:pPr>
              <w:spacing w:line="240" w:lineRule="auto"/>
              <w:jc w:val="center"/>
              <w:rPr>
                <w:kern w:val="0"/>
                <w:szCs w:val="22"/>
              </w:rPr>
            </w:pPr>
            <w:r w:rsidRPr="006F3542">
              <w:rPr>
                <w:color w:val="000000"/>
                <w:szCs w:val="22"/>
              </w:rPr>
              <w:t>0.003</w:t>
            </w:r>
          </w:p>
        </w:tc>
      </w:tr>
      <w:tr w:rsidR="006F3542" w:rsidRPr="00B72442" w14:paraId="32481CE1" w14:textId="77777777" w:rsidTr="006F3542">
        <w:trPr>
          <w:trHeight w:val="370"/>
        </w:trPr>
        <w:tc>
          <w:tcPr>
            <w:tcW w:w="1073" w:type="dxa"/>
            <w:vAlign w:val="center"/>
          </w:tcPr>
          <w:p w14:paraId="4D928058" w14:textId="77777777" w:rsidR="006F3542" w:rsidRPr="00B72442" w:rsidRDefault="006F3542" w:rsidP="006F3542">
            <w:pPr>
              <w:spacing w:line="240" w:lineRule="auto"/>
              <w:jc w:val="center"/>
              <w:rPr>
                <w:b/>
                <w:kern w:val="0"/>
                <w:szCs w:val="22"/>
              </w:rPr>
            </w:pPr>
            <w:r w:rsidRPr="00B72442">
              <w:rPr>
                <w:b/>
                <w:kern w:val="0"/>
                <w:szCs w:val="22"/>
              </w:rPr>
              <w:t>IL-10</w:t>
            </w:r>
          </w:p>
        </w:tc>
        <w:tc>
          <w:tcPr>
            <w:tcW w:w="1001" w:type="dxa"/>
            <w:noWrap/>
            <w:vAlign w:val="bottom"/>
          </w:tcPr>
          <w:p w14:paraId="0852A0D1" w14:textId="40544BF7" w:rsidR="006F3542" w:rsidRPr="006F3542" w:rsidRDefault="006F3542" w:rsidP="006F3542">
            <w:pPr>
              <w:spacing w:line="240" w:lineRule="auto"/>
              <w:jc w:val="center"/>
              <w:rPr>
                <w:kern w:val="0"/>
                <w:szCs w:val="22"/>
              </w:rPr>
            </w:pPr>
            <w:r w:rsidRPr="006F3542">
              <w:rPr>
                <w:color w:val="000000"/>
                <w:szCs w:val="22"/>
              </w:rPr>
              <w:t>0.4153</w:t>
            </w:r>
          </w:p>
        </w:tc>
        <w:tc>
          <w:tcPr>
            <w:tcW w:w="961" w:type="dxa"/>
            <w:noWrap/>
            <w:vAlign w:val="bottom"/>
          </w:tcPr>
          <w:p w14:paraId="64F0142B" w14:textId="14B5E90F" w:rsidR="006F3542" w:rsidRPr="006F3542" w:rsidRDefault="006F3542" w:rsidP="006F3542">
            <w:pPr>
              <w:spacing w:line="240" w:lineRule="auto"/>
              <w:jc w:val="center"/>
              <w:rPr>
                <w:kern w:val="0"/>
                <w:szCs w:val="22"/>
              </w:rPr>
            </w:pPr>
            <w:r w:rsidRPr="006F3542">
              <w:rPr>
                <w:color w:val="000000"/>
                <w:szCs w:val="22"/>
              </w:rPr>
              <w:t>40.2392</w:t>
            </w:r>
          </w:p>
        </w:tc>
        <w:tc>
          <w:tcPr>
            <w:tcW w:w="1153" w:type="dxa"/>
            <w:noWrap/>
            <w:vAlign w:val="bottom"/>
          </w:tcPr>
          <w:p w14:paraId="69428FD5" w14:textId="11C189FA" w:rsidR="006F3542" w:rsidRPr="006F3542" w:rsidRDefault="006F3542" w:rsidP="006F3542">
            <w:pPr>
              <w:spacing w:line="240" w:lineRule="auto"/>
              <w:jc w:val="center"/>
              <w:rPr>
                <w:kern w:val="0"/>
                <w:szCs w:val="22"/>
              </w:rPr>
            </w:pPr>
            <w:r w:rsidRPr="006F3542">
              <w:rPr>
                <w:color w:val="000000"/>
                <w:szCs w:val="22"/>
              </w:rPr>
              <w:t>0.115</w:t>
            </w:r>
          </w:p>
        </w:tc>
        <w:tc>
          <w:tcPr>
            <w:tcW w:w="1193" w:type="dxa"/>
            <w:noWrap/>
            <w:vAlign w:val="bottom"/>
          </w:tcPr>
          <w:p w14:paraId="3994D2E5" w14:textId="7748580E" w:rsidR="006F3542" w:rsidRPr="006F3542" w:rsidRDefault="006F3542" w:rsidP="006F3542">
            <w:pPr>
              <w:spacing w:line="240" w:lineRule="auto"/>
              <w:jc w:val="center"/>
              <w:rPr>
                <w:kern w:val="0"/>
                <w:szCs w:val="22"/>
              </w:rPr>
            </w:pPr>
            <w:r w:rsidRPr="006F3542">
              <w:rPr>
                <w:color w:val="000000"/>
                <w:szCs w:val="22"/>
              </w:rPr>
              <w:t>4.81</w:t>
            </w:r>
          </w:p>
        </w:tc>
        <w:tc>
          <w:tcPr>
            <w:tcW w:w="1193" w:type="dxa"/>
            <w:vAlign w:val="bottom"/>
          </w:tcPr>
          <w:p w14:paraId="1D6B5FFA" w14:textId="66990F6B" w:rsidR="006F3542" w:rsidRPr="006F3542" w:rsidRDefault="006F3542" w:rsidP="006F3542">
            <w:pPr>
              <w:spacing w:line="240" w:lineRule="auto"/>
              <w:jc w:val="center"/>
              <w:rPr>
                <w:kern w:val="0"/>
                <w:szCs w:val="22"/>
              </w:rPr>
            </w:pPr>
            <w:r w:rsidRPr="006F3542">
              <w:rPr>
                <w:color w:val="000000"/>
                <w:szCs w:val="22"/>
              </w:rPr>
              <w:t>0.033</w:t>
            </w:r>
          </w:p>
        </w:tc>
      </w:tr>
      <w:tr w:rsidR="006F3542" w:rsidRPr="00B72442" w14:paraId="4894FDCB" w14:textId="77777777" w:rsidTr="006F3542">
        <w:trPr>
          <w:trHeight w:val="370"/>
        </w:trPr>
        <w:tc>
          <w:tcPr>
            <w:tcW w:w="1073" w:type="dxa"/>
            <w:vAlign w:val="center"/>
            <w:hideMark/>
          </w:tcPr>
          <w:p w14:paraId="6B295600" w14:textId="77777777" w:rsidR="006F3542" w:rsidRPr="00B72442" w:rsidRDefault="006F3542" w:rsidP="006F3542">
            <w:pPr>
              <w:spacing w:line="240" w:lineRule="auto"/>
              <w:jc w:val="center"/>
              <w:rPr>
                <w:b/>
                <w:kern w:val="0"/>
                <w:szCs w:val="22"/>
              </w:rPr>
            </w:pPr>
            <w:r w:rsidRPr="00B72442">
              <w:rPr>
                <w:b/>
                <w:kern w:val="0"/>
                <w:szCs w:val="22"/>
              </w:rPr>
              <w:t>CCL2</w:t>
            </w:r>
          </w:p>
        </w:tc>
        <w:tc>
          <w:tcPr>
            <w:tcW w:w="1001" w:type="dxa"/>
            <w:noWrap/>
            <w:vAlign w:val="bottom"/>
            <w:hideMark/>
          </w:tcPr>
          <w:p w14:paraId="2BD52E78" w14:textId="0345D5AC" w:rsidR="006F3542" w:rsidRPr="006F3542" w:rsidRDefault="006F3542" w:rsidP="006F3542">
            <w:pPr>
              <w:spacing w:line="240" w:lineRule="auto"/>
              <w:jc w:val="center"/>
              <w:rPr>
                <w:kern w:val="0"/>
                <w:szCs w:val="22"/>
              </w:rPr>
            </w:pPr>
            <w:r w:rsidRPr="006F3542">
              <w:rPr>
                <w:color w:val="000000"/>
                <w:szCs w:val="22"/>
              </w:rPr>
              <w:t>0.141</w:t>
            </w:r>
          </w:p>
        </w:tc>
        <w:tc>
          <w:tcPr>
            <w:tcW w:w="961" w:type="dxa"/>
            <w:noWrap/>
            <w:vAlign w:val="bottom"/>
            <w:hideMark/>
          </w:tcPr>
          <w:p w14:paraId="2C647DCC" w14:textId="3A92B165" w:rsidR="006F3542" w:rsidRPr="006F3542" w:rsidRDefault="006F3542" w:rsidP="006F3542">
            <w:pPr>
              <w:spacing w:line="240" w:lineRule="auto"/>
              <w:jc w:val="center"/>
              <w:rPr>
                <w:kern w:val="0"/>
                <w:szCs w:val="22"/>
              </w:rPr>
            </w:pPr>
            <w:r w:rsidRPr="006F3542">
              <w:rPr>
                <w:color w:val="000000"/>
                <w:szCs w:val="22"/>
              </w:rPr>
              <w:t>0.9815</w:t>
            </w:r>
          </w:p>
        </w:tc>
        <w:tc>
          <w:tcPr>
            <w:tcW w:w="1153" w:type="dxa"/>
            <w:noWrap/>
            <w:vAlign w:val="bottom"/>
            <w:hideMark/>
          </w:tcPr>
          <w:p w14:paraId="263ACA89" w14:textId="7232133C" w:rsidR="006F3542" w:rsidRPr="006F3542" w:rsidRDefault="006F3542" w:rsidP="006F3542">
            <w:pPr>
              <w:spacing w:line="240" w:lineRule="auto"/>
              <w:jc w:val="center"/>
              <w:rPr>
                <w:kern w:val="0"/>
                <w:szCs w:val="22"/>
              </w:rPr>
            </w:pPr>
            <w:r w:rsidRPr="006F3542">
              <w:rPr>
                <w:color w:val="000000"/>
                <w:szCs w:val="22"/>
              </w:rPr>
              <w:t>0.754</w:t>
            </w:r>
          </w:p>
        </w:tc>
        <w:tc>
          <w:tcPr>
            <w:tcW w:w="1193" w:type="dxa"/>
            <w:noWrap/>
            <w:vAlign w:val="bottom"/>
            <w:hideMark/>
          </w:tcPr>
          <w:p w14:paraId="3878B1ED" w14:textId="017B20C1" w:rsidR="006F3542" w:rsidRPr="006F3542" w:rsidRDefault="006F3542" w:rsidP="006F3542">
            <w:pPr>
              <w:spacing w:line="240" w:lineRule="auto"/>
              <w:jc w:val="center"/>
              <w:rPr>
                <w:kern w:val="0"/>
                <w:szCs w:val="22"/>
              </w:rPr>
            </w:pPr>
            <w:r w:rsidRPr="006F3542">
              <w:rPr>
                <w:color w:val="000000"/>
                <w:szCs w:val="22"/>
              </w:rPr>
              <w:t>92.13</w:t>
            </w:r>
          </w:p>
        </w:tc>
        <w:tc>
          <w:tcPr>
            <w:tcW w:w="1193" w:type="dxa"/>
            <w:vAlign w:val="bottom"/>
          </w:tcPr>
          <w:p w14:paraId="094EA7DE" w14:textId="17AF6F74" w:rsidR="006F3542" w:rsidRPr="006F3542" w:rsidRDefault="006F3542" w:rsidP="006F3542">
            <w:pPr>
              <w:spacing w:line="240" w:lineRule="auto"/>
              <w:jc w:val="center"/>
              <w:rPr>
                <w:kern w:val="0"/>
                <w:szCs w:val="22"/>
              </w:rPr>
            </w:pPr>
            <w:r w:rsidRPr="006F3542">
              <w:rPr>
                <w:color w:val="000000"/>
                <w:szCs w:val="22"/>
              </w:rPr>
              <w:t>&lt;0.001</w:t>
            </w:r>
          </w:p>
        </w:tc>
      </w:tr>
      <w:tr w:rsidR="006F3542" w:rsidRPr="00B72442" w14:paraId="216FF606" w14:textId="77777777" w:rsidTr="006F3542">
        <w:trPr>
          <w:trHeight w:val="370"/>
        </w:trPr>
        <w:tc>
          <w:tcPr>
            <w:tcW w:w="1073" w:type="dxa"/>
            <w:vAlign w:val="center"/>
          </w:tcPr>
          <w:p w14:paraId="16D939FA" w14:textId="77777777" w:rsidR="006F3542" w:rsidRPr="00B72442" w:rsidRDefault="006F3542" w:rsidP="006F3542">
            <w:pPr>
              <w:spacing w:line="240" w:lineRule="auto"/>
              <w:jc w:val="center"/>
              <w:rPr>
                <w:b/>
                <w:kern w:val="0"/>
                <w:szCs w:val="22"/>
              </w:rPr>
            </w:pPr>
            <w:r w:rsidRPr="00B72442">
              <w:rPr>
                <w:b/>
                <w:kern w:val="0"/>
                <w:szCs w:val="22"/>
              </w:rPr>
              <w:t>IL-8</w:t>
            </w:r>
          </w:p>
        </w:tc>
        <w:tc>
          <w:tcPr>
            <w:tcW w:w="1001" w:type="dxa"/>
            <w:noWrap/>
            <w:vAlign w:val="bottom"/>
          </w:tcPr>
          <w:p w14:paraId="2691EE82" w14:textId="5C45B708" w:rsidR="006F3542" w:rsidRPr="006F3542" w:rsidRDefault="006F3542" w:rsidP="006F3542">
            <w:pPr>
              <w:spacing w:line="240" w:lineRule="auto"/>
              <w:jc w:val="center"/>
              <w:rPr>
                <w:kern w:val="0"/>
                <w:szCs w:val="22"/>
              </w:rPr>
            </w:pPr>
            <w:r w:rsidRPr="006F3542">
              <w:rPr>
                <w:color w:val="000000"/>
                <w:szCs w:val="22"/>
              </w:rPr>
              <w:t>0.1068</w:t>
            </w:r>
          </w:p>
        </w:tc>
        <w:tc>
          <w:tcPr>
            <w:tcW w:w="961" w:type="dxa"/>
            <w:noWrap/>
            <w:vAlign w:val="bottom"/>
          </w:tcPr>
          <w:p w14:paraId="4777BE07" w14:textId="7CBA8FD3" w:rsidR="006F3542" w:rsidRPr="006F3542" w:rsidRDefault="006F3542" w:rsidP="006F3542">
            <w:pPr>
              <w:spacing w:line="240" w:lineRule="auto"/>
              <w:jc w:val="center"/>
              <w:rPr>
                <w:kern w:val="0"/>
                <w:szCs w:val="22"/>
              </w:rPr>
            </w:pPr>
            <w:r w:rsidRPr="006F3542">
              <w:rPr>
                <w:color w:val="000000"/>
                <w:szCs w:val="22"/>
              </w:rPr>
              <w:t>2.5799</w:t>
            </w:r>
          </w:p>
        </w:tc>
        <w:tc>
          <w:tcPr>
            <w:tcW w:w="1153" w:type="dxa"/>
            <w:noWrap/>
            <w:vAlign w:val="bottom"/>
          </w:tcPr>
          <w:p w14:paraId="57C1F359" w14:textId="76543FC0" w:rsidR="006F3542" w:rsidRPr="006F3542" w:rsidRDefault="006F3542" w:rsidP="006F3542">
            <w:pPr>
              <w:spacing w:line="240" w:lineRule="auto"/>
              <w:jc w:val="center"/>
              <w:rPr>
                <w:kern w:val="0"/>
                <w:szCs w:val="22"/>
              </w:rPr>
            </w:pPr>
            <w:r w:rsidRPr="006F3542">
              <w:rPr>
                <w:color w:val="000000"/>
                <w:szCs w:val="22"/>
              </w:rPr>
              <w:t>0.209</w:t>
            </w:r>
          </w:p>
        </w:tc>
        <w:tc>
          <w:tcPr>
            <w:tcW w:w="1193" w:type="dxa"/>
            <w:noWrap/>
            <w:vAlign w:val="bottom"/>
          </w:tcPr>
          <w:p w14:paraId="46A1913F" w14:textId="44EEB0DF" w:rsidR="006F3542" w:rsidRPr="006F3542" w:rsidRDefault="006F3542" w:rsidP="006F3542">
            <w:pPr>
              <w:spacing w:line="240" w:lineRule="auto"/>
              <w:jc w:val="center"/>
              <w:rPr>
                <w:kern w:val="0"/>
                <w:szCs w:val="22"/>
              </w:rPr>
            </w:pPr>
            <w:r w:rsidRPr="006F3542">
              <w:rPr>
                <w:color w:val="000000"/>
                <w:szCs w:val="22"/>
              </w:rPr>
              <w:t>11.5</w:t>
            </w:r>
          </w:p>
        </w:tc>
        <w:tc>
          <w:tcPr>
            <w:tcW w:w="1193" w:type="dxa"/>
            <w:vAlign w:val="bottom"/>
          </w:tcPr>
          <w:p w14:paraId="3F4DF7A7" w14:textId="01E4EFEE" w:rsidR="006F3542" w:rsidRPr="006F3542" w:rsidRDefault="006F3542" w:rsidP="006F3542">
            <w:pPr>
              <w:spacing w:line="240" w:lineRule="auto"/>
              <w:jc w:val="center"/>
              <w:rPr>
                <w:kern w:val="0"/>
                <w:szCs w:val="22"/>
              </w:rPr>
            </w:pPr>
            <w:r w:rsidRPr="006F3542">
              <w:rPr>
                <w:color w:val="000000"/>
                <w:szCs w:val="22"/>
              </w:rPr>
              <w:t>0.001</w:t>
            </w:r>
          </w:p>
        </w:tc>
      </w:tr>
      <w:tr w:rsidR="006F3542" w:rsidRPr="00B72442" w14:paraId="41A3D25D" w14:textId="77777777" w:rsidTr="006F3542">
        <w:trPr>
          <w:trHeight w:val="370"/>
        </w:trPr>
        <w:tc>
          <w:tcPr>
            <w:tcW w:w="1073" w:type="dxa"/>
            <w:vAlign w:val="center"/>
          </w:tcPr>
          <w:p w14:paraId="5F3E1207" w14:textId="2B95AC6F" w:rsidR="006F3542" w:rsidRPr="00B72442" w:rsidRDefault="0085265A" w:rsidP="006F3542">
            <w:pPr>
              <w:spacing w:line="240" w:lineRule="auto"/>
              <w:jc w:val="center"/>
              <w:rPr>
                <w:b/>
                <w:kern w:val="0"/>
                <w:szCs w:val="22"/>
              </w:rPr>
            </w:pPr>
            <w:r w:rsidRPr="00B72442">
              <w:rPr>
                <w:b/>
                <w:kern w:val="0"/>
                <w:szCs w:val="22"/>
              </w:rPr>
              <w:t>TGF-β</w:t>
            </w:r>
          </w:p>
        </w:tc>
        <w:tc>
          <w:tcPr>
            <w:tcW w:w="1001" w:type="dxa"/>
            <w:noWrap/>
            <w:vAlign w:val="bottom"/>
          </w:tcPr>
          <w:p w14:paraId="6B468C2E" w14:textId="7B479E6B" w:rsidR="006F3542" w:rsidRPr="006F3542" w:rsidRDefault="006F3542" w:rsidP="006F3542">
            <w:pPr>
              <w:spacing w:line="240" w:lineRule="auto"/>
              <w:jc w:val="center"/>
              <w:rPr>
                <w:kern w:val="0"/>
                <w:szCs w:val="22"/>
              </w:rPr>
            </w:pPr>
            <w:r w:rsidRPr="006F3542">
              <w:rPr>
                <w:color w:val="000000"/>
                <w:szCs w:val="22"/>
              </w:rPr>
              <w:t>0.0078</w:t>
            </w:r>
          </w:p>
        </w:tc>
        <w:tc>
          <w:tcPr>
            <w:tcW w:w="961" w:type="dxa"/>
            <w:noWrap/>
            <w:vAlign w:val="bottom"/>
          </w:tcPr>
          <w:p w14:paraId="0C7CA14C" w14:textId="5203AFF1" w:rsidR="006F3542" w:rsidRPr="006F3542" w:rsidRDefault="006F3542" w:rsidP="006F3542">
            <w:pPr>
              <w:spacing w:line="240" w:lineRule="auto"/>
              <w:jc w:val="center"/>
              <w:rPr>
                <w:kern w:val="0"/>
                <w:szCs w:val="22"/>
              </w:rPr>
            </w:pPr>
            <w:r w:rsidRPr="006F3542">
              <w:rPr>
                <w:color w:val="000000"/>
                <w:szCs w:val="22"/>
              </w:rPr>
              <w:t>1.7551</w:t>
            </w:r>
          </w:p>
        </w:tc>
        <w:tc>
          <w:tcPr>
            <w:tcW w:w="1153" w:type="dxa"/>
            <w:noWrap/>
            <w:vAlign w:val="bottom"/>
          </w:tcPr>
          <w:p w14:paraId="24449955" w14:textId="6D67DE5A" w:rsidR="006F3542" w:rsidRPr="006F3542" w:rsidRDefault="006F3542" w:rsidP="006F3542">
            <w:pPr>
              <w:spacing w:line="240" w:lineRule="auto"/>
              <w:jc w:val="center"/>
              <w:rPr>
                <w:kern w:val="0"/>
                <w:szCs w:val="22"/>
              </w:rPr>
            </w:pPr>
            <w:r w:rsidRPr="006F3542">
              <w:rPr>
                <w:color w:val="000000"/>
                <w:szCs w:val="22"/>
              </w:rPr>
              <w:t>0.628</w:t>
            </w:r>
          </w:p>
        </w:tc>
        <w:tc>
          <w:tcPr>
            <w:tcW w:w="1193" w:type="dxa"/>
            <w:noWrap/>
            <w:vAlign w:val="bottom"/>
          </w:tcPr>
          <w:p w14:paraId="76BB189C" w14:textId="192B28FF" w:rsidR="006F3542" w:rsidRPr="006F3542" w:rsidRDefault="006F3542" w:rsidP="006F3542">
            <w:pPr>
              <w:spacing w:line="240" w:lineRule="auto"/>
              <w:jc w:val="center"/>
              <w:rPr>
                <w:kern w:val="0"/>
                <w:szCs w:val="22"/>
              </w:rPr>
            </w:pPr>
            <w:r w:rsidRPr="006F3542">
              <w:rPr>
                <w:color w:val="000000"/>
                <w:szCs w:val="22"/>
              </w:rPr>
              <w:t>62.9</w:t>
            </w:r>
          </w:p>
        </w:tc>
        <w:tc>
          <w:tcPr>
            <w:tcW w:w="1193" w:type="dxa"/>
            <w:vAlign w:val="bottom"/>
          </w:tcPr>
          <w:p w14:paraId="02AC047F" w14:textId="021E3B11" w:rsidR="006F3542" w:rsidRPr="006F3542" w:rsidRDefault="006F3542" w:rsidP="006F3542">
            <w:pPr>
              <w:spacing w:line="240" w:lineRule="auto"/>
              <w:jc w:val="center"/>
              <w:rPr>
                <w:kern w:val="0"/>
                <w:szCs w:val="22"/>
              </w:rPr>
            </w:pPr>
            <w:r w:rsidRPr="006F3542">
              <w:rPr>
                <w:color w:val="000000"/>
                <w:szCs w:val="22"/>
              </w:rPr>
              <w:t>&lt;0.001</w:t>
            </w:r>
          </w:p>
        </w:tc>
      </w:tr>
      <w:tr w:rsidR="006F3542" w:rsidRPr="00B72442" w14:paraId="3CDE7247" w14:textId="77777777" w:rsidTr="006F3542">
        <w:trPr>
          <w:trHeight w:val="370"/>
        </w:trPr>
        <w:tc>
          <w:tcPr>
            <w:tcW w:w="1073" w:type="dxa"/>
            <w:vAlign w:val="center"/>
          </w:tcPr>
          <w:p w14:paraId="3D1F6EA1" w14:textId="54AD8B70" w:rsidR="006F3542" w:rsidRPr="00B72442" w:rsidRDefault="0085265A" w:rsidP="006F3542">
            <w:pPr>
              <w:spacing w:line="240" w:lineRule="auto"/>
              <w:jc w:val="center"/>
              <w:rPr>
                <w:b/>
                <w:kern w:val="0"/>
                <w:szCs w:val="22"/>
              </w:rPr>
            </w:pPr>
            <w:r>
              <w:rPr>
                <w:b/>
                <w:kern w:val="0"/>
                <w:szCs w:val="22"/>
              </w:rPr>
              <w:t>KC-like</w:t>
            </w:r>
          </w:p>
        </w:tc>
        <w:tc>
          <w:tcPr>
            <w:tcW w:w="1001" w:type="dxa"/>
            <w:noWrap/>
            <w:vAlign w:val="bottom"/>
          </w:tcPr>
          <w:p w14:paraId="79E3F1D3" w14:textId="3180836C" w:rsidR="006F3542" w:rsidRPr="006F3542" w:rsidRDefault="006F3542" w:rsidP="006F3542">
            <w:pPr>
              <w:spacing w:line="240" w:lineRule="auto"/>
              <w:jc w:val="center"/>
              <w:rPr>
                <w:rFonts w:eastAsia="Times New Roman"/>
                <w:szCs w:val="22"/>
              </w:rPr>
            </w:pPr>
            <w:r w:rsidRPr="006F3542">
              <w:rPr>
                <w:color w:val="000000"/>
                <w:szCs w:val="22"/>
              </w:rPr>
              <w:t>-0.0092</w:t>
            </w:r>
          </w:p>
        </w:tc>
        <w:tc>
          <w:tcPr>
            <w:tcW w:w="961" w:type="dxa"/>
            <w:noWrap/>
            <w:vAlign w:val="bottom"/>
          </w:tcPr>
          <w:p w14:paraId="38C1159A" w14:textId="401F841C" w:rsidR="006F3542" w:rsidRPr="006F3542" w:rsidRDefault="006F3542" w:rsidP="006F3542">
            <w:pPr>
              <w:spacing w:line="240" w:lineRule="auto"/>
              <w:jc w:val="center"/>
              <w:rPr>
                <w:rFonts w:eastAsia="Times New Roman"/>
                <w:szCs w:val="22"/>
              </w:rPr>
            </w:pPr>
            <w:r w:rsidRPr="006F3542">
              <w:rPr>
                <w:color w:val="000000"/>
                <w:szCs w:val="22"/>
              </w:rPr>
              <w:t>3.8951</w:t>
            </w:r>
          </w:p>
        </w:tc>
        <w:tc>
          <w:tcPr>
            <w:tcW w:w="1153" w:type="dxa"/>
            <w:noWrap/>
            <w:vAlign w:val="bottom"/>
          </w:tcPr>
          <w:p w14:paraId="626688CA" w14:textId="0F05DE1D" w:rsidR="006F3542" w:rsidRPr="006F3542" w:rsidRDefault="006F3542" w:rsidP="006F3542">
            <w:pPr>
              <w:spacing w:line="240" w:lineRule="auto"/>
              <w:jc w:val="center"/>
              <w:rPr>
                <w:rFonts w:eastAsia="Times New Roman"/>
                <w:szCs w:val="22"/>
              </w:rPr>
            </w:pPr>
            <w:r w:rsidRPr="006F3542">
              <w:rPr>
                <w:color w:val="000000"/>
                <w:szCs w:val="22"/>
              </w:rPr>
              <w:t>0.096</w:t>
            </w:r>
          </w:p>
        </w:tc>
        <w:tc>
          <w:tcPr>
            <w:tcW w:w="1193" w:type="dxa"/>
            <w:noWrap/>
            <w:vAlign w:val="bottom"/>
          </w:tcPr>
          <w:p w14:paraId="129A910A" w14:textId="3AC72BEB" w:rsidR="006F3542" w:rsidRPr="006F3542" w:rsidRDefault="006F3542" w:rsidP="006F3542">
            <w:pPr>
              <w:spacing w:line="240" w:lineRule="auto"/>
              <w:jc w:val="center"/>
              <w:rPr>
                <w:rFonts w:eastAsia="Times New Roman"/>
                <w:szCs w:val="22"/>
              </w:rPr>
            </w:pPr>
            <w:r w:rsidRPr="006F3542">
              <w:rPr>
                <w:color w:val="000000"/>
                <w:szCs w:val="22"/>
              </w:rPr>
              <w:t>3.68</w:t>
            </w:r>
          </w:p>
        </w:tc>
        <w:tc>
          <w:tcPr>
            <w:tcW w:w="1193" w:type="dxa"/>
            <w:vAlign w:val="bottom"/>
          </w:tcPr>
          <w:p w14:paraId="4EBAF670" w14:textId="6208F21E" w:rsidR="006F3542" w:rsidRPr="006F3542" w:rsidRDefault="006F3542" w:rsidP="006F3542">
            <w:pPr>
              <w:spacing w:line="240" w:lineRule="auto"/>
              <w:jc w:val="center"/>
              <w:rPr>
                <w:rFonts w:eastAsia="Times New Roman"/>
                <w:color w:val="000000"/>
                <w:szCs w:val="22"/>
              </w:rPr>
            </w:pPr>
            <w:r w:rsidRPr="006F3542">
              <w:rPr>
                <w:color w:val="000000"/>
                <w:szCs w:val="22"/>
              </w:rPr>
              <w:t>0.055</w:t>
            </w:r>
          </w:p>
        </w:tc>
      </w:tr>
    </w:tbl>
    <w:p w14:paraId="71F71267" w14:textId="09873793" w:rsidR="00D05CA6" w:rsidRDefault="005B49C5" w:rsidP="009271E5">
      <w:pPr>
        <w:spacing w:line="480" w:lineRule="auto"/>
        <w:rPr>
          <w:szCs w:val="22"/>
        </w:rPr>
      </w:pPr>
      <w:r w:rsidRPr="008F7505">
        <w:rPr>
          <w:szCs w:val="22"/>
        </w:rPr>
        <w:t>Data are expressed as modified z-scores. A modified z-score of +1.0 indicates the measurement lies one median absolute deviation (MAD) above the median</w:t>
      </w:r>
      <w:r w:rsidR="0085265A">
        <w:rPr>
          <w:szCs w:val="22"/>
        </w:rPr>
        <w:t xml:space="preserve"> and</w:t>
      </w:r>
      <w:r w:rsidRPr="008F7505">
        <w:rPr>
          <w:szCs w:val="22"/>
        </w:rPr>
        <w:t xml:space="preserve"> of -1.0 indicates one MAD below. Int</w:t>
      </w:r>
      <w:ins w:id="363" w:author="Brady,Rachel" w:date="2026-01-15T10:53:00Z" w16du:dateUtc="2026-01-15T18:53:00Z">
        <w:r w:rsidR="00192406">
          <w:rPr>
            <w:szCs w:val="22"/>
          </w:rPr>
          <w:t>ra</w:t>
        </w:r>
      </w:ins>
      <w:del w:id="364" w:author="Brady,Rachel" w:date="2026-01-15T10:53:00Z" w16du:dateUtc="2026-01-15T18:53:00Z">
        <w:r w:rsidRPr="008F7505" w:rsidDel="00192406">
          <w:rPr>
            <w:szCs w:val="22"/>
          </w:rPr>
          <w:delText>er</w:delText>
        </w:r>
      </w:del>
      <w:r w:rsidRPr="008F7505">
        <w:rPr>
          <w:szCs w:val="22"/>
        </w:rPr>
        <w:t>class correlation coefficients (ICCs) represent the fraction of residual variance after accounting for treatment effect attributable to donor identity</w:t>
      </w:r>
      <w:r w:rsidR="0085265A">
        <w:rPr>
          <w:szCs w:val="22"/>
        </w:rPr>
        <w:t>,</w:t>
      </w:r>
      <w:r w:rsidRPr="008F7505">
        <w:rPr>
          <w:szCs w:val="22"/>
        </w:rPr>
        <w:t xml:space="preserve"> and the corresponding</w:t>
      </w:r>
      <w:r w:rsidR="00B0510E">
        <w:rPr>
          <w:szCs w:val="22"/>
        </w:rPr>
        <w:t xml:space="preserve"> adjusted</w:t>
      </w:r>
      <w:r w:rsidRPr="008F7505">
        <w:rPr>
          <w:szCs w:val="22"/>
        </w:rPr>
        <w:t xml:space="preserve"> </w:t>
      </w:r>
      <w:r w:rsidRPr="008F7505">
        <w:rPr>
          <w:i/>
          <w:iCs/>
          <w:szCs w:val="22"/>
        </w:rPr>
        <w:t>p</w:t>
      </w:r>
      <w:r w:rsidRPr="008F7505">
        <w:rPr>
          <w:szCs w:val="22"/>
        </w:rPr>
        <w:t xml:space="preserve">-value from a likelihood-ratio test </w:t>
      </w:r>
      <w:r w:rsidR="006F3542" w:rsidRPr="006F3542">
        <w:rPr>
          <w:szCs w:val="22"/>
        </w:rPr>
        <w:t>(</w:t>
      </w:r>
      <w:r w:rsidR="006F3542">
        <w:rPr>
          <w:szCs w:val="22"/>
        </w:rPr>
        <w:t>χ</w:t>
      </w:r>
      <w:r w:rsidR="006F3542" w:rsidRPr="006F3542">
        <w:rPr>
          <w:szCs w:val="22"/>
        </w:rPr>
        <w:t xml:space="preserve">², </w:t>
      </w:r>
      <w:proofErr w:type="spellStart"/>
      <w:r w:rsidR="006F3542" w:rsidRPr="006F3542">
        <w:rPr>
          <w:szCs w:val="22"/>
        </w:rPr>
        <w:t>df</w:t>
      </w:r>
      <w:proofErr w:type="spellEnd"/>
      <w:r w:rsidR="006F3542" w:rsidRPr="006F3542">
        <w:rPr>
          <w:szCs w:val="22"/>
        </w:rPr>
        <w:t xml:space="preserve">=1) </w:t>
      </w:r>
      <w:r w:rsidRPr="008F7505">
        <w:rPr>
          <w:szCs w:val="22"/>
        </w:rPr>
        <w:t xml:space="preserve">comparing models with and without donor as a random effect. </w:t>
      </w:r>
    </w:p>
    <w:p w14:paraId="3718F06B" w14:textId="77777777" w:rsidR="006F3542" w:rsidRPr="009271E5" w:rsidRDefault="006F3542" w:rsidP="009271E5">
      <w:pPr>
        <w:spacing w:line="480" w:lineRule="auto"/>
        <w:rPr>
          <w:szCs w:val="22"/>
        </w:rPr>
      </w:pPr>
    </w:p>
    <w:p w14:paraId="12BC3081" w14:textId="30A3FF75" w:rsidR="009B0241" w:rsidDel="00E810C3" w:rsidRDefault="004C55A6" w:rsidP="009271E5">
      <w:pPr>
        <w:spacing w:line="480" w:lineRule="auto"/>
        <w:rPr>
          <w:del w:id="365" w:author="Brady,Rachel" w:date="2026-01-14T12:48:00Z" w16du:dateUtc="2026-01-14T20:48:00Z"/>
          <w:b/>
          <w:szCs w:val="22"/>
        </w:rPr>
      </w:pPr>
      <w:moveFromRangeStart w:id="366" w:author="Brady,Rachel" w:date="2026-01-14T12:49:00Z" w:name="move219287363"/>
      <w:moveFrom w:id="367" w:author="Brady,Rachel" w:date="2026-01-14T12:49:00Z" w16du:dateUtc="2026-01-14T20:49:00Z">
        <w:r w:rsidRPr="00D26DBC" w:rsidDel="00E810C3">
          <w:rPr>
            <w:b/>
            <w:szCs w:val="22"/>
          </w:rPr>
          <w:t xml:space="preserve">Fig 1: Modified z-scores of each analyte. </w:t>
        </w:r>
      </w:moveFrom>
      <w:moveFromRangeEnd w:id="366"/>
    </w:p>
    <w:p w14:paraId="7E2C7E1F" w14:textId="67D42E6D" w:rsidR="004C55A6" w:rsidRDefault="00E810C3" w:rsidP="009271E5">
      <w:pPr>
        <w:spacing w:line="480" w:lineRule="auto"/>
        <w:rPr>
          <w:szCs w:val="22"/>
        </w:rPr>
      </w:pPr>
      <w:moveToRangeStart w:id="368" w:author="Brady,Rachel" w:date="2026-01-14T12:49:00Z" w:name="move219287363"/>
      <w:moveTo w:id="369" w:author="Brady,Rachel" w:date="2026-01-14T12:49:00Z" w16du:dateUtc="2026-01-14T20:49:00Z">
        <w:r w:rsidRPr="00D26DBC">
          <w:rPr>
            <w:b/>
            <w:szCs w:val="22"/>
          </w:rPr>
          <w:t>Fig 1: Modified z-scores of each analyte.</w:t>
        </w:r>
      </w:moveTo>
      <w:moveToRangeEnd w:id="368"/>
      <w:ins w:id="370" w:author="Brady,Rachel" w:date="2026-01-14T12:49:00Z" w16du:dateUtc="2026-01-14T20:49:00Z">
        <w:r>
          <w:rPr>
            <w:b/>
            <w:szCs w:val="22"/>
          </w:rPr>
          <w:t xml:space="preserve"> </w:t>
        </w:r>
      </w:ins>
      <w:r w:rsidR="004C55A6">
        <w:rPr>
          <w:szCs w:val="22"/>
        </w:rPr>
        <w:t>Mean</w:t>
      </w:r>
      <w:r w:rsidR="004C55A6" w:rsidRPr="00D26DBC">
        <w:rPr>
          <w:szCs w:val="22"/>
        </w:rPr>
        <w:t xml:space="preserve"> modified z-score for each cytokine</w:t>
      </w:r>
      <w:r w:rsidR="004C55A6">
        <w:rPr>
          <w:szCs w:val="22"/>
        </w:rPr>
        <w:t xml:space="preserve"> secreted by donor macrophages</w:t>
      </w:r>
      <w:r w:rsidR="004C55A6" w:rsidRPr="00D26DBC">
        <w:rPr>
          <w:szCs w:val="22"/>
        </w:rPr>
        <w:t xml:space="preserve">, ranked in descending order, color-coded by </w:t>
      </w:r>
      <w:r w:rsidR="004C55A6">
        <w:rPr>
          <w:szCs w:val="22"/>
        </w:rPr>
        <w:t>tumor type</w:t>
      </w:r>
      <w:r w:rsidR="00AF1535">
        <w:rPr>
          <w:szCs w:val="22"/>
        </w:rPr>
        <w:t xml:space="preserve"> of the cell line</w:t>
      </w:r>
      <w:r w:rsidR="004C55A6" w:rsidRPr="00D26DBC">
        <w:rPr>
          <w:szCs w:val="22"/>
        </w:rPr>
        <w:t xml:space="preserve">. Vertical dotted line </w:t>
      </w:r>
      <w:r w:rsidR="004C55A6" w:rsidRPr="00D26DBC">
        <w:rPr>
          <w:szCs w:val="22"/>
        </w:rPr>
        <w:lastRenderedPageBreak/>
        <w:t xml:space="preserve">represents the </w:t>
      </w:r>
      <w:r w:rsidR="004C55A6">
        <w:rPr>
          <w:szCs w:val="22"/>
        </w:rPr>
        <w:t xml:space="preserve">mean </w:t>
      </w:r>
      <w:r w:rsidR="004C55A6" w:rsidRPr="00D26DBC">
        <w:rPr>
          <w:szCs w:val="22"/>
        </w:rPr>
        <w:t xml:space="preserve">modified z-score of control macrophages from the same 3 donors. Data are mean +/- </w:t>
      </w:r>
      <w:r w:rsidR="004C55A6">
        <w:rPr>
          <w:szCs w:val="22"/>
        </w:rPr>
        <w:t>standard error of the mean (SEM)</w:t>
      </w:r>
      <w:r w:rsidR="004C55A6" w:rsidRPr="00D26DBC">
        <w:rPr>
          <w:szCs w:val="22"/>
        </w:rPr>
        <w:t>; n=3.</w:t>
      </w:r>
    </w:p>
    <w:p w14:paraId="27913996" w14:textId="77777777" w:rsidR="00D05CA6" w:rsidRPr="009271E5" w:rsidRDefault="00D05CA6" w:rsidP="009271E5">
      <w:pPr>
        <w:spacing w:line="480" w:lineRule="auto"/>
        <w:rPr>
          <w:szCs w:val="22"/>
        </w:rPr>
      </w:pPr>
    </w:p>
    <w:p w14:paraId="3B765113" w14:textId="08A1BDE7" w:rsidR="00907A27" w:rsidRDefault="009D4312" w:rsidP="009271E5">
      <w:pPr>
        <w:spacing w:line="480" w:lineRule="auto"/>
        <w:ind w:firstLine="720"/>
        <w:rPr>
          <w:szCs w:val="22"/>
        </w:rPr>
      </w:pPr>
      <w:r w:rsidRPr="009D4312">
        <w:rPr>
          <w:szCs w:val="22"/>
        </w:rPr>
        <w:t>Two cytokine pairs were significantly correlated after FDR adjustment, with the strongest association between IL-10 and TNF-α (ρ = 0.965, adj. p &lt; 0.0001). IL-8 and KC-like also showed significant correlation (ρ = 0.656, adj. p = 0.004)</w:t>
      </w:r>
      <w:r>
        <w:rPr>
          <w:szCs w:val="22"/>
        </w:rPr>
        <w:t xml:space="preserve"> (</w:t>
      </w:r>
      <w:r w:rsidRPr="009D4312">
        <w:rPr>
          <w:b/>
          <w:bCs/>
          <w:szCs w:val="22"/>
        </w:rPr>
        <w:t>Fig 2</w:t>
      </w:r>
      <w:r>
        <w:rPr>
          <w:szCs w:val="22"/>
        </w:rPr>
        <w:t xml:space="preserve">). </w:t>
      </w:r>
      <w:r w:rsidRPr="009D4312">
        <w:rPr>
          <w:szCs w:val="22"/>
        </w:rPr>
        <w:t>Therefore, TCM that induced high IL-10 secretion also tended to induce high TNF-α secretion, and TCM that induced high IL-8 secretion also tended to induce high KC-like secretion.</w:t>
      </w:r>
      <w:r>
        <w:rPr>
          <w:szCs w:val="22"/>
        </w:rPr>
        <w:t xml:space="preserve"> </w:t>
      </w:r>
      <w:ins w:id="371" w:author="Brady,Rachel" w:date="2026-01-14T16:21:00Z" w16du:dateUtc="2026-01-15T00:21:00Z">
        <w:r w:rsidR="001103B3">
          <w:rPr>
            <w:szCs w:val="22"/>
          </w:rPr>
          <w:t xml:space="preserve">The remaining pairwise correlations did not reach significance after correction. </w:t>
        </w:r>
      </w:ins>
      <w:r w:rsidR="0067676E">
        <w:rPr>
          <w:szCs w:val="22"/>
        </w:rPr>
        <w:t>All pairwise comparisons</w:t>
      </w:r>
      <w:ins w:id="372" w:author="Brady,Rachel" w:date="2026-01-14T16:22:00Z" w16du:dateUtc="2026-01-15T00:22:00Z">
        <w:r w:rsidR="001103B3">
          <w:rPr>
            <w:szCs w:val="22"/>
          </w:rPr>
          <w:t xml:space="preserve"> from this analysis</w:t>
        </w:r>
      </w:ins>
      <w:r w:rsidR="0067676E">
        <w:rPr>
          <w:szCs w:val="22"/>
        </w:rPr>
        <w:t xml:space="preserve"> are provided in </w:t>
      </w:r>
      <w:proofErr w:type="gramStart"/>
      <w:r w:rsidR="0067676E" w:rsidRPr="0067676E">
        <w:rPr>
          <w:b/>
          <w:bCs/>
          <w:szCs w:val="22"/>
        </w:rPr>
        <w:t>S4 Table</w:t>
      </w:r>
      <w:proofErr w:type="gramEnd"/>
      <w:r w:rsidR="0067676E">
        <w:rPr>
          <w:szCs w:val="22"/>
        </w:rPr>
        <w:t xml:space="preserve">. </w:t>
      </w:r>
      <w:r w:rsidR="00956097" w:rsidRPr="00956097">
        <w:rPr>
          <w:szCs w:val="22"/>
        </w:rPr>
        <w:t xml:space="preserve">No cell lines or tumor types were significantly overrepresented in the top or bottom quartiles across analytes by permutation testing. Cell line 1771 (B-cell lymphoma) showed a trend toward overrepresentation in the bottom quartiles (adj. </w:t>
      </w:r>
      <w:r w:rsidR="00956097" w:rsidRPr="00956097">
        <w:rPr>
          <w:i/>
          <w:iCs/>
          <w:szCs w:val="22"/>
        </w:rPr>
        <w:t>p</w:t>
      </w:r>
      <w:r w:rsidR="00956097" w:rsidRPr="00956097">
        <w:rPr>
          <w:szCs w:val="22"/>
        </w:rPr>
        <w:t xml:space="preserve"> = 0.064).</w:t>
      </w:r>
    </w:p>
    <w:p w14:paraId="571DD990" w14:textId="77777777" w:rsidR="00D05CA6" w:rsidRPr="00907A27" w:rsidRDefault="00D05CA6" w:rsidP="009271E5">
      <w:pPr>
        <w:spacing w:line="480" w:lineRule="auto"/>
        <w:ind w:firstLine="720"/>
        <w:rPr>
          <w:szCs w:val="22"/>
        </w:rPr>
      </w:pPr>
    </w:p>
    <w:p w14:paraId="29B5F526" w14:textId="5D934343" w:rsidR="009B0241" w:rsidRDefault="004C55A6" w:rsidP="009271E5">
      <w:pPr>
        <w:spacing w:line="480" w:lineRule="auto"/>
        <w:rPr>
          <w:rStyle w:val="eop"/>
          <w:b/>
          <w:szCs w:val="22"/>
        </w:rPr>
      </w:pPr>
      <w:moveFromRangeStart w:id="373" w:author="Brady,Rachel" w:date="2026-01-14T12:49:00Z" w:name="move219287392"/>
      <w:moveFrom w:id="374" w:author="Brady,Rachel" w:date="2026-01-14T12:49:00Z" w16du:dateUtc="2026-01-14T20:49:00Z">
        <w:r w:rsidRPr="00D26DBC" w:rsidDel="00E810C3">
          <w:rPr>
            <w:rStyle w:val="eop"/>
            <w:b/>
            <w:szCs w:val="22"/>
          </w:rPr>
          <w:t xml:space="preserve">Fig 2: </w:t>
        </w:r>
        <w:r w:rsidRPr="00D26DBC" w:rsidDel="00E810C3">
          <w:rPr>
            <w:b/>
            <w:szCs w:val="22"/>
          </w:rPr>
          <w:t>Spearman correlation heatmap of cytokine secretion</w:t>
        </w:r>
        <w:r w:rsidRPr="00D26DBC" w:rsidDel="00E810C3">
          <w:rPr>
            <w:rStyle w:val="eop"/>
            <w:b/>
            <w:szCs w:val="22"/>
          </w:rPr>
          <w:t xml:space="preserve">. </w:t>
        </w:r>
      </w:moveFrom>
      <w:moveFromRangeEnd w:id="373"/>
    </w:p>
    <w:p w14:paraId="7C330543" w14:textId="43341745" w:rsidR="00D05CA6" w:rsidRDefault="00E810C3" w:rsidP="009271E5">
      <w:pPr>
        <w:spacing w:line="480" w:lineRule="auto"/>
        <w:rPr>
          <w:szCs w:val="22"/>
        </w:rPr>
      </w:pPr>
      <w:moveToRangeStart w:id="375" w:author="Brady,Rachel" w:date="2026-01-14T12:49:00Z" w:name="move219287392"/>
      <w:moveTo w:id="376" w:author="Brady,Rachel" w:date="2026-01-14T12:49:00Z" w16du:dateUtc="2026-01-14T20:49:00Z">
        <w:r w:rsidRPr="00D26DBC">
          <w:rPr>
            <w:rStyle w:val="eop"/>
            <w:b/>
            <w:szCs w:val="22"/>
          </w:rPr>
          <w:t xml:space="preserve">Fig 2: </w:t>
        </w:r>
        <w:r w:rsidRPr="00D26DBC">
          <w:rPr>
            <w:b/>
            <w:szCs w:val="22"/>
          </w:rPr>
          <w:t>Spearman correlation heatmap of cytokine secretion</w:t>
        </w:r>
        <w:r w:rsidRPr="00D26DBC">
          <w:rPr>
            <w:rStyle w:val="eop"/>
            <w:b/>
            <w:szCs w:val="22"/>
          </w:rPr>
          <w:t>.</w:t>
        </w:r>
      </w:moveTo>
      <w:moveToRangeEnd w:id="375"/>
      <w:ins w:id="377" w:author="Brady,Rachel" w:date="2026-01-14T12:49:00Z" w16du:dateUtc="2026-01-14T20:49:00Z">
        <w:r>
          <w:rPr>
            <w:rStyle w:val="eop"/>
            <w:b/>
            <w:szCs w:val="22"/>
          </w:rPr>
          <w:t xml:space="preserve"> </w:t>
        </w:r>
      </w:ins>
      <w:r w:rsidR="0067676E" w:rsidRPr="0067676E">
        <w:rPr>
          <w:szCs w:val="22"/>
        </w:rPr>
        <w:t>Each tile is colored by the Spearman ρ value (red = positive correlation, blue = negative correlation; scale bar at right). Statistically significant correlations after false discovery rate correction for multiple comparisons are annotated</w:t>
      </w:r>
      <w:r w:rsidR="00AF0552">
        <w:rPr>
          <w:szCs w:val="22"/>
        </w:rPr>
        <w:t>.</w:t>
      </w:r>
    </w:p>
    <w:p w14:paraId="17EA6443" w14:textId="77777777" w:rsidR="0067676E" w:rsidRPr="00D26DBC" w:rsidRDefault="0067676E" w:rsidP="009271E5">
      <w:pPr>
        <w:spacing w:line="480" w:lineRule="auto"/>
        <w:rPr>
          <w:b/>
          <w:szCs w:val="22"/>
        </w:rPr>
      </w:pPr>
    </w:p>
    <w:p w14:paraId="77916DFE" w14:textId="7FCF03EB" w:rsidR="000635AD" w:rsidRDefault="00094DA7" w:rsidP="000635AD">
      <w:pPr>
        <w:spacing w:line="480" w:lineRule="auto"/>
        <w:ind w:firstLine="720"/>
        <w:rPr>
          <w:szCs w:val="22"/>
        </w:rPr>
      </w:pPr>
      <w:r w:rsidRPr="00094DA7">
        <w:rPr>
          <w:szCs w:val="22"/>
        </w:rPr>
        <w:t>Whole-exome sequencing of</w:t>
      </w:r>
      <w:r>
        <w:rPr>
          <w:szCs w:val="22"/>
        </w:rPr>
        <w:t xml:space="preserve"> </w:t>
      </w:r>
      <w:r w:rsidRPr="00094DA7">
        <w:rPr>
          <w:szCs w:val="22"/>
        </w:rPr>
        <w:t xml:space="preserve"> &gt;30 canine cell lines was previously performed at the FACC, </w:t>
      </w:r>
      <w:r>
        <w:rPr>
          <w:szCs w:val="22"/>
        </w:rPr>
        <w:t xml:space="preserve">categorizing </w:t>
      </w:r>
      <w:r w:rsidR="000635AD">
        <w:rPr>
          <w:szCs w:val="22"/>
        </w:rPr>
        <w:t xml:space="preserve">driver </w:t>
      </w:r>
      <w:r w:rsidRPr="00094DA7">
        <w:rPr>
          <w:szCs w:val="22"/>
        </w:rPr>
        <w:t>mutation</w:t>
      </w:r>
      <w:r w:rsidR="000635AD">
        <w:rPr>
          <w:szCs w:val="22"/>
        </w:rPr>
        <w:t>s</w:t>
      </w:r>
      <w:r w:rsidRPr="00094DA7">
        <w:rPr>
          <w:szCs w:val="22"/>
        </w:rPr>
        <w:t xml:space="preserve"> and phosphorylation</w:t>
      </w:r>
      <w:r w:rsidR="000635AD">
        <w:rPr>
          <w:szCs w:val="22"/>
        </w:rPr>
        <w:t xml:space="preserve"> status</w:t>
      </w:r>
      <w:r w:rsidRPr="00094DA7">
        <w:rPr>
          <w:szCs w:val="22"/>
        </w:rPr>
        <w:t xml:space="preserve"> of protein kinase B (</w:t>
      </w:r>
      <w:proofErr w:type="spellStart"/>
      <w:r w:rsidRPr="00094DA7">
        <w:rPr>
          <w:szCs w:val="22"/>
        </w:rPr>
        <w:t>pAKT</w:t>
      </w:r>
      <w:proofErr w:type="spellEnd"/>
      <w:r w:rsidRPr="00094DA7">
        <w:rPr>
          <w:szCs w:val="22"/>
        </w:rPr>
        <w:t>) and extracellular signal-regulated kinase (</w:t>
      </w:r>
      <w:proofErr w:type="spellStart"/>
      <w:r w:rsidRPr="00094DA7">
        <w:rPr>
          <w:szCs w:val="22"/>
        </w:rPr>
        <w:t>pERK</w:t>
      </w:r>
      <w:proofErr w:type="spellEnd"/>
      <w:r w:rsidRPr="00094DA7">
        <w:rPr>
          <w:szCs w:val="22"/>
        </w:rPr>
        <w:t>) as active, constitutive, or low in 23 lines used here</w:t>
      </w:r>
      <w:r>
        <w:rPr>
          <w:szCs w:val="22"/>
        </w:rPr>
        <w:t xml:space="preserve"> </w:t>
      </w:r>
      <w:sdt>
        <w:sdtPr>
          <w:rPr>
            <w:color w:val="000000"/>
            <w:szCs w:val="22"/>
          </w:rPr>
          <w:tag w:val="MENDELEY_CITATION_v3_eyJjaXRhdGlvbklEIjoiTUVOREVMRVlfQ0lUQVRJT05fZDA1NTUxM2QtYTU0Ny00ZDQwLTk0Y2MtMTc1M2IxZjVmODgxIiwicHJvcGVydGllcyI6eyJub3RlSW5kZXgiOjB9LCJpc0VkaXRlZCI6ZmFsc2UsIm1hbnVhbE92ZXJyaWRlIjp7ImlzTWFudWFsbHlPdmVycmlkZGVuIjpmYWxzZSwiY2l0ZXByb2NUZXh0IjoiWzMw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"/>
          <w:id w:val="1106613989"/>
          <w:placeholder>
            <w:docPart w:val="A476B1D2B3BB4520AA1525C8A2B3E161"/>
          </w:placeholder>
        </w:sdtPr>
        <w:sdtContent>
          <w:r w:rsidR="009C6692" w:rsidRPr="009C6692">
            <w:rPr>
              <w:color w:val="000000"/>
              <w:szCs w:val="22"/>
            </w:rPr>
            <w:t>[30]</w:t>
          </w:r>
        </w:sdtContent>
      </w:sdt>
      <w:r w:rsidR="00956097">
        <w:rPr>
          <w:color w:val="000000"/>
          <w:szCs w:val="22"/>
        </w:rPr>
        <w:t>.</w:t>
      </w:r>
      <w:r w:rsidR="00956097" w:rsidRPr="00E80806">
        <w:rPr>
          <w:szCs w:val="22"/>
        </w:rPr>
        <w:t xml:space="preserve"> </w:t>
      </w:r>
      <w:r w:rsidRPr="00094DA7">
        <w:rPr>
          <w:szCs w:val="22"/>
        </w:rPr>
        <w:t xml:space="preserve">We next </w:t>
      </w:r>
      <w:proofErr w:type="gramStart"/>
      <w:r w:rsidRPr="00094DA7">
        <w:rPr>
          <w:szCs w:val="22"/>
        </w:rPr>
        <w:t>tested for</w:t>
      </w:r>
      <w:proofErr w:type="gramEnd"/>
      <w:r w:rsidRPr="00094DA7">
        <w:rPr>
          <w:szCs w:val="22"/>
        </w:rPr>
        <w:t xml:space="preserve"> correlations between these data and our results. </w:t>
      </w:r>
      <w:r w:rsidR="000635AD" w:rsidRPr="000635AD">
        <w:rPr>
          <w:szCs w:val="22"/>
        </w:rPr>
        <w:t xml:space="preserve">Three associations showed uncorrected </w:t>
      </w:r>
      <w:r w:rsidR="000635AD" w:rsidRPr="000635AD">
        <w:rPr>
          <w:i/>
          <w:iCs/>
          <w:szCs w:val="22"/>
        </w:rPr>
        <w:t>p</w:t>
      </w:r>
      <w:r w:rsidR="000635AD" w:rsidRPr="000635AD">
        <w:rPr>
          <w:szCs w:val="22"/>
        </w:rPr>
        <w:t xml:space="preserve"> &lt; 0.05 but did not survive FDR correction. TCM from cell lines with ≥2 driver mutations (n=8) stimulated higher TGF-β compared to lines with &lt;2 mutations (n=15) (Wilcoxon W=20, </w:t>
      </w:r>
      <w:r w:rsidR="000635AD" w:rsidRPr="000635AD">
        <w:rPr>
          <w:i/>
          <w:iCs/>
          <w:szCs w:val="22"/>
        </w:rPr>
        <w:t>p</w:t>
      </w:r>
      <w:r w:rsidR="000635AD" w:rsidRPr="000635AD">
        <w:rPr>
          <w:szCs w:val="22"/>
        </w:rPr>
        <w:t xml:space="preserve">=0.011, adj. </w:t>
      </w:r>
      <w:r w:rsidR="000635AD" w:rsidRPr="000635AD">
        <w:rPr>
          <w:i/>
          <w:iCs/>
          <w:szCs w:val="22"/>
        </w:rPr>
        <w:t>p</w:t>
      </w:r>
      <w:r w:rsidR="000635AD" w:rsidRPr="000635AD">
        <w:rPr>
          <w:szCs w:val="22"/>
        </w:rPr>
        <w:t xml:space="preserve">=0.075). Conversely, lines with &lt;2 mutations stimulated higher IL-10 (W=91, </w:t>
      </w:r>
      <w:r w:rsidR="000635AD" w:rsidRPr="000635AD">
        <w:rPr>
          <w:i/>
          <w:iCs/>
          <w:szCs w:val="22"/>
        </w:rPr>
        <w:t>p</w:t>
      </w:r>
      <w:r w:rsidR="000635AD" w:rsidRPr="000635AD">
        <w:rPr>
          <w:szCs w:val="22"/>
        </w:rPr>
        <w:t xml:space="preserve">=0.049, adj. </w:t>
      </w:r>
      <w:r w:rsidR="000635AD" w:rsidRPr="000635AD">
        <w:rPr>
          <w:i/>
          <w:iCs/>
          <w:szCs w:val="22"/>
        </w:rPr>
        <w:t>p</w:t>
      </w:r>
      <w:r w:rsidR="000635AD" w:rsidRPr="000635AD">
        <w:rPr>
          <w:szCs w:val="22"/>
        </w:rPr>
        <w:t xml:space="preserve">=0.133). TCM from lines with active </w:t>
      </w:r>
      <w:proofErr w:type="spellStart"/>
      <w:r w:rsidR="000635AD" w:rsidRPr="000635AD">
        <w:rPr>
          <w:szCs w:val="22"/>
        </w:rPr>
        <w:t>pAKT</w:t>
      </w:r>
      <w:proofErr w:type="spellEnd"/>
      <w:r w:rsidR="000635AD" w:rsidRPr="000635AD">
        <w:rPr>
          <w:szCs w:val="22"/>
        </w:rPr>
        <w:t xml:space="preserve"> (n=9) stimulated higher CCL2 compared to constitutive </w:t>
      </w:r>
      <w:proofErr w:type="spellStart"/>
      <w:r w:rsidR="000635AD" w:rsidRPr="000635AD">
        <w:rPr>
          <w:szCs w:val="22"/>
        </w:rPr>
        <w:t>pAKT</w:t>
      </w:r>
      <w:proofErr w:type="spellEnd"/>
      <w:r w:rsidR="000635AD" w:rsidRPr="000635AD">
        <w:rPr>
          <w:szCs w:val="22"/>
        </w:rPr>
        <w:t xml:space="preserve"> (n=11) (pairwise </w:t>
      </w:r>
      <w:r w:rsidR="000635AD" w:rsidRPr="000635AD">
        <w:rPr>
          <w:szCs w:val="22"/>
        </w:rPr>
        <w:lastRenderedPageBreak/>
        <w:t xml:space="preserve">Wilcoxon </w:t>
      </w:r>
      <w:r w:rsidR="000635AD" w:rsidRPr="000635AD">
        <w:rPr>
          <w:i/>
          <w:iCs/>
          <w:szCs w:val="22"/>
        </w:rPr>
        <w:t>p</w:t>
      </w:r>
      <w:r w:rsidR="000635AD" w:rsidRPr="000635AD">
        <w:rPr>
          <w:szCs w:val="22"/>
        </w:rPr>
        <w:t xml:space="preserve">=0.030, adj. </w:t>
      </w:r>
      <w:r w:rsidR="000635AD" w:rsidRPr="000635AD">
        <w:rPr>
          <w:i/>
          <w:iCs/>
          <w:szCs w:val="22"/>
        </w:rPr>
        <w:t>p</w:t>
      </w:r>
      <w:r w:rsidR="000635AD" w:rsidRPr="000635AD">
        <w:rPr>
          <w:szCs w:val="22"/>
        </w:rPr>
        <w:t xml:space="preserve">=0.068; overall Kruskal-Wallis H=7.03, </w:t>
      </w:r>
      <w:proofErr w:type="spellStart"/>
      <w:r w:rsidR="000635AD" w:rsidRPr="000635AD">
        <w:rPr>
          <w:szCs w:val="22"/>
        </w:rPr>
        <w:t>df</w:t>
      </w:r>
      <w:proofErr w:type="spellEnd"/>
      <w:r w:rsidR="000635AD" w:rsidRPr="000635AD">
        <w:rPr>
          <w:szCs w:val="22"/>
        </w:rPr>
        <w:t xml:space="preserve">=2, </w:t>
      </w:r>
      <w:r w:rsidR="000635AD" w:rsidRPr="000635AD">
        <w:rPr>
          <w:i/>
          <w:iCs/>
          <w:szCs w:val="22"/>
        </w:rPr>
        <w:t>p</w:t>
      </w:r>
      <w:r w:rsidR="000635AD" w:rsidRPr="000635AD">
        <w:rPr>
          <w:szCs w:val="22"/>
        </w:rPr>
        <w:t xml:space="preserve">=0.030, adj. </w:t>
      </w:r>
      <w:r w:rsidR="000635AD" w:rsidRPr="000635AD">
        <w:rPr>
          <w:i/>
          <w:iCs/>
          <w:szCs w:val="22"/>
        </w:rPr>
        <w:t>p</w:t>
      </w:r>
      <w:r w:rsidR="000635AD" w:rsidRPr="000635AD">
        <w:rPr>
          <w:szCs w:val="22"/>
        </w:rPr>
        <w:t>=0.209). These exploratory associations could be investigated further for biological significance.</w:t>
      </w:r>
    </w:p>
    <w:p w14:paraId="7A0030A2" w14:textId="51F85A93" w:rsidR="003545D2" w:rsidRPr="009271E5" w:rsidRDefault="00E810C3" w:rsidP="000635AD">
      <w:pPr>
        <w:spacing w:line="480" w:lineRule="auto"/>
        <w:rPr>
          <w:rStyle w:val="eop"/>
          <w:b/>
          <w:bCs/>
          <w:iCs/>
          <w:sz w:val="32"/>
          <w:szCs w:val="32"/>
        </w:rPr>
      </w:pPr>
      <w:ins w:id="378" w:author="Brady,Rachel" w:date="2026-01-14T12:47:00Z">
        <w:r w:rsidRPr="00E810C3">
          <w:rPr>
            <w:b/>
            <w:bCs/>
            <w:iCs/>
            <w:sz w:val="32"/>
            <w:szCs w:val="32"/>
          </w:rPr>
          <w:t>High-polarizing cell lines share distinct transcriptomic signatures</w:t>
        </w:r>
      </w:ins>
      <w:del w:id="379" w:author="Brady,Rachel" w:date="2026-01-14T12:47:00Z" w16du:dateUtc="2026-01-14T20:47:00Z">
        <w:r w:rsidR="006A03F7" w:rsidRPr="009271E5" w:rsidDel="00E810C3">
          <w:rPr>
            <w:rStyle w:val="normaltextrun"/>
            <w:b/>
            <w:bCs/>
            <w:iCs/>
            <w:sz w:val="32"/>
            <w:szCs w:val="32"/>
          </w:rPr>
          <w:delText>Canine cancer cell lines capable of potent polarization have relevant DEGs and pathways</w:delText>
        </w:r>
      </w:del>
      <w:r w:rsidR="009271E5">
        <w:rPr>
          <w:rStyle w:val="normaltextrun"/>
          <w:b/>
          <w:bCs/>
          <w:iCs/>
          <w:sz w:val="32"/>
          <w:szCs w:val="32"/>
        </w:rPr>
        <w:t>.</w:t>
      </w:r>
    </w:p>
    <w:p w14:paraId="4F633F93" w14:textId="1EB7D54F" w:rsidR="00864240" w:rsidRDefault="006A03F7" w:rsidP="009271E5">
      <w:pPr>
        <w:spacing w:line="480" w:lineRule="auto"/>
        <w:ind w:firstLine="720"/>
        <w:rPr>
          <w:szCs w:val="22"/>
        </w:rPr>
      </w:pPr>
      <w:r w:rsidRPr="00E80806">
        <w:rPr>
          <w:rStyle w:val="eop"/>
          <w:szCs w:val="22"/>
        </w:rPr>
        <w:t>Investigators at</w:t>
      </w:r>
      <w:r w:rsidR="002D39FE">
        <w:rPr>
          <w:rStyle w:val="eop"/>
          <w:szCs w:val="22"/>
        </w:rPr>
        <w:t xml:space="preserve"> the</w:t>
      </w:r>
      <w:r w:rsidRPr="00E80806">
        <w:rPr>
          <w:rStyle w:val="eop"/>
          <w:szCs w:val="22"/>
        </w:rPr>
        <w:t xml:space="preserve"> FACC </w:t>
      </w:r>
      <w:r>
        <w:rPr>
          <w:rStyle w:val="eop"/>
          <w:szCs w:val="22"/>
        </w:rPr>
        <w:t>ha</w:t>
      </w:r>
      <w:r w:rsidR="000635AD">
        <w:rPr>
          <w:rStyle w:val="eop"/>
          <w:szCs w:val="22"/>
        </w:rPr>
        <w:t>d</w:t>
      </w:r>
      <w:r>
        <w:rPr>
          <w:rStyle w:val="eop"/>
          <w:szCs w:val="22"/>
        </w:rPr>
        <w:t xml:space="preserve"> previously performed RNA-seq on 23 of the 25 cell lines used in this study </w:t>
      </w:r>
      <w:sdt>
        <w:sdtPr>
          <w:rPr>
            <w:rStyle w:val="eop"/>
            <w:color w:val="000000"/>
            <w:szCs w:val="22"/>
          </w:rPr>
          <w:tag w:val="MENDELEY_CITATION_v3_eyJjaXRhdGlvbklEIjoiTUVOREVMRVlfQ0lUQVRJT05fYWNlOTRjYzMtYzYwNi00OWE3LWJiYjctNjdhNzc5ZTY4OTZlIiwicHJvcGVydGllcyI6eyJub3RlSW5kZXgiOjB9LCJpc0VkaXRlZCI6ZmFsc2UsIm1hbnVhbE92ZXJyaWRlIjp7ImlzTWFudWFsbHlPdmVycmlkZGVuIjpmYWxzZSwiY2l0ZXByb2NUZXh0IjoiWzMx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
          <w:id w:val="1191951775"/>
          <w:placeholder>
            <w:docPart w:val="DefaultPlaceholder_-1854013440"/>
          </w:placeholder>
        </w:sdtPr>
        <w:sdtContent>
          <w:r w:rsidR="009C6692" w:rsidRPr="009C6692">
            <w:rPr>
              <w:rStyle w:val="eop"/>
              <w:color w:val="000000"/>
              <w:szCs w:val="22"/>
            </w:rPr>
            <w:t>[31]</w:t>
          </w:r>
        </w:sdtContent>
      </w:sdt>
      <w:r w:rsidR="002D39FE">
        <w:rPr>
          <w:rStyle w:val="eop"/>
          <w:szCs w:val="22"/>
        </w:rPr>
        <w:t xml:space="preserve">. </w:t>
      </w:r>
      <w:r w:rsidR="00094DA7" w:rsidRPr="00094DA7">
        <w:rPr>
          <w:szCs w:val="22"/>
        </w:rPr>
        <w:t xml:space="preserve">We </w:t>
      </w:r>
      <w:r w:rsidR="001D3E28">
        <w:rPr>
          <w:szCs w:val="22"/>
        </w:rPr>
        <w:t xml:space="preserve">next </w:t>
      </w:r>
      <w:r w:rsidR="00094DA7" w:rsidRPr="00094DA7">
        <w:rPr>
          <w:szCs w:val="22"/>
        </w:rPr>
        <w:t xml:space="preserve">correlated cytokine modified z-scores with </w:t>
      </w:r>
      <w:r w:rsidR="001D3E28">
        <w:rPr>
          <w:szCs w:val="22"/>
        </w:rPr>
        <w:t xml:space="preserve">this </w:t>
      </w:r>
      <w:r w:rsidR="00094DA7" w:rsidRPr="00094DA7">
        <w:rPr>
          <w:szCs w:val="22"/>
        </w:rPr>
        <w:t>RNA-seq data</w:t>
      </w:r>
      <w:r w:rsidR="001D3E28">
        <w:rPr>
          <w:szCs w:val="22"/>
        </w:rPr>
        <w:t xml:space="preserve">. </w:t>
      </w:r>
      <w:r w:rsidR="003B7F94" w:rsidRPr="003B7F94">
        <w:rPr>
          <w:szCs w:val="22"/>
        </w:rPr>
        <w:t xml:space="preserve">For VEGF, two genes showed strong associations. Multivesicular body subunit 12A (MVB12A [gene ID 476674]; ρ = 0.817, </w:t>
      </w:r>
      <w:r w:rsidR="003B7F94" w:rsidRPr="003B7F94">
        <w:rPr>
          <w:i/>
          <w:iCs/>
          <w:szCs w:val="22"/>
        </w:rPr>
        <w:t>p</w:t>
      </w:r>
      <w:r w:rsidR="003B7F94" w:rsidRPr="003B7F94">
        <w:rPr>
          <w:szCs w:val="22"/>
        </w:rPr>
        <w:t xml:space="preserve"> &lt; 0.001, q = 0.038) was upregulated in high VEGF-stimulating cell lines and encodes a core </w:t>
      </w:r>
      <w:ins w:id="380" w:author="Brady,Rachel" w:date="2026-01-15T11:01:00Z">
        <w:r w:rsidR="00252C73" w:rsidRPr="00252C73">
          <w:rPr>
            <w:szCs w:val="22"/>
          </w:rPr>
          <w:t>endosomal sorting complexes required for transport</w:t>
        </w:r>
      </w:ins>
      <w:ins w:id="381" w:author="Brady,Rachel" w:date="2026-01-15T11:01:00Z" w16du:dateUtc="2026-01-15T19:01:00Z">
        <w:r w:rsidR="00252C73">
          <w:rPr>
            <w:szCs w:val="22"/>
          </w:rPr>
          <w:t xml:space="preserve"> (</w:t>
        </w:r>
      </w:ins>
      <w:r w:rsidR="003B7F94" w:rsidRPr="003B7F94">
        <w:rPr>
          <w:szCs w:val="22"/>
        </w:rPr>
        <w:t>ESCRT</w:t>
      </w:r>
      <w:ins w:id="382" w:author="Brady,Rachel" w:date="2026-01-15T11:01:00Z" w16du:dateUtc="2026-01-15T19:01:00Z">
        <w:r w:rsidR="00252C73">
          <w:rPr>
            <w:szCs w:val="22"/>
          </w:rPr>
          <w:t>)</w:t>
        </w:r>
      </w:ins>
      <w:r w:rsidR="003B7F94" w:rsidRPr="003B7F94">
        <w:rPr>
          <w:szCs w:val="22"/>
        </w:rPr>
        <w:t>-I subunit regulating exosome biogenesis</w:t>
      </w:r>
      <w:r w:rsidR="003B7F94">
        <w:rPr>
          <w:szCs w:val="22"/>
        </w:rPr>
        <w:t xml:space="preserve"> </w:t>
      </w:r>
      <w:sdt>
        <w:sdtPr>
          <w:rPr>
            <w:color w:val="000000"/>
            <w:szCs w:val="22"/>
          </w:rPr>
          <w:tag w:val="MENDELEY_CITATION_v3_eyJjaXRhdGlvbklEIjoiTUVOREVMRVlfQ0lUQVRJT05fM2ZiMTcwMjEtMDQ3Yi00MGNjLTgzM2QtYTY4M2Q3NjdjMDg4IiwicHJvcGVydGllcyI6eyJub3RlSW5kZXgiOjB9LCJpc0VkaXRlZCI6ZmFsc2UsIm1hbnVhbE92ZXJyaWRlIjp7ImlzTWFudWFsbHlPdmVycmlkZGVuIjpmYWxzZSwiY2l0ZXByb2NUZXh0IjoiWzM0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
          <w:id w:val="1028067170"/>
          <w:placeholder>
            <w:docPart w:val="DefaultPlaceholder_-1854013440"/>
          </w:placeholder>
        </w:sdtPr>
        <w:sdtContent>
          <w:r w:rsidR="009C6692" w:rsidRPr="009C6692">
            <w:rPr>
              <w:color w:val="000000"/>
              <w:szCs w:val="22"/>
            </w:rPr>
            <w:t>[34]</w:t>
          </w:r>
        </w:sdtContent>
      </w:sdt>
      <w:r w:rsidR="002D39FE">
        <w:rPr>
          <w:color w:val="000000"/>
          <w:szCs w:val="22"/>
        </w:rPr>
        <w:t>.</w:t>
      </w:r>
      <w:r w:rsidRPr="00E80806">
        <w:rPr>
          <w:szCs w:val="22"/>
        </w:rPr>
        <w:t xml:space="preserve"> </w:t>
      </w:r>
      <w:r w:rsidR="003B7F94" w:rsidRPr="003B7F94">
        <w:rPr>
          <w:szCs w:val="22"/>
        </w:rPr>
        <w:t xml:space="preserve">An unannotated </w:t>
      </w:r>
      <w:proofErr w:type="spellStart"/>
      <w:r w:rsidR="003B7F94" w:rsidRPr="003B7F94">
        <w:rPr>
          <w:szCs w:val="22"/>
        </w:rPr>
        <w:t>Ensembl</w:t>
      </w:r>
      <w:proofErr w:type="spellEnd"/>
      <w:r w:rsidR="003B7F94" w:rsidRPr="003B7F94">
        <w:rPr>
          <w:szCs w:val="22"/>
        </w:rPr>
        <w:t xml:space="preserve"> ID (ENSCAFG00000024217; ρ = 0.813, </w:t>
      </w:r>
      <w:r w:rsidR="003B7F94" w:rsidRPr="003B7F94">
        <w:rPr>
          <w:i/>
          <w:iCs/>
          <w:szCs w:val="22"/>
        </w:rPr>
        <w:t>p</w:t>
      </w:r>
      <w:r w:rsidR="003B7F94" w:rsidRPr="003B7F94">
        <w:rPr>
          <w:szCs w:val="22"/>
        </w:rPr>
        <w:t xml:space="preserve"> &lt; 0.001, q = 0.038) was </w:t>
      </w:r>
      <w:r w:rsidR="001D5298">
        <w:rPr>
          <w:szCs w:val="22"/>
        </w:rPr>
        <w:t xml:space="preserve">also upregulated in high VEGF-stimulating cell lines. It was </w:t>
      </w:r>
      <w:r w:rsidR="003B7F94" w:rsidRPr="003B7F94">
        <w:rPr>
          <w:szCs w:val="22"/>
        </w:rPr>
        <w:t xml:space="preserve">identified by </w:t>
      </w:r>
      <w:del w:id="383" w:author="Brady,Rachel" w:date="2026-01-15T10:07:00Z" w16du:dateUtc="2026-01-15T18:07:00Z">
        <w:r w:rsidR="003B7F94" w:rsidRPr="003B7F94" w:rsidDel="007751FA">
          <w:rPr>
            <w:szCs w:val="22"/>
          </w:rPr>
          <w:delText>orthology</w:delText>
        </w:r>
      </w:del>
      <w:ins w:id="384" w:author="Brady,Rachel" w:date="2026-01-15T10:07:00Z" w16du:dateUtc="2026-01-15T18:07:00Z">
        <w:r w:rsidR="007751FA" w:rsidRPr="003B7F94">
          <w:rPr>
            <w:szCs w:val="22"/>
          </w:rPr>
          <w:t>ortholog</w:t>
        </w:r>
      </w:ins>
      <w:r w:rsidR="003B7F94" w:rsidRPr="003B7F94">
        <w:rPr>
          <w:szCs w:val="22"/>
        </w:rPr>
        <w:t xml:space="preserve"> analysis as trafficking protein particle complex subunit 5 (TRAPPC5 [gene ID 484997]), part of the TRAPP complex involved in vesicular traffickin</w:t>
      </w:r>
      <w:r w:rsidR="003B7F94">
        <w:rPr>
          <w:szCs w:val="22"/>
        </w:rPr>
        <w:t>g</w:t>
      </w:r>
      <w:r w:rsidR="00094DA7">
        <w:rPr>
          <w:szCs w:val="22"/>
        </w:rPr>
        <w:t xml:space="preserve"> </w:t>
      </w:r>
      <w:sdt>
        <w:sdtPr>
          <w:rPr>
            <w:color w:val="000000"/>
            <w:szCs w:val="22"/>
          </w:rPr>
          <w:tag w:val="MENDELEY_CITATION_v3_eyJjaXRhdGlvbklEIjoiTUVOREVMRVlfQ0lUQVRJT05fMmM3NzdmNzgtNGQ3NC00MWViLWI1NGYtZDQ5YzhiN2U2MjdjIiwicHJvcGVydGllcyI6eyJub3RlSW5kZXgiOjB9LCJpc0VkaXRlZCI6ZmFsc2UsIm1hbnVhbE92ZXJyaWRlIjp7ImlzTWFudWFsbHlPdmVycmlkZGVuIjpmYWxzZSwiY2l0ZXByb2NUZXh0IjoiWzM1LDM2XS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"/>
          <w:id w:val="2087876949"/>
          <w:placeholder>
            <w:docPart w:val="DefaultPlaceholder_-1854013440"/>
          </w:placeholder>
        </w:sdtPr>
        <w:sdtContent>
          <w:r w:rsidR="009C6692" w:rsidRPr="009C6692">
            <w:rPr>
              <w:color w:val="000000"/>
              <w:szCs w:val="22"/>
            </w:rPr>
            <w:t>[35,36]</w:t>
          </w:r>
        </w:sdtContent>
      </w:sdt>
      <w:r w:rsidR="002D39FE">
        <w:rPr>
          <w:color w:val="000000"/>
          <w:szCs w:val="22"/>
        </w:rPr>
        <w:t>.</w:t>
      </w:r>
      <w:r w:rsidRPr="00E80806">
        <w:rPr>
          <w:szCs w:val="22"/>
        </w:rPr>
        <w:t xml:space="preserve"> </w:t>
      </w:r>
      <w:r w:rsidR="00094DA7" w:rsidRPr="00094DA7">
        <w:rPr>
          <w:szCs w:val="22"/>
        </w:rPr>
        <w:t>These results suggest a mechanistic link between tumor cell vesicle/exosome path</w:t>
      </w:r>
      <w:r w:rsidR="00094DA7">
        <w:rPr>
          <w:szCs w:val="22"/>
        </w:rPr>
        <w:t>ways</w:t>
      </w:r>
      <w:r w:rsidR="00094DA7" w:rsidRPr="00094DA7">
        <w:rPr>
          <w:szCs w:val="22"/>
        </w:rPr>
        <w:t xml:space="preserve"> and macrophage VEGF release (</w:t>
      </w:r>
      <w:r w:rsidR="00094DA7" w:rsidRPr="00094DA7">
        <w:rPr>
          <w:b/>
          <w:bCs/>
          <w:szCs w:val="22"/>
        </w:rPr>
        <w:t>Fig 3</w:t>
      </w:r>
      <w:ins w:id="385" w:author="Brady,Rachel" w:date="2026-01-14T16:23:00Z" w16du:dateUtc="2026-01-15T00:23:00Z">
        <w:r w:rsidR="001103B3">
          <w:rPr>
            <w:b/>
            <w:bCs/>
            <w:szCs w:val="22"/>
          </w:rPr>
          <w:t xml:space="preserve">, </w:t>
        </w:r>
      </w:ins>
      <w:del w:id="386" w:author="Brady,Rachel" w:date="2026-01-14T16:23:00Z" w16du:dateUtc="2026-01-15T00:23:00Z">
        <w:r w:rsidR="00094DA7" w:rsidRPr="00094DA7" w:rsidDel="001103B3">
          <w:rPr>
            <w:szCs w:val="22"/>
          </w:rPr>
          <w:delText xml:space="preserve">). </w:delText>
        </w:r>
        <w:r w:rsidR="001D5298" w:rsidRPr="00E316B7" w:rsidDel="001103B3">
          <w:rPr>
            <w:szCs w:val="22"/>
          </w:rPr>
          <w:delText>L</w:delText>
        </w:r>
      </w:del>
      <w:ins w:id="387" w:author="Brady,Rachel" w:date="2026-01-14T16:23:00Z" w16du:dateUtc="2026-01-15T00:23:00Z">
        <w:r w:rsidR="001103B3">
          <w:rPr>
            <w:szCs w:val="22"/>
          </w:rPr>
          <w:t>l</w:t>
        </w:r>
      </w:ins>
      <w:r w:rsidR="001D5298" w:rsidRPr="00E316B7">
        <w:rPr>
          <w:szCs w:val="22"/>
        </w:rPr>
        <w:t xml:space="preserve">inear regression statistics </w:t>
      </w:r>
      <w:del w:id="388" w:author="Brady,Rachel" w:date="2026-01-14T16:23:00Z" w16du:dateUtc="2026-01-15T00:23:00Z">
        <w:r w:rsidR="001D5298" w:rsidRPr="00E316B7" w:rsidDel="001103B3">
          <w:rPr>
            <w:szCs w:val="22"/>
          </w:rPr>
          <w:delText xml:space="preserve">for Fig 3 trend lines are </w:delText>
        </w:r>
      </w:del>
      <w:r w:rsidR="001D5298" w:rsidRPr="00E316B7">
        <w:rPr>
          <w:szCs w:val="22"/>
        </w:rPr>
        <w:t xml:space="preserve">in </w:t>
      </w:r>
      <w:r w:rsidR="001D5298" w:rsidRPr="00E316B7">
        <w:rPr>
          <w:b/>
          <w:bCs/>
          <w:szCs w:val="22"/>
        </w:rPr>
        <w:t>S</w:t>
      </w:r>
      <w:r w:rsidR="00A63722">
        <w:rPr>
          <w:b/>
          <w:bCs/>
          <w:szCs w:val="22"/>
        </w:rPr>
        <w:t>5</w:t>
      </w:r>
      <w:r w:rsidR="001D5298" w:rsidRPr="00E316B7">
        <w:rPr>
          <w:b/>
          <w:bCs/>
          <w:szCs w:val="22"/>
        </w:rPr>
        <w:t xml:space="preserve"> Table</w:t>
      </w:r>
      <w:ins w:id="389" w:author="Brady,Rachel" w:date="2026-01-14T16:23:00Z" w16du:dateUtc="2026-01-15T00:23:00Z">
        <w:r w:rsidR="001103B3">
          <w:rPr>
            <w:b/>
            <w:bCs/>
            <w:szCs w:val="22"/>
          </w:rPr>
          <w:t>)</w:t>
        </w:r>
      </w:ins>
      <w:r w:rsidR="001D5298" w:rsidRPr="00E316B7">
        <w:rPr>
          <w:szCs w:val="22"/>
        </w:rPr>
        <w:t>.</w:t>
      </w:r>
    </w:p>
    <w:p w14:paraId="01E123CA" w14:textId="77777777" w:rsidR="00D05CA6" w:rsidRPr="00963F40" w:rsidRDefault="00D05CA6" w:rsidP="009271E5">
      <w:pPr>
        <w:spacing w:line="480" w:lineRule="auto"/>
        <w:ind w:firstLine="720"/>
        <w:rPr>
          <w:rStyle w:val="normaltextrun"/>
          <w:szCs w:val="22"/>
        </w:rPr>
      </w:pPr>
    </w:p>
    <w:p w14:paraId="20A1CF73" w14:textId="6B35093A" w:rsidR="009B0241" w:rsidRDefault="00864240" w:rsidP="009271E5">
      <w:pPr>
        <w:pStyle w:val="paragraph"/>
        <w:spacing w:before="0" w:beforeAutospacing="0" w:after="0" w:afterAutospacing="0" w:line="480" w:lineRule="auto"/>
        <w:textAlignment w:val="baseline"/>
        <w:rPr>
          <w:b/>
          <w:szCs w:val="22"/>
        </w:rPr>
      </w:pPr>
      <w:moveFromRangeStart w:id="390" w:author="Brady,Rachel" w:date="2026-01-14T12:49:00Z" w:name="move219287401"/>
      <w:moveFrom w:id="391" w:author="Brady,Rachel" w:date="2026-01-14T12:49:00Z" w16du:dateUtc="2026-01-14T20:49:00Z">
        <w:r w:rsidRPr="00D26DBC" w:rsidDel="00E810C3">
          <w:rPr>
            <w:b/>
            <w:szCs w:val="22"/>
          </w:rPr>
          <w:t>Fig 3: Spearman</w:t>
        </w:r>
        <w:r w:rsidR="00A357AE" w:rsidDel="00E810C3">
          <w:rPr>
            <w:b/>
            <w:szCs w:val="22"/>
          </w:rPr>
          <w:t xml:space="preserve">’s </w:t>
        </w:r>
        <w:r w:rsidRPr="00D26DBC" w:rsidDel="00E810C3">
          <w:rPr>
            <w:b/>
            <w:szCs w:val="22"/>
          </w:rPr>
          <w:t xml:space="preserve">correlation between gene expression and VEGF response. </w:t>
        </w:r>
      </w:moveFrom>
      <w:moveFromRangeEnd w:id="390"/>
    </w:p>
    <w:p w14:paraId="2D8AD6D3" w14:textId="68ADFE65" w:rsidR="00864240" w:rsidRDefault="00E810C3" w:rsidP="009271E5">
      <w:pPr>
        <w:pStyle w:val="paragraph"/>
        <w:spacing w:before="0" w:beforeAutospacing="0" w:after="0" w:afterAutospacing="0" w:line="480" w:lineRule="auto"/>
        <w:textAlignment w:val="baseline"/>
        <w:rPr>
          <w:szCs w:val="22"/>
        </w:rPr>
      </w:pPr>
      <w:moveToRangeStart w:id="392" w:author="Brady,Rachel" w:date="2026-01-14T12:49:00Z" w:name="move219287401"/>
      <w:moveTo w:id="393" w:author="Brady,Rachel" w:date="2026-01-14T12:49:00Z" w16du:dateUtc="2026-01-14T20:49:00Z">
        <w:r w:rsidRPr="00D26DBC">
          <w:rPr>
            <w:b/>
            <w:szCs w:val="22"/>
          </w:rPr>
          <w:t>Fig 3: Spearman</w:t>
        </w:r>
        <w:r>
          <w:rPr>
            <w:b/>
            <w:szCs w:val="22"/>
          </w:rPr>
          <w:t xml:space="preserve">’s </w:t>
        </w:r>
        <w:r w:rsidRPr="00D26DBC">
          <w:rPr>
            <w:b/>
            <w:szCs w:val="22"/>
          </w:rPr>
          <w:t xml:space="preserve">correlation between gene expression and VEGF response. </w:t>
        </w:r>
      </w:moveTo>
      <w:moveToRangeEnd w:id="392"/>
      <w:r w:rsidR="00864240" w:rsidRPr="00D26DBC">
        <w:rPr>
          <w:szCs w:val="22"/>
        </w:rPr>
        <w:t xml:space="preserve">Scatter‐plots showing the relationship between TPM‐normalized RNA-seq expression of </w:t>
      </w:r>
      <w:r w:rsidR="00864240" w:rsidRPr="00A357AE">
        <w:rPr>
          <w:i/>
          <w:iCs/>
          <w:szCs w:val="22"/>
        </w:rPr>
        <w:t>MVB12A</w:t>
      </w:r>
      <w:r w:rsidR="00864240" w:rsidRPr="00D26DBC">
        <w:rPr>
          <w:szCs w:val="22"/>
        </w:rPr>
        <w:t xml:space="preserve"> (left panel) and </w:t>
      </w:r>
      <w:r w:rsidR="00864240" w:rsidRPr="00A357AE">
        <w:rPr>
          <w:i/>
          <w:iCs/>
          <w:szCs w:val="22"/>
        </w:rPr>
        <w:t>TRAPPC5</w:t>
      </w:r>
      <w:r w:rsidR="00864240" w:rsidRPr="00D26DBC">
        <w:rPr>
          <w:szCs w:val="22"/>
        </w:rPr>
        <w:t xml:space="preserve"> (right panel) versus mean VEGF modified Z-scores</w:t>
      </w:r>
      <w:r w:rsidR="000635AD">
        <w:rPr>
          <w:szCs w:val="22"/>
        </w:rPr>
        <w:t xml:space="preserve"> (n=23 cell lines)</w:t>
      </w:r>
      <w:r w:rsidR="00864240" w:rsidRPr="00D26DBC">
        <w:rPr>
          <w:szCs w:val="22"/>
        </w:rPr>
        <w:t>. Dashed red lines depict the linear regression trend with 95% confidence bands</w:t>
      </w:r>
      <w:r w:rsidR="00A357AE">
        <w:rPr>
          <w:szCs w:val="22"/>
        </w:rPr>
        <w:t xml:space="preserve"> shaded in grey</w:t>
      </w:r>
      <w:r w:rsidR="00864240" w:rsidRPr="00D26DBC">
        <w:rPr>
          <w:szCs w:val="22"/>
        </w:rPr>
        <w:t>; annotations show Spearman ρ and q-value</w:t>
      </w:r>
      <w:r w:rsidR="003B7F94">
        <w:rPr>
          <w:szCs w:val="22"/>
        </w:rPr>
        <w:t>s</w:t>
      </w:r>
      <w:r w:rsidR="00864240" w:rsidRPr="00D26DBC">
        <w:rPr>
          <w:szCs w:val="22"/>
        </w:rPr>
        <w:t>.</w:t>
      </w:r>
      <w:r w:rsidR="00E316B7">
        <w:rPr>
          <w:szCs w:val="22"/>
        </w:rPr>
        <w:t xml:space="preserve"> </w:t>
      </w:r>
    </w:p>
    <w:p w14:paraId="3FD53C17" w14:textId="77777777" w:rsidR="00D05CA6" w:rsidRPr="00D26DBC" w:rsidRDefault="00D05CA6" w:rsidP="009271E5">
      <w:pPr>
        <w:pStyle w:val="paragraph"/>
        <w:spacing w:before="0" w:beforeAutospacing="0" w:after="0" w:afterAutospacing="0" w:line="480" w:lineRule="auto"/>
        <w:textAlignment w:val="baseline"/>
        <w:rPr>
          <w:b/>
          <w:szCs w:val="22"/>
        </w:rPr>
      </w:pPr>
    </w:p>
    <w:p w14:paraId="7B60AD82" w14:textId="502A1557" w:rsidR="00094DA7" w:rsidRDefault="00094DA7" w:rsidP="009271E5">
      <w:pPr>
        <w:pStyle w:val="paragraph"/>
        <w:spacing w:before="0" w:beforeAutospacing="0" w:after="0" w:afterAutospacing="0" w:line="480" w:lineRule="auto"/>
        <w:ind w:firstLine="720"/>
        <w:textAlignment w:val="baseline"/>
        <w:rPr>
          <w:szCs w:val="22"/>
        </w:rPr>
      </w:pPr>
      <w:r w:rsidRPr="00094DA7">
        <w:rPr>
          <w:szCs w:val="22"/>
        </w:rPr>
        <w:lastRenderedPageBreak/>
        <w:t xml:space="preserve">Pairwise differential gene analysis was performed by defining “high” and “low” stimulator groups </w:t>
      </w:r>
      <w:r w:rsidR="00434AA7">
        <w:rPr>
          <w:szCs w:val="22"/>
        </w:rPr>
        <w:t xml:space="preserve">(n = 6 cell lines each) </w:t>
      </w:r>
      <w:r w:rsidRPr="00094DA7">
        <w:rPr>
          <w:szCs w:val="22"/>
        </w:rPr>
        <w:t xml:space="preserve">for each analyte based on the top and bottom quartiles of modified z-scores. </w:t>
      </w:r>
      <w:r w:rsidR="003D5A13" w:rsidRPr="003D5A13">
        <w:rPr>
          <w:szCs w:val="22"/>
        </w:rPr>
        <w:t>The two groups showed significantly different cytokine responses for all seven analytes</w:t>
      </w:r>
      <w:r w:rsidR="003D5A13">
        <w:rPr>
          <w:szCs w:val="22"/>
        </w:rPr>
        <w:t xml:space="preserve"> (</w:t>
      </w:r>
      <w:ins w:id="394" w:author="Brady,Rachel" w:date="2026-01-14T16:44:00Z" w16du:dateUtc="2026-01-15T00:44:00Z">
        <w:r w:rsidR="00E66C5C">
          <w:rPr>
            <w:szCs w:val="22"/>
          </w:rPr>
          <w:t xml:space="preserve">all </w:t>
        </w:r>
        <w:r w:rsidR="00E66C5C">
          <w:rPr>
            <w:i/>
            <w:iCs/>
            <w:szCs w:val="22"/>
          </w:rPr>
          <w:t xml:space="preserve">p </w:t>
        </w:r>
        <w:r w:rsidR="00E66C5C">
          <w:rPr>
            <w:szCs w:val="22"/>
          </w:rPr>
          <w:t xml:space="preserve">&lt; 0.01, </w:t>
        </w:r>
      </w:ins>
      <w:r w:rsidR="003D5A13" w:rsidRPr="003D5A13">
        <w:rPr>
          <w:b/>
          <w:bCs/>
          <w:szCs w:val="22"/>
        </w:rPr>
        <w:t>S</w:t>
      </w:r>
      <w:r w:rsidR="00A63722">
        <w:rPr>
          <w:b/>
          <w:bCs/>
          <w:szCs w:val="22"/>
        </w:rPr>
        <w:t>6</w:t>
      </w:r>
      <w:r w:rsidR="003D5A13" w:rsidRPr="003D5A13">
        <w:rPr>
          <w:b/>
          <w:bCs/>
          <w:szCs w:val="22"/>
        </w:rPr>
        <w:t xml:space="preserve"> Table</w:t>
      </w:r>
      <w:r w:rsidR="003D5A13">
        <w:rPr>
          <w:szCs w:val="22"/>
        </w:rPr>
        <w:t>)</w:t>
      </w:r>
      <w:r w:rsidRPr="00094DA7">
        <w:rPr>
          <w:szCs w:val="22"/>
        </w:rPr>
        <w:t xml:space="preserve">. </w:t>
      </w:r>
      <w:r w:rsidR="00434AA7" w:rsidRPr="00434AA7">
        <w:rPr>
          <w:szCs w:val="22"/>
        </w:rPr>
        <w:t xml:space="preserve">Comparing top vs. bottom quartile cell lines, </w:t>
      </w:r>
      <w:r w:rsidR="005750D4">
        <w:rPr>
          <w:szCs w:val="22"/>
        </w:rPr>
        <w:t xml:space="preserve">there were 210 DEGs across all cytokines comprising 188 unique genes, indicating some genes were </w:t>
      </w:r>
      <w:del w:id="395" w:author="Brady,Rachel" w:date="2026-01-14T16:24:00Z" w16du:dateUtc="2026-01-15T00:24:00Z">
        <w:r w:rsidR="005750D4" w:rsidDel="001103B3">
          <w:rPr>
            <w:szCs w:val="22"/>
          </w:rPr>
          <w:delText>expressed for</w:delText>
        </w:r>
      </w:del>
      <w:ins w:id="396" w:author="Brady,Rachel" w:date="2026-01-14T16:24:00Z" w16du:dateUtc="2026-01-15T00:24:00Z">
        <w:r w:rsidR="001103B3">
          <w:rPr>
            <w:szCs w:val="22"/>
          </w:rPr>
          <w:t>common across</w:t>
        </w:r>
      </w:ins>
      <w:r w:rsidR="005750D4">
        <w:rPr>
          <w:szCs w:val="22"/>
        </w:rPr>
        <w:t xml:space="preserve"> multiple cytokines</w:t>
      </w:r>
      <w:r w:rsidR="00434AA7" w:rsidRPr="00434AA7">
        <w:rPr>
          <w:szCs w:val="22"/>
        </w:rPr>
        <w:t xml:space="preserve"> (</w:t>
      </w:r>
      <w:r w:rsidR="00434AA7" w:rsidRPr="00434AA7">
        <w:rPr>
          <w:b/>
          <w:bCs/>
          <w:szCs w:val="22"/>
        </w:rPr>
        <w:t>Fig 4</w:t>
      </w:r>
      <w:r w:rsidR="00434AA7" w:rsidRPr="00434AA7">
        <w:rPr>
          <w:szCs w:val="22"/>
        </w:rPr>
        <w:t xml:space="preserve">). Positive </w:t>
      </w:r>
      <w:proofErr w:type="spellStart"/>
      <w:ins w:id="397" w:author="Brady,Rachel" w:date="2026-01-14T16:48:00Z" w16du:dateUtc="2026-01-15T00:48:00Z">
        <w:r w:rsidR="009B5210" w:rsidRPr="00D05CA6">
          <w:rPr>
            <w:szCs w:val="22"/>
          </w:rPr>
          <w:t>log₂FC</w:t>
        </w:r>
        <w:proofErr w:type="spellEnd"/>
        <w:r w:rsidR="009B5210" w:rsidRPr="009B5210" w:rsidDel="009B5210">
          <w:rPr>
            <w:szCs w:val="22"/>
            <w:vertAlign w:val="subscript"/>
          </w:rPr>
          <w:t xml:space="preserve"> </w:t>
        </w:r>
      </w:ins>
      <w:del w:id="398" w:author="Brady,Rachel" w:date="2026-01-14T16:48:00Z" w16du:dateUtc="2026-01-15T00:48:00Z">
        <w:r w:rsidR="00434AA7" w:rsidRPr="009B5210" w:rsidDel="009B5210">
          <w:rPr>
            <w:szCs w:val="22"/>
            <w:vertAlign w:val="subscript"/>
            <w:rPrChange w:id="399" w:author="Brady,Rachel" w:date="2026-01-14T16:46:00Z" w16du:dateUtc="2026-01-15T00:46:00Z">
              <w:rPr>
                <w:szCs w:val="22"/>
              </w:rPr>
            </w:rPrChange>
          </w:rPr>
          <w:delText>log</w:delText>
        </w:r>
        <w:r w:rsidR="00434AA7" w:rsidRPr="00434AA7" w:rsidDel="009B5210">
          <w:rPr>
            <w:szCs w:val="22"/>
          </w:rPr>
          <w:delText xml:space="preserve">₂-fold-change </w:delText>
        </w:r>
      </w:del>
      <w:r w:rsidR="00434AA7" w:rsidRPr="00434AA7">
        <w:rPr>
          <w:szCs w:val="22"/>
        </w:rPr>
        <w:t>indicate</w:t>
      </w:r>
      <w:r w:rsidR="005750D4">
        <w:rPr>
          <w:szCs w:val="22"/>
        </w:rPr>
        <w:t>s</w:t>
      </w:r>
      <w:r w:rsidR="00434AA7" w:rsidRPr="00434AA7">
        <w:rPr>
          <w:szCs w:val="22"/>
        </w:rPr>
        <w:t xml:space="preserve"> higher gene expression in </w:t>
      </w:r>
      <w:r w:rsidR="005750D4">
        <w:rPr>
          <w:szCs w:val="22"/>
        </w:rPr>
        <w:t>cell lines stimulating</w:t>
      </w:r>
      <w:r w:rsidR="00434AA7" w:rsidRPr="00434AA7">
        <w:rPr>
          <w:szCs w:val="22"/>
        </w:rPr>
        <w:t xml:space="preserve"> greater macrophage secretion, while negative </w:t>
      </w:r>
      <w:proofErr w:type="spellStart"/>
      <w:ins w:id="400" w:author="Brady,Rachel" w:date="2026-01-14T16:48:00Z" w16du:dateUtc="2026-01-15T00:48:00Z">
        <w:r w:rsidR="009B5210" w:rsidRPr="00D05CA6">
          <w:rPr>
            <w:szCs w:val="22"/>
          </w:rPr>
          <w:t>log₂FC</w:t>
        </w:r>
        <w:proofErr w:type="spellEnd"/>
        <w:r w:rsidR="009B5210" w:rsidRPr="00434AA7" w:rsidDel="009B5210">
          <w:rPr>
            <w:szCs w:val="22"/>
          </w:rPr>
          <w:t xml:space="preserve"> </w:t>
        </w:r>
      </w:ins>
      <w:del w:id="401" w:author="Brady,Rachel" w:date="2026-01-14T16:48:00Z" w16du:dateUtc="2026-01-15T00:48:00Z">
        <w:r w:rsidR="00434AA7" w:rsidRPr="00434AA7" w:rsidDel="009B5210">
          <w:rPr>
            <w:szCs w:val="22"/>
          </w:rPr>
          <w:delText xml:space="preserve">log₂-fold-change </w:delText>
        </w:r>
      </w:del>
      <w:r w:rsidR="00434AA7" w:rsidRPr="00434AA7">
        <w:rPr>
          <w:szCs w:val="22"/>
        </w:rPr>
        <w:t>indicate</w:t>
      </w:r>
      <w:r w:rsidR="005750D4">
        <w:rPr>
          <w:szCs w:val="22"/>
        </w:rPr>
        <w:t>s</w:t>
      </w:r>
      <w:r w:rsidR="00434AA7" w:rsidRPr="00434AA7">
        <w:rPr>
          <w:szCs w:val="22"/>
        </w:rPr>
        <w:t xml:space="preserve"> higher expression in low-stimulator cell lines. </w:t>
      </w:r>
      <w:r w:rsidRPr="00094DA7">
        <w:rPr>
          <w:szCs w:val="22"/>
        </w:rPr>
        <w:t>In high-stimulator cell lines, upregulated DEGs included macrophage activation/recruitment (</w:t>
      </w:r>
      <w:r w:rsidRPr="00094DA7">
        <w:rPr>
          <w:i/>
          <w:iCs/>
          <w:szCs w:val="22"/>
        </w:rPr>
        <w:t>CSF1R</w:t>
      </w:r>
      <w:r w:rsidR="002E08DC">
        <w:rPr>
          <w:i/>
          <w:iCs/>
          <w:szCs w:val="22"/>
        </w:rPr>
        <w:t xml:space="preserve"> </w:t>
      </w:r>
      <w:r w:rsidR="002E08DC" w:rsidRPr="002E08DC">
        <w:rPr>
          <w:szCs w:val="22"/>
        </w:rPr>
        <w:t>[gene ID 489188</w:t>
      </w:r>
      <w:r w:rsidR="002E08DC">
        <w:rPr>
          <w:szCs w:val="22"/>
        </w:rPr>
        <w:t>]</w:t>
      </w:r>
      <w:r w:rsidRPr="00094DA7">
        <w:rPr>
          <w:i/>
          <w:iCs/>
          <w:szCs w:val="22"/>
        </w:rPr>
        <w:t>, CCL7</w:t>
      </w:r>
      <w:r w:rsidR="002E08DC">
        <w:rPr>
          <w:i/>
          <w:iCs/>
          <w:szCs w:val="22"/>
        </w:rPr>
        <w:t xml:space="preserve"> </w:t>
      </w:r>
      <w:r w:rsidR="002E08DC" w:rsidRPr="002E08DC">
        <w:rPr>
          <w:szCs w:val="22"/>
        </w:rPr>
        <w:t>[491148</w:t>
      </w:r>
      <w:r w:rsidR="002E08DC">
        <w:rPr>
          <w:szCs w:val="22"/>
        </w:rPr>
        <w:t>]</w:t>
      </w:r>
      <w:r w:rsidRPr="00094DA7">
        <w:rPr>
          <w:i/>
          <w:iCs/>
          <w:szCs w:val="22"/>
        </w:rPr>
        <w:t>, STAB1</w:t>
      </w:r>
      <w:r w:rsidR="00CE1471">
        <w:rPr>
          <w:i/>
          <w:iCs/>
          <w:szCs w:val="22"/>
        </w:rPr>
        <w:t xml:space="preserve"> </w:t>
      </w:r>
      <w:r w:rsidR="00CE1471">
        <w:rPr>
          <w:szCs w:val="22"/>
        </w:rPr>
        <w:t>[</w:t>
      </w:r>
      <w:r w:rsidR="00CE1471" w:rsidRPr="00CE1471">
        <w:rPr>
          <w:szCs w:val="22"/>
        </w:rPr>
        <w:t>100856645</w:t>
      </w:r>
      <w:r w:rsidR="00CE1471">
        <w:rPr>
          <w:szCs w:val="22"/>
        </w:rPr>
        <w:t>]</w:t>
      </w:r>
      <w:r w:rsidRPr="00094DA7">
        <w:rPr>
          <w:i/>
          <w:iCs/>
          <w:szCs w:val="22"/>
        </w:rPr>
        <w:t>, ADAM8</w:t>
      </w:r>
      <w:r w:rsidR="00CE1471">
        <w:rPr>
          <w:i/>
          <w:iCs/>
          <w:szCs w:val="22"/>
        </w:rPr>
        <w:t xml:space="preserve"> </w:t>
      </w:r>
      <w:r w:rsidR="00CE1471" w:rsidRPr="00CE1471">
        <w:rPr>
          <w:szCs w:val="22"/>
        </w:rPr>
        <w:t>[91699]</w:t>
      </w:r>
      <w:r w:rsidRPr="00CE1471">
        <w:rPr>
          <w:szCs w:val="22"/>
        </w:rPr>
        <w:t>,</w:t>
      </w:r>
      <w:r w:rsidRPr="00094DA7">
        <w:rPr>
          <w:i/>
          <w:iCs/>
          <w:szCs w:val="22"/>
        </w:rPr>
        <w:t xml:space="preserve"> CXCL14</w:t>
      </w:r>
      <w:r w:rsidR="00CE1471">
        <w:rPr>
          <w:i/>
          <w:iCs/>
          <w:szCs w:val="22"/>
        </w:rPr>
        <w:t xml:space="preserve"> </w:t>
      </w:r>
      <w:r w:rsidR="00CE1471">
        <w:rPr>
          <w:szCs w:val="22"/>
        </w:rPr>
        <w:t>[</w:t>
      </w:r>
      <w:r w:rsidR="00CE1471" w:rsidRPr="00CE1471">
        <w:rPr>
          <w:szCs w:val="22"/>
        </w:rPr>
        <w:t>610078</w:t>
      </w:r>
      <w:r w:rsidR="00CE1471">
        <w:rPr>
          <w:szCs w:val="22"/>
        </w:rPr>
        <w:t>]</w:t>
      </w:r>
      <w:r w:rsidRPr="00094DA7">
        <w:rPr>
          <w:i/>
          <w:iCs/>
          <w:szCs w:val="22"/>
        </w:rPr>
        <w:t>, IL12A</w:t>
      </w:r>
      <w:r w:rsidR="00CE1471">
        <w:rPr>
          <w:i/>
          <w:iCs/>
          <w:szCs w:val="22"/>
        </w:rPr>
        <w:t xml:space="preserve"> </w:t>
      </w:r>
      <w:r w:rsidR="00CE1471">
        <w:rPr>
          <w:szCs w:val="22"/>
        </w:rPr>
        <w:t>[</w:t>
      </w:r>
      <w:r w:rsidR="00CE1471" w:rsidRPr="00CE1471">
        <w:rPr>
          <w:szCs w:val="22"/>
        </w:rPr>
        <w:t>403977</w:t>
      </w:r>
      <w:r w:rsidR="00CE1471">
        <w:rPr>
          <w:szCs w:val="22"/>
        </w:rPr>
        <w:t>]</w:t>
      </w:r>
      <w:r w:rsidRPr="00094DA7">
        <w:rPr>
          <w:szCs w:val="22"/>
        </w:rPr>
        <w:t>), epithelial-to-mesenchymal transformation (EMT) (</w:t>
      </w:r>
      <w:r w:rsidRPr="00094DA7">
        <w:rPr>
          <w:i/>
          <w:iCs/>
          <w:szCs w:val="22"/>
        </w:rPr>
        <w:t>SNAI1</w:t>
      </w:r>
      <w:r w:rsidR="00CE1471">
        <w:rPr>
          <w:i/>
          <w:iCs/>
          <w:szCs w:val="22"/>
        </w:rPr>
        <w:t xml:space="preserve"> </w:t>
      </w:r>
      <w:r w:rsidR="00CE1471">
        <w:rPr>
          <w:szCs w:val="22"/>
        </w:rPr>
        <w:t>[</w:t>
      </w:r>
      <w:r w:rsidR="00CE1471" w:rsidRPr="00CE1471">
        <w:rPr>
          <w:szCs w:val="22"/>
        </w:rPr>
        <w:t>485924</w:t>
      </w:r>
      <w:r w:rsidR="00CE1471">
        <w:rPr>
          <w:szCs w:val="22"/>
        </w:rPr>
        <w:t>]</w:t>
      </w:r>
      <w:r w:rsidRPr="00094DA7">
        <w:rPr>
          <w:i/>
          <w:iCs/>
          <w:szCs w:val="22"/>
        </w:rPr>
        <w:t>, SEMA7A</w:t>
      </w:r>
      <w:r w:rsidR="00CE1471">
        <w:rPr>
          <w:i/>
          <w:iCs/>
          <w:szCs w:val="22"/>
        </w:rPr>
        <w:t xml:space="preserve"> </w:t>
      </w:r>
      <w:r w:rsidR="00CE1471">
        <w:rPr>
          <w:szCs w:val="22"/>
        </w:rPr>
        <w:t>[</w:t>
      </w:r>
      <w:r w:rsidR="00CE1471" w:rsidRPr="00CE1471">
        <w:rPr>
          <w:szCs w:val="22"/>
        </w:rPr>
        <w:t>487644</w:t>
      </w:r>
      <w:r w:rsidR="00CE1471">
        <w:rPr>
          <w:szCs w:val="22"/>
        </w:rPr>
        <w:t>]</w:t>
      </w:r>
      <w:r w:rsidRPr="00094DA7">
        <w:rPr>
          <w:szCs w:val="22"/>
        </w:rPr>
        <w:t>), extracellular matrix remodeling (</w:t>
      </w:r>
      <w:r w:rsidRPr="00094DA7">
        <w:rPr>
          <w:i/>
          <w:iCs/>
          <w:szCs w:val="22"/>
        </w:rPr>
        <w:t>COL6A3</w:t>
      </w:r>
      <w:r w:rsidR="00841DA7">
        <w:rPr>
          <w:i/>
          <w:iCs/>
          <w:szCs w:val="22"/>
        </w:rPr>
        <w:t xml:space="preserve"> </w:t>
      </w:r>
      <w:r w:rsidR="00841DA7">
        <w:rPr>
          <w:szCs w:val="22"/>
        </w:rPr>
        <w:t>[</w:t>
      </w:r>
      <w:r w:rsidR="00841DA7" w:rsidRPr="00841DA7">
        <w:rPr>
          <w:szCs w:val="22"/>
        </w:rPr>
        <w:t>403582</w:t>
      </w:r>
      <w:r w:rsidR="00841DA7">
        <w:rPr>
          <w:szCs w:val="22"/>
        </w:rPr>
        <w:t>]</w:t>
      </w:r>
      <w:r w:rsidRPr="00094DA7">
        <w:rPr>
          <w:szCs w:val="22"/>
        </w:rPr>
        <w:t>), and metabolic reprogramming (</w:t>
      </w:r>
      <w:r w:rsidRPr="00094DA7">
        <w:rPr>
          <w:i/>
          <w:iCs/>
          <w:szCs w:val="22"/>
        </w:rPr>
        <w:t>GFPT2</w:t>
      </w:r>
      <w:r w:rsidR="00841DA7">
        <w:rPr>
          <w:i/>
          <w:iCs/>
          <w:szCs w:val="22"/>
        </w:rPr>
        <w:t xml:space="preserve"> </w:t>
      </w:r>
      <w:r w:rsidR="00841DA7">
        <w:rPr>
          <w:szCs w:val="22"/>
        </w:rPr>
        <w:t>[</w:t>
      </w:r>
      <w:r w:rsidR="00841DA7" w:rsidRPr="00841DA7">
        <w:rPr>
          <w:szCs w:val="22"/>
        </w:rPr>
        <w:t>474653</w:t>
      </w:r>
      <w:r w:rsidR="00841DA7">
        <w:rPr>
          <w:szCs w:val="22"/>
        </w:rPr>
        <w:t>]</w:t>
      </w:r>
      <w:r w:rsidRPr="00094DA7">
        <w:rPr>
          <w:i/>
          <w:iCs/>
          <w:szCs w:val="22"/>
        </w:rPr>
        <w:t>, SMPDL3A</w:t>
      </w:r>
      <w:r w:rsidR="00841DA7">
        <w:rPr>
          <w:i/>
          <w:iCs/>
          <w:szCs w:val="22"/>
        </w:rPr>
        <w:t xml:space="preserve"> </w:t>
      </w:r>
      <w:r w:rsidR="00841DA7">
        <w:rPr>
          <w:szCs w:val="22"/>
        </w:rPr>
        <w:t>[</w:t>
      </w:r>
      <w:r w:rsidR="00841DA7" w:rsidRPr="00841DA7">
        <w:rPr>
          <w:szCs w:val="22"/>
        </w:rPr>
        <w:t>476279</w:t>
      </w:r>
      <w:r w:rsidR="00841DA7">
        <w:rPr>
          <w:szCs w:val="22"/>
        </w:rPr>
        <w:t>]</w:t>
      </w:r>
      <w:r w:rsidRPr="00094DA7">
        <w:rPr>
          <w:szCs w:val="22"/>
        </w:rPr>
        <w:t>). Downregulated DEGs included immune surveillance markers (</w:t>
      </w:r>
      <w:r w:rsidRPr="00094DA7">
        <w:rPr>
          <w:i/>
          <w:iCs/>
          <w:szCs w:val="22"/>
        </w:rPr>
        <w:t>LAPTM5</w:t>
      </w:r>
      <w:r w:rsidR="00841DA7">
        <w:rPr>
          <w:i/>
          <w:iCs/>
          <w:szCs w:val="22"/>
        </w:rPr>
        <w:t xml:space="preserve"> </w:t>
      </w:r>
      <w:r w:rsidR="00841DA7">
        <w:rPr>
          <w:szCs w:val="22"/>
        </w:rPr>
        <w:t>[</w:t>
      </w:r>
      <w:r w:rsidR="00841DA7" w:rsidRPr="00841DA7">
        <w:rPr>
          <w:szCs w:val="22"/>
        </w:rPr>
        <w:t>487324</w:t>
      </w:r>
      <w:r w:rsidR="00841DA7">
        <w:rPr>
          <w:szCs w:val="22"/>
        </w:rPr>
        <w:t>]</w:t>
      </w:r>
      <w:r w:rsidRPr="00094DA7">
        <w:rPr>
          <w:i/>
          <w:iCs/>
          <w:szCs w:val="22"/>
        </w:rPr>
        <w:t>, CTSS</w:t>
      </w:r>
      <w:r w:rsidR="00841DA7">
        <w:rPr>
          <w:i/>
          <w:iCs/>
          <w:szCs w:val="22"/>
        </w:rPr>
        <w:t xml:space="preserve"> </w:t>
      </w:r>
      <w:r w:rsidR="00841DA7">
        <w:rPr>
          <w:szCs w:val="22"/>
        </w:rPr>
        <w:t>[</w:t>
      </w:r>
      <w:r w:rsidR="00841DA7" w:rsidRPr="00841DA7">
        <w:rPr>
          <w:szCs w:val="22"/>
        </w:rPr>
        <w:t>403400</w:t>
      </w:r>
      <w:r w:rsidR="00841DA7">
        <w:rPr>
          <w:szCs w:val="22"/>
        </w:rPr>
        <w:t>]</w:t>
      </w:r>
      <w:r w:rsidRPr="00094DA7">
        <w:rPr>
          <w:szCs w:val="22"/>
        </w:rPr>
        <w:t>) and cell adhesion genes (</w:t>
      </w:r>
      <w:r w:rsidRPr="00094DA7">
        <w:rPr>
          <w:i/>
          <w:iCs/>
          <w:szCs w:val="22"/>
        </w:rPr>
        <w:t>SEPTIN1</w:t>
      </w:r>
      <w:r w:rsidR="00841DA7">
        <w:rPr>
          <w:i/>
          <w:iCs/>
          <w:szCs w:val="22"/>
        </w:rPr>
        <w:t xml:space="preserve"> </w:t>
      </w:r>
      <w:r w:rsidR="00841DA7">
        <w:rPr>
          <w:szCs w:val="22"/>
        </w:rPr>
        <w:t>[</w:t>
      </w:r>
      <w:r w:rsidR="00841DA7" w:rsidRPr="00841DA7">
        <w:rPr>
          <w:szCs w:val="22"/>
        </w:rPr>
        <w:t>489900</w:t>
      </w:r>
      <w:r w:rsidR="00841DA7">
        <w:rPr>
          <w:szCs w:val="22"/>
        </w:rPr>
        <w:t>]</w:t>
      </w:r>
      <w:r w:rsidRPr="00094DA7">
        <w:rPr>
          <w:i/>
          <w:iCs/>
          <w:szCs w:val="22"/>
        </w:rPr>
        <w:t>, ACTA2</w:t>
      </w:r>
      <w:r w:rsidR="007D30B0">
        <w:rPr>
          <w:i/>
          <w:iCs/>
          <w:szCs w:val="22"/>
        </w:rPr>
        <w:t xml:space="preserve"> </w:t>
      </w:r>
      <w:r w:rsidR="007D30B0" w:rsidRPr="007D30B0">
        <w:rPr>
          <w:szCs w:val="22"/>
        </w:rPr>
        <w:t>[477587]</w:t>
      </w:r>
      <w:r w:rsidRPr="007D30B0">
        <w:rPr>
          <w:szCs w:val="22"/>
        </w:rPr>
        <w:t>).</w:t>
      </w:r>
      <w:r w:rsidRPr="00094DA7">
        <w:rPr>
          <w:szCs w:val="22"/>
        </w:rPr>
        <w:t xml:space="preserve"> </w:t>
      </w:r>
    </w:p>
    <w:p w14:paraId="6E624038" w14:textId="77777777" w:rsidR="00240849" w:rsidRDefault="00240849" w:rsidP="009271E5">
      <w:pPr>
        <w:pStyle w:val="paragraph"/>
        <w:spacing w:before="0" w:beforeAutospacing="0" w:after="0" w:afterAutospacing="0" w:line="480" w:lineRule="auto"/>
        <w:textAlignment w:val="baseline"/>
        <w:rPr>
          <w:szCs w:val="22"/>
        </w:rPr>
      </w:pPr>
    </w:p>
    <w:p w14:paraId="26182DBD" w14:textId="39D9E249" w:rsidR="009B0241" w:rsidRPr="00DF2107" w:rsidRDefault="00963F40" w:rsidP="009271E5">
      <w:pPr>
        <w:pStyle w:val="paragraph"/>
        <w:spacing w:before="0" w:beforeAutospacing="0" w:after="0" w:afterAutospacing="0" w:line="480" w:lineRule="auto"/>
        <w:textAlignment w:val="baseline"/>
        <w:rPr>
          <w:rStyle w:val="normaltextrun"/>
          <w:b/>
          <w:szCs w:val="22"/>
        </w:rPr>
      </w:pPr>
      <w:r w:rsidRPr="00D26DBC">
        <w:rPr>
          <w:rStyle w:val="normaltextrun"/>
          <w:b/>
          <w:szCs w:val="22"/>
        </w:rPr>
        <w:t xml:space="preserve">Fig 4: </w:t>
      </w:r>
      <w:r w:rsidRPr="00D26DBC">
        <w:rPr>
          <w:rFonts w:eastAsia="Malgun Gothic"/>
          <w:b/>
          <w:szCs w:val="22"/>
        </w:rPr>
        <w:t xml:space="preserve">Volcano plots of </w:t>
      </w:r>
      <w:r w:rsidR="00434AA7">
        <w:rPr>
          <w:rFonts w:eastAsia="Malgun Gothic"/>
          <w:b/>
          <w:szCs w:val="22"/>
        </w:rPr>
        <w:t>differentially expressed genes.</w:t>
      </w:r>
      <w:r w:rsidRPr="00D26DBC">
        <w:rPr>
          <w:rStyle w:val="normaltextrun"/>
          <w:b/>
          <w:szCs w:val="22"/>
        </w:rPr>
        <w:t xml:space="preserve"> </w:t>
      </w:r>
      <w:ins w:id="402" w:author="Brady,Rachel" w:date="2026-01-14T12:57:00Z" w16du:dateUtc="2026-01-14T20:57:00Z">
        <w:r w:rsidR="00DF2107" w:rsidRPr="00DF2107">
          <w:rPr>
            <w:rStyle w:val="normaltextrun"/>
            <w:bCs/>
            <w:szCs w:val="22"/>
            <w:rPrChange w:id="403" w:author="Brady,Rachel" w:date="2026-01-14T12:58:00Z" w16du:dateUtc="2026-01-14T20:58:00Z">
              <w:rPr>
                <w:rStyle w:val="normaltextrun"/>
                <w:b/>
                <w:szCs w:val="22"/>
              </w:rPr>
            </w:rPrChange>
          </w:rPr>
          <w:t>Volcano plots comparing high- vs. low-stimulator cell lines (top/bottom quartiles, n=6 per group for each cytokine. Dashed lines indicate significance thresholds (</w:t>
        </w:r>
      </w:ins>
      <w:ins w:id="404" w:author="Brady,Rachel" w:date="2026-01-14T12:58:00Z" w16du:dateUtc="2026-01-14T20:58:00Z">
        <w:r w:rsidR="00DF2107" w:rsidRPr="00DF2107">
          <w:rPr>
            <w:rStyle w:val="normaltextrun"/>
            <w:bCs/>
            <w:szCs w:val="22"/>
            <w:rPrChange w:id="405" w:author="Brady,Rachel" w:date="2026-01-14T12:58:00Z" w16du:dateUtc="2026-01-14T20:58:00Z">
              <w:rPr>
                <w:rStyle w:val="normaltextrun"/>
                <w:b/>
                <w:szCs w:val="22"/>
              </w:rPr>
            </w:rPrChange>
          </w:rPr>
          <w:t>|</w:t>
        </w:r>
      </w:ins>
      <w:ins w:id="406" w:author="Brady,Rachel" w:date="2026-01-14T12:57:00Z" w16du:dateUtc="2026-01-14T20:57:00Z">
        <w:r w:rsidR="00DF2107" w:rsidRPr="00DF2107">
          <w:rPr>
            <w:rStyle w:val="normaltextrun"/>
            <w:bCs/>
            <w:szCs w:val="22"/>
            <w:rPrChange w:id="407" w:author="Brady,Rachel" w:date="2026-01-14T12:58:00Z" w16du:dateUtc="2026-01-14T20:58:00Z">
              <w:rPr>
                <w:rStyle w:val="normaltextrun"/>
                <w:b/>
                <w:szCs w:val="22"/>
              </w:rPr>
            </w:rPrChange>
          </w:rPr>
          <w:t>shrunke</w:t>
        </w:r>
      </w:ins>
      <w:ins w:id="408" w:author="Brady,Rachel" w:date="2026-01-14T12:58:00Z" w16du:dateUtc="2026-01-14T20:58:00Z">
        <w:r w:rsidR="00DF2107" w:rsidRPr="00DF2107">
          <w:rPr>
            <w:rStyle w:val="normaltextrun"/>
            <w:bCs/>
            <w:szCs w:val="22"/>
            <w:rPrChange w:id="409" w:author="Brady,Rachel" w:date="2026-01-14T12:58:00Z" w16du:dateUtc="2026-01-14T20:58:00Z">
              <w:rPr>
                <w:rStyle w:val="normaltextrun"/>
                <w:b/>
                <w:szCs w:val="22"/>
              </w:rPr>
            </w:rPrChange>
          </w:rPr>
          <w:t>n</w:t>
        </w:r>
      </w:ins>
      <w:ins w:id="410" w:author="Brady,Rachel" w:date="2026-01-14T12:57:00Z" w16du:dateUtc="2026-01-14T20:57:00Z">
        <w:r w:rsidR="00DF2107" w:rsidRPr="00DF2107">
          <w:rPr>
            <w:rStyle w:val="normaltextrun"/>
            <w:bCs/>
            <w:szCs w:val="22"/>
            <w:rPrChange w:id="411" w:author="Brady,Rachel" w:date="2026-01-14T12:58:00Z" w16du:dateUtc="2026-01-14T20:58:00Z">
              <w:rPr>
                <w:rStyle w:val="normaltextrun"/>
                <w:b/>
                <w:szCs w:val="22"/>
              </w:rPr>
            </w:rPrChange>
          </w:rPr>
          <w:t xml:space="preserve"> log</w:t>
        </w:r>
      </w:ins>
      <w:ins w:id="412" w:author="Brady,Rachel" w:date="2026-01-14T12:58:00Z" w16du:dateUtc="2026-01-14T20:58:00Z">
        <w:r w:rsidR="00DF2107" w:rsidRPr="00DF2107">
          <w:rPr>
            <w:rStyle w:val="normaltextrun"/>
            <w:bCs/>
            <w:szCs w:val="22"/>
            <w:vertAlign w:val="subscript"/>
            <w:rPrChange w:id="413" w:author="Brady,Rachel" w:date="2026-01-14T12:58:00Z" w16du:dateUtc="2026-01-14T20:58:00Z">
              <w:rPr>
                <w:rStyle w:val="normaltextrun"/>
                <w:b/>
                <w:szCs w:val="22"/>
                <w:vertAlign w:val="subscript"/>
              </w:rPr>
            </w:rPrChange>
          </w:rPr>
          <w:t>2</w:t>
        </w:r>
        <w:r w:rsidR="00DF2107" w:rsidRPr="00DF2107">
          <w:rPr>
            <w:rStyle w:val="normaltextrun"/>
            <w:bCs/>
            <w:szCs w:val="22"/>
            <w:rPrChange w:id="414" w:author="Brady,Rachel" w:date="2026-01-14T12:58:00Z" w16du:dateUtc="2026-01-14T20:58:00Z">
              <w:rPr>
                <w:rStyle w:val="normaltextrun"/>
                <w:b/>
                <w:szCs w:val="22"/>
              </w:rPr>
            </w:rPrChange>
          </w:rPr>
          <w:t>FC| ≥ 1 and FDR ≤ 0.05).</w:t>
        </w:r>
        <w:r w:rsidR="00DF2107">
          <w:rPr>
            <w:rStyle w:val="normaltextrun"/>
            <w:bCs/>
            <w:szCs w:val="22"/>
          </w:rPr>
          <w:t xml:space="preserve"> Significant genes </w:t>
        </w:r>
      </w:ins>
      <w:ins w:id="415" w:author="Brady,Rachel" w:date="2026-01-14T12:59:00Z" w16du:dateUtc="2026-01-14T20:59:00Z">
        <w:r w:rsidR="00DF2107">
          <w:rPr>
            <w:rStyle w:val="normaltextrun"/>
            <w:bCs/>
            <w:szCs w:val="22"/>
          </w:rPr>
          <w:t>are colored red (up) or blue (down). Up to the top 5 genes are annotated.</w:t>
        </w:r>
      </w:ins>
    </w:p>
    <w:p w14:paraId="6C9C2AC7" w14:textId="47C19624" w:rsidR="00963F40" w:rsidDel="00DF2107" w:rsidRDefault="00434AA7" w:rsidP="009271E5">
      <w:pPr>
        <w:pStyle w:val="paragraph"/>
        <w:spacing w:before="0" w:beforeAutospacing="0" w:after="0" w:afterAutospacing="0" w:line="480" w:lineRule="auto"/>
        <w:textAlignment w:val="baseline"/>
        <w:rPr>
          <w:del w:id="416" w:author="Brady,Rachel" w:date="2026-01-14T12:53:00Z" w16du:dateUtc="2026-01-14T20:53:00Z"/>
          <w:rFonts w:eastAsia="Malgun Gothic"/>
          <w:szCs w:val="22"/>
        </w:rPr>
      </w:pPr>
      <w:del w:id="417" w:author="Brady,Rachel" w:date="2026-01-14T12:53:00Z" w16du:dateUtc="2026-01-14T20:53:00Z">
        <w:r w:rsidRPr="00434AA7" w:rsidDel="00DF2107">
          <w:rPr>
            <w:rFonts w:eastAsia="Malgun Gothic"/>
            <w:szCs w:val="22"/>
          </w:rPr>
          <w:delText xml:space="preserve">Each panel shows pairwise comparison between high- and low-stimulator cell lines (top vs. bottom quartiles, n=6 per group) for each cytokine. </w:delText>
        </w:r>
        <w:r w:rsidDel="00DF2107">
          <w:rPr>
            <w:rFonts w:eastAsia="Malgun Gothic"/>
            <w:szCs w:val="22"/>
          </w:rPr>
          <w:delText>T</w:delText>
        </w:r>
        <w:r w:rsidR="00963F40" w:rsidRPr="000D4B92" w:rsidDel="00DF2107">
          <w:rPr>
            <w:rFonts w:eastAsia="Malgun Gothic"/>
            <w:szCs w:val="22"/>
          </w:rPr>
          <w:delText xml:space="preserve">he x-axis shows the shrunken log₂ fold-change and the y-axis shows –log₁₀ of the Benjamini–Hochberg–adjusted </w:delText>
        </w:r>
        <w:r w:rsidR="00963F40" w:rsidRPr="000D4B92" w:rsidDel="00DF2107">
          <w:rPr>
            <w:rFonts w:eastAsia="Malgun Gothic"/>
            <w:i/>
            <w:iCs/>
            <w:szCs w:val="22"/>
          </w:rPr>
          <w:delText>p</w:delText>
        </w:r>
        <w:r w:rsidR="00963F40" w:rsidRPr="000D4B92" w:rsidDel="00DF2107">
          <w:rPr>
            <w:rFonts w:eastAsia="Malgun Gothic"/>
            <w:szCs w:val="22"/>
          </w:rPr>
          <w:delText xml:space="preserve">-value. Dashed lines at ±1 log₂ fold change (FC) and FDR = 0.05 indicate the significance thresholds. Genes with |shrunken log₂FC| ≥ 1 and FDR ≤ 0.05 are colored red (up-regulated) or blue (down-regulated); all others are shown in gray. An asterisk marks a value that exceeds the plotted range. The top </w:delText>
        </w:r>
        <w:r w:rsidDel="00DF2107">
          <w:rPr>
            <w:rFonts w:eastAsia="Malgun Gothic"/>
            <w:szCs w:val="22"/>
          </w:rPr>
          <w:delText>5</w:delText>
        </w:r>
        <w:r w:rsidR="00963F40" w:rsidRPr="000D4B92" w:rsidDel="00DF2107">
          <w:rPr>
            <w:rFonts w:eastAsia="Malgun Gothic"/>
            <w:szCs w:val="22"/>
          </w:rPr>
          <w:delText xml:space="preserve"> most significant up- and down-regulated genes (ranked by adjusted </w:delText>
        </w:r>
        <w:r w:rsidR="00963F40" w:rsidRPr="000D4B92" w:rsidDel="00DF2107">
          <w:rPr>
            <w:rFonts w:eastAsia="Malgun Gothic"/>
            <w:i/>
            <w:iCs/>
            <w:szCs w:val="22"/>
          </w:rPr>
          <w:delText>p</w:delText>
        </w:r>
        <w:r w:rsidR="00963F40" w:rsidRPr="000D4B92" w:rsidDel="00DF2107">
          <w:rPr>
            <w:rFonts w:eastAsia="Malgun Gothic"/>
            <w:szCs w:val="22"/>
          </w:rPr>
          <w:delText xml:space="preserve">-value and </w:delText>
        </w:r>
        <w:r w:rsidDel="00DF2107">
          <w:rPr>
            <w:rFonts w:eastAsia="Malgun Gothic"/>
            <w:szCs w:val="22"/>
          </w:rPr>
          <w:delText>effect size</w:delText>
        </w:r>
        <w:r w:rsidR="00963F40" w:rsidRPr="000D4B92" w:rsidDel="00DF2107">
          <w:rPr>
            <w:rFonts w:eastAsia="Malgun Gothic"/>
            <w:szCs w:val="22"/>
          </w:rPr>
          <w:delText>) are labeled</w:delText>
        </w:r>
        <w:r w:rsidR="00963F40" w:rsidDel="00DF2107">
          <w:rPr>
            <w:rFonts w:eastAsia="Malgun Gothic"/>
            <w:szCs w:val="22"/>
          </w:rPr>
          <w:delText>.</w:delText>
        </w:r>
      </w:del>
    </w:p>
    <w:p w14:paraId="409774F1" w14:textId="77777777" w:rsidR="00963F40" w:rsidRDefault="00963F40" w:rsidP="009271E5">
      <w:pPr>
        <w:pStyle w:val="paragraph"/>
        <w:spacing w:before="0" w:beforeAutospacing="0" w:after="0" w:afterAutospacing="0" w:line="480" w:lineRule="auto"/>
        <w:textAlignment w:val="baseline"/>
        <w:rPr>
          <w:szCs w:val="22"/>
        </w:rPr>
      </w:pPr>
    </w:p>
    <w:p w14:paraId="5043C852" w14:textId="30649D1D" w:rsidR="00D05CA6" w:rsidRDefault="001D5A5E" w:rsidP="009271E5">
      <w:pPr>
        <w:pStyle w:val="paragraph"/>
        <w:spacing w:before="0" w:beforeAutospacing="0" w:after="0" w:afterAutospacing="0" w:line="480" w:lineRule="auto"/>
        <w:ind w:firstLine="720"/>
        <w:textAlignment w:val="baseline"/>
        <w:rPr>
          <w:szCs w:val="22"/>
        </w:rPr>
      </w:pPr>
      <w:r w:rsidRPr="00E80806">
        <w:rPr>
          <w:szCs w:val="22"/>
        </w:rPr>
        <w:t>We then performed GSEA with the gene lists from the pairwise analysis based on pre-ranked log2</w:t>
      </w:r>
      <w:r>
        <w:rPr>
          <w:szCs w:val="22"/>
        </w:rPr>
        <w:t>FC</w:t>
      </w:r>
      <w:r w:rsidRPr="00E80806">
        <w:rPr>
          <w:szCs w:val="22"/>
        </w:rPr>
        <w:t xml:space="preserve"> values using </w:t>
      </w:r>
      <w:proofErr w:type="spellStart"/>
      <w:r w:rsidRPr="00E80806">
        <w:rPr>
          <w:szCs w:val="22"/>
        </w:rPr>
        <w:t>M</w:t>
      </w:r>
      <w:ins w:id="418" w:author="Brady,Rachel" w:date="2026-01-14T17:10:00Z" w16du:dateUtc="2026-01-15T01:10:00Z">
        <w:r w:rsidR="0082051E">
          <w:rPr>
            <w:szCs w:val="22"/>
          </w:rPr>
          <w:t>S</w:t>
        </w:r>
      </w:ins>
      <w:del w:id="419" w:author="Brady,Rachel" w:date="2026-01-14T17:10:00Z" w16du:dateUtc="2026-01-15T01:10:00Z">
        <w:r w:rsidRPr="00E80806" w:rsidDel="0082051E">
          <w:rPr>
            <w:szCs w:val="22"/>
          </w:rPr>
          <w:delText>s</w:delText>
        </w:r>
      </w:del>
      <w:r w:rsidRPr="00E80806">
        <w:rPr>
          <w:szCs w:val="22"/>
        </w:rPr>
        <w:t>igDB’s</w:t>
      </w:r>
      <w:proofErr w:type="spellEnd"/>
      <w:r w:rsidRPr="00E80806">
        <w:rPr>
          <w:szCs w:val="22"/>
        </w:rPr>
        <w:t xml:space="preserve"> </w:t>
      </w:r>
      <w:r w:rsidR="00A900EF">
        <w:rPr>
          <w:szCs w:val="22"/>
        </w:rPr>
        <w:t>H</w:t>
      </w:r>
      <w:r w:rsidRPr="00E80806">
        <w:rPr>
          <w:szCs w:val="22"/>
        </w:rPr>
        <w:t xml:space="preserve">allmark, </w:t>
      </w:r>
      <w:r w:rsidRPr="003B5CDC">
        <w:rPr>
          <w:szCs w:val="22"/>
        </w:rPr>
        <w:t>C2, C6, and C7 collections.</w:t>
      </w:r>
      <w:r w:rsidR="003B5CDC" w:rsidRPr="003B5CDC">
        <w:rPr>
          <w:szCs w:val="22"/>
        </w:rPr>
        <w:t xml:space="preserve"> Across all seven cytokines, 1,935 gene sets were enriched (range: 2-822 per cytokine), with the majority from immunologic signatures (C7, n=1,092) and curated gene sets (C2, n=704). The high-stimulator groups showed enrichment for relevant pathways such as EMT </w:t>
      </w:r>
      <w:r w:rsidR="003B5CDC" w:rsidRPr="003B5CDC">
        <w:rPr>
          <w:b/>
          <w:bCs/>
          <w:szCs w:val="22"/>
        </w:rPr>
        <w:t>(</w:t>
      </w:r>
      <w:r w:rsidR="003B5CDC" w:rsidRPr="003B5CDC">
        <w:rPr>
          <w:szCs w:val="22"/>
        </w:rPr>
        <w:t>e.g., HALLMARK_EPITHELIAL_MESENCHYMAL_TRANSITION in CCL2: NES=1.78, q=0.003), immune suppression (CCL2, TGF-β, VEGF), MEK signaling (IL-8), macrophage response/activation (CCL2, IL-10, TNF-α), extracellular matrix remodeling (TNF-α, VEGF) and suppression of IL-2 signaling (TNF-α)</w:t>
      </w:r>
      <w:del w:id="420" w:author="Brady,Rachel" w:date="2026-01-14T16:25:00Z" w16du:dateUtc="2026-01-15T00:25:00Z">
        <w:r w:rsidR="003B5CDC" w:rsidRPr="003B5CDC" w:rsidDel="001103B3">
          <w:rPr>
            <w:szCs w:val="22"/>
          </w:rPr>
          <w:delText>. A selection of relevant enriched gene sets is shown in</w:delText>
        </w:r>
      </w:del>
      <w:r w:rsidR="003B5CDC" w:rsidRPr="003B5CDC">
        <w:rPr>
          <w:szCs w:val="22"/>
        </w:rPr>
        <w:t xml:space="preserve"> </w:t>
      </w:r>
      <w:ins w:id="421" w:author="Brady,Rachel" w:date="2026-01-14T16:25:00Z" w16du:dateUtc="2026-01-15T00:25:00Z">
        <w:r w:rsidR="001103B3">
          <w:rPr>
            <w:szCs w:val="22"/>
          </w:rPr>
          <w:t>(</w:t>
        </w:r>
      </w:ins>
      <w:r w:rsidR="003B5CDC" w:rsidRPr="003B5CDC">
        <w:rPr>
          <w:b/>
          <w:bCs/>
          <w:szCs w:val="22"/>
        </w:rPr>
        <w:t>Fig 5</w:t>
      </w:r>
      <w:ins w:id="422" w:author="Brady,Rachel" w:date="2026-01-14T16:25:00Z" w16du:dateUtc="2026-01-15T00:25:00Z">
        <w:r w:rsidR="001103B3">
          <w:rPr>
            <w:b/>
            <w:bCs/>
            <w:szCs w:val="22"/>
          </w:rPr>
          <w:t>)</w:t>
        </w:r>
      </w:ins>
      <w:r w:rsidR="003B5CDC" w:rsidRPr="003B5CDC">
        <w:rPr>
          <w:szCs w:val="22"/>
        </w:rPr>
        <w:t xml:space="preserve">. </w:t>
      </w:r>
    </w:p>
    <w:p w14:paraId="24F99324" w14:textId="77777777" w:rsidR="003B5CDC" w:rsidRDefault="003B5CDC" w:rsidP="009271E5">
      <w:pPr>
        <w:pStyle w:val="paragraph"/>
        <w:spacing w:before="0" w:beforeAutospacing="0" w:after="0" w:afterAutospacing="0" w:line="480" w:lineRule="auto"/>
        <w:ind w:firstLine="720"/>
        <w:textAlignment w:val="baseline"/>
        <w:rPr>
          <w:b/>
          <w:bCs/>
          <w:szCs w:val="22"/>
        </w:rPr>
      </w:pPr>
    </w:p>
    <w:p w14:paraId="25ED7A0A" w14:textId="4DAC7459" w:rsidR="007B13C8" w:rsidRDefault="00963F40" w:rsidP="007B13C8">
      <w:pPr>
        <w:pStyle w:val="paragraph"/>
        <w:spacing w:before="0" w:beforeAutospacing="0" w:after="0" w:afterAutospacing="0" w:line="480" w:lineRule="auto"/>
        <w:textAlignment w:val="baseline"/>
        <w:rPr>
          <w:moveTo w:id="423" w:author="Brady,Rachel" w:date="2026-01-14T13:01:00Z" w16du:dateUtc="2026-01-14T21:01:00Z"/>
          <w:rFonts w:eastAsia="Malgun Gothic"/>
          <w:szCs w:val="22"/>
        </w:rPr>
      </w:pPr>
      <w:r>
        <w:rPr>
          <w:rFonts w:eastAsia="Malgun Gothic"/>
          <w:b/>
          <w:szCs w:val="22"/>
        </w:rPr>
        <w:t>Fig 5</w:t>
      </w:r>
      <w:r w:rsidRPr="00D26DBC">
        <w:rPr>
          <w:rFonts w:eastAsia="Malgun Gothic"/>
          <w:b/>
          <w:szCs w:val="22"/>
        </w:rPr>
        <w:t xml:space="preserve">: Select </w:t>
      </w:r>
      <w:r>
        <w:rPr>
          <w:rFonts w:eastAsia="Malgun Gothic"/>
          <w:b/>
          <w:szCs w:val="22"/>
        </w:rPr>
        <w:t>enriched pathways</w:t>
      </w:r>
      <w:r w:rsidRPr="00D26DBC">
        <w:rPr>
          <w:rFonts w:eastAsia="Malgun Gothic"/>
          <w:b/>
          <w:szCs w:val="22"/>
        </w:rPr>
        <w:t xml:space="preserve"> across cytokines.</w:t>
      </w:r>
      <w:ins w:id="424" w:author="Brady,Rachel" w:date="2026-01-14T13:00:00Z" w16du:dateUtc="2026-01-14T21:00:00Z">
        <w:r w:rsidR="007B13C8">
          <w:rPr>
            <w:rFonts w:eastAsia="Malgun Gothic"/>
            <w:szCs w:val="22"/>
          </w:rPr>
          <w:t xml:space="preserve"> Gene set enrichment analysis (GSEA) pathways enriched in high- vs. low-stimulator cell lines. Dot color indicates FDR </w:t>
        </w:r>
        <w:r w:rsidR="007B13C8" w:rsidRPr="007B13C8">
          <w:rPr>
            <w:rFonts w:eastAsia="Malgun Gothic"/>
            <w:i/>
            <w:iCs/>
            <w:szCs w:val="22"/>
            <w:rPrChange w:id="425" w:author="Brady,Rachel" w:date="2026-01-14T13:01:00Z" w16du:dateUtc="2026-01-14T21:01:00Z">
              <w:rPr>
                <w:rFonts w:eastAsia="Malgun Gothic"/>
                <w:szCs w:val="22"/>
              </w:rPr>
            </w:rPrChange>
          </w:rPr>
          <w:t>q</w:t>
        </w:r>
        <w:r w:rsidR="007B13C8">
          <w:rPr>
            <w:rFonts w:eastAsia="Malgun Gothic"/>
            <w:szCs w:val="22"/>
          </w:rPr>
          <w:t>-value (blue = more sig</w:t>
        </w:r>
      </w:ins>
      <w:ins w:id="426" w:author="Brady,Rachel" w:date="2026-01-14T13:01:00Z" w16du:dateUtc="2026-01-14T21:01:00Z">
        <w:r w:rsidR="007B13C8">
          <w:rPr>
            <w:rFonts w:eastAsia="Malgun Gothic"/>
            <w:szCs w:val="22"/>
          </w:rPr>
          <w:t xml:space="preserve">nificant); dot size indicates gene ratio. Thresholds are </w:t>
        </w:r>
      </w:ins>
      <w:moveToRangeStart w:id="427" w:author="Brady,Rachel" w:date="2026-01-14T13:01:00Z" w:name="move219288095"/>
      <w:moveTo w:id="428" w:author="Brady,Rachel" w:date="2026-01-14T13:01:00Z" w16du:dateUtc="2026-01-14T21:01:00Z">
        <w:r w:rsidR="007B13C8" w:rsidRPr="00CB7385">
          <w:rPr>
            <w:rFonts w:eastAsia="Malgun Gothic"/>
            <w:szCs w:val="22"/>
          </w:rPr>
          <w:t>FDR q ≤ 0.25 and |NES| ≥ 1.0 are shown. Pathway labels have been edited for clarity.</w:t>
        </w:r>
      </w:moveTo>
    </w:p>
    <w:moveToRangeEnd w:id="427"/>
    <w:p w14:paraId="0CB19D67" w14:textId="226F85DC" w:rsidR="009B0241" w:rsidDel="007B13C8" w:rsidRDefault="00963F40" w:rsidP="009271E5">
      <w:pPr>
        <w:pStyle w:val="paragraph"/>
        <w:spacing w:before="0" w:beforeAutospacing="0" w:after="0" w:afterAutospacing="0" w:line="480" w:lineRule="auto"/>
        <w:textAlignment w:val="baseline"/>
        <w:rPr>
          <w:del w:id="429" w:author="Brady,Rachel" w:date="2026-01-14T13:00:00Z" w16du:dateUtc="2026-01-14T21:00:00Z"/>
          <w:rFonts w:eastAsia="Malgun Gothic"/>
          <w:b/>
          <w:szCs w:val="22"/>
        </w:rPr>
      </w:pPr>
      <w:del w:id="430" w:author="Brady,Rachel" w:date="2026-01-14T13:00:00Z" w16du:dateUtc="2026-01-14T21:00:00Z">
        <w:r w:rsidRPr="00D26DBC" w:rsidDel="007B13C8">
          <w:rPr>
            <w:rFonts w:eastAsia="Malgun Gothic"/>
            <w:b/>
            <w:szCs w:val="22"/>
          </w:rPr>
          <w:delText xml:space="preserve"> </w:delText>
        </w:r>
      </w:del>
    </w:p>
    <w:p w14:paraId="388B4142" w14:textId="4D1B21AC" w:rsidR="00CE1471" w:rsidRDefault="00CB7385" w:rsidP="009271E5">
      <w:pPr>
        <w:pStyle w:val="paragraph"/>
        <w:spacing w:before="0" w:beforeAutospacing="0" w:after="0" w:afterAutospacing="0" w:line="480" w:lineRule="auto"/>
        <w:textAlignment w:val="baseline"/>
        <w:rPr>
          <w:rFonts w:eastAsia="Malgun Gothic"/>
          <w:szCs w:val="22"/>
        </w:rPr>
      </w:pPr>
      <w:del w:id="431" w:author="Brady,Rachel" w:date="2026-01-14T13:00:00Z" w16du:dateUtc="2026-01-14T21:00:00Z">
        <w:r w:rsidRPr="00CB7385" w:rsidDel="007B13C8">
          <w:rPr>
            <w:rFonts w:eastAsia="Malgun Gothic"/>
            <w:szCs w:val="22"/>
          </w:rPr>
          <w:delText>Gene set enrichment analysis identified pathways enriched in high-stimulator cell lines (top quartile) compared to low-stimulator cell lines (bottom quartile).</w:delText>
        </w:r>
        <w:r w:rsidDel="007B13C8">
          <w:rPr>
            <w:rFonts w:eastAsia="Malgun Gothic"/>
            <w:szCs w:val="22"/>
          </w:rPr>
          <w:delText xml:space="preserve"> </w:delText>
        </w:r>
        <w:r w:rsidRPr="00CB7385" w:rsidDel="007B13C8">
          <w:rPr>
            <w:rFonts w:eastAsia="Malgun Gothic"/>
            <w:szCs w:val="22"/>
          </w:rPr>
          <w:delText xml:space="preserve">Enriched biological pathways (x-axis) are shown for each cytokine (y-axis), ordered alphabetically. Dot color represents FDR q-value, with more significant enrichments in blue and less significant in red. Dot size indicates gene ratio (number of core enrichment genes / total pathway size). Only pathways with </w:delText>
        </w:r>
      </w:del>
      <w:moveFromRangeStart w:id="432" w:author="Brady,Rachel" w:date="2026-01-14T13:01:00Z" w:name="move219288095"/>
      <w:moveFrom w:id="433" w:author="Brady,Rachel" w:date="2026-01-14T13:01:00Z" w16du:dateUtc="2026-01-14T21:01:00Z">
        <w:r w:rsidRPr="00CB7385" w:rsidDel="007B13C8">
          <w:rPr>
            <w:rFonts w:eastAsia="Malgun Gothic"/>
            <w:szCs w:val="22"/>
          </w:rPr>
          <w:t>FDR q ≤ 0.25 and |NES| ≥ 1.0 are shown. Pathway labels have been edited for clarity.</w:t>
        </w:r>
      </w:moveFrom>
      <w:moveFromRangeEnd w:id="432"/>
    </w:p>
    <w:p w14:paraId="0C1712DC" w14:textId="77777777" w:rsidR="001D0F10" w:rsidRPr="00963F40" w:rsidRDefault="001D0F10" w:rsidP="009271E5">
      <w:pPr>
        <w:pStyle w:val="paragraph"/>
        <w:spacing w:before="0" w:beforeAutospacing="0" w:after="0" w:afterAutospacing="0" w:line="480" w:lineRule="auto"/>
        <w:textAlignment w:val="baseline"/>
        <w:rPr>
          <w:rFonts w:eastAsia="Malgun Gothic"/>
          <w:szCs w:val="22"/>
        </w:rPr>
      </w:pPr>
    </w:p>
    <w:p w14:paraId="00B3C792" w14:textId="6CF97F7B" w:rsidR="001D5A5E" w:rsidRPr="009271E5" w:rsidRDefault="00E810C3" w:rsidP="009271E5">
      <w:pPr>
        <w:pStyle w:val="paragraph"/>
        <w:spacing w:before="0" w:beforeAutospacing="0" w:after="0" w:afterAutospacing="0" w:line="480" w:lineRule="auto"/>
        <w:textAlignment w:val="baseline"/>
        <w:rPr>
          <w:rStyle w:val="eop"/>
          <w:b/>
          <w:bCs/>
          <w:iCs/>
          <w:sz w:val="32"/>
          <w:szCs w:val="32"/>
        </w:rPr>
      </w:pPr>
      <w:ins w:id="434" w:author="Brady,Rachel" w:date="2026-01-14T12:47:00Z">
        <w:r w:rsidRPr="00E810C3">
          <w:rPr>
            <w:b/>
            <w:bCs/>
            <w:iCs/>
            <w:sz w:val="32"/>
            <w:szCs w:val="32"/>
          </w:rPr>
          <w:lastRenderedPageBreak/>
          <w:t xml:space="preserve">Exosome biogenesis gene </w:t>
        </w:r>
        <w:r w:rsidRPr="00E810C3">
          <w:rPr>
            <w:b/>
            <w:bCs/>
            <w:i/>
            <w:sz w:val="32"/>
            <w:szCs w:val="32"/>
            <w:rPrChange w:id="435" w:author="Brady,Rachel" w:date="2026-01-14T12:48:00Z" w16du:dateUtc="2026-01-14T20:48:00Z">
              <w:rPr>
                <w:b/>
                <w:bCs/>
                <w:iCs/>
                <w:sz w:val="32"/>
                <w:szCs w:val="32"/>
              </w:rPr>
            </w:rPrChange>
          </w:rPr>
          <w:t>MVB12A</w:t>
        </w:r>
        <w:r w:rsidRPr="00E810C3">
          <w:rPr>
            <w:b/>
            <w:bCs/>
            <w:iCs/>
            <w:sz w:val="32"/>
            <w:szCs w:val="32"/>
          </w:rPr>
          <w:t xml:space="preserve"> drives VEGF stimulation</w:t>
        </w:r>
      </w:ins>
      <w:del w:id="436" w:author="Brady,Rachel" w:date="2026-01-14T12:47:00Z" w16du:dateUtc="2026-01-14T20:47:00Z">
        <w:r w:rsidR="001D5A5E" w:rsidRPr="009271E5" w:rsidDel="00E810C3">
          <w:rPr>
            <w:rStyle w:val="normaltextrun"/>
            <w:b/>
            <w:bCs/>
            <w:iCs/>
            <w:sz w:val="32"/>
            <w:szCs w:val="32"/>
          </w:rPr>
          <w:delText>Cell lines with upregulated MVB12A had the strongest ability to stimulate VEGF from macrophages</w:delText>
        </w:r>
      </w:del>
      <w:r w:rsidR="001D5A5E" w:rsidRPr="009271E5">
        <w:rPr>
          <w:rStyle w:val="normaltextrun"/>
          <w:b/>
          <w:bCs/>
          <w:iCs/>
          <w:sz w:val="32"/>
          <w:szCs w:val="32"/>
        </w:rPr>
        <w:t>. </w:t>
      </w:r>
      <w:r w:rsidR="001D5A5E" w:rsidRPr="009271E5">
        <w:rPr>
          <w:rStyle w:val="eop"/>
          <w:b/>
          <w:bCs/>
          <w:iCs/>
          <w:sz w:val="32"/>
          <w:szCs w:val="32"/>
        </w:rPr>
        <w:t> </w:t>
      </w:r>
    </w:p>
    <w:p w14:paraId="310C1EB4" w14:textId="5C442A29" w:rsidR="004B4743" w:rsidRDefault="001D5A5E" w:rsidP="009271E5">
      <w:pPr>
        <w:pStyle w:val="paragraph"/>
        <w:spacing w:before="0" w:beforeAutospacing="0" w:after="0" w:afterAutospacing="0" w:line="480" w:lineRule="auto"/>
        <w:ind w:firstLine="720"/>
        <w:textAlignment w:val="baseline"/>
        <w:rPr>
          <w:szCs w:val="22"/>
        </w:rPr>
      </w:pPr>
      <w:r w:rsidRPr="00E80806">
        <w:rPr>
          <w:rStyle w:val="eop"/>
          <w:szCs w:val="22"/>
        </w:rPr>
        <w:tab/>
      </w:r>
      <w:r w:rsidRPr="00450280">
        <w:rPr>
          <w:szCs w:val="22"/>
        </w:rPr>
        <w:t xml:space="preserve">We validated our RNA-seq correlation findings suggesting that </w:t>
      </w:r>
      <w:r w:rsidRPr="00450280">
        <w:rPr>
          <w:i/>
          <w:iCs/>
          <w:szCs w:val="22"/>
        </w:rPr>
        <w:t>MVB12A</w:t>
      </w:r>
      <w:r w:rsidRPr="00450280">
        <w:rPr>
          <w:szCs w:val="22"/>
        </w:rPr>
        <w:t xml:space="preserve"> expression in cancer cell lines is associated with VEGF stimulation from primary macrophages. </w:t>
      </w:r>
      <w:r w:rsidRPr="00450280">
        <w:rPr>
          <w:i/>
          <w:iCs/>
          <w:szCs w:val="22"/>
        </w:rPr>
        <w:t>MVB12A</w:t>
      </w:r>
      <w:r w:rsidRPr="00450280">
        <w:rPr>
          <w:szCs w:val="22"/>
        </w:rPr>
        <w:t xml:space="preserve"> encodes a subunit of ESCRT-I involved in </w:t>
      </w:r>
      <w:proofErr w:type="spellStart"/>
      <w:r w:rsidRPr="00450280">
        <w:rPr>
          <w:szCs w:val="22"/>
        </w:rPr>
        <w:t>exosomal</w:t>
      </w:r>
      <w:proofErr w:type="spellEnd"/>
      <w:r w:rsidRPr="00450280">
        <w:rPr>
          <w:szCs w:val="22"/>
        </w:rPr>
        <w:t xml:space="preserve"> cargo sorting, </w:t>
      </w:r>
      <w:r>
        <w:rPr>
          <w:szCs w:val="22"/>
        </w:rPr>
        <w:t>leading</w:t>
      </w:r>
      <w:r w:rsidRPr="00450280">
        <w:rPr>
          <w:szCs w:val="22"/>
        </w:rPr>
        <w:t xml:space="preserve"> us to test whether exosomes mediate this response</w:t>
      </w:r>
      <w:r>
        <w:rPr>
          <w:szCs w:val="22"/>
        </w:rPr>
        <w:t xml:space="preserve"> </w:t>
      </w:r>
      <w:sdt>
        <w:sdtPr>
          <w:rPr>
            <w:color w:val="000000"/>
            <w:szCs w:val="22"/>
          </w:rPr>
          <w:tag w:val="MENDELEY_CITATION_v3_eyJjaXRhdGlvbklEIjoiTUVOREVMRVlfQ0lUQVRJT05fMTY0Yzc0YmUtODc4Yy00M2FmLWI4Y2YtMDA4MWMxZmIyMjM4IiwicHJvcGVydGllcyI6eyJub3RlSW5kZXgiOjB9LCJpc0VkaXRlZCI6ZmFsc2UsIm1hbnVhbE92ZXJyaWRlIjp7ImlzTWFudWFsbHlPdmVycmlkZGVuIjpmYWxzZSwiY2l0ZXByb2NUZXh0IjoiWzM0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
          <w:id w:val="1341579799"/>
          <w:placeholder>
            <w:docPart w:val="81F129B2CC22478180839C5B72A1E39D"/>
          </w:placeholder>
        </w:sdtPr>
        <w:sdtContent>
          <w:r w:rsidR="009C6692" w:rsidRPr="009C6692">
            <w:rPr>
              <w:color w:val="000000"/>
              <w:szCs w:val="22"/>
            </w:rPr>
            <w:t>[34]</w:t>
          </w:r>
        </w:sdtContent>
      </w:sdt>
      <w:r>
        <w:rPr>
          <w:color w:val="000000"/>
          <w:szCs w:val="22"/>
        </w:rPr>
        <w:t>.</w:t>
      </w:r>
      <w:r w:rsidRPr="00E80806">
        <w:rPr>
          <w:szCs w:val="22"/>
        </w:rPr>
        <w:t xml:space="preserve"> </w:t>
      </w:r>
      <w:r w:rsidR="00281C04" w:rsidRPr="00281C04">
        <w:rPr>
          <w:szCs w:val="22"/>
        </w:rPr>
        <w:t>As described in Methods, TCM was fractionated into whole, exosome-depleted and exosome-only conditions using 7 top VEGF-stimulating cell lines tested across 3 additional donor macrophage samples (n=63 observations). Macrophages treated with the exosome-only fraction secreted significantly more VEGF than those treated with whole or exosome-depleted TCM (</w:t>
      </w:r>
      <w:r w:rsidR="00281C04" w:rsidRPr="00281C04">
        <w:rPr>
          <w:b/>
          <w:bCs/>
          <w:szCs w:val="22"/>
        </w:rPr>
        <w:t>Fig 6A</w:t>
      </w:r>
      <w:r w:rsidR="00281C04" w:rsidRPr="00281C04">
        <w:rPr>
          <w:szCs w:val="22"/>
        </w:rPr>
        <w:t xml:space="preserve">). Post-hoc comparisons showed the exosome-only fraction increased VEGF by ~1,000 </w:t>
      </w:r>
      <w:proofErr w:type="spellStart"/>
      <w:r w:rsidR="00281C04" w:rsidRPr="00281C04">
        <w:rPr>
          <w:szCs w:val="22"/>
        </w:rPr>
        <w:t>pg</w:t>
      </w:r>
      <w:proofErr w:type="spellEnd"/>
      <w:r w:rsidR="00281C04" w:rsidRPr="00281C04">
        <w:rPr>
          <w:szCs w:val="22"/>
        </w:rPr>
        <w:t xml:space="preserve">/mL compared to both whole and exosome-depleted TCM (both </w:t>
      </w:r>
      <w:r w:rsidR="00281C04" w:rsidRPr="00281C04">
        <w:rPr>
          <w:i/>
          <w:iCs/>
          <w:szCs w:val="22"/>
        </w:rPr>
        <w:t>p</w:t>
      </w:r>
      <w:r w:rsidR="00281C04" w:rsidRPr="00281C04">
        <w:rPr>
          <w:szCs w:val="22"/>
        </w:rPr>
        <w:t xml:space="preserve"> &lt; 0.0001), while whole and exosome-depleted conditions did not differ (</w:t>
      </w:r>
      <w:r w:rsidR="00281C04" w:rsidRPr="00281C04">
        <w:rPr>
          <w:i/>
          <w:iCs/>
          <w:szCs w:val="22"/>
        </w:rPr>
        <w:t>p</w:t>
      </w:r>
      <w:r w:rsidR="00281C04" w:rsidRPr="00281C04">
        <w:rPr>
          <w:szCs w:val="22"/>
        </w:rPr>
        <w:t xml:space="preserve"> = 0.879). Individual cell line analyses confirmed that exosome-only fractions significantly increased VEGF secretion in 6 of 7 lines (all except OS2.4; </w:t>
      </w:r>
      <w:r w:rsidR="005D416B">
        <w:rPr>
          <w:szCs w:val="22"/>
        </w:rPr>
        <w:t xml:space="preserve">all pairwise comparisons are reported in </w:t>
      </w:r>
      <w:r w:rsidR="00281C04" w:rsidRPr="00281C04">
        <w:rPr>
          <w:b/>
          <w:bCs/>
          <w:szCs w:val="22"/>
        </w:rPr>
        <w:t>S</w:t>
      </w:r>
      <w:r w:rsidR="00A63722">
        <w:rPr>
          <w:b/>
          <w:bCs/>
          <w:szCs w:val="22"/>
        </w:rPr>
        <w:t>7</w:t>
      </w:r>
      <w:r w:rsidR="00281C04" w:rsidRPr="00281C04">
        <w:rPr>
          <w:b/>
          <w:bCs/>
          <w:szCs w:val="22"/>
        </w:rPr>
        <w:t xml:space="preserve"> Table</w:t>
      </w:r>
      <w:r w:rsidR="00281C04" w:rsidRPr="00281C04">
        <w:rPr>
          <w:szCs w:val="22"/>
        </w:rPr>
        <w:t>)</w:t>
      </w:r>
      <w:r w:rsidR="00281C04">
        <w:rPr>
          <w:szCs w:val="22"/>
        </w:rPr>
        <w:t xml:space="preserve">. </w:t>
      </w:r>
      <w:r w:rsidR="004B4743" w:rsidRPr="004B4743">
        <w:rPr>
          <w:szCs w:val="22"/>
        </w:rPr>
        <w:t xml:space="preserve">VEGF levels were then measured in TCM from </w:t>
      </w:r>
      <w:r w:rsidR="004B4743">
        <w:rPr>
          <w:szCs w:val="22"/>
        </w:rPr>
        <w:t xml:space="preserve">these </w:t>
      </w:r>
      <w:r w:rsidR="004B4743" w:rsidRPr="004B4743">
        <w:rPr>
          <w:szCs w:val="22"/>
        </w:rPr>
        <w:t xml:space="preserve">7 top VEGF-stimulating lines. To test whether TCM VEGF content directly drives macrophage VEGF secretion, we correlated TCM VEGF levels with macrophage VEGF responses </w:t>
      </w:r>
      <w:r w:rsidR="004B4743">
        <w:rPr>
          <w:szCs w:val="22"/>
        </w:rPr>
        <w:t xml:space="preserve">from the same </w:t>
      </w:r>
      <w:r w:rsidR="004B4743" w:rsidRPr="004B4743">
        <w:rPr>
          <w:szCs w:val="22"/>
        </w:rPr>
        <w:t>6 donor macrophage</w:t>
      </w:r>
      <w:r w:rsidR="004B4743">
        <w:rPr>
          <w:szCs w:val="22"/>
        </w:rPr>
        <w:t xml:space="preserve">s already used in this study </w:t>
      </w:r>
      <w:r w:rsidR="004B4743" w:rsidRPr="004B4743">
        <w:rPr>
          <w:szCs w:val="22"/>
        </w:rPr>
        <w:t xml:space="preserve">(n=42 total observations). TCM VEGF levels were not significantly correlated with macrophage VEGF induction (mixed-effects model with donor as random intercept: β = 103.6 </w:t>
      </w:r>
      <w:proofErr w:type="spellStart"/>
      <w:r w:rsidR="004B4743" w:rsidRPr="004B4743">
        <w:rPr>
          <w:szCs w:val="22"/>
        </w:rPr>
        <w:t>pg</w:t>
      </w:r>
      <w:proofErr w:type="spellEnd"/>
      <w:r w:rsidR="004B4743" w:rsidRPr="004B4743">
        <w:rPr>
          <w:szCs w:val="22"/>
        </w:rPr>
        <w:t xml:space="preserve">/mL per SD increase in TCM VEGF, SE = 120.8, 95% CI [-133.2, 340.5], t(35) = 0.857, </w:t>
      </w:r>
      <w:r w:rsidR="004B4743" w:rsidRPr="000F72DF">
        <w:rPr>
          <w:i/>
          <w:iCs/>
          <w:szCs w:val="22"/>
        </w:rPr>
        <w:t>p</w:t>
      </w:r>
      <w:r w:rsidR="004B4743" w:rsidRPr="004B4743">
        <w:rPr>
          <w:szCs w:val="22"/>
        </w:rPr>
        <w:t xml:space="preserve"> = 0.397), indicating that macrophage VEGF secretion is not a simple dose-response to TCM VEGF content.</w:t>
      </w:r>
    </w:p>
    <w:p w14:paraId="48E1DEA9" w14:textId="79D50E8E" w:rsidR="00932EFE" w:rsidRDefault="00A20944" w:rsidP="009271E5">
      <w:pPr>
        <w:pStyle w:val="paragraph"/>
        <w:spacing w:before="0" w:beforeAutospacing="0" w:after="0" w:afterAutospacing="0" w:line="480" w:lineRule="auto"/>
        <w:ind w:firstLine="720"/>
        <w:textAlignment w:val="baseline"/>
        <w:rPr>
          <w:szCs w:val="22"/>
        </w:rPr>
      </w:pPr>
      <w:r w:rsidRPr="004B4743">
        <w:rPr>
          <w:szCs w:val="22"/>
        </w:rPr>
        <w:t xml:space="preserve">To further validate this finding, we generated fresh TCM from eight cell lines: four from the original experiment (Parks, Nike, 1771, and CLL-1390) and four newly selected (CIN, SB, Angus, and Tyler) based on </w:t>
      </w:r>
      <w:r w:rsidRPr="004B4743">
        <w:rPr>
          <w:i/>
          <w:iCs/>
          <w:szCs w:val="22"/>
        </w:rPr>
        <w:t>MVB12A</w:t>
      </w:r>
      <w:r w:rsidRPr="004B4743">
        <w:rPr>
          <w:szCs w:val="22"/>
        </w:rPr>
        <w:t xml:space="preserve"> expression</w:t>
      </w:r>
      <w:r w:rsidR="00B86A98" w:rsidRPr="004B4743">
        <w:rPr>
          <w:szCs w:val="22"/>
        </w:rPr>
        <w:t xml:space="preserve"> (</w:t>
      </w:r>
      <w:r w:rsidR="00B86A98" w:rsidRPr="00075FE3">
        <w:rPr>
          <w:b/>
          <w:bCs/>
          <w:szCs w:val="22"/>
        </w:rPr>
        <w:t>Fig 6B</w:t>
      </w:r>
      <w:r w:rsidR="00B86A98" w:rsidRPr="004B4743">
        <w:rPr>
          <w:szCs w:val="22"/>
        </w:rPr>
        <w:t>)</w:t>
      </w:r>
      <w:r w:rsidRPr="004B4743">
        <w:rPr>
          <w:szCs w:val="22"/>
        </w:rPr>
        <w:t xml:space="preserve">. </w:t>
      </w:r>
      <w:r w:rsidR="00AF0552" w:rsidRPr="00AF0552">
        <w:rPr>
          <w:szCs w:val="22"/>
        </w:rPr>
        <w:t xml:space="preserve">Freshly made TCM from these 8 lines was tested on 3 new </w:t>
      </w:r>
      <w:r w:rsidR="00AF0552" w:rsidRPr="00AF0552">
        <w:rPr>
          <w:szCs w:val="22"/>
        </w:rPr>
        <w:lastRenderedPageBreak/>
        <w:t xml:space="preserve">donor macrophages. Seven of the eight lines stimulated macrophages as predicted, with high </w:t>
      </w:r>
      <w:r w:rsidR="00AF0552" w:rsidRPr="00AF0552">
        <w:rPr>
          <w:i/>
          <w:iCs/>
          <w:szCs w:val="22"/>
        </w:rPr>
        <w:t xml:space="preserve">MVB12A </w:t>
      </w:r>
      <w:r w:rsidR="00AF0552" w:rsidRPr="00AF0552">
        <w:rPr>
          <w:szCs w:val="22"/>
        </w:rPr>
        <w:t xml:space="preserve">associated with high VEGF. </w:t>
      </w:r>
      <w:r w:rsidR="00932EFE" w:rsidRPr="00932EFE">
        <w:rPr>
          <w:szCs w:val="22"/>
        </w:rPr>
        <w:t>When all eight lines were analyzed, the numerical difference in VEGF stimulation between high- and low-</w:t>
      </w:r>
      <w:r w:rsidR="00932EFE" w:rsidRPr="00932EFE">
        <w:rPr>
          <w:i/>
          <w:iCs/>
          <w:szCs w:val="22"/>
        </w:rPr>
        <w:t>MVB12A</w:t>
      </w:r>
      <w:r w:rsidR="00932EFE" w:rsidRPr="00932EFE">
        <w:rPr>
          <w:szCs w:val="22"/>
        </w:rPr>
        <w:t xml:space="preserve"> groups did not reach statistical significance (high: 507 ± 132 </w:t>
      </w:r>
      <w:proofErr w:type="spellStart"/>
      <w:r w:rsidR="00932EFE" w:rsidRPr="00932EFE">
        <w:rPr>
          <w:szCs w:val="22"/>
        </w:rPr>
        <w:t>pg</w:t>
      </w:r>
      <w:proofErr w:type="spellEnd"/>
      <w:r w:rsidR="00932EFE" w:rsidRPr="00932EFE">
        <w:rPr>
          <w:szCs w:val="22"/>
        </w:rPr>
        <w:t xml:space="preserve">/mL, n=4; low: 255 ± 54.8 </w:t>
      </w:r>
      <w:proofErr w:type="spellStart"/>
      <w:r w:rsidR="00932EFE" w:rsidRPr="00932EFE">
        <w:rPr>
          <w:szCs w:val="22"/>
        </w:rPr>
        <w:t>pg</w:t>
      </w:r>
      <w:proofErr w:type="spellEnd"/>
      <w:r w:rsidR="00932EFE" w:rsidRPr="00932EFE">
        <w:rPr>
          <w:szCs w:val="22"/>
        </w:rPr>
        <w:t xml:space="preserve">/mL, n=4; Welch's t-test, t = 1.77, </w:t>
      </w:r>
      <w:proofErr w:type="spellStart"/>
      <w:r w:rsidR="00932EFE" w:rsidRPr="00932EFE">
        <w:rPr>
          <w:szCs w:val="22"/>
        </w:rPr>
        <w:t>df</w:t>
      </w:r>
      <w:proofErr w:type="spellEnd"/>
      <w:r w:rsidR="00932EFE" w:rsidRPr="00932EFE">
        <w:rPr>
          <w:szCs w:val="22"/>
        </w:rPr>
        <w:t xml:space="preserve"> = 4.00, </w:t>
      </w:r>
      <w:r w:rsidR="00932EFE" w:rsidRPr="00932EFE">
        <w:rPr>
          <w:i/>
          <w:iCs/>
          <w:szCs w:val="22"/>
        </w:rPr>
        <w:t>p</w:t>
      </w:r>
      <w:r w:rsidR="00932EFE" w:rsidRPr="00932EFE">
        <w:rPr>
          <w:szCs w:val="22"/>
        </w:rPr>
        <w:t xml:space="preserve"> = 0.152). CIN, a hemangiosarcoma (HSA) line, showed unexpectedly low VEGF stimulation despite high MVB12A expression, potentially representing a tumor type-specific deviation from the general pattern. When CIN was excluded as a potential biological outlier, high-MVB12A cell lines induced significantly greater VEGF secretion (630 ± 65.8 </w:t>
      </w:r>
      <w:proofErr w:type="spellStart"/>
      <w:r w:rsidR="00932EFE" w:rsidRPr="00932EFE">
        <w:rPr>
          <w:szCs w:val="22"/>
        </w:rPr>
        <w:t>pg</w:t>
      </w:r>
      <w:proofErr w:type="spellEnd"/>
      <w:r w:rsidR="00932EFE" w:rsidRPr="00932EFE">
        <w:rPr>
          <w:szCs w:val="22"/>
        </w:rPr>
        <w:t xml:space="preserve">/mL, n=3 vs. 255 ± 54.8 </w:t>
      </w:r>
      <w:proofErr w:type="spellStart"/>
      <w:r w:rsidR="00932EFE" w:rsidRPr="00932EFE">
        <w:rPr>
          <w:szCs w:val="22"/>
        </w:rPr>
        <w:t>pg</w:t>
      </w:r>
      <w:proofErr w:type="spellEnd"/>
      <w:r w:rsidR="00932EFE" w:rsidRPr="00932EFE">
        <w:rPr>
          <w:szCs w:val="22"/>
        </w:rPr>
        <w:t xml:space="preserve">/mL, n=4; t = 4.39, </w:t>
      </w:r>
      <w:proofErr w:type="spellStart"/>
      <w:r w:rsidR="00932EFE" w:rsidRPr="00932EFE">
        <w:rPr>
          <w:szCs w:val="22"/>
        </w:rPr>
        <w:t>df</w:t>
      </w:r>
      <w:proofErr w:type="spellEnd"/>
      <w:r w:rsidR="00932EFE" w:rsidRPr="00932EFE">
        <w:rPr>
          <w:szCs w:val="22"/>
        </w:rPr>
        <w:t xml:space="preserve"> = 4.34, </w:t>
      </w:r>
      <w:r w:rsidR="00932EFE" w:rsidRPr="00932EFE">
        <w:rPr>
          <w:i/>
          <w:iCs/>
          <w:szCs w:val="22"/>
        </w:rPr>
        <w:t>p</w:t>
      </w:r>
      <w:r w:rsidR="00932EFE" w:rsidRPr="00932EFE">
        <w:rPr>
          <w:szCs w:val="22"/>
        </w:rPr>
        <w:t xml:space="preserve"> = 0.0098, 95% CI [145.2, 606.3]; </w:t>
      </w:r>
      <w:r w:rsidR="00932EFE" w:rsidRPr="00932EFE">
        <w:rPr>
          <w:b/>
          <w:bCs/>
          <w:szCs w:val="22"/>
        </w:rPr>
        <w:t>Fig 6C</w:t>
      </w:r>
      <w:r w:rsidR="00932EFE" w:rsidRPr="00932EFE">
        <w:rPr>
          <w:szCs w:val="22"/>
        </w:rPr>
        <w:t xml:space="preserve">). This significance persisted when both HSA lines (CIN and SB) were excluded (630 ± 65.8 </w:t>
      </w:r>
      <w:proofErr w:type="spellStart"/>
      <w:r w:rsidR="00932EFE" w:rsidRPr="00932EFE">
        <w:rPr>
          <w:szCs w:val="22"/>
        </w:rPr>
        <w:t>pg</w:t>
      </w:r>
      <w:proofErr w:type="spellEnd"/>
      <w:r w:rsidR="00932EFE" w:rsidRPr="00932EFE">
        <w:rPr>
          <w:szCs w:val="22"/>
        </w:rPr>
        <w:t xml:space="preserve">/mL vs. 293 ± 55.8 </w:t>
      </w:r>
      <w:proofErr w:type="spellStart"/>
      <w:r w:rsidR="00932EFE" w:rsidRPr="00932EFE">
        <w:rPr>
          <w:szCs w:val="22"/>
        </w:rPr>
        <w:t>pg</w:t>
      </w:r>
      <w:proofErr w:type="spellEnd"/>
      <w:r w:rsidR="00932EFE" w:rsidRPr="00932EFE">
        <w:rPr>
          <w:szCs w:val="22"/>
        </w:rPr>
        <w:t xml:space="preserve">/mL; t = 3.91, </w:t>
      </w:r>
      <w:proofErr w:type="spellStart"/>
      <w:r w:rsidR="00932EFE" w:rsidRPr="00932EFE">
        <w:rPr>
          <w:szCs w:val="22"/>
        </w:rPr>
        <w:t>df</w:t>
      </w:r>
      <w:proofErr w:type="spellEnd"/>
      <w:r w:rsidR="00932EFE" w:rsidRPr="00932EFE">
        <w:rPr>
          <w:szCs w:val="22"/>
        </w:rPr>
        <w:t xml:space="preserve"> = 3.90, </w:t>
      </w:r>
      <w:r w:rsidR="00932EFE" w:rsidRPr="00932EFE">
        <w:rPr>
          <w:i/>
          <w:iCs/>
          <w:szCs w:val="22"/>
        </w:rPr>
        <w:t>p</w:t>
      </w:r>
      <w:r w:rsidR="00932EFE" w:rsidRPr="00932EFE">
        <w:rPr>
          <w:szCs w:val="22"/>
        </w:rPr>
        <w:t xml:space="preserve"> = 0.018, 95% CI [95.7, 579.9]), suggesting the </w:t>
      </w:r>
      <w:r w:rsidR="00932EFE" w:rsidRPr="00932EFE">
        <w:rPr>
          <w:i/>
          <w:iCs/>
          <w:szCs w:val="22"/>
        </w:rPr>
        <w:t>MVB12A</w:t>
      </w:r>
      <w:r w:rsidR="00932EFE" w:rsidRPr="00932EFE">
        <w:rPr>
          <w:szCs w:val="22"/>
        </w:rPr>
        <w:t xml:space="preserve">-VEGF relationship may differ in </w:t>
      </w:r>
      <w:r w:rsidR="00932EFE">
        <w:rPr>
          <w:szCs w:val="22"/>
        </w:rPr>
        <w:t>H</w:t>
      </w:r>
      <w:ins w:id="437" w:author="Brady,Rachel" w:date="2026-01-15T11:00:00Z" w16du:dateUtc="2026-01-15T19:00:00Z">
        <w:r w:rsidR="00D01422">
          <w:rPr>
            <w:szCs w:val="22"/>
          </w:rPr>
          <w:t>SA</w:t>
        </w:r>
      </w:ins>
      <w:del w:id="438" w:author="Brady,Rachel" w:date="2026-01-15T11:00:00Z" w16du:dateUtc="2026-01-15T19:00:00Z">
        <w:r w:rsidR="00932EFE" w:rsidDel="00D01422">
          <w:rPr>
            <w:szCs w:val="22"/>
          </w:rPr>
          <w:delText>AS</w:delText>
        </w:r>
      </w:del>
      <w:r w:rsidR="00932EFE">
        <w:rPr>
          <w:szCs w:val="22"/>
        </w:rPr>
        <w:t>.</w:t>
      </w:r>
    </w:p>
    <w:p w14:paraId="30F77071" w14:textId="5C6888C4" w:rsidR="00D05CA6" w:rsidRDefault="00A20944" w:rsidP="009B46FD">
      <w:pPr>
        <w:pStyle w:val="paragraph"/>
        <w:spacing w:before="0" w:beforeAutospacing="0" w:after="0" w:afterAutospacing="0" w:line="480" w:lineRule="auto"/>
        <w:ind w:firstLine="720"/>
        <w:textAlignment w:val="baseline"/>
        <w:rPr>
          <w:szCs w:val="22"/>
        </w:rPr>
      </w:pPr>
      <w:r w:rsidRPr="00932EFE">
        <w:rPr>
          <w:szCs w:val="22"/>
        </w:rPr>
        <w:t>To test</w:t>
      </w:r>
      <w:r w:rsidRPr="00A20944">
        <w:rPr>
          <w:szCs w:val="22"/>
        </w:rPr>
        <w:t xml:space="preserve"> whether exosomes carried VEGF or stimulated VEGF indirectly, TCM aliquots from the eight lines were depleted of exosomes, producing exosome-depleted TCM and concentrated exosomes (</w:t>
      </w:r>
      <w:r>
        <w:rPr>
          <w:szCs w:val="22"/>
        </w:rPr>
        <w:t xml:space="preserve">resuspended to </w:t>
      </w:r>
      <w:r w:rsidRPr="00A20944">
        <w:rPr>
          <w:szCs w:val="22"/>
        </w:rPr>
        <w:t xml:space="preserve">equal volume). </w:t>
      </w:r>
      <w:r w:rsidR="009B46FD" w:rsidRPr="009B46FD">
        <w:rPr>
          <w:szCs w:val="22"/>
        </w:rPr>
        <w:t xml:space="preserve">All </w:t>
      </w:r>
      <w:r w:rsidR="009B46FD" w:rsidRPr="009B46FD">
        <w:rPr>
          <w:i/>
          <w:iCs/>
          <w:szCs w:val="22"/>
        </w:rPr>
        <w:t>MVB12A</w:t>
      </w:r>
      <w:r w:rsidR="009B46FD" w:rsidRPr="009B46FD">
        <w:rPr>
          <w:szCs w:val="22"/>
        </w:rPr>
        <w:t xml:space="preserve">-high lines, including CIN, had higher VEGF in the lysed exosome fraction compared to the exosome-depleted fraction, consistent with exosome-associated cargo. The ratio of </w:t>
      </w:r>
      <w:proofErr w:type="spellStart"/>
      <w:r w:rsidR="009B46FD" w:rsidRPr="009B46FD">
        <w:rPr>
          <w:szCs w:val="22"/>
        </w:rPr>
        <w:t>exosomal</w:t>
      </w:r>
      <w:proofErr w:type="spellEnd"/>
      <w:r w:rsidR="009B46FD" w:rsidRPr="009B46FD">
        <w:rPr>
          <w:szCs w:val="22"/>
        </w:rPr>
        <w:t xml:space="preserve"> to free VEGF was significantly higher in high-</w:t>
      </w:r>
      <w:r w:rsidR="009B46FD" w:rsidRPr="009B46FD">
        <w:rPr>
          <w:i/>
          <w:iCs/>
          <w:szCs w:val="22"/>
        </w:rPr>
        <w:t>MVB12A</w:t>
      </w:r>
      <w:r w:rsidR="009B46FD" w:rsidRPr="009B46FD">
        <w:rPr>
          <w:szCs w:val="22"/>
        </w:rPr>
        <w:t xml:space="preserve"> lines (n=4, including CIN) compared to low-</w:t>
      </w:r>
      <w:r w:rsidR="009B46FD" w:rsidRPr="009B46FD">
        <w:rPr>
          <w:i/>
          <w:iCs/>
          <w:szCs w:val="22"/>
        </w:rPr>
        <w:t>MVB12A</w:t>
      </w:r>
      <w:r w:rsidR="009B46FD" w:rsidRPr="009B46FD">
        <w:rPr>
          <w:szCs w:val="22"/>
        </w:rPr>
        <w:t xml:space="preserve"> lines (n=4) (</w:t>
      </w:r>
      <w:r w:rsidR="009B46FD" w:rsidRPr="009B46FD">
        <w:rPr>
          <w:i/>
          <w:iCs/>
          <w:szCs w:val="22"/>
        </w:rPr>
        <w:t>p</w:t>
      </w:r>
      <w:r w:rsidR="009B46FD" w:rsidRPr="009B46FD">
        <w:rPr>
          <w:szCs w:val="22"/>
        </w:rPr>
        <w:t xml:space="preserve"> = 0.032; </w:t>
      </w:r>
      <w:r w:rsidRPr="00A20944">
        <w:rPr>
          <w:b/>
          <w:bCs/>
          <w:szCs w:val="22"/>
        </w:rPr>
        <w:t>Fig 6D</w:t>
      </w:r>
      <w:r w:rsidRPr="00A20944">
        <w:rPr>
          <w:szCs w:val="22"/>
        </w:rPr>
        <w:t>).</w:t>
      </w:r>
      <w:r w:rsidR="009B46FD">
        <w:rPr>
          <w:szCs w:val="22"/>
        </w:rPr>
        <w:t xml:space="preserve"> </w:t>
      </w:r>
      <w:r w:rsidR="009B46FD" w:rsidRPr="009B46FD">
        <w:rPr>
          <w:szCs w:val="22"/>
        </w:rPr>
        <w:t xml:space="preserve">These findings indicate that </w:t>
      </w:r>
      <w:r w:rsidR="009B46FD" w:rsidRPr="009B46FD">
        <w:rPr>
          <w:i/>
          <w:iCs/>
          <w:szCs w:val="22"/>
        </w:rPr>
        <w:t xml:space="preserve">MVB12A </w:t>
      </w:r>
      <w:r w:rsidR="009B46FD" w:rsidRPr="009B46FD">
        <w:rPr>
          <w:szCs w:val="22"/>
        </w:rPr>
        <w:t>expression predicts VEGF packaging into exosomes across all cell lines tested, including CIN. However, while CIN efficiently packaged VEGF into exosomes, it failed to stimulate macrophage VEGF secretion (</w:t>
      </w:r>
      <w:r w:rsidR="009B46FD" w:rsidRPr="009B46FD">
        <w:rPr>
          <w:b/>
          <w:bCs/>
          <w:szCs w:val="22"/>
        </w:rPr>
        <w:t>Fig 6C</w:t>
      </w:r>
      <w:r w:rsidR="009B46FD" w:rsidRPr="009B46FD">
        <w:rPr>
          <w:szCs w:val="22"/>
        </w:rPr>
        <w:t>), suggesting the functional d</w:t>
      </w:r>
      <w:r w:rsidR="009B46FD">
        <w:rPr>
          <w:szCs w:val="22"/>
        </w:rPr>
        <w:t>ifference</w:t>
      </w:r>
      <w:r w:rsidR="009B46FD" w:rsidRPr="009B46FD">
        <w:rPr>
          <w:szCs w:val="22"/>
        </w:rPr>
        <w:t xml:space="preserve"> in CIN occurs downstream of </w:t>
      </w:r>
      <w:proofErr w:type="spellStart"/>
      <w:r w:rsidR="009B46FD" w:rsidRPr="009B46FD">
        <w:rPr>
          <w:szCs w:val="22"/>
        </w:rPr>
        <w:t>exosomal</w:t>
      </w:r>
      <w:proofErr w:type="spellEnd"/>
      <w:r w:rsidR="009B46FD" w:rsidRPr="009B46FD">
        <w:rPr>
          <w:szCs w:val="22"/>
        </w:rPr>
        <w:t xml:space="preserve"> cargo loading, potentially at the level of exosome-macrophage interaction or uptake.</w:t>
      </w:r>
    </w:p>
    <w:p w14:paraId="0C2B4EE9" w14:textId="77777777" w:rsidR="009B46FD" w:rsidRDefault="009B46FD" w:rsidP="009B46FD">
      <w:pPr>
        <w:pStyle w:val="paragraph"/>
        <w:spacing w:before="0" w:beforeAutospacing="0" w:after="0" w:afterAutospacing="0" w:line="480" w:lineRule="auto"/>
        <w:ind w:firstLine="720"/>
        <w:textAlignment w:val="baseline"/>
        <w:rPr>
          <w:szCs w:val="22"/>
        </w:rPr>
      </w:pPr>
    </w:p>
    <w:p w14:paraId="065F97B7" w14:textId="1556CA2B" w:rsidR="005D416B" w:rsidDel="007B13C8" w:rsidRDefault="00963F40" w:rsidP="005D416B">
      <w:pPr>
        <w:pStyle w:val="paragraph"/>
        <w:spacing w:before="0" w:beforeAutospacing="0" w:after="0" w:afterAutospacing="0" w:line="480" w:lineRule="auto"/>
        <w:textAlignment w:val="baseline"/>
        <w:rPr>
          <w:del w:id="439" w:author="Brady,Rachel" w:date="2026-01-14T13:04:00Z" w16du:dateUtc="2026-01-14T21:04:00Z"/>
          <w:rFonts w:eastAsia="Malgun Gothic"/>
          <w:b/>
          <w:bCs/>
          <w:szCs w:val="22"/>
        </w:rPr>
      </w:pPr>
      <w:del w:id="440" w:author="Brady,Rachel" w:date="2026-01-14T13:04:00Z" w16du:dateUtc="2026-01-14T21:04:00Z">
        <w:r w:rsidRPr="00D26DBC" w:rsidDel="007B13C8">
          <w:rPr>
            <w:rFonts w:eastAsia="Malgun Gothic"/>
            <w:b/>
            <w:bCs/>
            <w:szCs w:val="22"/>
          </w:rPr>
          <w:delText xml:space="preserve">Fig </w:delText>
        </w:r>
        <w:r w:rsidDel="007B13C8">
          <w:rPr>
            <w:rFonts w:eastAsia="Malgun Gothic"/>
            <w:b/>
            <w:bCs/>
            <w:szCs w:val="22"/>
          </w:rPr>
          <w:delText>6</w:delText>
        </w:r>
        <w:r w:rsidRPr="00D26DBC" w:rsidDel="007B13C8">
          <w:rPr>
            <w:rFonts w:eastAsia="Malgun Gothic"/>
            <w:b/>
            <w:bCs/>
            <w:szCs w:val="22"/>
          </w:rPr>
          <w:delText xml:space="preserve">: Validation of </w:delText>
        </w:r>
        <w:r w:rsidRPr="00D26DBC" w:rsidDel="007B13C8">
          <w:rPr>
            <w:rFonts w:eastAsia="Malgun Gothic"/>
            <w:b/>
            <w:bCs/>
            <w:i/>
            <w:iCs/>
            <w:szCs w:val="22"/>
          </w:rPr>
          <w:delText>MVB12A</w:delText>
        </w:r>
        <w:r w:rsidRPr="00D26DBC" w:rsidDel="007B13C8">
          <w:rPr>
            <w:rFonts w:eastAsia="Malgun Gothic"/>
            <w:b/>
            <w:bCs/>
            <w:szCs w:val="22"/>
          </w:rPr>
          <w:delText xml:space="preserve">’s role in exosome-associated VEGF stimulation. </w:delText>
        </w:r>
      </w:del>
    </w:p>
    <w:p w14:paraId="407C300F" w14:textId="5CD1D4D3" w:rsidR="00932EFE" w:rsidRPr="007B13C8" w:rsidRDefault="007B13C8" w:rsidP="00932EFE">
      <w:pPr>
        <w:pStyle w:val="paragraph"/>
        <w:spacing w:before="0" w:beforeAutospacing="0" w:after="0" w:afterAutospacing="0" w:line="480" w:lineRule="auto"/>
        <w:textAlignment w:val="baseline"/>
        <w:rPr>
          <w:rFonts w:eastAsia="Malgun Gothic"/>
          <w:b/>
          <w:bCs/>
          <w:szCs w:val="22"/>
          <w:rPrChange w:id="441" w:author="Brady,Rachel" w:date="2026-01-14T13:04:00Z" w16du:dateUtc="2026-01-14T21:04:00Z">
            <w:rPr>
              <w:rFonts w:eastAsia="Malgun Gothic"/>
              <w:szCs w:val="22"/>
            </w:rPr>
          </w:rPrChange>
        </w:rPr>
      </w:pPr>
      <w:ins w:id="442" w:author="Brady,Rachel" w:date="2026-01-14T13:04:00Z" w16du:dateUtc="2026-01-14T21:04:00Z">
        <w:r w:rsidRPr="00D26DBC">
          <w:rPr>
            <w:rFonts w:eastAsia="Malgun Gothic"/>
            <w:b/>
            <w:bCs/>
            <w:szCs w:val="22"/>
          </w:rPr>
          <w:t xml:space="preserve">Fig </w:t>
        </w:r>
        <w:r>
          <w:rPr>
            <w:rFonts w:eastAsia="Malgun Gothic"/>
            <w:b/>
            <w:bCs/>
            <w:szCs w:val="22"/>
          </w:rPr>
          <w:t>6</w:t>
        </w:r>
        <w:r w:rsidRPr="00D26DBC">
          <w:rPr>
            <w:rFonts w:eastAsia="Malgun Gothic"/>
            <w:b/>
            <w:bCs/>
            <w:szCs w:val="22"/>
          </w:rPr>
          <w:t xml:space="preserve">: Validation of </w:t>
        </w:r>
        <w:r w:rsidRPr="00D26DBC">
          <w:rPr>
            <w:rFonts w:eastAsia="Malgun Gothic"/>
            <w:b/>
            <w:bCs/>
            <w:i/>
            <w:iCs/>
            <w:szCs w:val="22"/>
          </w:rPr>
          <w:t>MVB12A</w:t>
        </w:r>
        <w:r w:rsidRPr="00D26DBC">
          <w:rPr>
            <w:rFonts w:eastAsia="Malgun Gothic"/>
            <w:b/>
            <w:bCs/>
            <w:szCs w:val="22"/>
          </w:rPr>
          <w:t xml:space="preserve">’s role in exosome-associated VEGF stimulation. </w:t>
        </w:r>
      </w:ins>
      <w:r w:rsidR="005D416B" w:rsidRPr="005D416B">
        <w:rPr>
          <w:rFonts w:eastAsia="Malgun Gothic"/>
          <w:b/>
          <w:bCs/>
          <w:szCs w:val="22"/>
        </w:rPr>
        <w:t xml:space="preserve">(A) </w:t>
      </w:r>
      <w:r w:rsidR="005D416B" w:rsidRPr="005D416B">
        <w:rPr>
          <w:rFonts w:eastAsia="Malgun Gothic"/>
          <w:szCs w:val="22"/>
        </w:rPr>
        <w:t>VEGF secretion by donor macrophages (n=3) treated with whole TCM, exosome-depleted TCM, or exosome-only fractions from 7 high-</w:t>
      </w:r>
      <w:r w:rsidR="005D416B">
        <w:rPr>
          <w:rFonts w:eastAsia="Malgun Gothic"/>
          <w:szCs w:val="22"/>
        </w:rPr>
        <w:t xml:space="preserve">VEGF </w:t>
      </w:r>
      <w:r w:rsidR="005D416B" w:rsidRPr="005D416B">
        <w:rPr>
          <w:rFonts w:eastAsia="Malgun Gothic"/>
          <w:szCs w:val="22"/>
        </w:rPr>
        <w:t>stimulat</w:t>
      </w:r>
      <w:r w:rsidR="005D416B">
        <w:rPr>
          <w:rFonts w:eastAsia="Malgun Gothic"/>
          <w:szCs w:val="22"/>
        </w:rPr>
        <w:t>ing</w:t>
      </w:r>
      <w:r w:rsidR="005D416B" w:rsidRPr="005D416B">
        <w:rPr>
          <w:rFonts w:eastAsia="Malgun Gothic"/>
          <w:szCs w:val="22"/>
        </w:rPr>
        <w:t xml:space="preserve"> cell lines</w:t>
      </w:r>
      <w:del w:id="443" w:author="Brady,Rachel" w:date="2026-01-14T16:05:00Z" w16du:dateUtc="2026-01-15T00:05:00Z">
        <w:r w:rsidR="005D416B" w:rsidRPr="005D416B" w:rsidDel="00312DA2">
          <w:rPr>
            <w:rFonts w:eastAsia="Malgun Gothic"/>
            <w:szCs w:val="22"/>
          </w:rPr>
          <w:delText xml:space="preserve">. Bar </w:delText>
        </w:r>
      </w:del>
      <w:del w:id="444" w:author="Brady,Rachel" w:date="2026-01-14T13:04:00Z" w16du:dateUtc="2026-01-14T21:04:00Z">
        <w:r w:rsidR="005D416B" w:rsidRPr="005D416B" w:rsidDel="007B13C8">
          <w:rPr>
            <w:rFonts w:eastAsia="Malgun Gothic"/>
            <w:szCs w:val="22"/>
          </w:rPr>
          <w:delText xml:space="preserve">plots </w:delText>
        </w:r>
      </w:del>
      <w:del w:id="445" w:author="Brady,Rachel" w:date="2026-01-14T16:05:00Z" w16du:dateUtc="2026-01-15T00:05:00Z">
        <w:r w:rsidR="005D416B" w:rsidRPr="005D416B" w:rsidDel="00312DA2">
          <w:rPr>
            <w:rFonts w:eastAsia="Malgun Gothic"/>
            <w:szCs w:val="22"/>
          </w:rPr>
          <w:delText xml:space="preserve">show estimated marginal means </w:delText>
        </w:r>
      </w:del>
      <w:del w:id="446" w:author="Brady,Rachel" w:date="2026-01-14T13:04:00Z" w16du:dateUtc="2026-01-14T21:04:00Z">
        <w:r w:rsidR="005D416B" w:rsidRPr="005D416B" w:rsidDel="007B13C8">
          <w:rPr>
            <w:rFonts w:eastAsia="Malgun Gothic"/>
            <w:szCs w:val="22"/>
          </w:rPr>
          <w:delText xml:space="preserve">with </w:delText>
        </w:r>
        <w:r w:rsidR="005D416B" w:rsidRPr="005D416B" w:rsidDel="007B13C8">
          <w:rPr>
            <w:rFonts w:eastAsia="Malgun Gothic"/>
            <w:szCs w:val="22"/>
          </w:rPr>
          <w:lastRenderedPageBreak/>
          <w:delText>standard error bars</w:delText>
        </w:r>
      </w:del>
      <w:del w:id="447" w:author="Brady,Rachel" w:date="2026-01-14T16:05:00Z" w16du:dateUtc="2026-01-15T00:05:00Z">
        <w:r w:rsidR="005D416B" w:rsidRPr="005D416B" w:rsidDel="00312DA2">
          <w:rPr>
            <w:rFonts w:eastAsia="Malgun Gothic"/>
            <w:szCs w:val="22"/>
          </w:rPr>
          <w:delText xml:space="preserve">; individual </w:delText>
        </w:r>
      </w:del>
      <w:del w:id="448" w:author="Brady,Rachel" w:date="2026-01-14T13:05:00Z" w16du:dateUtc="2026-01-14T21:05:00Z">
        <w:r w:rsidR="005D416B" w:rsidRPr="005D416B" w:rsidDel="007B13C8">
          <w:rPr>
            <w:rFonts w:eastAsia="Malgun Gothic"/>
            <w:szCs w:val="22"/>
          </w:rPr>
          <w:delText xml:space="preserve">data </w:delText>
        </w:r>
      </w:del>
      <w:del w:id="449" w:author="Brady,Rachel" w:date="2026-01-14T16:05:00Z" w16du:dateUtc="2026-01-15T00:05:00Z">
        <w:r w:rsidR="005D416B" w:rsidRPr="005D416B" w:rsidDel="00312DA2">
          <w:rPr>
            <w:rFonts w:eastAsia="Malgun Gothic"/>
            <w:szCs w:val="22"/>
          </w:rPr>
          <w:delText>points are overlaid</w:delText>
        </w:r>
      </w:del>
      <w:r w:rsidR="005D416B" w:rsidRPr="005D416B">
        <w:rPr>
          <w:rFonts w:eastAsia="Malgun Gothic"/>
          <w:szCs w:val="22"/>
        </w:rPr>
        <w:t xml:space="preserve"> (n=21 per condition). </w:t>
      </w:r>
      <w:del w:id="450" w:author="Brady,Rachel" w:date="2026-01-14T16:05:00Z" w16du:dateUtc="2026-01-15T00:05:00Z">
        <w:r w:rsidR="005D416B" w:rsidRPr="005D416B" w:rsidDel="00312DA2">
          <w:rPr>
            <w:rFonts w:eastAsia="Malgun Gothic"/>
            <w:szCs w:val="22"/>
          </w:rPr>
          <w:delText>A l</w:delText>
        </w:r>
      </w:del>
      <w:ins w:id="451" w:author="Brady,Rachel" w:date="2026-01-14T16:06:00Z" w16du:dateUtc="2026-01-15T00:06:00Z">
        <w:r w:rsidR="00312DA2">
          <w:rPr>
            <w:rFonts w:eastAsia="Malgun Gothic"/>
            <w:szCs w:val="22"/>
          </w:rPr>
          <w:t>L</w:t>
        </w:r>
      </w:ins>
      <w:r w:rsidR="005D416B" w:rsidRPr="005D416B">
        <w:rPr>
          <w:rFonts w:eastAsia="Malgun Gothic"/>
          <w:szCs w:val="22"/>
        </w:rPr>
        <w:t xml:space="preserve">inear mixed-effects model </w:t>
      </w:r>
      <w:del w:id="452" w:author="Brady,Rachel" w:date="2026-01-14T16:06:00Z" w16du:dateUtc="2026-01-15T00:06:00Z">
        <w:r w:rsidR="005D416B" w:rsidRPr="005D416B" w:rsidDel="00312DA2">
          <w:rPr>
            <w:rFonts w:eastAsia="Malgun Gothic"/>
            <w:szCs w:val="22"/>
          </w:rPr>
          <w:delText xml:space="preserve">with donor as random intercept </w:delText>
        </w:r>
      </w:del>
      <w:r w:rsidR="005D416B" w:rsidRPr="005D416B">
        <w:rPr>
          <w:rFonts w:eastAsia="Malgun Gothic"/>
          <w:szCs w:val="22"/>
        </w:rPr>
        <w:t xml:space="preserve">revealed a significant main effect of treatment condition (F(2, 58) = 69.46, </w:t>
      </w:r>
      <w:r w:rsidR="005D416B" w:rsidRPr="005D416B">
        <w:rPr>
          <w:rFonts w:eastAsia="Malgun Gothic"/>
          <w:i/>
          <w:iCs/>
          <w:szCs w:val="22"/>
        </w:rPr>
        <w:t>p</w:t>
      </w:r>
      <w:r w:rsidR="005D416B" w:rsidRPr="005D416B">
        <w:rPr>
          <w:rFonts w:eastAsia="Malgun Gothic"/>
          <w:szCs w:val="22"/>
        </w:rPr>
        <w:t xml:space="preserve"> &lt; 0.0001). Post-hoc Tukey-</w:t>
      </w:r>
      <w:del w:id="453" w:author="Brady,Rachel" w:date="2026-01-14T16:06:00Z" w16du:dateUtc="2026-01-15T00:06:00Z">
        <w:r w:rsidR="005D416B" w:rsidRPr="005D416B" w:rsidDel="00312DA2">
          <w:rPr>
            <w:rFonts w:eastAsia="Malgun Gothic"/>
            <w:szCs w:val="22"/>
          </w:rPr>
          <w:delText>adjusted pairwise</w:delText>
        </w:r>
      </w:del>
      <w:r w:rsidR="005D416B" w:rsidRPr="005D416B">
        <w:rPr>
          <w:rFonts w:eastAsia="Malgun Gothic"/>
          <w:szCs w:val="22"/>
        </w:rPr>
        <w:t xml:space="preserve"> comparisons: whole TCM vs. exosome-depleted (</w:t>
      </w:r>
      <w:del w:id="454" w:author="Brady,Rachel" w:date="2026-01-14T16:06:00Z" w16du:dateUtc="2026-01-15T00:06:00Z">
        <w:r w:rsidR="005D416B" w:rsidRPr="005D416B" w:rsidDel="00312DA2">
          <w:rPr>
            <w:rFonts w:eastAsia="Malgun Gothic"/>
            <w:szCs w:val="22"/>
          </w:rPr>
          <w:delText>estimate = -46.8 pg/mL, SE = 96.7, t(58) = -0.484</w:delText>
        </w:r>
      </w:del>
      <w:r w:rsidR="005D416B" w:rsidRPr="005D416B">
        <w:rPr>
          <w:rFonts w:eastAsia="Malgun Gothic"/>
          <w:szCs w:val="22"/>
        </w:rPr>
        <w:t xml:space="preserve">, </w:t>
      </w:r>
      <w:r w:rsidR="005D416B" w:rsidRPr="005D416B">
        <w:rPr>
          <w:rFonts w:eastAsia="Malgun Gothic"/>
          <w:i/>
          <w:iCs/>
          <w:szCs w:val="22"/>
        </w:rPr>
        <w:t>p</w:t>
      </w:r>
      <w:r w:rsidR="005D416B" w:rsidRPr="005D416B">
        <w:rPr>
          <w:rFonts w:eastAsia="Malgun Gothic"/>
          <w:szCs w:val="22"/>
        </w:rPr>
        <w:t xml:space="preserve"> = 0.879); whole TCM vs. exosome-only (</w:t>
      </w:r>
      <w:del w:id="455" w:author="Brady,Rachel" w:date="2026-01-14T16:06:00Z" w16du:dateUtc="2026-01-15T00:06:00Z">
        <w:r w:rsidR="005D416B" w:rsidRPr="005D416B" w:rsidDel="00312DA2">
          <w:rPr>
            <w:rFonts w:eastAsia="Malgun Gothic"/>
            <w:szCs w:val="22"/>
          </w:rPr>
          <w:delText xml:space="preserve">estimate = -1009.5 pg/mL, SE = 96.7, t(58) = -10.44, </w:delText>
        </w:r>
      </w:del>
      <w:r w:rsidR="005D416B" w:rsidRPr="005D416B">
        <w:rPr>
          <w:rFonts w:eastAsia="Malgun Gothic"/>
          <w:i/>
          <w:iCs/>
          <w:szCs w:val="22"/>
        </w:rPr>
        <w:t>p</w:t>
      </w:r>
      <w:r w:rsidR="005D416B" w:rsidRPr="005D416B">
        <w:rPr>
          <w:rFonts w:eastAsia="Malgun Gothic"/>
          <w:szCs w:val="22"/>
        </w:rPr>
        <w:t xml:space="preserve"> &lt; 0.0001); exosome-depleted vs. exosome-only (</w:t>
      </w:r>
      <w:del w:id="456" w:author="Brady,Rachel" w:date="2026-01-14T16:07:00Z" w16du:dateUtc="2026-01-15T00:07:00Z">
        <w:r w:rsidR="005D416B" w:rsidRPr="005D416B" w:rsidDel="00312DA2">
          <w:rPr>
            <w:rFonts w:eastAsia="Malgun Gothic"/>
            <w:szCs w:val="22"/>
          </w:rPr>
          <w:delText xml:space="preserve">estimate = -962.7 pg/mL, SE = 96.7, t(58) = -9.96, </w:delText>
        </w:r>
      </w:del>
      <w:r w:rsidR="005D416B" w:rsidRPr="005D416B">
        <w:rPr>
          <w:rFonts w:eastAsia="Malgun Gothic"/>
          <w:i/>
          <w:iCs/>
          <w:szCs w:val="22"/>
        </w:rPr>
        <w:t>p</w:t>
      </w:r>
      <w:r w:rsidR="005D416B" w:rsidRPr="005D416B">
        <w:rPr>
          <w:rFonts w:eastAsia="Malgun Gothic"/>
          <w:szCs w:val="22"/>
        </w:rPr>
        <w:t xml:space="preserve"> &lt; 0.0001).</w:t>
      </w:r>
      <w:r w:rsidR="005D416B" w:rsidRPr="005D416B">
        <w:rPr>
          <w:rFonts w:eastAsia="Malgun Gothic"/>
          <w:b/>
          <w:bCs/>
          <w:szCs w:val="22"/>
        </w:rPr>
        <w:t xml:space="preserve"> </w:t>
      </w:r>
      <w:r w:rsidR="00963F40" w:rsidRPr="00D26DBC">
        <w:rPr>
          <w:rFonts w:eastAsia="Malgun Gothic"/>
          <w:b/>
          <w:bCs/>
          <w:szCs w:val="22"/>
        </w:rPr>
        <w:t>(B)</w:t>
      </w:r>
      <w:r w:rsidR="00EA2453">
        <w:rPr>
          <w:rFonts w:eastAsia="Malgun Gothic"/>
          <w:b/>
          <w:bCs/>
          <w:szCs w:val="22"/>
        </w:rPr>
        <w:t xml:space="preserve"> </w:t>
      </w:r>
      <w:ins w:id="457" w:author="Brady,Rachel" w:date="2026-01-14T13:05:00Z" w16du:dateUtc="2026-01-14T21:05:00Z">
        <w:r w:rsidRPr="00165F7B">
          <w:rPr>
            <w:rFonts w:eastAsia="Malgun Gothic"/>
            <w:i/>
            <w:iCs/>
            <w:szCs w:val="22"/>
          </w:rPr>
          <w:t>MVB12A</w:t>
        </w:r>
        <w:r w:rsidRPr="00D26DBC">
          <w:rPr>
            <w:rFonts w:eastAsia="Malgun Gothic"/>
            <w:szCs w:val="22"/>
          </w:rPr>
          <w:t xml:space="preserve"> expression </w:t>
        </w:r>
        <w:r>
          <w:rPr>
            <w:rFonts w:eastAsia="Malgun Gothic"/>
            <w:szCs w:val="22"/>
          </w:rPr>
          <w:t>(</w:t>
        </w:r>
      </w:ins>
      <w:proofErr w:type="spellStart"/>
      <w:r w:rsidR="00EA2453" w:rsidRPr="00D26DBC">
        <w:rPr>
          <w:rFonts w:eastAsia="Malgun Gothic"/>
          <w:szCs w:val="22"/>
        </w:rPr>
        <w:t>RUVg</w:t>
      </w:r>
      <w:proofErr w:type="spellEnd"/>
      <w:r w:rsidR="00EA2453" w:rsidRPr="00D26DBC">
        <w:rPr>
          <w:rFonts w:eastAsia="Malgun Gothic"/>
          <w:szCs w:val="22"/>
        </w:rPr>
        <w:t>-normalized</w:t>
      </w:r>
      <w:ins w:id="458" w:author="Brady,Rachel" w:date="2026-01-14T13:05:00Z" w16du:dateUtc="2026-01-14T21:05:00Z">
        <w:r>
          <w:rPr>
            <w:rFonts w:eastAsia="Malgun Gothic"/>
            <w:szCs w:val="22"/>
          </w:rPr>
          <w:t>)</w:t>
        </w:r>
      </w:ins>
      <w:r w:rsidR="00EA2453">
        <w:rPr>
          <w:rFonts w:eastAsia="Malgun Gothic"/>
          <w:szCs w:val="22"/>
        </w:rPr>
        <w:t xml:space="preserve"> </w:t>
      </w:r>
      <w:del w:id="459" w:author="Brady,Rachel" w:date="2026-01-14T13:05:00Z" w16du:dateUtc="2026-01-14T21:05:00Z">
        <w:r w:rsidR="00EA2453" w:rsidDel="007B13C8">
          <w:rPr>
            <w:rFonts w:eastAsia="Malgun Gothic"/>
            <w:szCs w:val="22"/>
          </w:rPr>
          <w:delText>counts</w:delText>
        </w:r>
        <w:r w:rsidR="00EA2453" w:rsidRPr="00D26DBC" w:rsidDel="007B13C8">
          <w:rPr>
            <w:rFonts w:eastAsia="Malgun Gothic"/>
            <w:szCs w:val="22"/>
          </w:rPr>
          <w:delText xml:space="preserve"> </w:delText>
        </w:r>
        <w:r w:rsidR="00EA2453" w:rsidDel="007B13C8">
          <w:rPr>
            <w:rFonts w:eastAsia="Malgun Gothic"/>
            <w:szCs w:val="22"/>
          </w:rPr>
          <w:delText xml:space="preserve">of </w:delText>
        </w:r>
        <w:r w:rsidR="00EA2453" w:rsidRPr="00165F7B" w:rsidDel="007B13C8">
          <w:rPr>
            <w:rFonts w:eastAsia="Malgun Gothic"/>
            <w:i/>
            <w:iCs/>
            <w:szCs w:val="22"/>
          </w:rPr>
          <w:delText>MVB12A</w:delText>
        </w:r>
        <w:r w:rsidR="00EA2453" w:rsidRPr="00D26DBC" w:rsidDel="007B13C8">
          <w:rPr>
            <w:rFonts w:eastAsia="Malgun Gothic"/>
            <w:szCs w:val="22"/>
          </w:rPr>
          <w:delText xml:space="preserve"> expression </w:delText>
        </w:r>
      </w:del>
      <w:r w:rsidR="00EA2453" w:rsidRPr="00D26DBC">
        <w:rPr>
          <w:rFonts w:eastAsia="Malgun Gothic"/>
          <w:szCs w:val="22"/>
        </w:rPr>
        <w:t xml:space="preserve">across </w:t>
      </w:r>
      <w:del w:id="460" w:author="Brady,Rachel" w:date="2026-01-14T13:05:00Z" w16du:dateUtc="2026-01-14T21:05:00Z">
        <w:r w:rsidR="00EA2453" w:rsidRPr="00D26DBC" w:rsidDel="007B13C8">
          <w:rPr>
            <w:rFonts w:eastAsia="Malgun Gothic"/>
            <w:szCs w:val="22"/>
          </w:rPr>
          <w:delText xml:space="preserve">all </w:delText>
        </w:r>
      </w:del>
      <w:r w:rsidR="00EA2453" w:rsidRPr="00D26DBC">
        <w:rPr>
          <w:rFonts w:eastAsia="Malgun Gothic"/>
          <w:szCs w:val="22"/>
        </w:rPr>
        <w:t>cell lines. For (B) and (C),</w:t>
      </w:r>
      <w:ins w:id="461" w:author="Brady,Rachel" w:date="2026-01-14T13:06:00Z" w16du:dateUtc="2026-01-14T21:06:00Z">
        <w:r>
          <w:rPr>
            <w:rFonts w:eastAsia="Malgun Gothic"/>
            <w:szCs w:val="22"/>
          </w:rPr>
          <w:t xml:space="preserve"> purple = high expressors, blue = low expressors, dark</w:t>
        </w:r>
      </w:ins>
      <w:ins w:id="462" w:author="Brady,Rachel" w:date="2026-01-14T16:07:00Z" w16du:dateUtc="2026-01-15T00:07:00Z">
        <w:r w:rsidR="00312DA2">
          <w:rPr>
            <w:rFonts w:eastAsia="Malgun Gothic"/>
            <w:szCs w:val="22"/>
          </w:rPr>
          <w:t>er</w:t>
        </w:r>
      </w:ins>
      <w:ins w:id="463" w:author="Brady,Rachel" w:date="2026-01-14T13:06:00Z" w16du:dateUtc="2026-01-14T21:06:00Z">
        <w:r>
          <w:rPr>
            <w:rFonts w:eastAsia="Malgun Gothic"/>
            <w:szCs w:val="22"/>
          </w:rPr>
          <w:t xml:space="preserve"> shades = discovery set, light</w:t>
        </w:r>
      </w:ins>
      <w:ins w:id="464" w:author="Brady,Rachel" w:date="2026-01-14T16:07:00Z" w16du:dateUtc="2026-01-15T00:07:00Z">
        <w:r w:rsidR="00312DA2">
          <w:rPr>
            <w:rFonts w:eastAsia="Malgun Gothic"/>
            <w:szCs w:val="22"/>
          </w:rPr>
          <w:t>er</w:t>
        </w:r>
      </w:ins>
      <w:ins w:id="465" w:author="Brady,Rachel" w:date="2026-01-14T13:06:00Z" w16du:dateUtc="2026-01-14T21:06:00Z">
        <w:r>
          <w:rPr>
            <w:rFonts w:eastAsia="Malgun Gothic"/>
            <w:szCs w:val="22"/>
          </w:rPr>
          <w:t xml:space="preserve"> shades = validation set.</w:t>
        </w:r>
      </w:ins>
      <w:r w:rsidR="00EA2453" w:rsidRPr="00D26DBC">
        <w:rPr>
          <w:rFonts w:eastAsia="Malgun Gothic"/>
          <w:szCs w:val="22"/>
        </w:rPr>
        <w:t xml:space="preserve"> </w:t>
      </w:r>
      <w:del w:id="466" w:author="Brady,Rachel" w:date="2026-01-14T13:06:00Z" w16du:dateUtc="2026-01-14T21:06:00Z">
        <w:r w:rsidR="00EA2453" w:rsidRPr="00D26DBC" w:rsidDel="007B13C8">
          <w:rPr>
            <w:rFonts w:eastAsia="Malgun Gothic"/>
            <w:szCs w:val="22"/>
          </w:rPr>
          <w:delText xml:space="preserve">colors indicate high (purple) and low (blue) expressors; darker shades denote the discovery set, lighter shades the validation set. </w:delText>
        </w:r>
      </w:del>
      <w:r w:rsidR="00EA2453" w:rsidRPr="00D26DBC">
        <w:rPr>
          <w:rFonts w:eastAsia="Malgun Gothic"/>
          <w:b/>
          <w:szCs w:val="22"/>
        </w:rPr>
        <w:t>(C)</w:t>
      </w:r>
      <w:r w:rsidR="00963F40" w:rsidRPr="00D26DBC">
        <w:rPr>
          <w:rFonts w:eastAsia="Malgun Gothic"/>
          <w:szCs w:val="22"/>
        </w:rPr>
        <w:t xml:space="preserve"> </w:t>
      </w:r>
      <w:r w:rsidR="00AF0552" w:rsidRPr="00AF0552">
        <w:rPr>
          <w:rFonts w:eastAsia="Malgun Gothic"/>
          <w:szCs w:val="22"/>
        </w:rPr>
        <w:t>VEGF secretion by donor macrophages (n=3) treated with TCM from high- vs. low-</w:t>
      </w:r>
      <w:r w:rsidR="00AF0552" w:rsidRPr="00AF0552">
        <w:rPr>
          <w:rFonts w:eastAsia="Malgun Gothic"/>
          <w:i/>
          <w:iCs/>
          <w:szCs w:val="22"/>
        </w:rPr>
        <w:t>MVB12A</w:t>
      </w:r>
      <w:r w:rsidR="00AF0552" w:rsidRPr="00AF0552">
        <w:rPr>
          <w:rFonts w:eastAsia="Malgun Gothic"/>
          <w:szCs w:val="22"/>
        </w:rPr>
        <w:t xml:space="preserve"> cell lines. Analysis excluding CIN (n=7 cell lines total: 3 high, 4 low): High-</w:t>
      </w:r>
      <w:r w:rsidR="00AF0552" w:rsidRPr="00AF0552">
        <w:rPr>
          <w:rFonts w:eastAsia="Malgun Gothic"/>
          <w:i/>
          <w:iCs/>
          <w:szCs w:val="22"/>
        </w:rPr>
        <w:t>MVB12A</w:t>
      </w:r>
      <w:r w:rsidR="00AF0552" w:rsidRPr="00AF0552">
        <w:rPr>
          <w:rFonts w:eastAsia="Malgun Gothic"/>
          <w:szCs w:val="22"/>
        </w:rPr>
        <w:t xml:space="preserve"> lines induced significantly greater VEGF (mean ± SEM: 630 ± 65.8 </w:t>
      </w:r>
      <w:proofErr w:type="spellStart"/>
      <w:r w:rsidR="00AF0552" w:rsidRPr="00AF0552">
        <w:rPr>
          <w:rFonts w:eastAsia="Malgun Gothic"/>
          <w:szCs w:val="22"/>
        </w:rPr>
        <w:t>pg</w:t>
      </w:r>
      <w:proofErr w:type="spellEnd"/>
      <w:r w:rsidR="00AF0552" w:rsidRPr="00AF0552">
        <w:rPr>
          <w:rFonts w:eastAsia="Malgun Gothic"/>
          <w:szCs w:val="22"/>
        </w:rPr>
        <w:t>/mL) than low-</w:t>
      </w:r>
      <w:r w:rsidR="00AF0552" w:rsidRPr="00AF0552">
        <w:rPr>
          <w:rFonts w:eastAsia="Malgun Gothic"/>
          <w:i/>
          <w:iCs/>
          <w:szCs w:val="22"/>
        </w:rPr>
        <w:t xml:space="preserve">MVB12A </w:t>
      </w:r>
      <w:r w:rsidR="00AF0552" w:rsidRPr="00AF0552">
        <w:rPr>
          <w:rFonts w:eastAsia="Malgun Gothic"/>
          <w:szCs w:val="22"/>
        </w:rPr>
        <w:t xml:space="preserve">lines (255 ± 54.8 </w:t>
      </w:r>
      <w:proofErr w:type="spellStart"/>
      <w:r w:rsidR="00AF0552" w:rsidRPr="00AF0552">
        <w:rPr>
          <w:rFonts w:eastAsia="Malgun Gothic"/>
          <w:szCs w:val="22"/>
        </w:rPr>
        <w:t>pg</w:t>
      </w:r>
      <w:proofErr w:type="spellEnd"/>
      <w:r w:rsidR="00AF0552" w:rsidRPr="00AF0552">
        <w:rPr>
          <w:rFonts w:eastAsia="Malgun Gothic"/>
          <w:szCs w:val="22"/>
        </w:rPr>
        <w:t xml:space="preserve">/mL; Welch's t-test, t = 4.39, </w:t>
      </w:r>
      <w:proofErr w:type="spellStart"/>
      <w:r w:rsidR="00AF0552" w:rsidRPr="00AF0552">
        <w:rPr>
          <w:rFonts w:eastAsia="Malgun Gothic"/>
          <w:szCs w:val="22"/>
        </w:rPr>
        <w:t>df</w:t>
      </w:r>
      <w:proofErr w:type="spellEnd"/>
      <w:r w:rsidR="00AF0552" w:rsidRPr="00AF0552">
        <w:rPr>
          <w:rFonts w:eastAsia="Malgun Gothic"/>
          <w:szCs w:val="22"/>
        </w:rPr>
        <w:t xml:space="preserve"> = 4.34, </w:t>
      </w:r>
      <w:r w:rsidR="00AF0552" w:rsidRPr="00AF0552">
        <w:rPr>
          <w:rFonts w:eastAsia="Malgun Gothic"/>
          <w:i/>
          <w:iCs/>
          <w:szCs w:val="22"/>
        </w:rPr>
        <w:t>p</w:t>
      </w:r>
      <w:r w:rsidR="00AF0552" w:rsidRPr="00AF0552">
        <w:rPr>
          <w:rFonts w:eastAsia="Malgun Gothic"/>
          <w:szCs w:val="22"/>
        </w:rPr>
        <w:t xml:space="preserve"> = 0.0098, 95% CI [145.2, 606.3]). </w:t>
      </w:r>
      <w:del w:id="467" w:author="Brady,Rachel" w:date="2026-01-14T16:08:00Z" w16du:dateUtc="2026-01-15T00:08:00Z">
        <w:r w:rsidR="00AF0552" w:rsidRPr="00AF0552" w:rsidDel="00312DA2">
          <w:rPr>
            <w:rFonts w:eastAsia="Malgun Gothic"/>
            <w:szCs w:val="22"/>
          </w:rPr>
          <w:delText>Bar plots show means ± SEM; individual data points overlaid.</w:delText>
        </w:r>
        <w:r w:rsidR="00AF0552" w:rsidRPr="00AF0552" w:rsidDel="00312DA2">
          <w:rPr>
            <w:rFonts w:eastAsia="Malgun Gothic"/>
            <w:b/>
            <w:szCs w:val="22"/>
          </w:rPr>
          <w:delText xml:space="preserve"> </w:delText>
        </w:r>
      </w:del>
      <w:r w:rsidR="00963F40" w:rsidRPr="00D26DBC">
        <w:rPr>
          <w:rFonts w:eastAsia="Malgun Gothic"/>
          <w:b/>
          <w:szCs w:val="22"/>
        </w:rPr>
        <w:t>(D)</w:t>
      </w:r>
      <w:r w:rsidR="00963F40" w:rsidRPr="00D26DBC">
        <w:rPr>
          <w:rFonts w:eastAsia="Malgun Gothic"/>
          <w:szCs w:val="22"/>
        </w:rPr>
        <w:t xml:space="preserve"> </w:t>
      </w:r>
      <w:r w:rsidR="009B46FD" w:rsidRPr="009B46FD">
        <w:rPr>
          <w:rFonts w:eastAsia="Malgun Gothic"/>
          <w:szCs w:val="22"/>
        </w:rPr>
        <w:t xml:space="preserve">Ratio of </w:t>
      </w:r>
      <w:proofErr w:type="spellStart"/>
      <w:r w:rsidR="009B46FD" w:rsidRPr="009B46FD">
        <w:rPr>
          <w:rFonts w:eastAsia="Malgun Gothic"/>
          <w:szCs w:val="22"/>
        </w:rPr>
        <w:t>exosomal</w:t>
      </w:r>
      <w:proofErr w:type="spellEnd"/>
      <w:r w:rsidR="009B46FD" w:rsidRPr="009B46FD">
        <w:rPr>
          <w:rFonts w:eastAsia="Malgun Gothic"/>
          <w:szCs w:val="22"/>
        </w:rPr>
        <w:t xml:space="preserve"> to free VEGF in TCM from high- vs. low-</w:t>
      </w:r>
      <w:r w:rsidR="009B46FD" w:rsidRPr="009B46FD">
        <w:rPr>
          <w:rFonts w:eastAsia="Malgun Gothic"/>
          <w:i/>
          <w:iCs/>
          <w:szCs w:val="22"/>
        </w:rPr>
        <w:t>MVB12A</w:t>
      </w:r>
      <w:r w:rsidR="009B46FD" w:rsidRPr="009B46FD">
        <w:rPr>
          <w:rFonts w:eastAsia="Malgun Gothic"/>
          <w:szCs w:val="22"/>
        </w:rPr>
        <w:t xml:space="preserve"> expressing cell lines (n=4 per group). </w:t>
      </w:r>
      <w:del w:id="468" w:author="Brady,Rachel" w:date="2026-01-14T16:09:00Z" w16du:dateUtc="2026-01-15T00:09:00Z">
        <w:r w:rsidR="009B46FD" w:rsidRPr="009B46FD" w:rsidDel="00312DA2">
          <w:rPr>
            <w:rFonts w:eastAsia="Malgun Gothic"/>
            <w:szCs w:val="22"/>
          </w:rPr>
          <w:delText xml:space="preserve">VEGF was quantified in lysed concentrated exosome fractions and exosome-depleted supernatants by ELISA. </w:delText>
        </w:r>
      </w:del>
      <w:r w:rsidR="009B46FD" w:rsidRPr="009B46FD">
        <w:rPr>
          <w:rFonts w:eastAsia="Malgun Gothic"/>
          <w:szCs w:val="22"/>
        </w:rPr>
        <w:t>High-</w:t>
      </w:r>
      <w:r w:rsidR="009B46FD" w:rsidRPr="009B46FD">
        <w:rPr>
          <w:rFonts w:eastAsia="Malgun Gothic"/>
          <w:i/>
          <w:iCs/>
          <w:szCs w:val="22"/>
        </w:rPr>
        <w:t xml:space="preserve">MVB12A </w:t>
      </w:r>
      <w:r w:rsidR="009B46FD" w:rsidRPr="009B46FD">
        <w:rPr>
          <w:rFonts w:eastAsia="Malgun Gothic"/>
          <w:szCs w:val="22"/>
        </w:rPr>
        <w:t>lines showed significantly greater enrichment of VEGF in exosomes</w:t>
      </w:r>
      <w:ins w:id="469" w:author="Brady,Rachel" w:date="2026-01-14T16:10:00Z" w16du:dateUtc="2026-01-15T00:10:00Z">
        <w:r w:rsidR="00312DA2">
          <w:rPr>
            <w:rFonts w:eastAsia="Malgun Gothic"/>
            <w:szCs w:val="22"/>
          </w:rPr>
          <w:t xml:space="preserve"> compared to free VEGF</w:t>
        </w:r>
      </w:ins>
      <w:r w:rsidR="009B46FD" w:rsidRPr="009B46FD">
        <w:rPr>
          <w:rFonts w:eastAsia="Malgun Gothic"/>
          <w:szCs w:val="22"/>
        </w:rPr>
        <w:t xml:space="preserve"> (mean ± SEM: 14.01 ± 2.44 vs. 6.20 ± 1.39; Student's t-test: t = 2.78, </w:t>
      </w:r>
      <w:proofErr w:type="spellStart"/>
      <w:r w:rsidR="009B46FD" w:rsidRPr="009B46FD">
        <w:rPr>
          <w:rFonts w:eastAsia="Malgun Gothic"/>
          <w:szCs w:val="22"/>
        </w:rPr>
        <w:t>df</w:t>
      </w:r>
      <w:proofErr w:type="spellEnd"/>
      <w:r w:rsidR="009B46FD" w:rsidRPr="009B46FD">
        <w:rPr>
          <w:rFonts w:eastAsia="Malgun Gothic"/>
          <w:szCs w:val="22"/>
        </w:rPr>
        <w:t xml:space="preserve"> = 6, </w:t>
      </w:r>
      <w:r w:rsidR="009B46FD" w:rsidRPr="009B46FD">
        <w:rPr>
          <w:rFonts w:eastAsia="Malgun Gothic"/>
          <w:i/>
          <w:iCs/>
          <w:szCs w:val="22"/>
        </w:rPr>
        <w:t>p</w:t>
      </w:r>
      <w:r w:rsidR="009B46FD" w:rsidRPr="009B46FD">
        <w:rPr>
          <w:rFonts w:eastAsia="Malgun Gothic"/>
          <w:szCs w:val="22"/>
        </w:rPr>
        <w:t xml:space="preserve"> = 0.032, 95% CI [0.94, 14.69]). Bar</w:t>
      </w:r>
      <w:del w:id="470" w:author="Brady,Rachel" w:date="2026-01-14T16:10:00Z" w16du:dateUtc="2026-01-15T00:10:00Z">
        <w:r w:rsidR="009B46FD" w:rsidRPr="009B46FD" w:rsidDel="00312DA2">
          <w:rPr>
            <w:rFonts w:eastAsia="Malgun Gothic"/>
            <w:szCs w:val="22"/>
          </w:rPr>
          <w:delText xml:space="preserve"> plots</w:delText>
        </w:r>
      </w:del>
      <w:ins w:id="471" w:author="Brady,Rachel" w:date="2026-01-14T16:10:00Z" w16du:dateUtc="2026-01-15T00:10:00Z">
        <w:r w:rsidR="00312DA2">
          <w:rPr>
            <w:rFonts w:eastAsia="Malgun Gothic"/>
            <w:szCs w:val="22"/>
          </w:rPr>
          <w:t>s</w:t>
        </w:r>
      </w:ins>
      <w:r w:rsidR="009B46FD" w:rsidRPr="009B46FD">
        <w:rPr>
          <w:rFonts w:eastAsia="Malgun Gothic"/>
          <w:szCs w:val="22"/>
        </w:rPr>
        <w:t xml:space="preserve"> show mean ± SEM</w:t>
      </w:r>
      <w:ins w:id="472" w:author="Brady,Rachel" w:date="2026-01-14T16:10:00Z" w16du:dateUtc="2026-01-15T00:10:00Z">
        <w:r w:rsidR="00312DA2">
          <w:rPr>
            <w:rFonts w:eastAsia="Malgun Gothic"/>
            <w:szCs w:val="22"/>
          </w:rPr>
          <w:t xml:space="preserve"> with individual data points overlaid</w:t>
        </w:r>
      </w:ins>
      <w:r w:rsidR="009B46FD" w:rsidRPr="009B46FD">
        <w:rPr>
          <w:rFonts w:eastAsia="Malgun Gothic"/>
          <w:szCs w:val="22"/>
        </w:rPr>
        <w:t>.</w:t>
      </w:r>
    </w:p>
    <w:p w14:paraId="62C21FCD" w14:textId="77777777" w:rsidR="009B46FD" w:rsidRDefault="009B46FD" w:rsidP="00932EFE">
      <w:pPr>
        <w:pStyle w:val="paragraph"/>
        <w:spacing w:before="0" w:beforeAutospacing="0" w:after="0" w:afterAutospacing="0" w:line="480" w:lineRule="auto"/>
        <w:textAlignment w:val="baseline"/>
        <w:rPr>
          <w:rFonts w:eastAsia="Malgun Gothic"/>
          <w:szCs w:val="22"/>
        </w:rPr>
      </w:pPr>
    </w:p>
    <w:p w14:paraId="3486B9B1" w14:textId="49B321C3" w:rsidR="003A5A91" w:rsidRDefault="00633653" w:rsidP="00633653">
      <w:pPr>
        <w:spacing w:line="480" w:lineRule="auto"/>
        <w:ind w:firstLine="720"/>
        <w:rPr>
          <w:rFonts w:eastAsia="Times New Roman"/>
          <w:kern w:val="0"/>
          <w:szCs w:val="22"/>
        </w:rPr>
      </w:pPr>
      <w:r w:rsidRPr="00633653">
        <w:rPr>
          <w:rFonts w:eastAsia="Times New Roman"/>
          <w:kern w:val="0"/>
          <w:szCs w:val="22"/>
        </w:rPr>
        <w:t>Finally, in Parks and Angus (two high-</w:t>
      </w:r>
      <w:r w:rsidRPr="00962C3F">
        <w:rPr>
          <w:rFonts w:eastAsia="Times New Roman"/>
          <w:i/>
          <w:iCs/>
          <w:kern w:val="0"/>
          <w:szCs w:val="22"/>
        </w:rPr>
        <w:t>MVB12A</w:t>
      </w:r>
      <w:r w:rsidRPr="00633653">
        <w:rPr>
          <w:rFonts w:eastAsia="Times New Roman"/>
          <w:kern w:val="0"/>
          <w:szCs w:val="22"/>
        </w:rPr>
        <w:t xml:space="preserve"> lines), VEGF was compared between the concentrated exosome fraction and exosome-depleted TCM when exosomes were lysed versus </w:t>
      </w:r>
      <w:proofErr w:type="spellStart"/>
      <w:r w:rsidRPr="00633653">
        <w:rPr>
          <w:rFonts w:eastAsia="Times New Roman"/>
          <w:kern w:val="0"/>
          <w:szCs w:val="22"/>
        </w:rPr>
        <w:t>unlysed</w:t>
      </w:r>
      <w:proofErr w:type="spellEnd"/>
      <w:r w:rsidRPr="00633653">
        <w:rPr>
          <w:rFonts w:eastAsia="Times New Roman"/>
          <w:kern w:val="0"/>
          <w:szCs w:val="22"/>
        </w:rPr>
        <w:t xml:space="preserve">. In </w:t>
      </w:r>
      <w:proofErr w:type="spellStart"/>
      <w:r w:rsidRPr="00633653">
        <w:rPr>
          <w:rFonts w:eastAsia="Times New Roman"/>
          <w:kern w:val="0"/>
          <w:szCs w:val="22"/>
        </w:rPr>
        <w:t>unlysed</w:t>
      </w:r>
      <w:proofErr w:type="spellEnd"/>
      <w:r w:rsidRPr="00633653">
        <w:rPr>
          <w:rFonts w:eastAsia="Times New Roman"/>
          <w:kern w:val="0"/>
          <w:szCs w:val="22"/>
        </w:rPr>
        <w:t xml:space="preserve"> samples, the VEGF ratio decreased substantially (Parks: 17.7-fold to 5.8-fold; Angus: 7.0-fold to 1.3-fold), suggesting much of the VEGF is packaged inside exosomes rather than surface-associated or co-isolated with them, and that lysis is required to detect the full VEGF cargo.</w:t>
      </w:r>
      <w:r w:rsidR="00962C3F">
        <w:rPr>
          <w:rFonts w:eastAsia="Times New Roman"/>
          <w:kern w:val="0"/>
          <w:szCs w:val="22"/>
        </w:rPr>
        <w:t xml:space="preserve"> </w:t>
      </w:r>
    </w:p>
    <w:p w14:paraId="342FD067" w14:textId="09770DB6" w:rsidR="003545D2" w:rsidRPr="009271E5" w:rsidRDefault="00E810C3" w:rsidP="003A5A91">
      <w:pPr>
        <w:spacing w:line="480" w:lineRule="auto"/>
        <w:rPr>
          <w:rStyle w:val="eop"/>
          <w:b/>
          <w:bCs/>
          <w:iCs/>
          <w:kern w:val="0"/>
          <w:sz w:val="32"/>
          <w:szCs w:val="32"/>
        </w:rPr>
      </w:pPr>
      <w:ins w:id="473" w:author="Brady,Rachel" w:date="2026-01-14T12:48:00Z">
        <w:r w:rsidRPr="00E810C3">
          <w:rPr>
            <w:b/>
            <w:bCs/>
            <w:iCs/>
            <w:sz w:val="32"/>
            <w:szCs w:val="32"/>
          </w:rPr>
          <w:lastRenderedPageBreak/>
          <w:t>CCL3 mediates TNF-α induction in histiocytic sarcoma</w:t>
        </w:r>
      </w:ins>
      <w:del w:id="474" w:author="Brady,Rachel" w:date="2026-01-14T12:48:00Z" w16du:dateUtc="2026-01-14T20:48:00Z">
        <w:r w:rsidR="00EC4048" w:rsidDel="00E810C3">
          <w:rPr>
            <w:rStyle w:val="normaltextrun"/>
            <w:b/>
            <w:bCs/>
            <w:iCs/>
            <w:sz w:val="32"/>
            <w:szCs w:val="32"/>
          </w:rPr>
          <w:delText>Histiocytic sarcoma c</w:delText>
        </w:r>
        <w:r w:rsidR="006A03F7" w:rsidRPr="009271E5" w:rsidDel="00E810C3">
          <w:rPr>
            <w:rStyle w:val="normaltextrun"/>
            <w:b/>
            <w:bCs/>
            <w:iCs/>
            <w:sz w:val="32"/>
            <w:szCs w:val="32"/>
          </w:rPr>
          <w:delText xml:space="preserve">ell lines with </w:delText>
        </w:r>
        <w:r w:rsidR="006A03F7" w:rsidRPr="00EC4048" w:rsidDel="00E810C3">
          <w:rPr>
            <w:rStyle w:val="normaltextrun"/>
            <w:b/>
            <w:bCs/>
            <w:i/>
            <w:sz w:val="32"/>
            <w:szCs w:val="32"/>
          </w:rPr>
          <w:delText>CCL3</w:delText>
        </w:r>
        <w:r w:rsidR="006A03F7" w:rsidRPr="009271E5" w:rsidDel="00E810C3">
          <w:rPr>
            <w:rStyle w:val="normaltextrun"/>
            <w:b/>
            <w:bCs/>
            <w:iCs/>
            <w:sz w:val="32"/>
            <w:szCs w:val="32"/>
          </w:rPr>
          <w:delText xml:space="preserve"> upregulated stimulated high levels of TNF-α from macrophages</w:delText>
        </w:r>
      </w:del>
      <w:r w:rsidR="006A03F7" w:rsidRPr="009271E5">
        <w:rPr>
          <w:rStyle w:val="normaltextrun"/>
          <w:b/>
          <w:bCs/>
          <w:iCs/>
          <w:sz w:val="32"/>
          <w:szCs w:val="32"/>
        </w:rPr>
        <w:t>.</w:t>
      </w:r>
      <w:r w:rsidR="006A03F7" w:rsidRPr="009271E5">
        <w:rPr>
          <w:rStyle w:val="eop"/>
          <w:b/>
          <w:bCs/>
          <w:iCs/>
          <w:sz w:val="32"/>
          <w:szCs w:val="32"/>
        </w:rPr>
        <w:t> </w:t>
      </w:r>
    </w:p>
    <w:p w14:paraId="580A711A" w14:textId="39275388" w:rsidR="00A20944" w:rsidRDefault="00286F85" w:rsidP="009271E5">
      <w:pPr>
        <w:spacing w:line="480" w:lineRule="auto"/>
        <w:ind w:firstLine="720"/>
        <w:rPr>
          <w:szCs w:val="22"/>
        </w:rPr>
      </w:pPr>
      <w:r w:rsidRPr="00286F85">
        <w:rPr>
          <w:kern w:val="0"/>
          <w:szCs w:val="22"/>
        </w:rPr>
        <w:t xml:space="preserve">Preliminary inspection of unfiltered TNF-α differential expression results revealed that </w:t>
      </w:r>
      <w:r w:rsidRPr="00286F85">
        <w:rPr>
          <w:i/>
          <w:iCs/>
          <w:kern w:val="0"/>
          <w:szCs w:val="22"/>
        </w:rPr>
        <w:t>CCL3</w:t>
      </w:r>
      <w:r w:rsidRPr="00286F85">
        <w:rPr>
          <w:kern w:val="0"/>
          <w:szCs w:val="22"/>
        </w:rPr>
        <w:t xml:space="preserve"> was significantly upregulated in high TNF-α-stimulating cell lines (</w:t>
      </w:r>
      <w:proofErr w:type="spellStart"/>
      <w:r w:rsidRPr="00286F85">
        <w:rPr>
          <w:kern w:val="0"/>
          <w:szCs w:val="22"/>
        </w:rPr>
        <w:t>log₂FC</w:t>
      </w:r>
      <w:proofErr w:type="spellEnd"/>
      <w:r w:rsidRPr="00286F85">
        <w:rPr>
          <w:kern w:val="0"/>
          <w:szCs w:val="22"/>
        </w:rPr>
        <w:t xml:space="preserve"> = 24.92, SE = 2.97, 95% CI [19.1, 30.7], Wald statistic = 8.40, adj. </w:t>
      </w:r>
      <w:r w:rsidRPr="00286F85">
        <w:rPr>
          <w:i/>
          <w:iCs/>
          <w:kern w:val="0"/>
          <w:szCs w:val="22"/>
        </w:rPr>
        <w:t>p</w:t>
      </w:r>
      <w:r w:rsidRPr="00286F85">
        <w:rPr>
          <w:kern w:val="0"/>
          <w:szCs w:val="22"/>
        </w:rPr>
        <w:t xml:space="preserve"> = 5.93 × 10⁻¹⁴, base mean = 398.2). However, this gene was expressed in only 2 of 25 cell lines, including DH82 (10.2 TPM, TNF-α mod z = 3.39) and Nike (114.5 TPM, TNF-α mod z = 12.13)</w:t>
      </w:r>
      <w:r w:rsidR="00EC4048">
        <w:rPr>
          <w:kern w:val="0"/>
          <w:szCs w:val="22"/>
        </w:rPr>
        <w:t xml:space="preserve">, </w:t>
      </w:r>
      <w:r w:rsidR="00EC4048" w:rsidRPr="00286F85">
        <w:rPr>
          <w:kern w:val="0"/>
          <w:szCs w:val="22"/>
        </w:rPr>
        <w:t>with zero detectable counts in all other lines</w:t>
      </w:r>
      <w:r w:rsidR="003C41BB">
        <w:rPr>
          <w:kern w:val="0"/>
          <w:szCs w:val="22"/>
        </w:rPr>
        <w:t xml:space="preserve"> (</w:t>
      </w:r>
      <w:r w:rsidR="003C41BB" w:rsidRPr="00286F85">
        <w:rPr>
          <w:i/>
          <w:iCs/>
          <w:kern w:val="0"/>
          <w:szCs w:val="22"/>
        </w:rPr>
        <w:t xml:space="preserve">CCL3 </w:t>
      </w:r>
      <w:r w:rsidR="003C41BB" w:rsidRPr="00286F85">
        <w:rPr>
          <w:kern w:val="0"/>
          <w:szCs w:val="22"/>
        </w:rPr>
        <w:t>was therefore excluded from final analysis due to low prevalence</w:t>
      </w:r>
      <w:r w:rsidR="003C41BB">
        <w:rPr>
          <w:kern w:val="0"/>
          <w:szCs w:val="22"/>
        </w:rPr>
        <w:t>)</w:t>
      </w:r>
      <w:r w:rsidR="00EC4048">
        <w:rPr>
          <w:kern w:val="0"/>
          <w:szCs w:val="22"/>
        </w:rPr>
        <w:t>.</w:t>
      </w:r>
      <w:r w:rsidRPr="00286F85">
        <w:rPr>
          <w:kern w:val="0"/>
          <w:szCs w:val="22"/>
        </w:rPr>
        <w:t xml:space="preserve"> </w:t>
      </w:r>
      <w:r w:rsidR="003C41BB">
        <w:rPr>
          <w:kern w:val="0"/>
          <w:szCs w:val="22"/>
        </w:rPr>
        <w:t>Both DH82 and Nike were</w:t>
      </w:r>
      <w:r w:rsidRPr="00286F85">
        <w:rPr>
          <w:kern w:val="0"/>
          <w:szCs w:val="22"/>
        </w:rPr>
        <w:t xml:space="preserve"> in the top quartile for TNF-α stimulation and both of histiocytic sarcoma (HS) origin.</w:t>
      </w:r>
      <w:del w:id="475" w:author="Brady,Rachel" w:date="2026-02-04T11:46:00Z" w16du:dateUtc="2026-02-04T19:46:00Z">
        <w:r w:rsidRPr="00286F85" w:rsidDel="005E573B">
          <w:rPr>
            <w:kern w:val="0"/>
            <w:szCs w:val="22"/>
          </w:rPr>
          <w:delText xml:space="preserve"> In an extended panel of 17 additional canine cell lines (4</w:delText>
        </w:r>
        <w:r w:rsidR="003A60B3" w:rsidDel="005E573B">
          <w:rPr>
            <w:kern w:val="0"/>
            <w:szCs w:val="22"/>
          </w:rPr>
          <w:delText>0 total)</w:delText>
        </w:r>
        <w:r w:rsidRPr="00286F85" w:rsidDel="005E573B">
          <w:rPr>
            <w:kern w:val="0"/>
            <w:szCs w:val="22"/>
          </w:rPr>
          <w:delText xml:space="preserve">, </w:delText>
        </w:r>
        <w:r w:rsidRPr="00286F85" w:rsidDel="005E573B">
          <w:rPr>
            <w:i/>
            <w:iCs/>
            <w:kern w:val="0"/>
            <w:szCs w:val="22"/>
          </w:rPr>
          <w:delText>CCL3</w:delText>
        </w:r>
        <w:r w:rsidRPr="00286F85" w:rsidDel="005E573B">
          <w:rPr>
            <w:kern w:val="0"/>
            <w:szCs w:val="22"/>
          </w:rPr>
          <w:delText xml:space="preserve"> expression was detected in only 2 additional lines, both hematopoietic cancers</w:delText>
        </w:r>
        <w:r w:rsidDel="005E573B">
          <w:rPr>
            <w:kern w:val="0"/>
            <w:szCs w:val="22"/>
          </w:rPr>
          <w:delText xml:space="preserve"> (S. Das and D. Duval, personal communications).</w:delText>
        </w:r>
      </w:del>
      <w:r>
        <w:rPr>
          <w:kern w:val="0"/>
          <w:szCs w:val="22"/>
        </w:rPr>
        <w:t xml:space="preserve"> </w:t>
      </w:r>
      <w:r w:rsidR="00A20944" w:rsidRPr="00A20944">
        <w:rPr>
          <w:szCs w:val="22"/>
        </w:rPr>
        <w:t xml:space="preserve">Publicly available RNA-seq datasets </w:t>
      </w:r>
      <w:del w:id="476" w:author="Brady,Rachel" w:date="2026-02-04T11:46:00Z" w16du:dateUtc="2026-02-04T19:46:00Z">
        <w:r w:rsidR="00A20944" w:rsidRPr="00A20944" w:rsidDel="005E573B">
          <w:rPr>
            <w:szCs w:val="22"/>
          </w:rPr>
          <w:delText xml:space="preserve">and shared unpublished data </w:delText>
        </w:r>
      </w:del>
      <w:r w:rsidR="00A20944" w:rsidRPr="00A20944">
        <w:rPr>
          <w:szCs w:val="22"/>
        </w:rPr>
        <w:t xml:space="preserve">showed that </w:t>
      </w:r>
      <w:r w:rsidR="00A20944" w:rsidRPr="00D44B22">
        <w:rPr>
          <w:i/>
          <w:iCs/>
          <w:szCs w:val="22"/>
        </w:rPr>
        <w:t>CCL3</w:t>
      </w:r>
      <w:r w:rsidR="00A20944" w:rsidRPr="00A20944">
        <w:rPr>
          <w:szCs w:val="22"/>
        </w:rPr>
        <w:t xml:space="preserve"> is broadly expressed in canine HS tumors and cell lines </w:t>
      </w:r>
      <w:del w:id="477" w:author="Brady,Rachel" w:date="2026-02-04T11:46:00Z" w16du:dateUtc="2026-02-04T19:46:00Z">
        <w:r w:rsidR="00A20944" w:rsidRPr="00A20944" w:rsidDel="005E573B">
          <w:rPr>
            <w:szCs w:val="22"/>
          </w:rPr>
          <w:delText>(S. Beeson and D. Duval</w:delText>
        </w:r>
        <w:r w:rsidR="00D44B22" w:rsidDel="005E573B">
          <w:rPr>
            <w:szCs w:val="22"/>
          </w:rPr>
          <w:delText>, personal communications</w:delText>
        </w:r>
        <w:r w:rsidR="003C41BB" w:rsidDel="005E573B">
          <w:rPr>
            <w:szCs w:val="22"/>
          </w:rPr>
          <w:delText xml:space="preserve"> [12 tumors]</w:delText>
        </w:r>
        <w:r w:rsidR="00EC4048" w:rsidDel="005E573B">
          <w:rPr>
            <w:szCs w:val="22"/>
          </w:rPr>
          <w:delText xml:space="preserve">; </w:delText>
        </w:r>
      </w:del>
      <w:ins w:id="478" w:author="Brady,Rachel" w:date="2026-02-04T11:47:00Z" w16du:dateUtc="2026-02-04T19:47:00Z">
        <w:r w:rsidR="005E573B">
          <w:rPr>
            <w:szCs w:val="22"/>
          </w:rPr>
          <w:t>(</w:t>
        </w:r>
      </w:ins>
      <w:r w:rsidR="00EC4048" w:rsidRPr="00D05CA6">
        <w:rPr>
          <w:szCs w:val="22"/>
        </w:rPr>
        <w:t xml:space="preserve">NCBI </w:t>
      </w:r>
      <w:proofErr w:type="spellStart"/>
      <w:r w:rsidR="00EC4048" w:rsidRPr="00D05CA6">
        <w:rPr>
          <w:szCs w:val="22"/>
        </w:rPr>
        <w:t>BioProject</w:t>
      </w:r>
      <w:proofErr w:type="spellEnd"/>
      <w:r w:rsidR="00EC4048" w:rsidRPr="00D05CA6">
        <w:rPr>
          <w:szCs w:val="22"/>
        </w:rPr>
        <w:t xml:space="preserve"> PRJDB11462 [four tumors], PRJEB36828 [seven tumors], PRJDB17594 [12 cell lines]).</w:t>
      </w:r>
      <w:r w:rsidR="00EC4048">
        <w:rPr>
          <w:szCs w:val="22"/>
        </w:rPr>
        <w:t xml:space="preserve"> </w:t>
      </w:r>
      <w:r w:rsidR="00D44B22">
        <w:rPr>
          <w:kern w:val="0"/>
          <w:szCs w:val="22"/>
        </w:rPr>
        <w:t xml:space="preserve">This </w:t>
      </w:r>
      <w:r w:rsidR="00D44B22" w:rsidRPr="00286F85">
        <w:rPr>
          <w:kern w:val="0"/>
          <w:szCs w:val="22"/>
        </w:rPr>
        <w:t>suggest</w:t>
      </w:r>
      <w:r w:rsidR="00D44B22">
        <w:rPr>
          <w:kern w:val="0"/>
          <w:szCs w:val="22"/>
        </w:rPr>
        <w:t>ed</w:t>
      </w:r>
      <w:r w:rsidR="00D44B22" w:rsidRPr="00286F85">
        <w:rPr>
          <w:kern w:val="0"/>
          <w:szCs w:val="22"/>
        </w:rPr>
        <w:t xml:space="preserve"> </w:t>
      </w:r>
      <w:r w:rsidR="00D44B22" w:rsidRPr="00286F85">
        <w:rPr>
          <w:i/>
          <w:iCs/>
          <w:kern w:val="0"/>
          <w:szCs w:val="22"/>
        </w:rPr>
        <w:t>CCL3</w:t>
      </w:r>
      <w:r w:rsidR="00D44B22" w:rsidRPr="00286F85">
        <w:rPr>
          <w:kern w:val="0"/>
          <w:szCs w:val="22"/>
        </w:rPr>
        <w:t xml:space="preserve"> expression may be restricted to tumors of </w:t>
      </w:r>
      <w:r w:rsidR="00D44B22">
        <w:rPr>
          <w:kern w:val="0"/>
          <w:szCs w:val="22"/>
        </w:rPr>
        <w:t>hematopoietic</w:t>
      </w:r>
      <w:r w:rsidR="00D44B22" w:rsidRPr="00286F85">
        <w:rPr>
          <w:kern w:val="0"/>
          <w:szCs w:val="22"/>
        </w:rPr>
        <w:t xml:space="preserve"> lineage </w:t>
      </w:r>
      <w:r w:rsidR="00D44B22">
        <w:rPr>
          <w:kern w:val="0"/>
          <w:szCs w:val="22"/>
        </w:rPr>
        <w:t xml:space="preserve">and is commonly expressed </w:t>
      </w:r>
      <w:r w:rsidR="00D44B22" w:rsidRPr="00286F85">
        <w:rPr>
          <w:kern w:val="0"/>
          <w:szCs w:val="22"/>
        </w:rPr>
        <w:t>in</w:t>
      </w:r>
      <w:r w:rsidR="00D44B22">
        <w:rPr>
          <w:kern w:val="0"/>
          <w:szCs w:val="22"/>
        </w:rPr>
        <w:t xml:space="preserve"> HS in</w:t>
      </w:r>
      <w:r w:rsidR="00D44B22" w:rsidRPr="00286F85">
        <w:rPr>
          <w:kern w:val="0"/>
          <w:szCs w:val="22"/>
        </w:rPr>
        <w:t xml:space="preserve"> dogs.</w:t>
      </w:r>
      <w:r w:rsidR="00D44B22">
        <w:rPr>
          <w:kern w:val="0"/>
          <w:szCs w:val="22"/>
        </w:rPr>
        <w:t xml:space="preserve"> </w:t>
      </w:r>
      <w:r w:rsidR="00A20944" w:rsidRPr="00A20944">
        <w:rPr>
          <w:szCs w:val="22"/>
        </w:rPr>
        <w:t xml:space="preserve"> </w:t>
      </w:r>
    </w:p>
    <w:p w14:paraId="3C650023" w14:textId="7F707E39" w:rsidR="00C8308D" w:rsidRDefault="00911553" w:rsidP="00AD3D5E">
      <w:pPr>
        <w:pStyle w:val="paragraph"/>
        <w:spacing w:before="0" w:beforeAutospacing="0" w:after="0" w:afterAutospacing="0" w:line="480" w:lineRule="auto"/>
        <w:ind w:firstLine="720"/>
        <w:textAlignment w:val="baseline"/>
        <w:rPr>
          <w:szCs w:val="22"/>
        </w:rPr>
      </w:pPr>
      <w:bookmarkStart w:id="479" w:name="OLE_LINK4"/>
      <w:r w:rsidRPr="00911553">
        <w:rPr>
          <w:szCs w:val="22"/>
        </w:rPr>
        <w:t>We next measured CCL3 protein levels in TCM from all 2</w:t>
      </w:r>
      <w:r>
        <w:rPr>
          <w:szCs w:val="22"/>
        </w:rPr>
        <w:t>3</w:t>
      </w:r>
      <w:r w:rsidRPr="00911553">
        <w:rPr>
          <w:szCs w:val="22"/>
        </w:rPr>
        <w:t xml:space="preserve"> cell lines</w:t>
      </w:r>
      <w:r>
        <w:rPr>
          <w:szCs w:val="22"/>
        </w:rPr>
        <w:t xml:space="preserve"> with RNA-seq data available</w:t>
      </w:r>
      <w:r w:rsidRPr="00911553">
        <w:rPr>
          <w:szCs w:val="22"/>
        </w:rPr>
        <w:t xml:space="preserve"> by ELISA. As expected, DH82 and Nike secreted the highest amounts of CCL3 (597 and 675,942 </w:t>
      </w:r>
      <w:proofErr w:type="spellStart"/>
      <w:r w:rsidRPr="00911553">
        <w:rPr>
          <w:szCs w:val="22"/>
        </w:rPr>
        <w:t>pg</w:t>
      </w:r>
      <w:proofErr w:type="spellEnd"/>
      <w:r w:rsidRPr="00911553">
        <w:rPr>
          <w:szCs w:val="22"/>
        </w:rPr>
        <w:t xml:space="preserve">/mL, respectively), </w:t>
      </w:r>
      <w:r w:rsidRPr="003A60B3">
        <w:rPr>
          <w:szCs w:val="22"/>
        </w:rPr>
        <w:t>with Nike producing &gt;1000-fold more than DH82</w:t>
      </w:r>
      <w:r w:rsidR="003A60B3">
        <w:rPr>
          <w:szCs w:val="22"/>
        </w:rPr>
        <w:t xml:space="preserve">. </w:t>
      </w:r>
      <w:r w:rsidRPr="00911553">
        <w:rPr>
          <w:szCs w:val="22"/>
        </w:rPr>
        <w:t xml:space="preserve">Four additional lines had low but detectable CCL3 (range: 1.3-3.98 </w:t>
      </w:r>
      <w:proofErr w:type="spellStart"/>
      <w:r w:rsidRPr="00911553">
        <w:rPr>
          <w:szCs w:val="22"/>
        </w:rPr>
        <w:t>pg</w:t>
      </w:r>
      <w:proofErr w:type="spellEnd"/>
      <w:r w:rsidRPr="00911553">
        <w:rPr>
          <w:szCs w:val="22"/>
        </w:rPr>
        <w:t xml:space="preserve">/mL, mean = 2.69 </w:t>
      </w:r>
      <w:proofErr w:type="spellStart"/>
      <w:r w:rsidRPr="00911553">
        <w:rPr>
          <w:szCs w:val="22"/>
        </w:rPr>
        <w:t>pg</w:t>
      </w:r>
      <w:proofErr w:type="spellEnd"/>
      <w:r w:rsidRPr="00911553">
        <w:rPr>
          <w:szCs w:val="22"/>
        </w:rPr>
        <w:t xml:space="preserve">/mL) </w:t>
      </w:r>
      <w:r w:rsidRPr="003A60B3">
        <w:rPr>
          <w:szCs w:val="22"/>
        </w:rPr>
        <w:t>not captured at the transcript level in RNA-seq, likely due to low expression below the detection threshold.</w:t>
      </w:r>
      <w:r w:rsidRPr="00911553">
        <w:rPr>
          <w:szCs w:val="22"/>
        </w:rPr>
        <w:t xml:space="preserve"> The remaining 17 lines had undetectable CCL3 (&lt;1.3 </w:t>
      </w:r>
      <w:proofErr w:type="spellStart"/>
      <w:r w:rsidRPr="00911553">
        <w:rPr>
          <w:szCs w:val="22"/>
        </w:rPr>
        <w:t>pg</w:t>
      </w:r>
      <w:proofErr w:type="spellEnd"/>
      <w:r w:rsidRPr="00911553">
        <w:rPr>
          <w:szCs w:val="22"/>
        </w:rPr>
        <w:t xml:space="preserve">/mL) </w:t>
      </w:r>
      <w:r w:rsidR="00BA5F56" w:rsidRPr="00BA5F56">
        <w:rPr>
          <w:szCs w:val="22"/>
        </w:rPr>
        <w:t>(</w:t>
      </w:r>
      <w:r w:rsidR="00BA5F56" w:rsidRPr="00BA5F56">
        <w:rPr>
          <w:b/>
          <w:bCs/>
          <w:szCs w:val="22"/>
        </w:rPr>
        <w:t>Fig 7A</w:t>
      </w:r>
      <w:r w:rsidR="00BA5F56" w:rsidRPr="00BA5F56">
        <w:rPr>
          <w:szCs w:val="22"/>
        </w:rPr>
        <w:t xml:space="preserve">). </w:t>
      </w:r>
      <w:bookmarkEnd w:id="479"/>
      <w:r w:rsidR="007D5046" w:rsidRPr="007D5046">
        <w:rPr>
          <w:szCs w:val="22"/>
        </w:rPr>
        <w:t xml:space="preserve">We </w:t>
      </w:r>
      <w:r w:rsidR="007D5046">
        <w:rPr>
          <w:szCs w:val="22"/>
        </w:rPr>
        <w:t>confirmed</w:t>
      </w:r>
      <w:r w:rsidR="007D5046" w:rsidRPr="007D5046">
        <w:rPr>
          <w:szCs w:val="22"/>
        </w:rPr>
        <w:t xml:space="preserve"> </w:t>
      </w:r>
      <w:r w:rsidR="003C41BB">
        <w:rPr>
          <w:szCs w:val="22"/>
        </w:rPr>
        <w:t xml:space="preserve">the correlation between </w:t>
      </w:r>
      <w:r w:rsidR="003C41BB">
        <w:rPr>
          <w:i/>
          <w:iCs/>
          <w:szCs w:val="22"/>
        </w:rPr>
        <w:t>CCL3</w:t>
      </w:r>
      <w:r w:rsidR="003C41BB">
        <w:rPr>
          <w:szCs w:val="22"/>
        </w:rPr>
        <w:t xml:space="preserve"> and TNF-</w:t>
      </w:r>
      <w:r w:rsidR="003C41BB" w:rsidRPr="003C41BB">
        <w:rPr>
          <w:rFonts w:eastAsiaTheme="majorEastAsia"/>
          <w:szCs w:val="22"/>
        </w:rPr>
        <w:t xml:space="preserve"> </w:t>
      </w:r>
      <w:r w:rsidR="003C41BB" w:rsidRPr="00286F85">
        <w:rPr>
          <w:rFonts w:eastAsiaTheme="majorEastAsia"/>
          <w:szCs w:val="22"/>
        </w:rPr>
        <w:t>α</w:t>
      </w:r>
      <w:r w:rsidR="007D5046" w:rsidRPr="007D5046">
        <w:rPr>
          <w:szCs w:val="22"/>
        </w:rPr>
        <w:t xml:space="preserve"> with recombinant canine CCL3, which induced a dose-dependent increase in TNF-α secretion from macrophages (linear mixed-effects model: </w:t>
      </w:r>
      <w:r w:rsidR="007D5046" w:rsidRPr="007D5046">
        <w:rPr>
          <w:i/>
          <w:iCs/>
          <w:szCs w:val="22"/>
        </w:rPr>
        <w:t>p</w:t>
      </w:r>
      <w:r w:rsidR="007D5046" w:rsidRPr="007D5046">
        <w:rPr>
          <w:szCs w:val="22"/>
        </w:rPr>
        <w:t xml:space="preserve"> = 0.0002; 210% increase from 0 to 5 ng/</w:t>
      </w:r>
      <w:proofErr w:type="spellStart"/>
      <w:r w:rsidR="007D5046" w:rsidRPr="007D5046">
        <w:rPr>
          <w:szCs w:val="22"/>
        </w:rPr>
        <w:t>μL</w:t>
      </w:r>
      <w:proofErr w:type="spellEnd"/>
      <w:r w:rsidR="007D5046" w:rsidRPr="007D5046">
        <w:rPr>
          <w:szCs w:val="22"/>
        </w:rPr>
        <w:t xml:space="preserve">). Results were </w:t>
      </w:r>
      <w:r w:rsidR="007D5046" w:rsidRPr="007D5046">
        <w:rPr>
          <w:szCs w:val="22"/>
        </w:rPr>
        <w:lastRenderedPageBreak/>
        <w:t>adjusted for relative cell counts, as more macrophages were detached at higher CCL3 concentrations (</w:t>
      </w:r>
      <w:r w:rsidR="007D5046" w:rsidRPr="007D5046">
        <w:rPr>
          <w:b/>
          <w:bCs/>
          <w:szCs w:val="22"/>
        </w:rPr>
        <w:t>Fig 7B</w:t>
      </w:r>
      <w:r w:rsidR="003C41BB">
        <w:rPr>
          <w:b/>
          <w:bCs/>
          <w:szCs w:val="22"/>
        </w:rPr>
        <w:t>, S</w:t>
      </w:r>
      <w:r w:rsidR="00A63722">
        <w:rPr>
          <w:b/>
          <w:bCs/>
          <w:szCs w:val="22"/>
        </w:rPr>
        <w:t>8</w:t>
      </w:r>
      <w:r w:rsidR="003C41BB">
        <w:rPr>
          <w:b/>
          <w:bCs/>
          <w:szCs w:val="22"/>
        </w:rPr>
        <w:t xml:space="preserve"> Table</w:t>
      </w:r>
      <w:r w:rsidR="007D5046" w:rsidRPr="007D5046">
        <w:rPr>
          <w:szCs w:val="22"/>
        </w:rPr>
        <w:t>).</w:t>
      </w:r>
      <w:r w:rsidR="003C41BB">
        <w:rPr>
          <w:szCs w:val="22"/>
        </w:rPr>
        <w:t xml:space="preserve"> </w:t>
      </w:r>
      <w:ins w:id="480" w:author="Brady,Rachel" w:date="2026-02-04T15:21:00Z">
        <w:r w:rsidR="001C1BE5" w:rsidRPr="001C1BE5">
          <w:rPr>
            <w:i/>
            <w:iCs/>
            <w:szCs w:val="22"/>
          </w:rPr>
          <w:t>CCL3</w:t>
        </w:r>
        <w:r w:rsidR="001C1BE5" w:rsidRPr="001C1BE5">
          <w:rPr>
            <w:szCs w:val="22"/>
          </w:rPr>
          <w:t xml:space="preserve"> KD was assessed in DH82 cells by western blot, showing 45% of WT levels (61% of NTC), and by ELISA, showing time-dependent reduction in secreted CCL3 (70% of WT at 24h, 55% at 48-72h)</w:t>
        </w:r>
      </w:ins>
      <w:ins w:id="481" w:author="Brady,Rachel" w:date="2026-02-04T15:21:00Z" w16du:dateUtc="2026-02-04T23:21:00Z">
        <w:r w:rsidR="001C1BE5">
          <w:rPr>
            <w:szCs w:val="22"/>
          </w:rPr>
          <w:t>.</w:t>
        </w:r>
      </w:ins>
      <w:ins w:id="482" w:author="Brady,Rachel" w:date="2026-02-04T12:11:00Z" w16du:dateUtc="2026-02-04T20:11:00Z">
        <w:r w:rsidR="004226BA" w:rsidRPr="004226BA">
          <w:rPr>
            <w:szCs w:val="22"/>
            <w:rPrChange w:id="483" w:author="Brady,Rachel" w:date="2026-02-04T12:11:00Z" w16du:dateUtc="2026-02-04T20:11:00Z">
              <w:rPr>
                <w:i/>
                <w:iCs/>
                <w:szCs w:val="22"/>
              </w:rPr>
            </w:rPrChange>
          </w:rPr>
          <w:t xml:space="preserve"> </w:t>
        </w:r>
      </w:ins>
      <w:del w:id="484" w:author="Brady,Rachel" w:date="2026-02-04T12:11:00Z" w16du:dateUtc="2026-02-04T20:11:00Z">
        <w:r w:rsidR="00C8308D" w:rsidRPr="00C8308D" w:rsidDel="004226BA">
          <w:rPr>
            <w:i/>
            <w:iCs/>
            <w:szCs w:val="22"/>
          </w:rPr>
          <w:delText xml:space="preserve">CCL3 </w:delText>
        </w:r>
      </w:del>
      <w:del w:id="485" w:author="Brady,Rachel" w:date="2026-01-15T11:18:00Z" w16du:dateUtc="2026-01-15T19:18:00Z">
        <w:r w:rsidR="00C8308D" w:rsidRPr="00C8308D" w:rsidDel="00891956">
          <w:rPr>
            <w:szCs w:val="22"/>
          </w:rPr>
          <w:delText>knockdown</w:delText>
        </w:r>
      </w:del>
      <w:del w:id="486" w:author="Brady,Rachel" w:date="2026-02-04T12:11:00Z" w16du:dateUtc="2026-02-04T20:11:00Z">
        <w:r w:rsidR="00C8308D" w:rsidRPr="00C8308D" w:rsidDel="004226BA">
          <w:rPr>
            <w:szCs w:val="22"/>
          </w:rPr>
          <w:delText xml:space="preserve"> was assessed by </w:delText>
        </w:r>
        <w:r w:rsidR="00AD3D5E" w:rsidDel="004226BA">
          <w:rPr>
            <w:szCs w:val="22"/>
          </w:rPr>
          <w:delText>w</w:delText>
        </w:r>
        <w:r w:rsidR="00C8308D" w:rsidRPr="00C8308D" w:rsidDel="004226BA">
          <w:rPr>
            <w:szCs w:val="22"/>
          </w:rPr>
          <w:delText>estern blot showing 71% reduction vs NTC (55% vs WT) and by ELISA showing time-dependent reduction in secreted CCL3 (70% of WT at 24h, 55% at 48-72h) in KD-DH82 cells</w:delText>
        </w:r>
        <w:r w:rsidR="00C8308D" w:rsidDel="004226BA">
          <w:rPr>
            <w:szCs w:val="22"/>
          </w:rPr>
          <w:delText xml:space="preserve"> </w:delText>
        </w:r>
      </w:del>
      <w:del w:id="487" w:author="Brady,Rachel" w:date="2026-02-04T11:56:00Z" w16du:dateUtc="2026-02-04T19:56:00Z">
        <w:r w:rsidR="00C8308D" w:rsidDel="00C12F12">
          <w:rPr>
            <w:szCs w:val="22"/>
          </w:rPr>
          <w:delText>(</w:delText>
        </w:r>
        <w:r w:rsidR="00C8308D" w:rsidRPr="00C8308D" w:rsidDel="00C12F12">
          <w:rPr>
            <w:b/>
            <w:bCs/>
            <w:szCs w:val="22"/>
          </w:rPr>
          <w:delText>S</w:delText>
        </w:r>
      </w:del>
      <w:del w:id="488" w:author="Brady,Rachel" w:date="2026-02-04T11:55:00Z" w16du:dateUtc="2026-02-04T19:55:00Z">
        <w:r w:rsidR="00C8308D" w:rsidDel="00C12F12">
          <w:rPr>
            <w:b/>
            <w:bCs/>
            <w:szCs w:val="22"/>
          </w:rPr>
          <w:delText>3</w:delText>
        </w:r>
      </w:del>
      <w:del w:id="489" w:author="Brady,Rachel" w:date="2026-02-04T11:56:00Z" w16du:dateUtc="2026-02-04T19:56:00Z">
        <w:r w:rsidR="00C8308D" w:rsidRPr="00C8308D" w:rsidDel="00C12F12">
          <w:rPr>
            <w:b/>
            <w:bCs/>
            <w:szCs w:val="22"/>
          </w:rPr>
          <w:delText xml:space="preserve"> Fig</w:delText>
        </w:r>
        <w:r w:rsidR="00C8308D" w:rsidRPr="00C8308D" w:rsidDel="00C12F12">
          <w:rPr>
            <w:szCs w:val="22"/>
          </w:rPr>
          <w:delText>)</w:delText>
        </w:r>
      </w:del>
      <w:del w:id="490" w:author="Brady,Rachel" w:date="2026-02-04T12:11:00Z" w16du:dateUtc="2026-02-04T20:11:00Z">
        <w:r w:rsidR="00C8308D" w:rsidRPr="00C8308D" w:rsidDel="004226BA">
          <w:rPr>
            <w:szCs w:val="22"/>
          </w:rPr>
          <w:delText>.</w:delText>
        </w:r>
      </w:del>
      <w:r w:rsidR="00C8308D" w:rsidRPr="00C8308D">
        <w:rPr>
          <w:i/>
          <w:iCs/>
          <w:szCs w:val="22"/>
        </w:rPr>
        <w:t xml:space="preserve"> </w:t>
      </w:r>
      <w:r w:rsidR="00C8308D" w:rsidRPr="00C8308D">
        <w:rPr>
          <w:szCs w:val="22"/>
        </w:rPr>
        <w:t xml:space="preserve">To explore the functional effect of </w:t>
      </w:r>
      <w:r w:rsidR="00C8308D" w:rsidRPr="00C8308D">
        <w:rPr>
          <w:i/>
          <w:iCs/>
          <w:szCs w:val="22"/>
        </w:rPr>
        <w:t>CCL3</w:t>
      </w:r>
      <w:r w:rsidR="00C8308D" w:rsidRPr="00C8308D">
        <w:rPr>
          <w:szCs w:val="22"/>
        </w:rPr>
        <w:t xml:space="preserve"> </w:t>
      </w:r>
      <w:del w:id="491" w:author="Brady,Rachel" w:date="2026-01-15T11:18:00Z" w16du:dateUtc="2026-01-15T19:18:00Z">
        <w:r w:rsidR="00C8308D" w:rsidRPr="00C8308D" w:rsidDel="00891956">
          <w:rPr>
            <w:szCs w:val="22"/>
          </w:rPr>
          <w:delText>knockdown</w:delText>
        </w:r>
      </w:del>
      <w:ins w:id="492" w:author="Brady,Rachel" w:date="2026-01-15T11:18:00Z" w16du:dateUtc="2026-01-15T19:18:00Z">
        <w:r w:rsidR="00891956">
          <w:rPr>
            <w:szCs w:val="22"/>
          </w:rPr>
          <w:t>KD</w:t>
        </w:r>
      </w:ins>
      <w:r w:rsidR="00C8308D" w:rsidRPr="00C8308D">
        <w:rPr>
          <w:szCs w:val="22"/>
        </w:rPr>
        <w:t xml:space="preserve"> on macrophage </w:t>
      </w:r>
      <w:r w:rsidR="00C8308D">
        <w:rPr>
          <w:szCs w:val="22"/>
        </w:rPr>
        <w:t>TNF-</w:t>
      </w:r>
      <w:del w:id="493" w:author="Brady,Rachel" w:date="2026-02-04T12:14:00Z" w16du:dateUtc="2026-02-04T20:14:00Z">
        <w:r w:rsidR="00C8308D" w:rsidRPr="007D5046" w:rsidDel="004226BA">
          <w:rPr>
            <w:szCs w:val="22"/>
          </w:rPr>
          <w:delText>-</w:delText>
        </w:r>
      </w:del>
      <w:r w:rsidR="00C8308D" w:rsidRPr="007D5046">
        <w:rPr>
          <w:szCs w:val="22"/>
        </w:rPr>
        <w:t>α secretion</w:t>
      </w:r>
      <w:r w:rsidR="00C8308D" w:rsidRPr="00C8308D">
        <w:rPr>
          <w:szCs w:val="22"/>
        </w:rPr>
        <w:t xml:space="preserve">, </w:t>
      </w:r>
      <w:r w:rsidR="00C8308D">
        <w:rPr>
          <w:szCs w:val="22"/>
        </w:rPr>
        <w:t>TCM</w:t>
      </w:r>
      <w:r w:rsidR="00C8308D" w:rsidRPr="00C8308D">
        <w:rPr>
          <w:szCs w:val="22"/>
        </w:rPr>
        <w:t xml:space="preserve"> from WT, NTC, and KD-DH82 cells </w:t>
      </w:r>
      <w:proofErr w:type="gramStart"/>
      <w:r w:rsidR="00C8308D" w:rsidRPr="00C8308D">
        <w:rPr>
          <w:szCs w:val="22"/>
        </w:rPr>
        <w:t>was</w:t>
      </w:r>
      <w:proofErr w:type="gramEnd"/>
      <w:r w:rsidR="00C8308D" w:rsidRPr="00C8308D">
        <w:rPr>
          <w:szCs w:val="22"/>
        </w:rPr>
        <w:t xml:space="preserve"> applied to macrophages from three </w:t>
      </w:r>
      <w:r w:rsidR="00C8308D">
        <w:rPr>
          <w:szCs w:val="22"/>
        </w:rPr>
        <w:t>additional</w:t>
      </w:r>
      <w:r w:rsidR="00C8308D" w:rsidRPr="00C8308D">
        <w:rPr>
          <w:szCs w:val="22"/>
        </w:rPr>
        <w:t xml:space="preserve"> canine donors. TNF-α secretion varied across donors: relative to WT, macrophages exposed to KD-DH82 TCM produced 34 %, 15 %, and 0.2 % as much TNF-α, respectively. When normalized to the NTC condition, two donors showed decreased TNF-α secretion (to 80 % and 11 % of NTC), whereas one donor showed a higher response (380 % of NTC)</w:t>
      </w:r>
      <w:ins w:id="494" w:author="Brady,Rachel" w:date="2026-02-04T11:56:00Z" w16du:dateUtc="2026-02-04T19:56:00Z">
        <w:r w:rsidR="00C12F12">
          <w:rPr>
            <w:szCs w:val="22"/>
          </w:rPr>
          <w:t xml:space="preserve"> </w:t>
        </w:r>
        <w:r w:rsidR="00C12F12" w:rsidRPr="00C12F12">
          <w:rPr>
            <w:b/>
            <w:bCs/>
            <w:szCs w:val="22"/>
            <w:rPrChange w:id="495" w:author="Brady,Rachel" w:date="2026-02-04T11:56:00Z" w16du:dateUtc="2026-02-04T19:56:00Z">
              <w:rPr>
                <w:szCs w:val="22"/>
              </w:rPr>
            </w:rPrChange>
          </w:rPr>
          <w:t>(S</w:t>
        </w:r>
        <w:r w:rsidR="00C12F12">
          <w:rPr>
            <w:b/>
            <w:bCs/>
            <w:szCs w:val="22"/>
          </w:rPr>
          <w:t>4</w:t>
        </w:r>
        <w:r w:rsidR="00C12F12" w:rsidRPr="00C12F12">
          <w:rPr>
            <w:b/>
            <w:bCs/>
            <w:szCs w:val="22"/>
            <w:rPrChange w:id="496" w:author="Brady,Rachel" w:date="2026-02-04T11:56:00Z" w16du:dateUtc="2026-02-04T19:56:00Z">
              <w:rPr>
                <w:szCs w:val="22"/>
              </w:rPr>
            </w:rPrChange>
          </w:rPr>
          <w:t xml:space="preserve"> Fig)</w:t>
        </w:r>
      </w:ins>
      <w:r w:rsidR="00C8308D" w:rsidRPr="00C8308D">
        <w:rPr>
          <w:szCs w:val="22"/>
        </w:rPr>
        <w:t>. Given the small sample size and donor variability, these results are reported descriptively without inferential statistics.</w:t>
      </w:r>
    </w:p>
    <w:p w14:paraId="2A2A53AC" w14:textId="77777777" w:rsidR="00C8308D" w:rsidRDefault="00C8308D" w:rsidP="00C8308D">
      <w:pPr>
        <w:pStyle w:val="paragraph"/>
        <w:spacing w:before="0" w:beforeAutospacing="0" w:after="0" w:afterAutospacing="0" w:line="480" w:lineRule="auto"/>
        <w:textAlignment w:val="baseline"/>
        <w:rPr>
          <w:szCs w:val="22"/>
        </w:rPr>
      </w:pPr>
    </w:p>
    <w:p w14:paraId="42ECEEE4" w14:textId="2BCE8C9B" w:rsidR="009B0241" w:rsidDel="00312DA2" w:rsidRDefault="00864240" w:rsidP="00C8308D">
      <w:pPr>
        <w:pStyle w:val="paragraph"/>
        <w:spacing w:before="0" w:beforeAutospacing="0" w:after="0" w:afterAutospacing="0" w:line="480" w:lineRule="auto"/>
        <w:textAlignment w:val="baseline"/>
        <w:rPr>
          <w:del w:id="497" w:author="Brady,Rachel" w:date="2026-01-14T16:11:00Z" w16du:dateUtc="2026-01-15T00:11:00Z"/>
          <w:rFonts w:eastAsia="Malgun Gothic"/>
          <w:szCs w:val="22"/>
        </w:rPr>
      </w:pPr>
      <w:del w:id="498" w:author="Brady,Rachel" w:date="2026-01-14T16:11:00Z" w16du:dateUtc="2026-01-15T00:11:00Z">
        <w:r w:rsidRPr="00D26DBC" w:rsidDel="00312DA2">
          <w:rPr>
            <w:rFonts w:eastAsia="Malgun Gothic"/>
            <w:b/>
            <w:bCs/>
            <w:szCs w:val="22"/>
          </w:rPr>
          <w:delText>Fig</w:delText>
        </w:r>
      </w:del>
      <w:del w:id="499" w:author="Brady,Rachel" w:date="2026-01-14T12:44:00Z" w16du:dateUtc="2026-01-14T20:44:00Z">
        <w:r w:rsidRPr="00D26DBC" w:rsidDel="00E810C3">
          <w:rPr>
            <w:rFonts w:eastAsia="Malgun Gothic"/>
            <w:b/>
            <w:bCs/>
            <w:szCs w:val="22"/>
          </w:rPr>
          <w:delText>ure</w:delText>
        </w:r>
      </w:del>
      <w:del w:id="500" w:author="Brady,Rachel" w:date="2026-01-14T16:11:00Z" w16du:dateUtc="2026-01-15T00:11:00Z">
        <w:r w:rsidRPr="00D26DBC" w:rsidDel="00312DA2">
          <w:rPr>
            <w:rFonts w:eastAsia="Malgun Gothic"/>
            <w:b/>
            <w:bCs/>
            <w:szCs w:val="22"/>
          </w:rPr>
          <w:delText xml:space="preserve"> </w:delText>
        </w:r>
        <w:r w:rsidR="002D39FE" w:rsidDel="00312DA2">
          <w:rPr>
            <w:rFonts w:eastAsia="Malgun Gothic"/>
            <w:b/>
            <w:szCs w:val="22"/>
          </w:rPr>
          <w:delText>7</w:delText>
        </w:r>
        <w:r w:rsidRPr="00D26DBC" w:rsidDel="00312DA2">
          <w:rPr>
            <w:rFonts w:eastAsia="Malgun Gothic"/>
            <w:b/>
            <w:szCs w:val="22"/>
          </w:rPr>
          <w:delText xml:space="preserve">: </w:delText>
        </w:r>
        <w:r w:rsidRPr="00D26DBC" w:rsidDel="00312DA2">
          <w:rPr>
            <w:rFonts w:eastAsia="Malgun Gothic"/>
            <w:b/>
            <w:i/>
            <w:szCs w:val="22"/>
          </w:rPr>
          <w:delText>CCL3</w:delText>
        </w:r>
        <w:r w:rsidRPr="00D26DBC" w:rsidDel="00312DA2">
          <w:rPr>
            <w:rFonts w:eastAsia="Malgun Gothic"/>
            <w:b/>
            <w:szCs w:val="22"/>
          </w:rPr>
          <w:delText>‐induced TNF-α secretion by macrophages.</w:delText>
        </w:r>
        <w:r w:rsidRPr="00D26DBC" w:rsidDel="00312DA2">
          <w:rPr>
            <w:rFonts w:eastAsia="Malgun Gothic"/>
            <w:szCs w:val="22"/>
          </w:rPr>
          <w:delText xml:space="preserve"> </w:delText>
        </w:r>
      </w:del>
    </w:p>
    <w:p w14:paraId="7B86EE47" w14:textId="235C7A2D" w:rsidR="000E20A9" w:rsidRDefault="00312DA2" w:rsidP="009271E5">
      <w:pPr>
        <w:pStyle w:val="paragraph"/>
        <w:spacing w:before="0" w:beforeAutospacing="0" w:after="0" w:afterAutospacing="0" w:line="480" w:lineRule="auto"/>
        <w:textAlignment w:val="baseline"/>
        <w:rPr>
          <w:rFonts w:eastAsia="Malgun Gothic"/>
          <w:szCs w:val="22"/>
        </w:rPr>
      </w:pPr>
      <w:ins w:id="501" w:author="Brady,Rachel" w:date="2026-01-14T16:11:00Z" w16du:dateUtc="2026-01-15T00:11:00Z">
        <w:r w:rsidRPr="00D26DBC">
          <w:rPr>
            <w:rFonts w:eastAsia="Malgun Gothic"/>
            <w:b/>
            <w:bCs/>
            <w:szCs w:val="22"/>
          </w:rPr>
          <w:t xml:space="preserve">Fig </w:t>
        </w:r>
        <w:r>
          <w:rPr>
            <w:rFonts w:eastAsia="Malgun Gothic"/>
            <w:b/>
            <w:szCs w:val="22"/>
          </w:rPr>
          <w:t>7</w:t>
        </w:r>
        <w:r w:rsidRPr="00D26DBC">
          <w:rPr>
            <w:rFonts w:eastAsia="Malgun Gothic"/>
            <w:b/>
            <w:szCs w:val="22"/>
          </w:rPr>
          <w:t xml:space="preserve">: </w:t>
        </w:r>
        <w:r w:rsidRPr="00D26DBC">
          <w:rPr>
            <w:rFonts w:eastAsia="Malgun Gothic"/>
            <w:b/>
            <w:i/>
            <w:szCs w:val="22"/>
          </w:rPr>
          <w:t>CCL3</w:t>
        </w:r>
        <w:r w:rsidRPr="00D26DBC">
          <w:rPr>
            <w:rFonts w:eastAsia="Malgun Gothic"/>
            <w:b/>
            <w:szCs w:val="22"/>
          </w:rPr>
          <w:t>‐induced TNF-α secretion by macrophages.</w:t>
        </w:r>
        <w:r w:rsidRPr="00D26DBC">
          <w:rPr>
            <w:rFonts w:eastAsia="Malgun Gothic"/>
            <w:szCs w:val="22"/>
          </w:rPr>
          <w:t xml:space="preserve"> </w:t>
        </w:r>
      </w:ins>
      <w:r w:rsidR="00864240" w:rsidRPr="00D26DBC">
        <w:rPr>
          <w:rFonts w:eastAsia="Malgun Gothic"/>
          <w:b/>
          <w:szCs w:val="22"/>
        </w:rPr>
        <w:t>(A)</w:t>
      </w:r>
      <w:r w:rsidR="00864240" w:rsidRPr="00D26DBC">
        <w:rPr>
          <w:rFonts w:eastAsia="Malgun Gothic"/>
          <w:szCs w:val="22"/>
        </w:rPr>
        <w:t xml:space="preserve"> CCL3 protein</w:t>
      </w:r>
      <w:r w:rsidR="003A60B3">
        <w:rPr>
          <w:rFonts w:eastAsia="Malgun Gothic"/>
          <w:szCs w:val="22"/>
        </w:rPr>
        <w:t xml:space="preserve"> secretion in TCM</w:t>
      </w:r>
      <w:r w:rsidR="00864240" w:rsidRPr="00D26DBC">
        <w:rPr>
          <w:rFonts w:eastAsia="Malgun Gothic"/>
          <w:szCs w:val="22"/>
        </w:rPr>
        <w:t xml:space="preserve"> (bl</w:t>
      </w:r>
      <w:r w:rsidR="00701B56">
        <w:rPr>
          <w:rFonts w:eastAsia="Malgun Gothic"/>
          <w:szCs w:val="22"/>
        </w:rPr>
        <w:t>ack</w:t>
      </w:r>
      <w:r w:rsidR="00864240" w:rsidRPr="00D26DBC">
        <w:rPr>
          <w:rFonts w:eastAsia="Malgun Gothic"/>
          <w:szCs w:val="22"/>
        </w:rPr>
        <w:t>) and mRNA (</w:t>
      </w:r>
      <w:r w:rsidR="00701B56">
        <w:rPr>
          <w:rFonts w:eastAsia="Malgun Gothic"/>
          <w:szCs w:val="22"/>
        </w:rPr>
        <w:t>magenta</w:t>
      </w:r>
      <w:r w:rsidR="00864240" w:rsidRPr="00D26DBC">
        <w:rPr>
          <w:rFonts w:eastAsia="Malgun Gothic"/>
          <w:szCs w:val="22"/>
        </w:rPr>
        <w:t xml:space="preserve">) levels </w:t>
      </w:r>
      <w:ins w:id="502" w:author="Brady,Rachel" w:date="2026-01-14T16:11:00Z" w16du:dateUtc="2026-01-15T00:11:00Z">
        <w:r>
          <w:rPr>
            <w:rFonts w:eastAsia="Malgun Gothic"/>
            <w:szCs w:val="22"/>
          </w:rPr>
          <w:t>across</w:t>
        </w:r>
      </w:ins>
      <w:del w:id="503" w:author="Brady,Rachel" w:date="2026-01-14T16:11:00Z" w16du:dateUtc="2026-01-15T00:11:00Z">
        <w:r w:rsidR="00864240" w:rsidRPr="00D26DBC" w:rsidDel="00312DA2">
          <w:rPr>
            <w:rFonts w:eastAsia="Malgun Gothic"/>
            <w:szCs w:val="22"/>
          </w:rPr>
          <w:delText>in</w:delText>
        </w:r>
      </w:del>
      <w:r w:rsidR="00864240" w:rsidRPr="00D26DBC">
        <w:rPr>
          <w:rFonts w:eastAsia="Malgun Gothic"/>
          <w:szCs w:val="22"/>
        </w:rPr>
        <w:t xml:space="preserve"> </w:t>
      </w:r>
      <w:r w:rsidR="003A60B3">
        <w:rPr>
          <w:rFonts w:eastAsia="Malgun Gothic"/>
          <w:szCs w:val="22"/>
        </w:rPr>
        <w:t>23</w:t>
      </w:r>
      <w:r w:rsidR="00864240" w:rsidRPr="00D26DBC">
        <w:rPr>
          <w:rFonts w:eastAsia="Malgun Gothic"/>
          <w:szCs w:val="22"/>
        </w:rPr>
        <w:t xml:space="preserve"> cell lines. </w:t>
      </w:r>
      <w:r w:rsidR="003A60B3" w:rsidRPr="003A60B3">
        <w:rPr>
          <w:rFonts w:eastAsia="Malgun Gothic"/>
          <w:szCs w:val="22"/>
        </w:rPr>
        <w:t>DH82 and Nike (</w:t>
      </w:r>
      <w:r w:rsidR="003A60B3">
        <w:rPr>
          <w:rFonts w:eastAsia="Malgun Gothic"/>
          <w:szCs w:val="22"/>
        </w:rPr>
        <w:t xml:space="preserve">both </w:t>
      </w:r>
      <w:r w:rsidR="003A60B3" w:rsidRPr="003A60B3">
        <w:rPr>
          <w:rFonts w:eastAsia="Malgun Gothic"/>
          <w:szCs w:val="22"/>
        </w:rPr>
        <w:t xml:space="preserve">histiocytic sarcoma) showed the highest </w:t>
      </w:r>
      <w:del w:id="504" w:author="Brady,Rachel" w:date="2026-01-14T16:11:00Z" w16du:dateUtc="2026-01-15T00:11:00Z">
        <w:r w:rsidR="003A60B3" w:rsidDel="00312DA2">
          <w:rPr>
            <w:rFonts w:eastAsia="Malgun Gothic"/>
            <w:szCs w:val="22"/>
          </w:rPr>
          <w:delText>protein levels consistent with detectable mRNA</w:delText>
        </w:r>
        <w:r w:rsidR="003A60B3" w:rsidRPr="003A60B3" w:rsidDel="00312DA2">
          <w:rPr>
            <w:rFonts w:eastAsia="Malgun Gothic"/>
            <w:szCs w:val="22"/>
          </w:rPr>
          <w:delText>.</w:delText>
        </w:r>
      </w:del>
      <w:ins w:id="505" w:author="Brady,Rachel" w:date="2026-01-14T16:11:00Z" w16du:dateUtc="2026-01-15T00:11:00Z">
        <w:r>
          <w:rPr>
            <w:rFonts w:eastAsia="Malgun Gothic"/>
            <w:szCs w:val="22"/>
          </w:rPr>
          <w:t>levels.</w:t>
        </w:r>
      </w:ins>
      <w:r w:rsidR="003A60B3" w:rsidRPr="003A60B3">
        <w:rPr>
          <w:rFonts w:eastAsia="Malgun Gothic"/>
          <w:szCs w:val="22"/>
        </w:rPr>
        <w:t xml:space="preserve"> Four lines had low but detectable levels (1.3-3.98 </w:t>
      </w:r>
      <w:proofErr w:type="spellStart"/>
      <w:r w:rsidR="003A60B3" w:rsidRPr="003A60B3">
        <w:rPr>
          <w:rFonts w:eastAsia="Malgun Gothic"/>
          <w:szCs w:val="22"/>
        </w:rPr>
        <w:t>pg</w:t>
      </w:r>
      <w:proofErr w:type="spellEnd"/>
      <w:r w:rsidR="003A60B3" w:rsidRPr="003A60B3">
        <w:rPr>
          <w:rFonts w:eastAsia="Malgun Gothic"/>
          <w:szCs w:val="22"/>
        </w:rPr>
        <w:t xml:space="preserve">/mL) not detected by RNA-seq, while 17 </w:t>
      </w:r>
      <w:proofErr w:type="spellStart"/>
      <w:r w:rsidR="003A60B3" w:rsidRPr="003A60B3">
        <w:rPr>
          <w:rFonts w:eastAsia="Malgun Gothic"/>
          <w:szCs w:val="22"/>
        </w:rPr>
        <w:t>lines</w:t>
      </w:r>
      <w:del w:id="506" w:author="Brady,Rachel" w:date="2026-01-14T16:12:00Z" w16du:dateUtc="2026-01-15T00:12:00Z">
        <w:r w:rsidR="003A60B3" w:rsidRPr="003A60B3" w:rsidDel="00312DA2">
          <w:rPr>
            <w:rFonts w:eastAsia="Malgun Gothic"/>
            <w:szCs w:val="22"/>
          </w:rPr>
          <w:delText xml:space="preserve"> had</w:delText>
        </w:r>
      </w:del>
      <w:ins w:id="507" w:author="Brady,Rachel" w:date="2026-01-14T16:12:00Z" w16du:dateUtc="2026-01-15T00:12:00Z">
        <w:r>
          <w:rPr>
            <w:rFonts w:eastAsia="Malgun Gothic"/>
            <w:szCs w:val="22"/>
          </w:rPr>
          <w:t>were</w:t>
        </w:r>
      </w:ins>
      <w:proofErr w:type="spellEnd"/>
      <w:r w:rsidR="003A60B3" w:rsidRPr="003A60B3">
        <w:rPr>
          <w:rFonts w:eastAsia="Malgun Gothic"/>
          <w:szCs w:val="22"/>
        </w:rPr>
        <w:t xml:space="preserve"> undetectable </w:t>
      </w:r>
      <w:del w:id="508" w:author="Brady,Rachel" w:date="2026-01-14T16:12:00Z" w16du:dateUtc="2026-01-15T00:12:00Z">
        <w:r w:rsidR="003A60B3" w:rsidRPr="003A60B3" w:rsidDel="00312DA2">
          <w:rPr>
            <w:rFonts w:eastAsia="Malgun Gothic"/>
            <w:szCs w:val="22"/>
          </w:rPr>
          <w:delText xml:space="preserve">protein </w:delText>
        </w:r>
      </w:del>
      <w:r w:rsidR="003A60B3" w:rsidRPr="003A60B3">
        <w:rPr>
          <w:rFonts w:eastAsia="Malgun Gothic"/>
          <w:szCs w:val="22"/>
        </w:rPr>
        <w:t xml:space="preserve">(&lt;1.3 </w:t>
      </w:r>
      <w:proofErr w:type="spellStart"/>
      <w:r w:rsidR="003A60B3" w:rsidRPr="003A60B3">
        <w:rPr>
          <w:rFonts w:eastAsia="Malgun Gothic"/>
          <w:szCs w:val="22"/>
        </w:rPr>
        <w:t>pg</w:t>
      </w:r>
      <w:proofErr w:type="spellEnd"/>
      <w:r w:rsidR="003A60B3" w:rsidRPr="003A60B3">
        <w:rPr>
          <w:rFonts w:eastAsia="Malgun Gothic"/>
          <w:szCs w:val="22"/>
        </w:rPr>
        <w:t xml:space="preserve">/mL). </w:t>
      </w:r>
      <w:r w:rsidR="00864240" w:rsidRPr="00D26DBC">
        <w:rPr>
          <w:rFonts w:eastAsia="Malgun Gothic"/>
          <w:b/>
          <w:szCs w:val="22"/>
        </w:rPr>
        <w:t>(B)</w:t>
      </w:r>
      <w:r w:rsidR="00864240" w:rsidRPr="00D26DBC">
        <w:rPr>
          <w:rFonts w:eastAsia="Malgun Gothic"/>
          <w:szCs w:val="22"/>
        </w:rPr>
        <w:t xml:space="preserve"> </w:t>
      </w:r>
      <w:bookmarkStart w:id="509" w:name="_Toc201392943"/>
      <w:bookmarkEnd w:id="341"/>
      <w:r w:rsidR="007D5046" w:rsidRPr="007D5046">
        <w:rPr>
          <w:rFonts w:eastAsia="Malgun Gothic"/>
          <w:szCs w:val="22"/>
        </w:rPr>
        <w:t>Dose-dependent TNF-α secretion by</w:t>
      </w:r>
      <w:del w:id="510" w:author="Brady,Rachel" w:date="2026-01-14T16:12:00Z" w16du:dateUtc="2026-01-15T00:12:00Z">
        <w:r w:rsidR="007D5046" w:rsidRPr="007D5046" w:rsidDel="00312DA2">
          <w:rPr>
            <w:rFonts w:eastAsia="Malgun Gothic"/>
            <w:szCs w:val="22"/>
          </w:rPr>
          <w:delText xml:space="preserve"> primary</w:delText>
        </w:r>
      </w:del>
      <w:r w:rsidR="007D5046" w:rsidRPr="007D5046">
        <w:rPr>
          <w:rFonts w:eastAsia="Malgun Gothic"/>
          <w:szCs w:val="22"/>
        </w:rPr>
        <w:t xml:space="preserve"> macrophages in response to recombinant CCL3</w:t>
      </w:r>
      <w:del w:id="511" w:author="Brady,Rachel" w:date="2026-01-14T16:12:00Z" w16du:dateUtc="2026-01-15T00:12:00Z">
        <w:r w:rsidR="007D5046" w:rsidRPr="007D5046" w:rsidDel="00312DA2">
          <w:rPr>
            <w:rFonts w:eastAsia="Malgun Gothic"/>
            <w:szCs w:val="22"/>
          </w:rPr>
          <w:delText>. Data from</w:delText>
        </w:r>
      </w:del>
      <w:r w:rsidR="007D5046" w:rsidRPr="007D5046">
        <w:rPr>
          <w:rFonts w:eastAsia="Malgun Gothic"/>
          <w:szCs w:val="22"/>
        </w:rPr>
        <w:t xml:space="preserve"> </w:t>
      </w:r>
      <w:ins w:id="512" w:author="Brady,Rachel" w:date="2026-01-14T16:12:00Z" w16du:dateUtc="2026-01-15T00:12:00Z">
        <w:r>
          <w:rPr>
            <w:rFonts w:eastAsia="Malgun Gothic"/>
            <w:szCs w:val="22"/>
          </w:rPr>
          <w:t>(</w:t>
        </w:r>
      </w:ins>
      <w:r w:rsidR="007D5046" w:rsidRPr="007D5046">
        <w:rPr>
          <w:rFonts w:eastAsia="Malgun Gothic"/>
          <w:szCs w:val="22"/>
        </w:rPr>
        <w:t>n=4 donors</w:t>
      </w:r>
      <w:ins w:id="513" w:author="Brady,Rachel" w:date="2026-01-14T16:12:00Z" w16du:dateUtc="2026-01-15T00:12:00Z">
        <w:r>
          <w:rPr>
            <w:rFonts w:eastAsia="Malgun Gothic"/>
            <w:szCs w:val="22"/>
          </w:rPr>
          <w:t>,</w:t>
        </w:r>
      </w:ins>
      <w:r w:rsidR="007D5046" w:rsidRPr="007D5046">
        <w:rPr>
          <w:rFonts w:eastAsia="Malgun Gothic"/>
          <w:szCs w:val="22"/>
        </w:rPr>
        <w:t xml:space="preserve"> </w:t>
      </w:r>
      <w:del w:id="514" w:author="Brady,Rachel" w:date="2026-01-14T16:12:00Z" w16du:dateUtc="2026-01-15T00:12:00Z">
        <w:r w:rsidR="007D5046" w:rsidRPr="007D5046" w:rsidDel="00312DA2">
          <w:rPr>
            <w:rFonts w:eastAsia="Malgun Gothic"/>
            <w:szCs w:val="22"/>
          </w:rPr>
          <w:delText>(</w:delText>
        </w:r>
      </w:del>
      <w:r w:rsidR="007D5046" w:rsidRPr="007D5046">
        <w:rPr>
          <w:rFonts w:eastAsia="Malgun Gothic"/>
          <w:szCs w:val="22"/>
        </w:rPr>
        <w:t xml:space="preserve">4 doses </w:t>
      </w:r>
      <w:ins w:id="515" w:author="Brady,Rachel" w:date="2026-01-14T16:12:00Z" w16du:dateUtc="2026-01-15T00:12:00Z">
        <w:r>
          <w:rPr>
            <w:rFonts w:eastAsia="Malgun Gothic"/>
            <w:szCs w:val="22"/>
          </w:rPr>
          <w:t>each</w:t>
        </w:r>
      </w:ins>
      <w:del w:id="516" w:author="Brady,Rachel" w:date="2026-01-14T16:12:00Z" w16du:dateUtc="2026-01-15T00:12:00Z">
        <w:r w:rsidR="007D5046" w:rsidRPr="007D5046" w:rsidDel="00312DA2">
          <w:rPr>
            <w:rFonts w:eastAsia="Malgun Gothic"/>
            <w:szCs w:val="22"/>
          </w:rPr>
          <w:delText>per donor</w:delText>
        </w:r>
      </w:del>
      <w:r w:rsidR="007D5046" w:rsidRPr="007D5046">
        <w:rPr>
          <w:rFonts w:eastAsia="Malgun Gothic"/>
          <w:szCs w:val="22"/>
        </w:rPr>
        <w:t>). Linear mixed-effects model</w:t>
      </w:r>
      <w:del w:id="517" w:author="Brady,Rachel" w:date="2026-01-14T16:12:00Z" w16du:dateUtc="2026-01-15T00:12:00Z">
        <w:r w:rsidR="007D5046" w:rsidRPr="007D5046" w:rsidDel="00312DA2">
          <w:rPr>
            <w:rFonts w:eastAsia="Malgun Gothic"/>
            <w:szCs w:val="22"/>
          </w:rPr>
          <w:delText>ing</w:delText>
        </w:r>
      </w:del>
      <w:r w:rsidR="007D5046" w:rsidRPr="007D5046">
        <w:rPr>
          <w:rFonts w:eastAsia="Malgun Gothic"/>
          <w:szCs w:val="22"/>
        </w:rPr>
        <w:t xml:space="preserve"> with inverse transformation (1/TNF-α) </w:t>
      </w:r>
      <w:del w:id="518" w:author="Brady,Rachel" w:date="2026-01-14T16:13:00Z" w16du:dateUtc="2026-01-15T00:13:00Z">
        <w:r w:rsidR="007D5046" w:rsidRPr="007D5046" w:rsidDel="00312DA2">
          <w:rPr>
            <w:rFonts w:eastAsia="Malgun Gothic"/>
            <w:szCs w:val="22"/>
          </w:rPr>
          <w:delText xml:space="preserve">and donor as random effect </w:delText>
        </w:r>
      </w:del>
      <w:r w:rsidR="007D5046" w:rsidRPr="007D5046">
        <w:rPr>
          <w:rFonts w:eastAsia="Malgun Gothic"/>
          <w:szCs w:val="22"/>
        </w:rPr>
        <w:t xml:space="preserve">revealed a significant dose effect (β = -0.0183 on inverse scale, </w:t>
      </w:r>
      <w:ins w:id="519" w:author="Brady,Rachel" w:date="2026-01-14T16:13:00Z" w16du:dateUtc="2026-01-15T00:13:00Z">
        <w:r>
          <w:rPr>
            <w:rFonts w:eastAsia="Malgun Gothic"/>
            <w:szCs w:val="22"/>
          </w:rPr>
          <w:t>F(1, 11)</w:t>
        </w:r>
      </w:ins>
      <w:del w:id="520" w:author="Brady,Rachel" w:date="2026-01-14T16:13:00Z" w16du:dateUtc="2026-01-15T00:13:00Z">
        <w:r w:rsidR="007D5046" w:rsidRPr="00312DA2" w:rsidDel="00312DA2">
          <w:rPr>
            <w:rFonts w:eastAsia="Malgun Gothic"/>
            <w:szCs w:val="22"/>
          </w:rPr>
          <w:delText>F</w:delText>
        </w:r>
        <w:r w:rsidR="007D5046" w:rsidRPr="00312DA2" w:rsidDel="00312DA2">
          <w:rPr>
            <w:rFonts w:eastAsia="Malgun Gothic"/>
            <w:szCs w:val="22"/>
            <w:vertAlign w:val="subscript"/>
          </w:rPr>
          <w:delText>1,11</w:delText>
        </w:r>
      </w:del>
      <w:r w:rsidR="007D5046" w:rsidRPr="00312DA2">
        <w:rPr>
          <w:rFonts w:eastAsia="Malgun Gothic"/>
          <w:szCs w:val="22"/>
        </w:rPr>
        <w:t xml:space="preserve"> </w:t>
      </w:r>
      <w:r w:rsidR="007D5046" w:rsidRPr="007D5046">
        <w:rPr>
          <w:rFonts w:eastAsia="Malgun Gothic"/>
          <w:szCs w:val="22"/>
        </w:rPr>
        <w:t xml:space="preserve">= 28.85, </w:t>
      </w:r>
      <w:r w:rsidR="007D5046" w:rsidRPr="007D5046">
        <w:rPr>
          <w:rFonts w:eastAsia="Malgun Gothic"/>
          <w:i/>
          <w:iCs/>
          <w:szCs w:val="22"/>
        </w:rPr>
        <w:t>p</w:t>
      </w:r>
      <w:r w:rsidR="007D5046" w:rsidRPr="007D5046">
        <w:rPr>
          <w:rFonts w:eastAsia="Malgun Gothic"/>
          <w:szCs w:val="22"/>
        </w:rPr>
        <w:t xml:space="preserve"> = 0.0002</w:t>
      </w:r>
      <w:del w:id="521" w:author="Brady,Rachel" w:date="2026-01-14T16:14:00Z" w16du:dateUtc="2026-01-15T00:14:00Z">
        <w:r w:rsidR="007D5046" w:rsidRPr="007D5046" w:rsidDel="00312DA2">
          <w:rPr>
            <w:rFonts w:eastAsia="Malgun Gothic"/>
            <w:szCs w:val="22"/>
          </w:rPr>
          <w:delText>)</w:delText>
        </w:r>
      </w:del>
      <w:r w:rsidR="007D5046" w:rsidRPr="007D5046">
        <w:rPr>
          <w:rFonts w:eastAsia="Malgun Gothic"/>
          <w:szCs w:val="22"/>
        </w:rPr>
        <w:t>. Predicted means: 7.42 units at 0 ng/</w:t>
      </w:r>
      <w:proofErr w:type="spellStart"/>
      <w:r w:rsidR="007D5046" w:rsidRPr="007D5046">
        <w:rPr>
          <w:rFonts w:eastAsia="Malgun Gothic"/>
          <w:szCs w:val="22"/>
        </w:rPr>
        <w:t>μL</w:t>
      </w:r>
      <w:proofErr w:type="spellEnd"/>
      <w:r w:rsidR="007D5046" w:rsidRPr="007D5046">
        <w:rPr>
          <w:rFonts w:eastAsia="Malgun Gothic"/>
          <w:szCs w:val="22"/>
        </w:rPr>
        <w:t>, 23.02 units at 5 ng/</w:t>
      </w:r>
      <w:proofErr w:type="spellStart"/>
      <w:r w:rsidR="007D5046" w:rsidRPr="007D5046">
        <w:rPr>
          <w:rFonts w:eastAsia="Malgun Gothic"/>
          <w:szCs w:val="22"/>
        </w:rPr>
        <w:t>μL</w:t>
      </w:r>
      <w:proofErr w:type="spellEnd"/>
      <w:r w:rsidR="007D5046">
        <w:rPr>
          <w:rFonts w:eastAsia="Malgun Gothic"/>
          <w:szCs w:val="22"/>
        </w:rPr>
        <w:t>)</w:t>
      </w:r>
      <w:r w:rsidR="007D5046" w:rsidRPr="007D5046">
        <w:rPr>
          <w:rFonts w:eastAsia="Malgun Gothic"/>
          <w:szCs w:val="22"/>
        </w:rPr>
        <w:t xml:space="preserve">. Values adjusted for </w:t>
      </w:r>
      <w:del w:id="522" w:author="Brady,Rachel" w:date="2026-01-14T16:14:00Z" w16du:dateUtc="2026-01-15T00:14:00Z">
        <w:r w:rsidR="007D5046" w:rsidRPr="007D5046" w:rsidDel="00312DA2">
          <w:rPr>
            <w:rFonts w:eastAsia="Malgun Gothic"/>
            <w:szCs w:val="22"/>
          </w:rPr>
          <w:delText xml:space="preserve">relative </w:delText>
        </w:r>
      </w:del>
      <w:r w:rsidR="007D5046" w:rsidRPr="007D5046">
        <w:rPr>
          <w:rFonts w:eastAsia="Malgun Gothic"/>
          <w:szCs w:val="22"/>
        </w:rPr>
        <w:t>cell counts.</w:t>
      </w:r>
    </w:p>
    <w:p w14:paraId="6DEB946F" w14:textId="77777777" w:rsidR="00C8308D" w:rsidRDefault="00C8308D" w:rsidP="009271E5">
      <w:pPr>
        <w:pStyle w:val="paragraph"/>
        <w:spacing w:before="0" w:beforeAutospacing="0" w:after="0" w:afterAutospacing="0" w:line="480" w:lineRule="auto"/>
        <w:textAlignment w:val="baseline"/>
        <w:rPr>
          <w:rFonts w:eastAsia="Malgun Gothic"/>
          <w:szCs w:val="22"/>
        </w:rPr>
      </w:pPr>
    </w:p>
    <w:bookmarkEnd w:id="509"/>
    <w:p w14:paraId="44E589F0" w14:textId="66ED959E" w:rsidR="00165F7B" w:rsidRPr="00E80806" w:rsidRDefault="00165F7B" w:rsidP="009271E5">
      <w:pPr>
        <w:spacing w:line="480" w:lineRule="auto"/>
        <w:rPr>
          <w:rFonts w:eastAsiaTheme="majorEastAsia"/>
          <w:b/>
          <w:bCs/>
          <w:szCs w:val="22"/>
          <w14:ligatures w14:val="standardContextual"/>
        </w:rPr>
      </w:pPr>
      <w:r w:rsidRPr="009271E5">
        <w:rPr>
          <w:rStyle w:val="normaltextrun"/>
          <w:b/>
          <w:bCs/>
          <w:sz w:val="36"/>
          <w:szCs w:val="36"/>
        </w:rPr>
        <w:t>DISCUSSION</w:t>
      </w:r>
    </w:p>
    <w:p w14:paraId="2AC9E4EB" w14:textId="7A4D7EE6" w:rsidR="00BA5F56" w:rsidRPr="00E10A3F" w:rsidDel="00E10A3F" w:rsidRDefault="00BA5F56" w:rsidP="00E10A3F">
      <w:pPr>
        <w:pStyle w:val="paragraph"/>
        <w:spacing w:before="0" w:beforeAutospacing="0" w:after="0" w:afterAutospacing="0" w:line="480" w:lineRule="auto"/>
        <w:ind w:firstLine="720"/>
        <w:textAlignment w:val="baseline"/>
        <w:rPr>
          <w:del w:id="523" w:author="Brady,Rachel" w:date="2026-01-14T11:39:00Z" w16du:dateUtc="2026-01-14T19:39:00Z"/>
          <w:szCs w:val="22"/>
        </w:rPr>
      </w:pPr>
      <w:r w:rsidRPr="00BA5F56">
        <w:rPr>
          <w:szCs w:val="22"/>
        </w:rPr>
        <w:lastRenderedPageBreak/>
        <w:t xml:space="preserve">This study tested two main hypotheses: first, that canine tumor cell lines differ in their ability to polarize macrophages independent of tumor type, and second, that the most potent polarizers have relevant gene expression profiles. We undertook this work because the TME is a major barrier to therapy and shows </w:t>
      </w:r>
      <w:r>
        <w:rPr>
          <w:szCs w:val="22"/>
        </w:rPr>
        <w:t xml:space="preserve">significant </w:t>
      </w:r>
      <w:r w:rsidRPr="00BA5F56">
        <w:rPr>
          <w:szCs w:val="22"/>
        </w:rPr>
        <w:t>variability even within tumor types. TME-based biomarkers could therefore help stratify patients for immun</w:t>
      </w:r>
      <w:r>
        <w:rPr>
          <w:szCs w:val="22"/>
        </w:rPr>
        <w:t>o</w:t>
      </w:r>
      <w:r w:rsidRPr="00BA5F56">
        <w:rPr>
          <w:szCs w:val="22"/>
        </w:rPr>
        <w:t xml:space="preserve">therapies. Here, we assessed the ability of cancer cell lines to stimulate immunomodulatory cytokines in primary macrophages as a simplified proxy </w:t>
      </w:r>
      <w:proofErr w:type="gramStart"/>
      <w:r w:rsidRPr="00BA5F56">
        <w:rPr>
          <w:szCs w:val="22"/>
        </w:rPr>
        <w:t xml:space="preserve">for </w:t>
      </w:r>
      <w:r w:rsidRPr="00963F40">
        <w:rPr>
          <w:i/>
          <w:iCs/>
          <w:szCs w:val="22"/>
        </w:rPr>
        <w:t>in</w:t>
      </w:r>
      <w:proofErr w:type="gramEnd"/>
      <w:r w:rsidRPr="00963F40">
        <w:rPr>
          <w:i/>
          <w:iCs/>
          <w:szCs w:val="22"/>
        </w:rPr>
        <w:t xml:space="preserve"> vivo</w:t>
      </w:r>
      <w:r w:rsidRPr="00BA5F56">
        <w:rPr>
          <w:szCs w:val="22"/>
        </w:rPr>
        <w:t xml:space="preserve"> cancer cell</w:t>
      </w:r>
      <w:r>
        <w:rPr>
          <w:szCs w:val="22"/>
        </w:rPr>
        <w:t>-</w:t>
      </w:r>
      <w:r w:rsidRPr="00BA5F56">
        <w:rPr>
          <w:szCs w:val="22"/>
        </w:rPr>
        <w:t xml:space="preserve">macrophage crosstalk and correlated these responses with </w:t>
      </w:r>
      <w:r>
        <w:rPr>
          <w:szCs w:val="22"/>
        </w:rPr>
        <w:t xml:space="preserve">cancer </w:t>
      </w:r>
      <w:r w:rsidRPr="00BA5F56">
        <w:rPr>
          <w:szCs w:val="22"/>
        </w:rPr>
        <w:t>cell</w:t>
      </w:r>
      <w:r>
        <w:rPr>
          <w:szCs w:val="22"/>
        </w:rPr>
        <w:t xml:space="preserve"> line</w:t>
      </w:r>
      <w:r w:rsidRPr="00BA5F56">
        <w:rPr>
          <w:szCs w:val="22"/>
        </w:rPr>
        <w:t xml:space="preserve"> transcriptomes.</w:t>
      </w:r>
      <w:ins w:id="524" w:author="Brady,Rachel" w:date="2026-01-14T11:32:00Z" w16du:dateUtc="2026-01-14T19:32:00Z">
        <w:r w:rsidR="00E10A3F">
          <w:rPr>
            <w:szCs w:val="22"/>
          </w:rPr>
          <w:t xml:space="preserve"> </w:t>
        </w:r>
      </w:ins>
    </w:p>
    <w:p w14:paraId="07BE4830" w14:textId="423017F0" w:rsidR="003649D6" w:rsidRDefault="00BA5F56" w:rsidP="00E10A3F">
      <w:pPr>
        <w:pStyle w:val="paragraph"/>
        <w:spacing w:before="0" w:beforeAutospacing="0" w:after="0" w:afterAutospacing="0" w:line="480" w:lineRule="auto"/>
        <w:ind w:firstLine="720"/>
        <w:textAlignment w:val="baseline"/>
        <w:rPr>
          <w:rFonts w:eastAsia="Malgun Gothic"/>
          <w:szCs w:val="22"/>
        </w:rPr>
      </w:pPr>
      <w:r w:rsidRPr="00BA5F56">
        <w:rPr>
          <w:rFonts w:eastAsia="Malgun Gothic"/>
          <w:szCs w:val="22"/>
        </w:rPr>
        <w:t>We focused on macrophage-secreted cytokines as markers of an “active” TME rather than strict M1/M2 indicators. VEGF, TNF-α, IL-10, TGF-β, IL-8, CCL2, and KC-like showed significant variability between cell lines and are major players in the TME</w:t>
      </w:r>
      <w:r>
        <w:rPr>
          <w:rFonts w:eastAsia="Malgun Gothic"/>
          <w:szCs w:val="22"/>
        </w:rPr>
        <w:t xml:space="preserve"> </w:t>
      </w:r>
      <w:sdt>
        <w:sdtPr>
          <w:rPr>
            <w:rFonts w:eastAsiaTheme="majorEastAsia"/>
            <w:color w:val="000000"/>
            <w:szCs w:val="22"/>
          </w:rPr>
          <w:tag w:val="MENDELEY_CITATION_v3_eyJjaXRhdGlvbklEIjoiTUVOREVMRVlfQ0lUQVRJT05fN2RjODBlMjMtMmE2Yi00YTFiLTkzZWQtMzMxNmFjODQ4NDVlIiwicHJvcGVydGllcyI6eyJub3RlSW5kZXgiOjB9LCJpc0VkaXRlZCI6ZmFsc2UsIm1hbnVhbE92ZXJyaWRlIjp7ImlzTWFudWFsbHlPdmVycmlkZGVuIjpmYWxzZSwiY2l0ZXByb2NUZXh0IjoiWzM34oCTMzld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"/>
          <w:id w:val="-842474218"/>
          <w:placeholder>
            <w:docPart w:val="03C8E8A5889543FEB830B5FDC4FEA293"/>
          </w:placeholder>
        </w:sdtPr>
        <w:sdtContent>
          <w:r w:rsidR="009C6692" w:rsidRPr="009C6692">
            <w:rPr>
              <w:rFonts w:eastAsiaTheme="majorEastAsia"/>
              <w:color w:val="000000"/>
              <w:szCs w:val="22"/>
            </w:rPr>
            <w:t>[37–39]</w:t>
          </w:r>
        </w:sdtContent>
      </w:sdt>
      <w:r w:rsidR="002D39FE">
        <w:rPr>
          <w:rFonts w:eastAsiaTheme="majorEastAsia"/>
          <w:color w:val="000000"/>
          <w:szCs w:val="22"/>
        </w:rPr>
        <w:t>.</w:t>
      </w:r>
      <w:r w:rsidR="00E80806" w:rsidRPr="00E80806">
        <w:rPr>
          <w:rFonts w:eastAsia="Malgun Gothic"/>
          <w:szCs w:val="22"/>
        </w:rPr>
        <w:t xml:space="preserve"> VEGF drives tumor angiogenesis</w:t>
      </w:r>
      <w:r w:rsidR="007227E6">
        <w:rPr>
          <w:rFonts w:eastAsia="Malgun Gothic"/>
          <w:szCs w:val="22"/>
        </w:rPr>
        <w:t xml:space="preserve"> and tumor cell survival</w:t>
      </w:r>
      <w:r w:rsidR="003649D6">
        <w:rPr>
          <w:rFonts w:eastAsia="Malgun Gothic"/>
          <w:szCs w:val="22"/>
        </w:rPr>
        <w:t xml:space="preserve">, </w:t>
      </w:r>
      <w:r w:rsidR="00E80806" w:rsidRPr="00E80806">
        <w:rPr>
          <w:rFonts w:eastAsia="Malgun Gothic"/>
          <w:szCs w:val="22"/>
        </w:rPr>
        <w:t xml:space="preserve">TGF-β promotes </w:t>
      </w:r>
      <w:r w:rsidR="0082515C">
        <w:rPr>
          <w:rFonts w:eastAsia="Malgun Gothic"/>
          <w:szCs w:val="22"/>
        </w:rPr>
        <w:t>EMT,</w:t>
      </w:r>
      <w:r w:rsidR="00E80806" w:rsidRPr="00E80806">
        <w:rPr>
          <w:rFonts w:eastAsia="Malgun Gothic"/>
          <w:szCs w:val="22"/>
        </w:rPr>
        <w:t xml:space="preserve"> matrix remodeling</w:t>
      </w:r>
      <w:r w:rsidR="006A03F7">
        <w:rPr>
          <w:rFonts w:eastAsia="Malgun Gothic"/>
          <w:szCs w:val="22"/>
        </w:rPr>
        <w:t>, and immune cell exclusion</w:t>
      </w:r>
      <w:r w:rsidR="003649D6">
        <w:rPr>
          <w:rFonts w:eastAsia="Malgun Gothic"/>
          <w:szCs w:val="22"/>
        </w:rPr>
        <w:t>,</w:t>
      </w:r>
      <w:r w:rsidR="00E80806" w:rsidRPr="00E80806">
        <w:rPr>
          <w:rFonts w:eastAsia="Malgun Gothic"/>
          <w:szCs w:val="22"/>
        </w:rPr>
        <w:t xml:space="preserve"> and CCL2 recruits immunosuppressive monocytes, myeloid-derived suppressor cells</w:t>
      </w:r>
      <w:r w:rsidR="006A03F7">
        <w:rPr>
          <w:rFonts w:eastAsia="Malgun Gothic"/>
          <w:szCs w:val="22"/>
        </w:rPr>
        <w:t xml:space="preserve">, and T-regulatory cells </w:t>
      </w:r>
      <w:sdt>
        <w:sdtPr>
          <w:rPr>
            <w:rFonts w:eastAsia="Malgun Gothic"/>
            <w:color w:val="000000"/>
            <w:szCs w:val="22"/>
          </w:rPr>
          <w:tag w:val="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"/>
          <w:id w:val="-2030013214"/>
          <w:placeholder>
            <w:docPart w:val="DefaultPlaceholder_-1854013440"/>
          </w:placeholder>
        </w:sdtPr>
        <w:sdtContent>
          <w:r w:rsidR="009C6692" w:rsidRPr="009C6692">
            <w:rPr>
              <w:rFonts w:eastAsia="Malgun Gothic"/>
              <w:color w:val="000000"/>
              <w:szCs w:val="22"/>
            </w:rPr>
            <w:t>[39–41]</w:t>
          </w:r>
        </w:sdtContent>
      </w:sdt>
      <w:r w:rsidR="006A03F7">
        <w:rPr>
          <w:rFonts w:eastAsia="Malgun Gothic"/>
          <w:szCs w:val="22"/>
        </w:rPr>
        <w:t xml:space="preserve">. </w:t>
      </w:r>
      <w:r w:rsidRPr="00BA5F56">
        <w:rPr>
          <w:rFonts w:eastAsia="Malgun Gothic"/>
          <w:szCs w:val="22"/>
        </w:rPr>
        <w:t>IL-8 and KC-like were moderately correlated and together recruit immunosuppressive myeloid subsets</w:t>
      </w:r>
      <w:r w:rsidR="002D39FE">
        <w:rPr>
          <w:rFonts w:eastAsia="Malgun Gothic"/>
          <w:szCs w:val="22"/>
        </w:rPr>
        <w:t xml:space="preserve"> </w:t>
      </w:r>
      <w:sdt>
        <w:sdtPr>
          <w:rPr>
            <w:rFonts w:eastAsia="Malgun Gothic"/>
            <w:color w:val="000000"/>
            <w:szCs w:val="22"/>
          </w:rPr>
          <w:tag w:val="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"/>
          <w:id w:val="-817957060"/>
          <w:placeholder>
            <w:docPart w:val="DefaultPlaceholder_-1854013440"/>
          </w:placeholder>
        </w:sdtPr>
        <w:sdtContent>
          <w:r w:rsidR="009C6692" w:rsidRPr="009C6692">
            <w:rPr>
              <w:rFonts w:eastAsia="Malgun Gothic"/>
              <w:color w:val="000000"/>
              <w:szCs w:val="22"/>
            </w:rPr>
            <w:t>[37,42]</w:t>
          </w:r>
        </w:sdtContent>
      </w:sdt>
      <w:r w:rsidR="00E80806" w:rsidRPr="00E80806">
        <w:rPr>
          <w:rFonts w:eastAsia="Malgun Gothic"/>
          <w:szCs w:val="22"/>
        </w:rPr>
        <w:t xml:space="preserve">. </w:t>
      </w:r>
      <w:r w:rsidRPr="00BA5F56">
        <w:rPr>
          <w:rFonts w:eastAsia="Malgun Gothic"/>
          <w:szCs w:val="22"/>
        </w:rPr>
        <w:t>IL-10 and TNF-α were strongly correlated, consistent with feedback balancing pro- and anti-inflammatory signaling</w:t>
      </w:r>
      <w:r w:rsidR="002D39FE">
        <w:rPr>
          <w:rFonts w:eastAsia="Malgun Gothic"/>
          <w:szCs w:val="22"/>
        </w:rPr>
        <w:t xml:space="preserve"> </w:t>
      </w:r>
      <w:sdt>
        <w:sdtPr>
          <w:rPr>
            <w:rFonts w:eastAsia="Malgun Gothic"/>
            <w:color w:val="000000"/>
            <w:szCs w:val="22"/>
          </w:rPr>
          <w:tag w:val="MENDELEY_CITATION_v3_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"/>
          <w:id w:val="-1716659759"/>
          <w:placeholder>
            <w:docPart w:val="DefaultPlaceholder_-1854013440"/>
          </w:placeholder>
        </w:sdtPr>
        <w:sdtContent>
          <w:r w:rsidR="009C6692" w:rsidRPr="009C6692">
            <w:rPr>
              <w:rFonts w:eastAsia="Malgun Gothic"/>
              <w:color w:val="000000"/>
              <w:szCs w:val="22"/>
            </w:rPr>
            <w:t>[43]</w:t>
          </w:r>
        </w:sdtContent>
      </w:sdt>
      <w:r w:rsidR="00E80806" w:rsidRPr="00E80806">
        <w:rPr>
          <w:rFonts w:eastAsia="Malgun Gothic"/>
          <w:szCs w:val="22"/>
        </w:rPr>
        <w:t>. These cytokine patterns help</w:t>
      </w:r>
      <w:r w:rsidR="006A03F7">
        <w:rPr>
          <w:rFonts w:eastAsia="Malgun Gothic"/>
          <w:szCs w:val="22"/>
        </w:rPr>
        <w:t xml:space="preserve"> illustrate</w:t>
      </w:r>
      <w:r w:rsidR="009D42D0" w:rsidRPr="00E80806">
        <w:rPr>
          <w:rFonts w:eastAsia="Malgun Gothic"/>
          <w:szCs w:val="22"/>
        </w:rPr>
        <w:t xml:space="preserve"> the complexity of how </w:t>
      </w:r>
      <w:r>
        <w:rPr>
          <w:rFonts w:eastAsia="Malgun Gothic"/>
          <w:szCs w:val="22"/>
        </w:rPr>
        <w:t>tumors maintain their TME.</w:t>
      </w:r>
      <w:r w:rsidR="00E80806">
        <w:rPr>
          <w:rFonts w:eastAsia="Malgun Gothic"/>
          <w:szCs w:val="22"/>
        </w:rPr>
        <w:t xml:space="preserve"> </w:t>
      </w:r>
      <w:r w:rsidRPr="00BA5F56">
        <w:rPr>
          <w:rFonts w:eastAsia="Malgun Gothic"/>
          <w:szCs w:val="22"/>
        </w:rPr>
        <w:t>While we concentrated on TCM that drove high secretion, several lines actively repressed cytokines relative to unstimulated (M0) macrophages</w:t>
      </w:r>
      <w:r>
        <w:rPr>
          <w:rFonts w:eastAsia="Malgun Gothic"/>
          <w:szCs w:val="22"/>
        </w:rPr>
        <w:t xml:space="preserve">. This is most </w:t>
      </w:r>
      <w:r w:rsidRPr="00BA5F56">
        <w:rPr>
          <w:rFonts w:eastAsia="Malgun Gothic"/>
          <w:szCs w:val="22"/>
        </w:rPr>
        <w:t>notabl</w:t>
      </w:r>
      <w:r>
        <w:rPr>
          <w:rFonts w:eastAsia="Malgun Gothic"/>
          <w:szCs w:val="22"/>
        </w:rPr>
        <w:t>e with</w:t>
      </w:r>
      <w:r w:rsidRPr="00BA5F56">
        <w:rPr>
          <w:rFonts w:eastAsia="Malgun Gothic"/>
          <w:szCs w:val="22"/>
        </w:rPr>
        <w:t xml:space="preserve"> VEGF and </w:t>
      </w:r>
      <w:proofErr w:type="gramStart"/>
      <w:r w:rsidRPr="00BA5F56">
        <w:rPr>
          <w:rFonts w:eastAsia="Malgun Gothic"/>
          <w:szCs w:val="22"/>
        </w:rPr>
        <w:t>CCL2</w:t>
      </w:r>
      <w:r>
        <w:rPr>
          <w:rFonts w:eastAsia="Malgun Gothic"/>
          <w:szCs w:val="22"/>
        </w:rPr>
        <w:t>, and</w:t>
      </w:r>
      <w:proofErr w:type="gramEnd"/>
      <w:r>
        <w:rPr>
          <w:rFonts w:eastAsia="Malgun Gothic"/>
          <w:szCs w:val="22"/>
        </w:rPr>
        <w:t xml:space="preserve"> warrants further investigation. </w:t>
      </w:r>
      <w:r w:rsidR="003649D6" w:rsidRPr="003649D6">
        <w:rPr>
          <w:rFonts w:eastAsia="Malgun Gothic"/>
          <w:szCs w:val="22"/>
        </w:rPr>
        <w:t>DEG and GSEA analysis revealed cytokine-specific enrichment patterns, with CCL2/VEGF linked</w:t>
      </w:r>
      <w:r>
        <w:rPr>
          <w:rFonts w:eastAsia="Malgun Gothic"/>
          <w:szCs w:val="22"/>
        </w:rPr>
        <w:t xml:space="preserve"> with </w:t>
      </w:r>
      <w:r w:rsidR="003649D6" w:rsidRPr="003649D6">
        <w:rPr>
          <w:rFonts w:eastAsia="Malgun Gothic"/>
          <w:szCs w:val="22"/>
        </w:rPr>
        <w:t xml:space="preserve">EMT and immune suppression, TNF-α </w:t>
      </w:r>
      <w:r>
        <w:rPr>
          <w:rFonts w:eastAsia="Malgun Gothic"/>
          <w:szCs w:val="22"/>
        </w:rPr>
        <w:t xml:space="preserve">with </w:t>
      </w:r>
      <w:r w:rsidR="003649D6" w:rsidRPr="003649D6">
        <w:rPr>
          <w:rFonts w:eastAsia="Malgun Gothic"/>
          <w:szCs w:val="22"/>
        </w:rPr>
        <w:t xml:space="preserve">matrix remodeling, and IL-8 </w:t>
      </w:r>
      <w:r>
        <w:rPr>
          <w:rFonts w:eastAsia="Malgun Gothic"/>
          <w:szCs w:val="22"/>
        </w:rPr>
        <w:t xml:space="preserve">with </w:t>
      </w:r>
      <w:r w:rsidR="003649D6" w:rsidRPr="003649D6">
        <w:rPr>
          <w:rFonts w:eastAsia="Malgun Gothic"/>
          <w:szCs w:val="22"/>
        </w:rPr>
        <w:t>MEK signaling</w:t>
      </w:r>
      <w:r w:rsidR="003649D6">
        <w:rPr>
          <w:rFonts w:eastAsia="Malgun Gothic"/>
          <w:szCs w:val="22"/>
        </w:rPr>
        <w:t xml:space="preserve">. </w:t>
      </w:r>
      <w:r w:rsidRPr="00BA5F56">
        <w:rPr>
          <w:rFonts w:eastAsia="Malgun Gothic"/>
          <w:szCs w:val="22"/>
        </w:rPr>
        <w:t>Several cytokines also shared upregulation of macrophage activation and regulation genes. Further work is needed to define mechanistic links between these cytokines and genomic patterns.</w:t>
      </w:r>
    </w:p>
    <w:p w14:paraId="65611004" w14:textId="1CC56F43" w:rsidR="00E10A3F" w:rsidRPr="00E10A3F" w:rsidRDefault="00E10A3F" w:rsidP="00E10A3F">
      <w:pPr>
        <w:pStyle w:val="paragraph"/>
        <w:spacing w:before="0" w:beforeAutospacing="0" w:after="0" w:afterAutospacing="0" w:line="480" w:lineRule="auto"/>
        <w:ind w:firstLine="720"/>
        <w:textAlignment w:val="baseline"/>
        <w:rPr>
          <w:ins w:id="525" w:author="Brady,Rachel" w:date="2026-01-14T11:39:00Z" w16du:dateUtc="2026-01-14T19:39:00Z"/>
          <w:szCs w:val="22"/>
        </w:rPr>
      </w:pPr>
      <w:ins w:id="526" w:author="Brady,Rachel" w:date="2026-01-14T11:39:00Z" w16du:dateUtc="2026-01-14T19:39:00Z">
        <w:r>
          <w:rPr>
            <w:szCs w:val="22"/>
          </w:rPr>
          <w:t xml:space="preserve">Among our findings, the identification of </w:t>
        </w:r>
        <w:r>
          <w:rPr>
            <w:i/>
            <w:iCs/>
            <w:szCs w:val="22"/>
          </w:rPr>
          <w:t>MVB12A</w:t>
        </w:r>
        <w:r>
          <w:rPr>
            <w:szCs w:val="22"/>
          </w:rPr>
          <w:t xml:space="preserve"> as a </w:t>
        </w:r>
      </w:ins>
      <w:ins w:id="527" w:author="Brady,Rachel" w:date="2026-01-14T11:44:00Z" w16du:dateUtc="2026-01-14T19:44:00Z">
        <w:r w:rsidR="00F12F17">
          <w:rPr>
            <w:szCs w:val="22"/>
          </w:rPr>
          <w:t xml:space="preserve">DEG strongly associated with </w:t>
        </w:r>
      </w:ins>
      <w:ins w:id="528" w:author="Brady,Rachel" w:date="2026-01-14T11:39:00Z" w16du:dateUtc="2026-01-14T19:39:00Z">
        <w:r>
          <w:rPr>
            <w:szCs w:val="22"/>
          </w:rPr>
          <w:t xml:space="preserve">VEGF induction </w:t>
        </w:r>
      </w:ins>
      <w:ins w:id="529" w:author="Brady,Rachel" w:date="2026-01-14T11:45:00Z" w16du:dateUtc="2026-01-14T19:45:00Z">
        <w:r w:rsidR="00F12F17">
          <w:rPr>
            <w:szCs w:val="22"/>
          </w:rPr>
          <w:t xml:space="preserve">from macrophages </w:t>
        </w:r>
      </w:ins>
      <w:ins w:id="530" w:author="Brady,Rachel" w:date="2026-01-14T11:39:00Z" w16du:dateUtc="2026-01-14T19:39:00Z">
        <w:r>
          <w:rPr>
            <w:szCs w:val="22"/>
          </w:rPr>
          <w:t>represents a particularly novel contribution.</w:t>
        </w:r>
      </w:ins>
      <w:ins w:id="531" w:author="Brady,Rachel" w:date="2026-01-15T10:09:00Z" w16du:dateUtc="2026-01-15T18:09:00Z">
        <w:r w:rsidR="004166DE">
          <w:rPr>
            <w:szCs w:val="22"/>
          </w:rPr>
          <w:t xml:space="preserve"> In people,</w:t>
        </w:r>
      </w:ins>
      <w:ins w:id="532" w:author="Brady,Rachel" w:date="2026-01-14T11:39:00Z" w16du:dateUtc="2026-01-14T19:39:00Z">
        <w:r>
          <w:rPr>
            <w:szCs w:val="22"/>
          </w:rPr>
          <w:t xml:space="preserve"> </w:t>
        </w:r>
      </w:ins>
      <w:ins w:id="533" w:author="Brady,Rachel" w:date="2026-01-14T11:45:00Z" w16du:dateUtc="2026-01-14T19:45:00Z">
        <w:r w:rsidR="00F12F17" w:rsidRPr="004166DE">
          <w:rPr>
            <w:i/>
            <w:iCs/>
            <w:szCs w:val="22"/>
            <w:rPrChange w:id="534" w:author="Brady,Rachel" w:date="2026-01-15T10:09:00Z" w16du:dateUtc="2026-01-15T18:09:00Z">
              <w:rPr>
                <w:szCs w:val="22"/>
              </w:rPr>
            </w:rPrChange>
          </w:rPr>
          <w:t>MVB12A</w:t>
        </w:r>
        <w:r w:rsidR="00F12F17">
          <w:rPr>
            <w:szCs w:val="22"/>
          </w:rPr>
          <w:t xml:space="preserve"> is a component of the ESCRT-</w:t>
        </w:r>
      </w:ins>
      <w:ins w:id="535" w:author="Brady,Rachel" w:date="2026-01-14T12:00:00Z" w16du:dateUtc="2026-01-14T20:00:00Z">
        <w:r w:rsidR="00590AEA">
          <w:rPr>
            <w:szCs w:val="22"/>
          </w:rPr>
          <w:t>I</w:t>
        </w:r>
      </w:ins>
      <w:ins w:id="536" w:author="Brady,Rachel" w:date="2026-01-14T11:45:00Z" w16du:dateUtc="2026-01-14T19:45:00Z">
        <w:r w:rsidR="00F12F17">
          <w:rPr>
            <w:szCs w:val="22"/>
          </w:rPr>
          <w:t xml:space="preserve"> complex required for exosome biogenesis, suggesting it may function </w:t>
        </w:r>
      </w:ins>
      <w:ins w:id="537" w:author="Brady,Rachel" w:date="2026-01-14T11:46:00Z" w16du:dateUtc="2026-01-14T19:46:00Z">
        <w:r w:rsidR="00F12F17">
          <w:rPr>
            <w:szCs w:val="22"/>
          </w:rPr>
          <w:t>upstream</w:t>
        </w:r>
      </w:ins>
      <w:ins w:id="538" w:author="Brady,Rachel" w:date="2026-01-14T11:45:00Z" w16du:dateUtc="2026-01-14T19:45:00Z">
        <w:r w:rsidR="00F12F17">
          <w:rPr>
            <w:szCs w:val="22"/>
          </w:rPr>
          <w:t xml:space="preserve"> of macrophage polarization by regulating the quantity or </w:t>
        </w:r>
      </w:ins>
      <w:ins w:id="539" w:author="Brady,Rachel" w:date="2026-01-14T11:46:00Z" w16du:dateUtc="2026-01-14T19:46:00Z">
        <w:r w:rsidR="00F12F17">
          <w:rPr>
            <w:szCs w:val="22"/>
          </w:rPr>
          <w:t>cargo of tumor-derived exosomes</w:t>
        </w:r>
      </w:ins>
      <w:ins w:id="540" w:author="Brady,Rachel" w:date="2026-01-15T10:08:00Z" w16du:dateUtc="2026-01-15T18:08:00Z">
        <w:r w:rsidR="004166DE">
          <w:rPr>
            <w:szCs w:val="22"/>
          </w:rPr>
          <w:t xml:space="preserve"> </w:t>
        </w:r>
      </w:ins>
      <w:sdt>
        <w:sdtPr>
          <w:rPr>
            <w:color w:val="000000"/>
            <w:szCs w:val="22"/>
          </w:rPr>
          <w:tag w:val="MENDELEY_CITATION_v3_eyJjaXRhdGlvbklEIjoiTUVOREVMRVlfQ0lUQVRJT05fYzVkMWRmMzQtNDdiOC00ODVjLTllZDYtNzI5NTdlYjdhZjQ0IiwicHJvcGVydGllcyI6eyJub3RlSW5kZXgiOjB9LCJpc0VkaXRlZCI6ZmFsc2UsIm1hbnVhbE92ZXJyaWRlIjp7ImlzTWFudWFsbHlPdmVycmlkZGVuIjpmYWxzZSwiY2l0ZXByb2NUZXh0IjoiWzM0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
          <w:id w:val="643399519"/>
          <w:placeholder>
            <w:docPart w:val="DefaultPlaceholder_-1854013440"/>
          </w:placeholder>
        </w:sdtPr>
        <w:sdtContent>
          <w:r w:rsidR="009C6692" w:rsidRPr="009C6692">
            <w:rPr>
              <w:color w:val="000000"/>
              <w:szCs w:val="22"/>
            </w:rPr>
            <w:t>[34]</w:t>
          </w:r>
        </w:sdtContent>
      </w:sdt>
      <w:ins w:id="541" w:author="Brady,Rachel" w:date="2026-01-14T11:46:00Z" w16du:dateUtc="2026-01-14T19:46:00Z">
        <w:r w:rsidR="00F12F17">
          <w:rPr>
            <w:szCs w:val="22"/>
          </w:rPr>
          <w:t xml:space="preserve">. </w:t>
        </w:r>
      </w:ins>
      <w:ins w:id="542" w:author="Brady,Rachel" w:date="2026-01-14T11:39:00Z" w16du:dateUtc="2026-01-14T19:39:00Z">
        <w:r>
          <w:rPr>
            <w:szCs w:val="22"/>
          </w:rPr>
          <w:lastRenderedPageBreak/>
          <w:t xml:space="preserve">Exosome-mediated macrophage reprogramming has emerged as a critical mechanism in human cancers, including breast, gastric, pancreatic and colorectal carcinomas </w:t>
        </w:r>
      </w:ins>
      <w:sdt>
        <w:sdtPr>
          <w:rPr>
            <w:color w:val="000000"/>
            <w:szCs w:val="22"/>
          </w:rPr>
          <w:tag w:val="MENDELEY_CITATION_v3_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"/>
          <w:id w:val="59917361"/>
          <w:placeholder>
            <w:docPart w:val="DefaultPlaceholder_-1854013440"/>
          </w:placeholder>
        </w:sdtPr>
        <w:sdtContent>
          <w:r w:rsidR="009C6692" w:rsidRPr="009C6692">
            <w:rPr>
              <w:color w:val="000000"/>
              <w:szCs w:val="22"/>
            </w:rPr>
            <w:t>[44,45]</w:t>
          </w:r>
        </w:sdtContent>
      </w:sdt>
      <w:ins w:id="543" w:author="Brady,Rachel" w:date="2026-01-14T11:39:00Z" w16du:dateUtc="2026-01-14T19:39:00Z">
        <w:r>
          <w:rPr>
            <w:szCs w:val="22"/>
          </w:rPr>
          <w:t>.</w:t>
        </w:r>
      </w:ins>
      <w:ins w:id="544" w:author="Brady,Rachel" w:date="2026-01-14T11:46:00Z" w16du:dateUtc="2026-01-14T19:46:00Z">
        <w:r w:rsidR="00F12F17">
          <w:rPr>
            <w:szCs w:val="22"/>
          </w:rPr>
          <w:t xml:space="preserve"> In these malignancies,</w:t>
        </w:r>
      </w:ins>
      <w:ins w:id="545" w:author="Brady,Rachel" w:date="2026-01-14T11:47:00Z" w16du:dateUtc="2026-01-14T19:47:00Z">
        <w:r w:rsidR="00F12F17">
          <w:rPr>
            <w:szCs w:val="22"/>
          </w:rPr>
          <w:t xml:space="preserve"> e</w:t>
        </w:r>
      </w:ins>
      <w:ins w:id="546" w:author="Brady,Rachel" w:date="2026-01-14T11:39:00Z" w16du:dateUtc="2026-01-14T19:39:00Z">
        <w:r>
          <w:rPr>
            <w:szCs w:val="22"/>
          </w:rPr>
          <w:t>xosomes have been shown to directly promote angiogenesis via the VEGF/VEGFR pathway a</w:t>
        </w:r>
      </w:ins>
      <w:ins w:id="547" w:author="Brady,Rachel" w:date="2026-01-14T11:47:00Z" w16du:dateUtc="2026-01-14T19:47:00Z">
        <w:r w:rsidR="00F12F17">
          <w:rPr>
            <w:szCs w:val="22"/>
          </w:rPr>
          <w:t>s well as</w:t>
        </w:r>
      </w:ins>
      <w:ins w:id="548" w:author="Brady,Rachel" w:date="2026-01-14T11:39:00Z" w16du:dateUtc="2026-01-14T19:39:00Z">
        <w:r>
          <w:rPr>
            <w:szCs w:val="22"/>
          </w:rPr>
          <w:t xml:space="preserve"> reprogram macrophages towards pro-tumoral phenotypes through multiple mechanisms </w:t>
        </w:r>
      </w:ins>
      <w:sdt>
        <w:sdtPr>
          <w:rPr>
            <w:color w:val="000000"/>
            <w:szCs w:val="22"/>
          </w:rPr>
          <w:tag w:val="MENDELEY_CITATION_v3_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"/>
          <w:id w:val="1720243289"/>
          <w:placeholder>
            <w:docPart w:val="DefaultPlaceholder_-1854013440"/>
          </w:placeholder>
        </w:sdtPr>
        <w:sdtContent>
          <w:r w:rsidR="009C6692" w:rsidRPr="009C6692">
            <w:rPr>
              <w:color w:val="000000"/>
              <w:szCs w:val="22"/>
            </w:rPr>
            <w:t>[44,45]</w:t>
          </w:r>
        </w:sdtContent>
      </w:sdt>
      <w:ins w:id="549" w:author="Brady,Rachel" w:date="2026-01-14T11:39:00Z" w16du:dateUtc="2026-01-14T19:39:00Z">
        <w:r>
          <w:rPr>
            <w:szCs w:val="22"/>
          </w:rPr>
          <w:t xml:space="preserve">. However, this axis has not previously been characterized in canine tumors to the authors’ knowledge. </w:t>
        </w:r>
      </w:ins>
      <w:ins w:id="550" w:author="Brady,Rachel" w:date="2026-01-14T11:48:00Z" w16du:dateUtc="2026-01-14T19:48:00Z">
        <w:r w:rsidR="00F12F17">
          <w:rPr>
            <w:szCs w:val="22"/>
          </w:rPr>
          <w:t>To test whether exosomes mediate</w:t>
        </w:r>
      </w:ins>
      <w:ins w:id="551" w:author="Brady,Rachel" w:date="2026-01-14T11:53:00Z" w16du:dateUtc="2026-01-14T19:53:00Z">
        <w:r w:rsidR="0089439C">
          <w:rPr>
            <w:szCs w:val="22"/>
          </w:rPr>
          <w:t>d</w:t>
        </w:r>
      </w:ins>
      <w:ins w:id="552" w:author="Brady,Rachel" w:date="2026-01-14T11:48:00Z" w16du:dateUtc="2026-01-14T19:48:00Z">
        <w:r w:rsidR="00F12F17">
          <w:rPr>
            <w:szCs w:val="22"/>
          </w:rPr>
          <w:t xml:space="preserve"> VEGF induction in our system, we performed an exosome-enrichment assay and found that macrophages incubated with the purified exosome fraction secreted significantly more VEGF than those treated with whole or exosome-depleted TCM. </w:t>
        </w:r>
      </w:ins>
      <w:ins w:id="553" w:author="Brady,Rachel" w:date="2026-01-14T11:49:00Z" w16du:dateUtc="2026-01-14T19:49:00Z">
        <w:r w:rsidR="00F12F17">
          <w:rPr>
            <w:szCs w:val="22"/>
          </w:rPr>
          <w:t>Lysis of the exosome fraction yielded high VEGF concentrations, most consistent with direct carriage</w:t>
        </w:r>
      </w:ins>
      <w:ins w:id="554" w:author="Brady,Rachel" w:date="2026-01-14T11:53:00Z" w16du:dateUtc="2026-01-14T19:53:00Z">
        <w:r w:rsidR="0089439C">
          <w:rPr>
            <w:szCs w:val="22"/>
          </w:rPr>
          <w:t xml:space="preserve"> of VEGF by the exosomes</w:t>
        </w:r>
      </w:ins>
      <w:ins w:id="555" w:author="Brady,Rachel" w:date="2026-01-14T11:49:00Z" w16du:dateUtc="2026-01-14T19:49:00Z">
        <w:r w:rsidR="00F12F17">
          <w:rPr>
            <w:szCs w:val="22"/>
          </w:rPr>
          <w:t>, though co-isolation of contaminating proteins cannot be excluded. These findings</w:t>
        </w:r>
      </w:ins>
      <w:ins w:id="556" w:author="Brady,Rachel" w:date="2026-01-14T11:39:00Z" w16du:dateUtc="2026-01-14T19:39:00Z">
        <w:r>
          <w:rPr>
            <w:szCs w:val="22"/>
          </w:rPr>
          <w:t xml:space="preserve"> suggest that canine tumor cells may similarly exploit exosome-dependent pathways to shape TAM phenotypes and promote angiogenesis.</w:t>
        </w:r>
      </w:ins>
      <w:ins w:id="557" w:author="Brady,Rachel" w:date="2026-01-14T17:24:00Z" w16du:dateUtc="2026-01-15T01:24:00Z">
        <w:r w:rsidR="0045771A">
          <w:rPr>
            <w:szCs w:val="22"/>
          </w:rPr>
          <w:t xml:space="preserve"> However, whether canine TAMs respond to </w:t>
        </w:r>
        <w:proofErr w:type="spellStart"/>
        <w:r w:rsidR="0045771A">
          <w:rPr>
            <w:szCs w:val="22"/>
          </w:rPr>
          <w:t>exosomal</w:t>
        </w:r>
        <w:proofErr w:type="spellEnd"/>
        <w:r w:rsidR="0045771A">
          <w:rPr>
            <w:szCs w:val="22"/>
          </w:rPr>
          <w:t xml:space="preserve"> cargo through the same pathways as human macrophages remains unknown.</w:t>
        </w:r>
      </w:ins>
      <w:ins w:id="558" w:author="Brady,Rachel" w:date="2026-01-14T11:57:00Z" w16du:dateUtc="2026-01-14T19:57:00Z">
        <w:r w:rsidR="00422411">
          <w:rPr>
            <w:szCs w:val="22"/>
          </w:rPr>
          <w:t xml:space="preserve"> </w:t>
        </w:r>
      </w:ins>
      <w:ins w:id="559" w:author="Brady,Rachel" w:date="2026-01-14T17:25:00Z" w16du:dateUtc="2026-01-15T01:25:00Z">
        <w:r w:rsidR="0045771A">
          <w:rPr>
            <w:szCs w:val="22"/>
          </w:rPr>
          <w:t>F</w:t>
        </w:r>
      </w:ins>
      <w:ins w:id="560" w:author="Brady,Rachel" w:date="2026-01-14T11:57:00Z" w16du:dateUtc="2026-01-14T19:57:00Z">
        <w:r w:rsidR="00422411">
          <w:rPr>
            <w:szCs w:val="22"/>
          </w:rPr>
          <w:t xml:space="preserve">urther study with more rigorous </w:t>
        </w:r>
        <w:proofErr w:type="gramStart"/>
        <w:r w:rsidR="00422411">
          <w:rPr>
            <w:szCs w:val="22"/>
          </w:rPr>
          <w:t>exosome-isolation</w:t>
        </w:r>
        <w:proofErr w:type="gramEnd"/>
        <w:r w:rsidR="00422411">
          <w:rPr>
            <w:szCs w:val="22"/>
          </w:rPr>
          <w:t xml:space="preserve"> methods and larger cohorts is warranted</w:t>
        </w:r>
      </w:ins>
      <w:r w:rsidR="0045771A">
        <w:rPr>
          <w:szCs w:val="22"/>
        </w:rPr>
        <w:t>.</w:t>
      </w:r>
    </w:p>
    <w:p w14:paraId="5A04EB4A" w14:textId="5B435DC8" w:rsidR="00FE057B" w:rsidDel="0089439C" w:rsidRDefault="003649D6" w:rsidP="009271E5">
      <w:pPr>
        <w:pStyle w:val="paragraph"/>
        <w:spacing w:before="0" w:beforeAutospacing="0" w:after="0" w:afterAutospacing="0" w:line="480" w:lineRule="auto"/>
        <w:ind w:firstLine="720"/>
        <w:textAlignment w:val="baseline"/>
        <w:rPr>
          <w:del w:id="561" w:author="Brady,Rachel" w:date="2026-01-14T11:53:00Z" w16du:dateUtc="2026-01-14T19:53:00Z"/>
          <w:rFonts w:eastAsia="Malgun Gothic"/>
          <w:szCs w:val="22"/>
        </w:rPr>
      </w:pPr>
      <w:del w:id="562" w:author="Brady,Rachel" w:date="2026-01-14T11:53:00Z" w16du:dateUtc="2026-01-14T19:53:00Z">
        <w:r w:rsidRPr="00E80806" w:rsidDel="0089439C">
          <w:rPr>
            <w:rFonts w:eastAsia="Malgun Gothic"/>
            <w:szCs w:val="22"/>
          </w:rPr>
          <w:delText>To</w:delText>
        </w:r>
        <w:r w:rsidDel="0089439C">
          <w:rPr>
            <w:rFonts w:eastAsia="Malgun Gothic"/>
            <w:szCs w:val="22"/>
          </w:rPr>
          <w:delText xml:space="preserve"> examine the mechanistic link in one example case, we</w:delText>
        </w:r>
        <w:r w:rsidR="006A03F7" w:rsidRPr="00E80806" w:rsidDel="0089439C">
          <w:rPr>
            <w:rFonts w:eastAsia="Malgun Gothic"/>
            <w:szCs w:val="22"/>
          </w:rPr>
          <w:delText xml:space="preserve"> </w:delText>
        </w:r>
        <w:r w:rsidR="00FE057B" w:rsidRPr="00FE057B" w:rsidDel="0089439C">
          <w:rPr>
            <w:rFonts w:eastAsia="Malgun Gothic"/>
            <w:szCs w:val="22"/>
          </w:rPr>
          <w:delText xml:space="preserve">identified </w:delText>
        </w:r>
        <w:r w:rsidR="00FE057B" w:rsidRPr="00FE057B" w:rsidDel="0089439C">
          <w:rPr>
            <w:rFonts w:eastAsia="Malgun Gothic"/>
            <w:i/>
            <w:iCs/>
            <w:szCs w:val="22"/>
          </w:rPr>
          <w:delText>MVB12A</w:delText>
        </w:r>
        <w:r w:rsidR="00FE057B" w:rsidRPr="00FE057B" w:rsidDel="0089439C">
          <w:rPr>
            <w:rFonts w:eastAsia="Malgun Gothic"/>
            <w:szCs w:val="22"/>
          </w:rPr>
          <w:delText xml:space="preserve"> as a DEG strongly associated with VEGF secretion from polarized macrophages. Because MVB12A is critical for loading exosomal cargo, we performed an exosome-enrichment assay. Macrophages incubated with the purified exosome fraction secreted significantly more VEGF than those treated with whole or exosome-depleted TCM. This suggests an inhibitory factor in unfractionated TCM </w:delText>
        </w:r>
        <w:r w:rsidR="00FE057B" w:rsidDel="0089439C">
          <w:rPr>
            <w:rFonts w:eastAsia="Malgun Gothic"/>
            <w:szCs w:val="22"/>
          </w:rPr>
          <w:delText xml:space="preserve">that </w:delText>
        </w:r>
        <w:r w:rsidR="00FE057B" w:rsidRPr="00FE057B" w:rsidDel="0089439C">
          <w:rPr>
            <w:rFonts w:eastAsia="Malgun Gothic"/>
            <w:szCs w:val="22"/>
          </w:rPr>
          <w:delText xml:space="preserve">may counteract exosome-driven VEGF stimulation by regulating </w:delText>
        </w:r>
        <w:r w:rsidR="00FE057B" w:rsidDel="0089439C">
          <w:rPr>
            <w:rFonts w:eastAsia="Malgun Gothic"/>
            <w:szCs w:val="22"/>
          </w:rPr>
          <w:delText xml:space="preserve">exosome </w:delText>
        </w:r>
        <w:r w:rsidR="00FE057B" w:rsidRPr="00FE057B" w:rsidDel="0089439C">
          <w:rPr>
            <w:rFonts w:eastAsia="Malgun Gothic"/>
            <w:szCs w:val="22"/>
          </w:rPr>
          <w:delText xml:space="preserve">uptake, fusion, or cargo release. The similar VEGF levels in unfractionated and exosome-depleted TCM may </w:delText>
        </w:r>
        <w:r w:rsidR="00FE057B" w:rsidDel="0089439C">
          <w:rPr>
            <w:rFonts w:eastAsia="Malgun Gothic"/>
            <w:szCs w:val="22"/>
          </w:rPr>
          <w:delText>indicate</w:delText>
        </w:r>
        <w:r w:rsidR="00FE057B" w:rsidRPr="00FE057B" w:rsidDel="0089439C">
          <w:rPr>
            <w:rFonts w:eastAsia="Malgun Gothic"/>
            <w:szCs w:val="22"/>
          </w:rPr>
          <w:delText xml:space="preserve"> soluble factors in the latter that </w:delText>
        </w:r>
        <w:r w:rsidR="00FE057B" w:rsidDel="0089439C">
          <w:rPr>
            <w:rFonts w:eastAsia="Malgun Gothic"/>
            <w:szCs w:val="22"/>
          </w:rPr>
          <w:delText>independently</w:delText>
        </w:r>
        <w:r w:rsidR="00FE057B" w:rsidRPr="00FE057B" w:rsidDel="0089439C">
          <w:rPr>
            <w:rFonts w:eastAsia="Malgun Gothic"/>
            <w:szCs w:val="22"/>
          </w:rPr>
          <w:delText xml:space="preserve"> stimulate VEGF.</w:delText>
        </w:r>
      </w:del>
    </w:p>
    <w:p w14:paraId="3EB33C9A" w14:textId="6CC56820" w:rsidR="00FE057B" w:rsidRDefault="00FE057B" w:rsidP="009271E5">
      <w:pPr>
        <w:pStyle w:val="paragraph"/>
        <w:spacing w:before="0" w:beforeAutospacing="0" w:after="0" w:afterAutospacing="0" w:line="480" w:lineRule="auto"/>
        <w:ind w:firstLine="720"/>
        <w:textAlignment w:val="baseline"/>
        <w:rPr>
          <w:rFonts w:eastAsia="Malgun Gothic"/>
          <w:szCs w:val="22"/>
        </w:rPr>
      </w:pPr>
      <w:del w:id="563" w:author="Brady,Rachel" w:date="2026-01-14T11:56:00Z" w16du:dateUtc="2026-01-14T19:56:00Z">
        <w:r w:rsidRPr="00FE057B" w:rsidDel="00422411">
          <w:rPr>
            <w:rFonts w:eastAsia="Malgun Gothic"/>
            <w:szCs w:val="22"/>
          </w:rPr>
          <w:delText>We preliminarily explored how exosomes control VEGF release from macrophages. Possible mechanisms include direct VEGF carriage within exosomes, delivery of upstream regulators such as microRNA-21 that induce VEGF transcription, or broader reprogramming of macrophages toward an M2-like state</w:delText>
        </w:r>
        <w:r w:rsidDel="00422411">
          <w:rPr>
            <w:rFonts w:eastAsia="Malgun Gothic"/>
            <w:szCs w:val="22"/>
          </w:rPr>
          <w:delText xml:space="preserve"> </w:delText>
        </w:r>
      </w:del>
      <w:customXmlDelRangeStart w:id="564" w:author="Brady,Rachel" w:date="2026-01-14T11:56:00Z"/>
      <w:sdt>
        <w:sdtPr>
          <w:rPr>
            <w:rFonts w:eastAsia="Malgun Gothic"/>
            <w:color w:val="000000"/>
            <w:szCs w:val="22"/>
          </w:rPr>
          <w:tag w:val="MENDELEY_CITATION_v3_eyJjaXRhdGlvbklEIjoiTUVOREVMRVlfQ0lUQVRJT05fYjY4ZGRjNDItZDYwMy00ZTYwLTk5YzItYzkzNWQxNmNmYjk4IiwicHJvcGVydGllcyI6eyJub3RlSW5kZXgiOjB9LCJpc0VkaXRlZCI6ZmFsc2UsIm1hbnVhbE92ZXJyaWRlIjp7ImlzTWFudWFsbHlPdmVycmlkZGVuIjpmYWxzZSwiY2l0ZXByb2NUZXh0IjoiWzQ2LDQ3XS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"/>
          <w:id w:val="766051898"/>
          <w:placeholder>
            <w:docPart w:val="64E01E407CBF4C8188504EC7525AC107"/>
          </w:placeholder>
        </w:sdtPr>
        <w:sdtContent>
          <w:customXmlDelRangeEnd w:id="564"/>
          <w:del w:id="565" w:author="Brady,Rachel" w:date="2026-02-04T12:07:00Z" w16du:dateUtc="2026-02-04T20:07:00Z">
            <w:r w:rsidR="009C6692" w:rsidRPr="009C6692" w:rsidDel="004226BA">
              <w:rPr>
                <w:rFonts w:eastAsia="Malgun Gothic"/>
                <w:color w:val="000000"/>
                <w:szCs w:val="22"/>
              </w:rPr>
              <w:delText>[46,47]</w:delText>
            </w:r>
          </w:del>
          <w:customXmlDelRangeStart w:id="566" w:author="Brady,Rachel" w:date="2026-01-14T11:56:00Z"/>
        </w:sdtContent>
      </w:sdt>
      <w:customXmlDelRangeEnd w:id="566"/>
      <w:del w:id="567" w:author="Brady,Rachel" w:date="2026-01-14T11:56:00Z" w16du:dateUtc="2026-01-14T19:56:00Z">
        <w:r w:rsidR="002D39FE" w:rsidDel="00422411">
          <w:rPr>
            <w:rFonts w:eastAsia="Malgun Gothic"/>
            <w:color w:val="000000"/>
            <w:szCs w:val="22"/>
          </w:rPr>
          <w:delText>.</w:delText>
        </w:r>
        <w:r w:rsidR="00ED682C" w:rsidRPr="00E80806" w:rsidDel="00422411">
          <w:rPr>
            <w:rFonts w:eastAsia="Malgun Gothic"/>
            <w:szCs w:val="22"/>
          </w:rPr>
          <w:delText xml:space="preserve"> </w:delText>
        </w:r>
        <w:r w:rsidRPr="00FE057B" w:rsidDel="00422411">
          <w:rPr>
            <w:rFonts w:eastAsia="Malgun Gothic"/>
            <w:szCs w:val="22"/>
          </w:rPr>
          <w:delText xml:space="preserve">Lysis of the exosome fraction yielded significantly higher VEGF concentrations, most </w:delText>
        </w:r>
        <w:r w:rsidRPr="00FE057B" w:rsidDel="00422411">
          <w:rPr>
            <w:rFonts w:eastAsia="Malgun Gothic"/>
            <w:szCs w:val="22"/>
          </w:rPr>
          <w:lastRenderedPageBreak/>
          <w:delText>consistent with direct carriage</w:delText>
        </w:r>
        <w:r w:rsidDel="00422411">
          <w:rPr>
            <w:rFonts w:eastAsia="Malgun Gothic"/>
            <w:szCs w:val="22"/>
          </w:rPr>
          <w:delText>.</w:delText>
        </w:r>
        <w:r w:rsidRPr="00FE057B" w:rsidDel="00422411">
          <w:rPr>
            <w:rFonts w:eastAsia="Malgun Gothic"/>
            <w:szCs w:val="22"/>
          </w:rPr>
          <w:delText xml:space="preserve"> </w:delText>
        </w:r>
        <w:r w:rsidDel="00422411">
          <w:rPr>
            <w:rFonts w:eastAsia="Malgun Gothic"/>
            <w:szCs w:val="22"/>
          </w:rPr>
          <w:delText>However, c</w:delText>
        </w:r>
        <w:r w:rsidRPr="00FE057B" w:rsidDel="00422411">
          <w:rPr>
            <w:rFonts w:eastAsia="Malgun Gothic"/>
            <w:szCs w:val="22"/>
          </w:rPr>
          <w:delText xml:space="preserve">o-isolation of VEGF bound to contaminating proteins cannot be excluded. </w:delText>
        </w:r>
      </w:del>
      <w:del w:id="568" w:author="Brady,Rachel" w:date="2026-01-14T11:53:00Z" w16du:dateUtc="2026-01-14T19:53:00Z">
        <w:r w:rsidRPr="00FE057B" w:rsidDel="0089439C">
          <w:rPr>
            <w:rFonts w:eastAsia="Malgun Gothic"/>
            <w:szCs w:val="22"/>
          </w:rPr>
          <w:delText xml:space="preserve">These findings warrant further study with larger cohorts and more rigorous </w:delText>
        </w:r>
        <w:r w:rsidDel="0089439C">
          <w:rPr>
            <w:rFonts w:eastAsia="Malgun Gothic"/>
            <w:szCs w:val="22"/>
          </w:rPr>
          <w:delText xml:space="preserve">isolation </w:delText>
        </w:r>
        <w:r w:rsidRPr="00FE057B" w:rsidDel="0089439C">
          <w:rPr>
            <w:rFonts w:eastAsia="Malgun Gothic"/>
            <w:szCs w:val="22"/>
          </w:rPr>
          <w:delText>methods to clarify the contributions of</w:delText>
        </w:r>
        <w:r w:rsidDel="0089439C">
          <w:rPr>
            <w:rFonts w:eastAsia="Malgun Gothic"/>
            <w:szCs w:val="22"/>
          </w:rPr>
          <w:delText xml:space="preserve"> tumor-derived</w:delText>
        </w:r>
        <w:r w:rsidRPr="00FE057B" w:rsidDel="0089439C">
          <w:rPr>
            <w:rFonts w:eastAsia="Malgun Gothic"/>
            <w:szCs w:val="22"/>
          </w:rPr>
          <w:delText xml:space="preserve"> exosomal versus soluble VEGF-stimulating factors.</w:delText>
        </w:r>
      </w:del>
    </w:p>
    <w:p w14:paraId="2D1FB2B8" w14:textId="0ABB455A" w:rsidR="00AD6654" w:rsidRDefault="00FE057B" w:rsidP="009271E5">
      <w:pPr>
        <w:pStyle w:val="paragraph"/>
        <w:spacing w:before="0" w:beforeAutospacing="0" w:after="0" w:afterAutospacing="0" w:line="480" w:lineRule="auto"/>
        <w:ind w:firstLine="720"/>
        <w:textAlignment w:val="baseline"/>
        <w:rPr>
          <w:rFonts w:eastAsia="Malgun Gothic"/>
          <w:szCs w:val="22"/>
        </w:rPr>
      </w:pPr>
      <w:r w:rsidRPr="00FE057B">
        <w:rPr>
          <w:rFonts w:eastAsia="Malgun Gothic"/>
          <w:szCs w:val="22"/>
        </w:rPr>
        <w:t xml:space="preserve">We showed that seven of eight </w:t>
      </w:r>
      <w:r w:rsidRPr="00FE057B">
        <w:rPr>
          <w:rFonts w:eastAsia="Malgun Gothic"/>
          <w:i/>
          <w:iCs/>
          <w:szCs w:val="22"/>
        </w:rPr>
        <w:t>MVB12A</w:t>
      </w:r>
      <w:r w:rsidRPr="00FE057B">
        <w:rPr>
          <w:rFonts w:eastAsia="Malgun Gothic"/>
          <w:szCs w:val="22"/>
        </w:rPr>
        <w:t xml:space="preserve">-expressing cell lines stimulated VEGF release as expected. The exception was the HSA line CIN, which expressed high </w:t>
      </w:r>
      <w:r w:rsidRPr="00FE057B">
        <w:rPr>
          <w:rFonts w:eastAsia="Malgun Gothic"/>
          <w:i/>
          <w:iCs/>
          <w:szCs w:val="22"/>
        </w:rPr>
        <w:t>MVB12A</w:t>
      </w:r>
      <w:r w:rsidRPr="00FE057B">
        <w:rPr>
          <w:rFonts w:eastAsia="Malgun Gothic"/>
          <w:szCs w:val="22"/>
        </w:rPr>
        <w:t xml:space="preserve"> but stimulated low VEGF. All </w:t>
      </w:r>
      <w:r w:rsidRPr="00FE057B">
        <w:rPr>
          <w:rFonts w:eastAsia="Malgun Gothic"/>
          <w:i/>
          <w:iCs/>
          <w:szCs w:val="22"/>
        </w:rPr>
        <w:t>MVB12A</w:t>
      </w:r>
      <w:r w:rsidRPr="00FE057B">
        <w:rPr>
          <w:rFonts w:eastAsia="Malgun Gothic"/>
          <w:szCs w:val="22"/>
        </w:rPr>
        <w:t xml:space="preserve">-high lines, including CIN, showed VEGF enrichment in exosomes compared to free VEGF, suggesting that CIN-derived exosomes may interact differently with macrophages. Another HSA line, SB, was also a low VEGF stimulator with low </w:t>
      </w:r>
      <w:r w:rsidRPr="00FE057B">
        <w:rPr>
          <w:rFonts w:eastAsia="Malgun Gothic"/>
          <w:i/>
          <w:iCs/>
          <w:szCs w:val="22"/>
        </w:rPr>
        <w:t>MVB12A</w:t>
      </w:r>
      <w:r w:rsidRPr="00FE057B">
        <w:rPr>
          <w:rFonts w:eastAsia="Malgun Gothic"/>
          <w:szCs w:val="22"/>
        </w:rPr>
        <w:t>, possibly reflecting a tumor type–specific adaptation</w:t>
      </w:r>
      <w:ins w:id="569" w:author="Brady,Rachel" w:date="2026-01-14T12:10:00Z" w16du:dateUtc="2026-01-14T20:10:00Z">
        <w:r w:rsidR="002F7D4E">
          <w:rPr>
            <w:rFonts w:eastAsia="Malgun Gothic"/>
            <w:szCs w:val="22"/>
          </w:rPr>
          <w:t xml:space="preserve"> and warranting caution in </w:t>
        </w:r>
      </w:ins>
      <w:ins w:id="570" w:author="Brady,Rachel" w:date="2026-01-15T10:10:00Z" w16du:dateUtc="2026-01-15T18:10:00Z">
        <w:r w:rsidR="007B1051">
          <w:rPr>
            <w:rFonts w:eastAsia="Malgun Gothic"/>
            <w:szCs w:val="22"/>
          </w:rPr>
          <w:t>characterizing</w:t>
        </w:r>
      </w:ins>
      <w:ins w:id="571" w:author="Brady,Rachel" w:date="2026-01-14T12:10:00Z" w16du:dateUtc="2026-01-14T20:10:00Z">
        <w:r w:rsidR="002F7D4E">
          <w:rPr>
            <w:rFonts w:eastAsia="Malgun Gothic"/>
            <w:szCs w:val="22"/>
          </w:rPr>
          <w:t xml:space="preserve"> </w:t>
        </w:r>
      </w:ins>
      <w:ins w:id="572" w:author="Brady,Rachel" w:date="2026-01-14T12:11:00Z" w16du:dateUtc="2026-01-14T20:11:00Z">
        <w:r w:rsidR="002F7D4E" w:rsidRPr="007B1051">
          <w:rPr>
            <w:rFonts w:eastAsia="Malgun Gothic"/>
            <w:i/>
            <w:iCs/>
            <w:szCs w:val="22"/>
          </w:rPr>
          <w:t>MVB12A</w:t>
        </w:r>
        <w:r w:rsidR="002F7D4E" w:rsidRPr="002F7D4E">
          <w:rPr>
            <w:rFonts w:eastAsia="Malgun Gothic"/>
            <w:szCs w:val="22"/>
            <w:rPrChange w:id="573" w:author="Brady,Rachel" w:date="2026-01-14T12:11:00Z" w16du:dateUtc="2026-01-14T20:11:00Z">
              <w:rPr>
                <w:rFonts w:eastAsia="Malgun Gothic"/>
                <w:i/>
                <w:iCs/>
                <w:szCs w:val="22"/>
              </w:rPr>
            </w:rPrChange>
          </w:rPr>
          <w:t xml:space="preserve"> </w:t>
        </w:r>
      </w:ins>
      <w:ins w:id="574" w:author="Brady,Rachel" w:date="2026-01-15T10:10:00Z" w16du:dateUtc="2026-01-15T18:10:00Z">
        <w:r w:rsidR="007B1051">
          <w:rPr>
            <w:rFonts w:eastAsia="Malgun Gothic"/>
            <w:szCs w:val="22"/>
          </w:rPr>
          <w:t>a</w:t>
        </w:r>
      </w:ins>
      <w:ins w:id="575" w:author="Brady,Rachel" w:date="2026-01-14T12:11:00Z" w16du:dateUtc="2026-01-14T20:11:00Z">
        <w:r w:rsidR="002F7D4E" w:rsidRPr="002F7D4E">
          <w:rPr>
            <w:rFonts w:eastAsia="Malgun Gothic"/>
            <w:szCs w:val="22"/>
            <w:rPrChange w:id="576" w:author="Brady,Rachel" w:date="2026-01-14T12:11:00Z" w16du:dateUtc="2026-01-14T20:11:00Z">
              <w:rPr>
                <w:rFonts w:eastAsia="Malgun Gothic"/>
                <w:i/>
                <w:iCs/>
                <w:szCs w:val="22"/>
              </w:rPr>
            </w:rPrChange>
          </w:rPr>
          <w:t>s a universal predictor of macrophage VEGF-induction</w:t>
        </w:r>
      </w:ins>
      <w:r w:rsidRPr="002F7D4E">
        <w:rPr>
          <w:rFonts w:eastAsia="Malgun Gothic"/>
          <w:szCs w:val="22"/>
        </w:rPr>
        <w:t>.</w:t>
      </w:r>
      <w:r w:rsidRPr="00FE057B">
        <w:rPr>
          <w:rFonts w:eastAsia="Malgun Gothic"/>
          <w:szCs w:val="22"/>
        </w:rPr>
        <w:t xml:space="preserve"> Despite high VEGF secretion, canine HSA cells are insensitive to VEGF-driven proliferation, so they may gain little benefit from macrophage-derived VEGF</w:t>
      </w:r>
      <w:r>
        <w:rPr>
          <w:rFonts w:eastAsia="Malgun Gothic"/>
          <w:szCs w:val="22"/>
        </w:rPr>
        <w:t xml:space="preserve"> </w:t>
      </w:r>
      <w:sdt>
        <w:sdtPr>
          <w:rPr>
            <w:rFonts w:eastAsiaTheme="majorEastAsia"/>
            <w:color w:val="000000"/>
            <w:szCs w:val="22"/>
          </w:rPr>
          <w:tag w:val="MENDELEY_CITATION_v3_eyJjaXRhdGlvbklEIjoiTUVOREVMRVlfQ0lUQVRJT05fYjVkMDhlM2EtNTU3ZS00MjRiLTllMzgtMDVjZDc3NDJhYzEzIiwicHJvcGVydGllcyI6eyJub3RlSW5kZXgiOjB9LCJpc0VkaXRlZCI6ZmFsc2UsIm1hbnVhbE92ZXJyaWRlIjp7ImlzTWFudWFsbHlPdmVycmlkZGVuIjpmYWxzZSwiY2l0ZXByb2NUZXh0IjoiWzQ4XS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
          <w:id w:val="626134861"/>
          <w:placeholder>
            <w:docPart w:val="DefaultPlaceholder_-1854013440"/>
          </w:placeholder>
        </w:sdtPr>
        <w:sdtContent>
          <w:r w:rsidR="009C6692" w:rsidRPr="009C6692">
            <w:rPr>
              <w:rFonts w:eastAsiaTheme="majorEastAsia"/>
              <w:color w:val="000000"/>
              <w:szCs w:val="22"/>
            </w:rPr>
            <w:t>[48]</w:t>
          </w:r>
        </w:sdtContent>
      </w:sdt>
      <w:r w:rsidR="002D39FE">
        <w:rPr>
          <w:rFonts w:eastAsiaTheme="majorEastAsia"/>
          <w:color w:val="000000"/>
          <w:szCs w:val="22"/>
        </w:rPr>
        <w:t>.</w:t>
      </w:r>
      <w:r w:rsidR="006A03F7" w:rsidRPr="00E80806">
        <w:rPr>
          <w:rFonts w:eastAsia="Malgun Gothic"/>
          <w:szCs w:val="22"/>
        </w:rPr>
        <w:t xml:space="preserve"> </w:t>
      </w:r>
      <w:r w:rsidRPr="00FE057B">
        <w:rPr>
          <w:rFonts w:eastAsia="Malgun Gothic"/>
          <w:szCs w:val="22"/>
        </w:rPr>
        <w:t>Similarly, human angiosarcoma, a comparable malignancy, harbors mutations causing ligand-independent VEGF receptor signaling, which may reduce reliance on secreted VEGF</w:t>
      </w:r>
      <w:r w:rsidR="002D39FE">
        <w:rPr>
          <w:rFonts w:eastAsia="Malgun Gothic"/>
          <w:szCs w:val="22"/>
        </w:rPr>
        <w:t xml:space="preserve"> </w:t>
      </w:r>
      <w:sdt>
        <w:sdtPr>
          <w:rPr>
            <w:rFonts w:eastAsia="Malgun Gothic"/>
            <w:color w:val="000000"/>
            <w:szCs w:val="22"/>
          </w:rPr>
          <w:tag w:val="MENDELEY_CITATION_v3_eyJjaXRhdGlvbklEIjoiTUVOREVMRVlfQ0lUQVRJT05fOTk1MWVhYTAtYjA5NS00ZmEyLWFmMWYtMDMxMzgwMjMyMDU2IiwicHJvcGVydGllcyI6eyJub3RlSW5kZXgiOjB9LCJpc0VkaXRlZCI6ZmFsc2UsIm1hbnVhbE92ZXJyaWRlIjp7ImlzTWFudWFsbHlPdmVycmlkZGVuIjpmYWxzZSwiY2l0ZXByb2NUZXh0IjoiWzQ5XS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"/>
          <w:id w:val="459381195"/>
          <w:placeholder>
            <w:docPart w:val="DefaultPlaceholder_-1854013440"/>
          </w:placeholder>
        </w:sdtPr>
        <w:sdtContent>
          <w:r w:rsidR="009C6692" w:rsidRPr="009C6692">
            <w:rPr>
              <w:rFonts w:eastAsia="Malgun Gothic"/>
              <w:color w:val="000000"/>
              <w:szCs w:val="22"/>
            </w:rPr>
            <w:t>[49]</w:t>
          </w:r>
        </w:sdtContent>
      </w:sdt>
      <w:r w:rsidR="002D39FE">
        <w:rPr>
          <w:rFonts w:eastAsia="Malgun Gothic"/>
          <w:color w:val="000000"/>
          <w:szCs w:val="22"/>
        </w:rPr>
        <w:t>.</w:t>
      </w:r>
      <w:ins w:id="577" w:author="Brady,Rachel" w:date="2026-01-15T10:13:00Z" w16du:dateUtc="2026-01-15T18:13:00Z">
        <w:r w:rsidR="007B1051">
          <w:rPr>
            <w:rFonts w:eastAsia="Malgun Gothic"/>
            <w:szCs w:val="22"/>
          </w:rPr>
          <w:t xml:space="preserve"> HSA may therefore represent a tumor type in which the </w:t>
        </w:r>
        <w:r w:rsidR="007B1051" w:rsidRPr="007B1051">
          <w:rPr>
            <w:rFonts w:eastAsia="Malgun Gothic"/>
            <w:i/>
            <w:iCs/>
            <w:szCs w:val="22"/>
            <w:rPrChange w:id="578" w:author="Brady,Rachel" w:date="2026-01-15T10:14:00Z" w16du:dateUtc="2026-01-15T18:14:00Z">
              <w:rPr>
                <w:rFonts w:eastAsia="Malgun Gothic"/>
                <w:szCs w:val="22"/>
              </w:rPr>
            </w:rPrChange>
          </w:rPr>
          <w:t>MVB12A</w:t>
        </w:r>
        <w:r w:rsidR="007B1051">
          <w:rPr>
            <w:rFonts w:eastAsia="Malgun Gothic"/>
            <w:szCs w:val="22"/>
          </w:rPr>
          <w:t xml:space="preserve">-VEGF axis has diminished relevance, an important consideration for further study of VEGF </w:t>
        </w:r>
      </w:ins>
      <w:ins w:id="579" w:author="Brady,Rachel" w:date="2026-01-15T10:14:00Z" w16du:dateUtc="2026-01-15T18:14:00Z">
        <w:r w:rsidR="007B1051">
          <w:rPr>
            <w:rFonts w:eastAsia="Malgun Gothic"/>
            <w:szCs w:val="22"/>
          </w:rPr>
          <w:t>signaling</w:t>
        </w:r>
      </w:ins>
      <w:ins w:id="580" w:author="Brady,Rachel" w:date="2026-01-15T10:13:00Z" w16du:dateUtc="2026-01-15T18:13:00Z">
        <w:r w:rsidR="007B1051">
          <w:rPr>
            <w:rFonts w:eastAsia="Malgun Gothic"/>
            <w:szCs w:val="22"/>
          </w:rPr>
          <w:t xml:space="preserve"> in this </w:t>
        </w:r>
      </w:ins>
      <w:ins w:id="581" w:author="Brady,Rachel" w:date="2026-01-15T10:14:00Z" w16du:dateUtc="2026-01-15T18:14:00Z">
        <w:r w:rsidR="007B1051">
          <w:rPr>
            <w:rFonts w:eastAsia="Malgun Gothic"/>
            <w:szCs w:val="22"/>
          </w:rPr>
          <w:t>malignancy.</w:t>
        </w:r>
      </w:ins>
      <w:del w:id="582" w:author="Brady,Rachel" w:date="2026-01-14T17:25:00Z" w16du:dateUtc="2026-01-15T01:25:00Z">
        <w:r w:rsidR="006A03F7" w:rsidRPr="00E80806" w:rsidDel="0045771A">
          <w:rPr>
            <w:rFonts w:eastAsia="Malgun Gothic"/>
            <w:szCs w:val="22"/>
          </w:rPr>
          <w:delText xml:space="preserve"> </w:delText>
        </w:r>
      </w:del>
    </w:p>
    <w:p w14:paraId="6C1E5195" w14:textId="2E9004E0" w:rsidR="00FE057B" w:rsidRDefault="00FE057B" w:rsidP="009271E5">
      <w:pPr>
        <w:pStyle w:val="paragraph"/>
        <w:spacing w:before="0" w:beforeAutospacing="0" w:after="0" w:afterAutospacing="0" w:line="480" w:lineRule="auto"/>
        <w:ind w:firstLine="720"/>
        <w:textAlignment w:val="baseline"/>
        <w:rPr>
          <w:rFonts w:eastAsia="Malgun Gothic"/>
          <w:szCs w:val="22"/>
        </w:rPr>
      </w:pPr>
      <w:r w:rsidRPr="00FE057B">
        <w:rPr>
          <w:rFonts w:eastAsia="Malgun Gothic"/>
          <w:szCs w:val="22"/>
        </w:rPr>
        <w:t xml:space="preserve">Although our efforts largely focused on tumor type–agnostic findings, we identified </w:t>
      </w:r>
      <w:r w:rsidRPr="00FE057B">
        <w:rPr>
          <w:rFonts w:eastAsia="Malgun Gothic"/>
          <w:i/>
          <w:iCs/>
          <w:szCs w:val="22"/>
        </w:rPr>
        <w:t xml:space="preserve">CCL3 </w:t>
      </w:r>
      <w:r w:rsidRPr="00FE057B">
        <w:rPr>
          <w:rFonts w:eastAsia="Malgun Gothic"/>
          <w:szCs w:val="22"/>
        </w:rPr>
        <w:t xml:space="preserve">upregulation correlated with TNF-α secretion from macrophages only in HS cell lines. </w:t>
      </w:r>
      <w:r w:rsidR="00286F85" w:rsidRPr="00A20944">
        <w:rPr>
          <w:i/>
          <w:iCs/>
          <w:szCs w:val="22"/>
        </w:rPr>
        <w:t>CCL3</w:t>
      </w:r>
      <w:r w:rsidR="00286F85" w:rsidRPr="00A20944">
        <w:rPr>
          <w:szCs w:val="22"/>
        </w:rPr>
        <w:t>, also known as macrophage inflammatory protein 1α, recruits myeloid cells and facilitates T-cell responses in the TME</w:t>
      </w:r>
      <w:r w:rsidR="00286F85">
        <w:rPr>
          <w:szCs w:val="22"/>
        </w:rPr>
        <w:t xml:space="preserve"> </w:t>
      </w:r>
      <w:sdt>
        <w:sdtPr>
          <w:rPr>
            <w:color w:val="000000"/>
            <w:szCs w:val="22"/>
          </w:rPr>
          <w:tag w:val="MENDELEY_CITATION_v3_eyJjaXRhdGlvbklEIjoiTUVOREVMRVlfQ0lUQVRJT05fYzc4MDhhMzktYWQ4Ni00ZmFiLTgwMDktZmMzYmIxNjE5MDRhIiwicHJvcGVydGllcyI6eyJub3RlSW5kZXgiOjB9LCJpc0VkaXRlZCI6ZmFsc2UsIm1hbnVhbE92ZXJyaWRlIjp7ImlzTWFudWFsbHlPdmVycmlkZGVuIjpmYWxzZSwiY2l0ZXByb2NUZXh0IjoiWzUw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V19"/>
          <w:id w:val="354613337"/>
          <w:placeholder>
            <w:docPart w:val="25BC1A6392FD4A18A6C0F4E5C9D48DC7"/>
          </w:placeholder>
        </w:sdtPr>
        <w:sdtContent>
          <w:r w:rsidR="009C6692" w:rsidRPr="009C6692">
            <w:rPr>
              <w:color w:val="000000"/>
              <w:szCs w:val="22"/>
            </w:rPr>
            <w:t>[50]</w:t>
          </w:r>
        </w:sdtContent>
      </w:sdt>
      <w:r w:rsidR="00286F85">
        <w:rPr>
          <w:color w:val="000000"/>
          <w:szCs w:val="22"/>
        </w:rPr>
        <w:t>.</w:t>
      </w:r>
      <w:r w:rsidR="00286F85" w:rsidRPr="00E80806">
        <w:rPr>
          <w:szCs w:val="22"/>
        </w:rPr>
        <w:t xml:space="preserve"> </w:t>
      </w:r>
      <w:r w:rsidRPr="00FE057B">
        <w:rPr>
          <w:rFonts w:eastAsia="Malgun Gothic"/>
          <w:szCs w:val="22"/>
        </w:rPr>
        <w:t>HS is a rare malignancy with poor prognosis in both humans and dogs, and no accepted standard</w:t>
      </w:r>
      <w:r>
        <w:rPr>
          <w:rFonts w:eastAsia="Malgun Gothic"/>
          <w:szCs w:val="22"/>
        </w:rPr>
        <w:t>-</w:t>
      </w:r>
      <w:r w:rsidRPr="00FE057B">
        <w:rPr>
          <w:rFonts w:eastAsia="Malgun Gothic"/>
          <w:szCs w:val="22"/>
        </w:rPr>
        <w:t>of</w:t>
      </w:r>
      <w:r>
        <w:rPr>
          <w:rFonts w:eastAsia="Malgun Gothic"/>
          <w:szCs w:val="22"/>
        </w:rPr>
        <w:t>-</w:t>
      </w:r>
      <w:r w:rsidRPr="00FE057B">
        <w:rPr>
          <w:rFonts w:eastAsia="Malgun Gothic"/>
          <w:szCs w:val="22"/>
        </w:rPr>
        <w:t>care</w:t>
      </w:r>
      <w:r>
        <w:rPr>
          <w:rStyle w:val="eop"/>
          <w:rFonts w:eastAsia="Malgun Gothic"/>
          <w:szCs w:val="22"/>
        </w:rPr>
        <w:t xml:space="preserve"> treatment</w:t>
      </w:r>
      <w:r w:rsidR="002D39FE">
        <w:rPr>
          <w:rStyle w:val="eop"/>
          <w:rFonts w:eastAsiaTheme="majorEastAsia"/>
          <w:szCs w:val="22"/>
        </w:rPr>
        <w:t xml:space="preserve"> </w:t>
      </w:r>
      <w:sdt>
        <w:sdtPr>
          <w:rPr>
            <w:rStyle w:val="eop"/>
            <w:rFonts w:eastAsiaTheme="majorEastAsia"/>
            <w:color w:val="000000"/>
            <w:szCs w:val="22"/>
          </w:rPr>
          <w:tag w:val="MENDELEY_CITATION_v3_eyJjaXRhdGlvbklEIjoiTUVOREVMRVlfQ0lUQVRJT05fYjQxZTYyZTQtNGQ0Yi00N2E1LWI3NmMtNDMwZjkzODY1NTkyIiwicHJvcGVydGllcyI6eyJub3RlSW5kZXgiOjB9LCJpc0VkaXRlZCI6ZmFsc2UsIm1hbnVhbE92ZXJyaWRlIjp7ImlzTWFudWFsbHlPdmVycmlkZGVuIjpmYWxzZSwiY2l0ZXByb2NUZXh0IjoiWzUxLDUyXS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
          <w:id w:val="-1755128508"/>
          <w:placeholder>
            <w:docPart w:val="DefaultPlaceholder_-1854013440"/>
          </w:placeholder>
        </w:sdtPr>
        <w:sdtContent>
          <w:r w:rsidR="009C6692" w:rsidRPr="009C6692">
            <w:rPr>
              <w:rStyle w:val="eop"/>
              <w:rFonts w:eastAsiaTheme="majorEastAsia"/>
              <w:color w:val="000000"/>
              <w:szCs w:val="22"/>
            </w:rPr>
            <w:t>[51,52]</w:t>
          </w:r>
        </w:sdtContent>
      </w:sdt>
      <w:r w:rsidR="002D39FE">
        <w:rPr>
          <w:rStyle w:val="eop"/>
          <w:rFonts w:eastAsiaTheme="majorEastAsia"/>
          <w:color w:val="000000"/>
          <w:szCs w:val="22"/>
        </w:rPr>
        <w:t>.</w:t>
      </w:r>
      <w:r w:rsidR="009D42D0" w:rsidRPr="00E80806">
        <w:rPr>
          <w:rStyle w:val="eop"/>
          <w:rFonts w:eastAsia="Malgun Gothic"/>
          <w:szCs w:val="22"/>
        </w:rPr>
        <w:t xml:space="preserve"> </w:t>
      </w:r>
      <w:r w:rsidRPr="00FE057B">
        <w:rPr>
          <w:rFonts w:eastAsia="Malgun Gothic"/>
          <w:szCs w:val="22"/>
        </w:rPr>
        <w:t xml:space="preserve">The two HS lines with upregulated </w:t>
      </w:r>
      <w:r w:rsidRPr="00FE057B">
        <w:rPr>
          <w:rFonts w:eastAsia="Malgun Gothic"/>
          <w:i/>
          <w:iCs/>
          <w:szCs w:val="22"/>
        </w:rPr>
        <w:t>CCL3</w:t>
      </w:r>
      <w:r w:rsidRPr="00FE057B">
        <w:rPr>
          <w:rFonts w:eastAsia="Malgun Gothic"/>
          <w:szCs w:val="22"/>
        </w:rPr>
        <w:t xml:space="preserve"> stimulated significantly higher TNF-α secretion, and recombinant </w:t>
      </w:r>
      <w:r w:rsidRPr="00FE057B">
        <w:rPr>
          <w:rFonts w:eastAsia="Malgun Gothic"/>
          <w:i/>
          <w:iCs/>
          <w:szCs w:val="22"/>
        </w:rPr>
        <w:t>CCL3</w:t>
      </w:r>
      <w:r w:rsidRPr="00FE057B">
        <w:rPr>
          <w:rFonts w:eastAsia="Malgun Gothic"/>
          <w:szCs w:val="22"/>
        </w:rPr>
        <w:t xml:space="preserve"> showed a dose-dependent relationship with TNF-α in vitro. </w:t>
      </w:r>
      <w:r w:rsidRPr="00FE057B">
        <w:rPr>
          <w:rFonts w:eastAsia="Malgun Gothic"/>
          <w:i/>
          <w:iCs/>
          <w:szCs w:val="22"/>
        </w:rPr>
        <w:t>CCL3</w:t>
      </w:r>
      <w:r w:rsidRPr="00FE057B">
        <w:rPr>
          <w:rFonts w:eastAsia="Malgun Gothic"/>
          <w:szCs w:val="22"/>
        </w:rPr>
        <w:t xml:space="preserve"> </w:t>
      </w:r>
      <w:del w:id="583" w:author="Brady,Rachel" w:date="2026-01-15T11:18:00Z" w16du:dateUtc="2026-01-15T19:18:00Z">
        <w:r w:rsidRPr="00FE057B" w:rsidDel="00891956">
          <w:rPr>
            <w:rFonts w:eastAsia="Malgun Gothic"/>
            <w:szCs w:val="22"/>
          </w:rPr>
          <w:delText>knockdown</w:delText>
        </w:r>
      </w:del>
      <w:ins w:id="584" w:author="Brady,Rachel" w:date="2026-01-15T11:18:00Z" w16du:dateUtc="2026-01-15T19:18:00Z">
        <w:r w:rsidR="00891956">
          <w:rPr>
            <w:rFonts w:eastAsia="Malgun Gothic"/>
            <w:szCs w:val="22"/>
          </w:rPr>
          <w:t>KD</w:t>
        </w:r>
      </w:ins>
      <w:r w:rsidRPr="00FE057B">
        <w:rPr>
          <w:rFonts w:eastAsia="Malgun Gothic"/>
          <w:szCs w:val="22"/>
        </w:rPr>
        <w:t xml:space="preserve"> reduced TNF-α in macrophages from two of three donors, but the variable donor response suggests more complex regulation </w:t>
      </w:r>
      <w:r w:rsidRPr="00FE057B">
        <w:rPr>
          <w:rFonts w:eastAsia="Malgun Gothic"/>
          <w:i/>
          <w:iCs/>
          <w:szCs w:val="22"/>
        </w:rPr>
        <w:t>in vivo.</w:t>
      </w:r>
      <w:r>
        <w:rPr>
          <w:rFonts w:eastAsia="Malgun Gothic"/>
          <w:szCs w:val="22"/>
        </w:rPr>
        <w:t xml:space="preserve"> </w:t>
      </w:r>
      <w:r w:rsidRPr="00FE057B">
        <w:rPr>
          <w:rFonts w:eastAsia="Malgun Gothic"/>
          <w:szCs w:val="22"/>
        </w:rPr>
        <w:t xml:space="preserve">The mechanism by which CCL3 drives TNF-α was not determined. One possibility is direct binding to CCR1/CCR5 on macrophages, activating mitogen-activated protein kinase (MAPK) or </w:t>
      </w:r>
      <w:ins w:id="585" w:author="Brady,Rachel" w:date="2026-01-15T11:02:00Z" w16du:dateUtc="2026-01-15T19:02:00Z">
        <w:r w:rsidR="00252C73">
          <w:rPr>
            <w:rFonts w:eastAsia="Malgun Gothic"/>
            <w:szCs w:val="22"/>
          </w:rPr>
          <w:t>n</w:t>
        </w:r>
      </w:ins>
      <w:ins w:id="586" w:author="Brady,Rachel" w:date="2026-01-15T11:01:00Z">
        <w:r w:rsidR="00252C73" w:rsidRPr="00252C73">
          <w:rPr>
            <w:rFonts w:eastAsia="Malgun Gothic"/>
            <w:szCs w:val="22"/>
          </w:rPr>
          <w:t xml:space="preserve">uclear </w:t>
        </w:r>
      </w:ins>
      <w:ins w:id="587" w:author="Brady,Rachel" w:date="2026-01-15T11:02:00Z" w16du:dateUtc="2026-01-15T19:02:00Z">
        <w:r w:rsidR="00252C73">
          <w:rPr>
            <w:rFonts w:eastAsia="Malgun Gothic"/>
            <w:szCs w:val="22"/>
          </w:rPr>
          <w:t>f</w:t>
        </w:r>
      </w:ins>
      <w:ins w:id="588" w:author="Brady,Rachel" w:date="2026-01-15T11:01:00Z">
        <w:r w:rsidR="00252C73" w:rsidRPr="00252C73">
          <w:rPr>
            <w:rFonts w:eastAsia="Malgun Gothic"/>
            <w:szCs w:val="22"/>
          </w:rPr>
          <w:t>actor kappa-light-chain-enhancer of activated B cells</w:t>
        </w:r>
      </w:ins>
      <w:ins w:id="589" w:author="Brady,Rachel" w:date="2026-01-15T11:01:00Z" w16du:dateUtc="2026-01-15T19:01:00Z">
        <w:r w:rsidR="00252C73">
          <w:rPr>
            <w:rFonts w:eastAsia="Malgun Gothic"/>
            <w:szCs w:val="22"/>
          </w:rPr>
          <w:t xml:space="preserve"> (</w:t>
        </w:r>
      </w:ins>
      <w:r w:rsidRPr="00FE057B">
        <w:rPr>
          <w:rFonts w:eastAsia="Malgun Gothic"/>
          <w:szCs w:val="22"/>
        </w:rPr>
        <w:t>NF-</w:t>
      </w:r>
      <w:proofErr w:type="spellStart"/>
      <w:r w:rsidRPr="00FE057B">
        <w:rPr>
          <w:rFonts w:eastAsia="Malgun Gothic"/>
          <w:szCs w:val="22"/>
        </w:rPr>
        <w:t>κB</w:t>
      </w:r>
      <w:proofErr w:type="spellEnd"/>
      <w:ins w:id="590" w:author="Brady,Rachel" w:date="2026-01-15T11:01:00Z" w16du:dateUtc="2026-01-15T19:01:00Z">
        <w:r w:rsidR="00252C73">
          <w:rPr>
            <w:rFonts w:eastAsia="Malgun Gothic"/>
            <w:szCs w:val="22"/>
          </w:rPr>
          <w:t>)</w:t>
        </w:r>
      </w:ins>
      <w:r w:rsidRPr="00FE057B">
        <w:rPr>
          <w:rFonts w:eastAsia="Malgun Gothic"/>
          <w:szCs w:val="22"/>
        </w:rPr>
        <w:t xml:space="preserve"> signaling and TNF-α transcription</w:t>
      </w:r>
      <w:r>
        <w:rPr>
          <w:rFonts w:eastAsia="Malgun Gothic"/>
          <w:szCs w:val="22"/>
        </w:rPr>
        <w:t xml:space="preserve"> </w:t>
      </w:r>
      <w:sdt>
        <w:sdtPr>
          <w:rPr>
            <w:rFonts w:eastAsiaTheme="majorEastAsia"/>
            <w:color w:val="000000"/>
            <w:szCs w:val="22"/>
          </w:rPr>
          <w:tag w:val="MENDELEY_CITATION_v3_eyJjaXRhdGlvbklEIjoiTUVOREVMRVlfQ0lUQVRJT05fZDBkODMwYzEtMjNiMi00OWQyLTlmMGQtYmJhOGJkNzZmYmIwIiwicHJvcGVydGllcyI6eyJub3RlSW5kZXgiOjB9LCJpc0VkaXRlZCI6ZmFsc2UsIm1hbnVhbE92ZXJyaWRlIjp7ImlzTWFudWFsbHlPdmVycmlkZGVuIjpmYWxzZSwiY2l0ZXByb2NUZXh0IjoiWzUzXS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"/>
          <w:id w:val="-1894416697"/>
          <w:placeholder>
            <w:docPart w:val="DefaultPlaceholder_-1854013440"/>
          </w:placeholder>
        </w:sdtPr>
        <w:sdtContent>
          <w:r w:rsidR="009C6692" w:rsidRPr="009C6692">
            <w:rPr>
              <w:rFonts w:eastAsiaTheme="majorEastAsia"/>
              <w:color w:val="000000"/>
              <w:szCs w:val="22"/>
            </w:rPr>
            <w:t>[53]</w:t>
          </w:r>
        </w:sdtContent>
      </w:sdt>
      <w:r w:rsidR="002D39FE">
        <w:rPr>
          <w:rFonts w:eastAsiaTheme="majorEastAsia"/>
          <w:color w:val="000000"/>
          <w:szCs w:val="22"/>
        </w:rPr>
        <w:t>.</w:t>
      </w:r>
      <w:r w:rsidR="009D42D0" w:rsidRPr="00E80806">
        <w:rPr>
          <w:rFonts w:eastAsia="Malgun Gothic"/>
          <w:szCs w:val="22"/>
        </w:rPr>
        <w:t xml:space="preserve"> </w:t>
      </w:r>
      <w:r w:rsidRPr="00FE057B">
        <w:rPr>
          <w:rFonts w:eastAsia="Malgun Gothic"/>
          <w:szCs w:val="22"/>
        </w:rPr>
        <w:t xml:space="preserve">Another is induction of an intermediary cytokine </w:t>
      </w:r>
      <w:r w:rsidRPr="00FE057B">
        <w:rPr>
          <w:rFonts w:eastAsia="Malgun Gothic"/>
          <w:szCs w:val="22"/>
        </w:rPr>
        <w:lastRenderedPageBreak/>
        <w:t xml:space="preserve">that in turn stimulates TNF-α. A recent study in mice showed that boosting CCL3 at tumor sites promoted dendritic cell recruitment, T-cell activation, and improved </w:t>
      </w:r>
      <w:r>
        <w:rPr>
          <w:rFonts w:eastAsia="Malgun Gothic"/>
          <w:szCs w:val="22"/>
        </w:rPr>
        <w:t>survival with</w:t>
      </w:r>
      <w:r w:rsidRPr="00FE057B">
        <w:rPr>
          <w:rFonts w:eastAsia="Malgun Gothic"/>
          <w:szCs w:val="22"/>
        </w:rPr>
        <w:t xml:space="preserve"> checkpoint inhibitors</w:t>
      </w:r>
      <w:r w:rsidR="007F43C3">
        <w:rPr>
          <w:rStyle w:val="eop"/>
          <w:rFonts w:eastAsia="Malgun Gothic"/>
          <w:szCs w:val="22"/>
        </w:rPr>
        <w:t xml:space="preserve"> </w:t>
      </w:r>
      <w:sdt>
        <w:sdtPr>
          <w:rPr>
            <w:rStyle w:val="eop"/>
            <w:rFonts w:eastAsia="Malgun Gothic"/>
            <w:color w:val="000000"/>
            <w:szCs w:val="22"/>
          </w:rPr>
          <w:tag w:val="MENDELEY_CITATION_v3_eyJjaXRhdGlvbklEIjoiTUVOREVMRVlfQ0lUQVRJT05fNTU4MzFkNzctODlhZS00MGI3LWFkYzgtYWNmNjYxNTc0MmQ0IiwicHJvcGVydGllcyI6eyJub3RlSW5kZXgiOjB9LCJpc0VkaXRlZCI6ZmFsc2UsIm1hbnVhbE92ZXJyaWRlIjp7ImlzTWFudWFsbHlPdmVycmlkZGVuIjpmYWxzZSwiY2l0ZXByb2NUZXh0IjoiWzUw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V19"/>
          <w:id w:val="1471009061"/>
          <w:placeholder>
            <w:docPart w:val="DefaultPlaceholder_-1854013440"/>
          </w:placeholder>
        </w:sdtPr>
        <w:sdtContent>
          <w:r w:rsidR="009C6692" w:rsidRPr="009C6692">
            <w:rPr>
              <w:rStyle w:val="eop"/>
              <w:rFonts w:eastAsia="Malgun Gothic"/>
              <w:color w:val="000000"/>
              <w:szCs w:val="22"/>
            </w:rPr>
            <w:t>[50]</w:t>
          </w:r>
        </w:sdtContent>
      </w:sdt>
      <w:r w:rsidR="007F43C3">
        <w:rPr>
          <w:rStyle w:val="eop"/>
          <w:rFonts w:eastAsia="Malgun Gothic"/>
          <w:color w:val="000000"/>
          <w:szCs w:val="22"/>
        </w:rPr>
        <w:t>.</w:t>
      </w:r>
      <w:r w:rsidR="00BE4100">
        <w:rPr>
          <w:rStyle w:val="eop"/>
          <w:rFonts w:eastAsiaTheme="majorEastAsia"/>
          <w:color w:val="000000"/>
          <w:szCs w:val="22"/>
          <w:vertAlign w:val="superscript"/>
        </w:rPr>
        <w:t xml:space="preserve">  </w:t>
      </w:r>
      <w:r w:rsidRPr="00FE057B">
        <w:rPr>
          <w:rFonts w:eastAsia="Malgun Gothic"/>
          <w:szCs w:val="22"/>
        </w:rPr>
        <w:t>While chronic TNF-α can promote immune exhaustion, regulated CCL3 appears to support immune activation rather than suppression</w:t>
      </w:r>
      <w:r>
        <w:rPr>
          <w:rFonts w:eastAsia="Malgun Gothic"/>
          <w:szCs w:val="22"/>
        </w:rPr>
        <w:t xml:space="preserve"> </w:t>
      </w:r>
      <w:sdt>
        <w:sdtPr>
          <w:rPr>
            <w:rStyle w:val="eop"/>
            <w:rFonts w:eastAsia="Malgun Gothic"/>
            <w:color w:val="000000"/>
            <w:szCs w:val="22"/>
          </w:rPr>
          <w:tag w:val="MENDELEY_CITATION_v3_eyJjaXRhdGlvbklEIjoiTUVOREVMRVlfQ0lUQVRJT05fZjgxODg5NmUtM2ZhZS00YzA1LWE3NjItMjBlZjNlNDE5MGU1IiwicHJvcGVydGllcyI6eyJub3RlSW5kZXgiOjB9LCJpc0VkaXRlZCI6ZmFsc2UsIm1hbnVhbE92ZXJyaWRlIjp7ImlzTWFudWFsbHlPdmVycmlkZGVuIjpmYWxzZSwiY2l0ZXByb2NUZXh0IjoiWzUwLDU0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"/>
          <w:id w:val="-1639187388"/>
          <w:placeholder>
            <w:docPart w:val="DefaultPlaceholder_-1854013440"/>
          </w:placeholder>
        </w:sdtPr>
        <w:sdtContent>
          <w:r w:rsidR="009C6692" w:rsidRPr="009C6692">
            <w:rPr>
              <w:rStyle w:val="eop"/>
              <w:rFonts w:eastAsia="Malgun Gothic"/>
              <w:color w:val="000000"/>
              <w:szCs w:val="22"/>
            </w:rPr>
            <w:t>[50,54]</w:t>
          </w:r>
        </w:sdtContent>
      </w:sdt>
      <w:r w:rsidR="002D39FE">
        <w:rPr>
          <w:rStyle w:val="eop"/>
          <w:rFonts w:eastAsia="Malgun Gothic"/>
          <w:color w:val="000000"/>
          <w:szCs w:val="22"/>
        </w:rPr>
        <w:t>.</w:t>
      </w:r>
      <w:r w:rsidR="00411A6A" w:rsidRPr="00E80806">
        <w:rPr>
          <w:rStyle w:val="eop"/>
          <w:rFonts w:eastAsia="Malgun Gothic"/>
          <w:szCs w:val="22"/>
        </w:rPr>
        <w:t xml:space="preserve"> </w:t>
      </w:r>
      <w:r>
        <w:rPr>
          <w:rStyle w:val="eop"/>
          <w:rFonts w:eastAsia="Malgun Gothic"/>
          <w:szCs w:val="22"/>
        </w:rPr>
        <w:t>F</w:t>
      </w:r>
      <w:r w:rsidRPr="00FE057B">
        <w:rPr>
          <w:rFonts w:eastAsia="Malgun Gothic"/>
          <w:szCs w:val="22"/>
        </w:rPr>
        <w:t>urther work is needed to</w:t>
      </w:r>
      <w:ins w:id="591" w:author="Brady,Rachel" w:date="2026-01-14T17:27:00Z" w16du:dateUtc="2026-01-15T01:27:00Z">
        <w:r w:rsidR="0045771A">
          <w:rPr>
            <w:rFonts w:eastAsia="Malgun Gothic"/>
            <w:szCs w:val="22"/>
          </w:rPr>
          <w:t xml:space="preserve"> determine if CCL3 plays a comparable immunostimulatory role in canine HS and</w:t>
        </w:r>
      </w:ins>
      <w:r w:rsidRPr="00FE057B">
        <w:rPr>
          <w:rFonts w:eastAsia="Malgun Gothic"/>
          <w:szCs w:val="22"/>
        </w:rPr>
        <w:t xml:space="preserve"> define how the CCL3–TNF-α axis contributes to these effects</w:t>
      </w:r>
      <w:ins w:id="592" w:author="Brady,Rachel" w:date="2026-01-14T17:27:00Z" w16du:dateUtc="2026-01-15T01:27:00Z">
        <w:r w:rsidR="0045771A">
          <w:rPr>
            <w:rFonts w:eastAsia="Malgun Gothic"/>
            <w:szCs w:val="22"/>
          </w:rPr>
          <w:t>.</w:t>
        </w:r>
      </w:ins>
      <w:del w:id="593" w:author="Brady,Rachel" w:date="2026-01-14T17:27:00Z" w16du:dateUtc="2026-01-15T01:27:00Z">
        <w:r w:rsidRPr="00FE057B" w:rsidDel="0045771A">
          <w:rPr>
            <w:rFonts w:eastAsia="Malgun Gothic"/>
            <w:szCs w:val="22"/>
          </w:rPr>
          <w:delText xml:space="preserve"> and whether it could be targeted for new HS therapies</w:delText>
        </w:r>
      </w:del>
      <w:r w:rsidRPr="00FE057B">
        <w:rPr>
          <w:rFonts w:eastAsia="Malgun Gothic"/>
          <w:szCs w:val="22"/>
        </w:rPr>
        <w:t>.</w:t>
      </w:r>
      <w:r w:rsidR="00435350">
        <w:rPr>
          <w:rFonts w:eastAsia="Malgun Gothic"/>
          <w:szCs w:val="22"/>
        </w:rPr>
        <w:t xml:space="preserve"> </w:t>
      </w:r>
      <w:r w:rsidR="00435350" w:rsidRPr="00435350">
        <w:rPr>
          <w:rFonts w:eastAsia="Malgun Gothic"/>
          <w:szCs w:val="22"/>
        </w:rPr>
        <w:t xml:space="preserve">Because </w:t>
      </w:r>
      <w:r w:rsidR="00435350" w:rsidRPr="0045771A">
        <w:rPr>
          <w:rFonts w:eastAsia="Malgun Gothic"/>
          <w:i/>
          <w:iCs/>
          <w:szCs w:val="22"/>
          <w:rPrChange w:id="594" w:author="Brady,Rachel" w:date="2026-01-14T17:30:00Z" w16du:dateUtc="2026-01-15T01:30:00Z">
            <w:rPr>
              <w:rFonts w:eastAsia="Malgun Gothic"/>
              <w:szCs w:val="22"/>
            </w:rPr>
          </w:rPrChange>
        </w:rPr>
        <w:t>CCL3</w:t>
      </w:r>
      <w:r w:rsidR="00435350" w:rsidRPr="00435350">
        <w:rPr>
          <w:rFonts w:eastAsia="Malgun Gothic"/>
          <w:szCs w:val="22"/>
        </w:rPr>
        <w:t xml:space="preserve"> expression appears largely restricted to hematopoietic tumors, comparative studies in canine and human HS could clarify whether the CCL3–TNF-α axis represents a lineage-specific pathway or a</w:t>
      </w:r>
      <w:r w:rsidR="00435350">
        <w:rPr>
          <w:rFonts w:eastAsia="Malgun Gothic"/>
          <w:szCs w:val="22"/>
        </w:rPr>
        <w:t xml:space="preserve"> more general</w:t>
      </w:r>
      <w:r w:rsidR="00435350" w:rsidRPr="00435350">
        <w:rPr>
          <w:rFonts w:eastAsia="Malgun Gothic"/>
          <w:szCs w:val="22"/>
        </w:rPr>
        <w:t xml:space="preserve"> therapeutic target</w:t>
      </w:r>
      <w:r w:rsidR="00435350">
        <w:rPr>
          <w:rFonts w:eastAsia="Malgun Gothic"/>
          <w:szCs w:val="22"/>
        </w:rPr>
        <w:t>.</w:t>
      </w:r>
    </w:p>
    <w:p w14:paraId="1F3C8013" w14:textId="27C71B93" w:rsidR="00FE057B" w:rsidRDefault="00FE057B" w:rsidP="009271E5">
      <w:pPr>
        <w:pStyle w:val="paragraph"/>
        <w:spacing w:before="0" w:beforeAutospacing="0" w:after="0" w:afterAutospacing="0" w:line="480" w:lineRule="auto"/>
        <w:ind w:firstLine="720"/>
        <w:textAlignment w:val="baseline"/>
        <w:rPr>
          <w:rFonts w:eastAsia="Malgun Gothic"/>
          <w:szCs w:val="22"/>
        </w:rPr>
      </w:pPr>
      <w:r w:rsidRPr="00FE057B">
        <w:rPr>
          <w:rFonts w:eastAsia="Malgun Gothic"/>
          <w:szCs w:val="22"/>
        </w:rPr>
        <w:t xml:space="preserve">The main limitation of this study is that the </w:t>
      </w:r>
      <w:r w:rsidRPr="003A60B3">
        <w:rPr>
          <w:rFonts w:eastAsia="Malgun Gothic"/>
          <w:i/>
          <w:iCs/>
          <w:szCs w:val="22"/>
        </w:rPr>
        <w:t>in vitro</w:t>
      </w:r>
      <w:r w:rsidRPr="00FE057B">
        <w:rPr>
          <w:rFonts w:eastAsia="Malgun Gothic"/>
          <w:szCs w:val="22"/>
        </w:rPr>
        <w:t xml:space="preserve"> system of TCM and monocyte-derived macrophages does not capture the full complexity of the TME in vivo. </w:t>
      </w:r>
      <w:ins w:id="595" w:author="Brady,Rachel" w:date="2026-01-14T12:00:00Z" w16du:dateUtc="2026-01-14T20:00:00Z">
        <w:r w:rsidR="000B2B3E">
          <w:rPr>
            <w:rFonts w:eastAsia="Malgun Gothic"/>
            <w:szCs w:val="22"/>
          </w:rPr>
          <w:t xml:space="preserve">Monocyte-derived macrophages </w:t>
        </w:r>
      </w:ins>
      <w:ins w:id="596" w:author="Brady,Rachel" w:date="2026-01-14T12:02:00Z" w16du:dateUtc="2026-01-14T20:02:00Z">
        <w:r w:rsidR="000B2B3E">
          <w:rPr>
            <w:rFonts w:eastAsia="Malgun Gothic"/>
            <w:szCs w:val="22"/>
          </w:rPr>
          <w:t>differ</w:t>
        </w:r>
      </w:ins>
      <w:ins w:id="597" w:author="Brady,Rachel" w:date="2026-01-14T12:01:00Z" w16du:dateUtc="2026-01-14T20:01:00Z">
        <w:r w:rsidR="000B2B3E">
          <w:rPr>
            <w:rFonts w:eastAsia="Malgun Gothic"/>
            <w:szCs w:val="22"/>
          </w:rPr>
          <w:t xml:space="preserve"> from TAMs in </w:t>
        </w:r>
      </w:ins>
      <w:ins w:id="598" w:author="Brady,Rachel" w:date="2026-01-14T12:13:00Z" w16du:dateUtc="2026-01-14T20:13:00Z">
        <w:r w:rsidR="002F7D4E">
          <w:rPr>
            <w:rFonts w:eastAsia="Malgun Gothic"/>
            <w:szCs w:val="22"/>
          </w:rPr>
          <w:t>several important ways</w:t>
        </w:r>
      </w:ins>
      <w:ins w:id="599" w:author="Brady,Rachel" w:date="2026-01-14T12:12:00Z" w16du:dateUtc="2026-01-14T20:12:00Z">
        <w:r w:rsidR="002F7D4E">
          <w:rPr>
            <w:rFonts w:eastAsia="Malgun Gothic"/>
            <w:szCs w:val="22"/>
          </w:rPr>
          <w:t>, and</w:t>
        </w:r>
      </w:ins>
      <w:ins w:id="600" w:author="Brady,Rachel" w:date="2026-01-14T12:02:00Z" w16du:dateUtc="2026-01-14T20:02:00Z">
        <w:r w:rsidR="000B2B3E">
          <w:rPr>
            <w:rFonts w:eastAsia="Malgun Gothic"/>
            <w:szCs w:val="22"/>
          </w:rPr>
          <w:t xml:space="preserve"> TCM provides one static snapshot of tumor-secreted factors rather than the dynamic crosstalk occurring</w:t>
        </w:r>
      </w:ins>
      <w:ins w:id="601" w:author="Brady,Rachel" w:date="2026-01-14T12:03:00Z" w16du:dateUtc="2026-01-14T20:03:00Z">
        <w:r w:rsidR="000B2B3E">
          <w:rPr>
            <w:rFonts w:eastAsia="Malgun Gothic"/>
            <w:szCs w:val="22"/>
          </w:rPr>
          <w:t xml:space="preserve"> </w:t>
        </w:r>
        <w:r w:rsidR="000B2B3E">
          <w:rPr>
            <w:rFonts w:eastAsia="Malgun Gothic"/>
            <w:i/>
            <w:iCs/>
            <w:szCs w:val="22"/>
          </w:rPr>
          <w:t xml:space="preserve">in vivo. </w:t>
        </w:r>
        <w:r w:rsidR="000B2B3E">
          <w:rPr>
            <w:rFonts w:eastAsia="Malgun Gothic"/>
            <w:szCs w:val="22"/>
          </w:rPr>
          <w:t>Additionally, our 24-hour exposure does not reflect the sustained conditio</w:t>
        </w:r>
      </w:ins>
      <w:ins w:id="602" w:author="Brady,Rachel" w:date="2026-01-14T12:04:00Z" w16du:dateUtc="2026-01-14T20:04:00Z">
        <w:r w:rsidR="000B2B3E">
          <w:rPr>
            <w:rFonts w:eastAsia="Malgun Gothic"/>
            <w:szCs w:val="22"/>
          </w:rPr>
          <w:t xml:space="preserve">ning that shapes TAM phenotypes over months to years in developing tumors. These factors may limit the translatability of our findings to </w:t>
        </w:r>
        <w:r w:rsidR="000B2B3E">
          <w:rPr>
            <w:rFonts w:eastAsia="Malgun Gothic"/>
            <w:i/>
            <w:iCs/>
            <w:szCs w:val="22"/>
          </w:rPr>
          <w:t xml:space="preserve">in vivo </w:t>
        </w:r>
        <w:r w:rsidR="000B2B3E">
          <w:rPr>
            <w:rFonts w:eastAsia="Malgun Gothic"/>
            <w:szCs w:val="22"/>
          </w:rPr>
          <w:t xml:space="preserve">and clinical settings. </w:t>
        </w:r>
      </w:ins>
      <w:r w:rsidRPr="00FE057B">
        <w:rPr>
          <w:rFonts w:eastAsia="Malgun Gothic"/>
          <w:szCs w:val="22"/>
        </w:rPr>
        <w:t>Another limitation is that the multiplex bead-based assay and individual ELISAs had different sensitivities and dynamic ranges, so direct comparison of absolute analyte values is not recommended. We examined only the relationship between cell line transcriptomes and macrophage secretory products, without establishing direct links between proteins secreted in TCM and those released by macrophages. Protein secretion may not match mRNA levels due to post-transcriptional regulation, as shown by CCL3 protein secretion despite undetectable transcripts in some lines. Future studies integrating proteomic TCM analysis with macrophage phenotyping would help define mechanistic connections between tumor-secreted factors and macrophage polarization. Finally, the sample size of 25 cell lines and a small number of donors enabled proof-of-concept validation but was insufficient to</w:t>
      </w:r>
      <w:r w:rsidR="003A60B3">
        <w:rPr>
          <w:rFonts w:eastAsia="Malgun Gothic"/>
          <w:szCs w:val="22"/>
        </w:rPr>
        <w:t xml:space="preserve"> fully capture patient variability and</w:t>
      </w:r>
      <w:r w:rsidRPr="00FE057B">
        <w:rPr>
          <w:rFonts w:eastAsia="Malgun Gothic"/>
          <w:szCs w:val="22"/>
        </w:rPr>
        <w:t xml:space="preserve"> assess whether donor disease influenced macrophage responses. Expanded studies are needed to </w:t>
      </w:r>
      <w:r w:rsidR="003A60B3">
        <w:rPr>
          <w:rFonts w:eastAsia="Malgun Gothic"/>
          <w:szCs w:val="22"/>
        </w:rPr>
        <w:t>better characterize</w:t>
      </w:r>
      <w:r w:rsidRPr="00FE057B">
        <w:rPr>
          <w:rFonts w:eastAsia="Malgun Gothic"/>
          <w:szCs w:val="22"/>
        </w:rPr>
        <w:t xml:space="preserve"> inter-donor variability and patient diversity.</w:t>
      </w:r>
    </w:p>
    <w:p w14:paraId="376D1A1D" w14:textId="316588C3" w:rsidR="00200D57" w:rsidRPr="009271E5" w:rsidRDefault="006A03F7" w:rsidP="009271E5">
      <w:pPr>
        <w:pStyle w:val="paragraph"/>
        <w:spacing w:before="0" w:beforeAutospacing="0" w:after="0" w:afterAutospacing="0" w:line="480" w:lineRule="auto"/>
        <w:textAlignment w:val="baseline"/>
        <w:rPr>
          <w:rFonts w:eastAsia="Malgun Gothic"/>
          <w:b/>
          <w:bCs/>
          <w:sz w:val="36"/>
          <w:szCs w:val="36"/>
        </w:rPr>
      </w:pPr>
      <w:r w:rsidRPr="009271E5">
        <w:rPr>
          <w:rFonts w:eastAsia="Malgun Gothic"/>
          <w:b/>
          <w:bCs/>
          <w:sz w:val="36"/>
          <w:szCs w:val="36"/>
        </w:rPr>
        <w:lastRenderedPageBreak/>
        <w:t>CONCLUSIONS</w:t>
      </w:r>
    </w:p>
    <w:p w14:paraId="072BA38D" w14:textId="0792061D" w:rsidR="00A47C2A" w:rsidRDefault="008D7351" w:rsidP="003B4F40">
      <w:pPr>
        <w:pStyle w:val="paragraph"/>
        <w:spacing w:before="0" w:beforeAutospacing="0" w:after="0" w:afterAutospacing="0" w:line="480" w:lineRule="auto"/>
        <w:ind w:firstLine="720"/>
        <w:textAlignment w:val="baseline"/>
        <w:rPr>
          <w:rFonts w:eastAsia="Malgun Gothic"/>
          <w:szCs w:val="22"/>
        </w:rPr>
      </w:pPr>
      <w:r w:rsidRPr="008D7351">
        <w:rPr>
          <w:rFonts w:eastAsia="Malgun Gothic"/>
          <w:szCs w:val="22"/>
        </w:rPr>
        <w:t xml:space="preserve">In summary, </w:t>
      </w:r>
      <w:del w:id="603" w:author="Brady,Rachel" w:date="2026-01-14T11:40:00Z" w16du:dateUtc="2026-01-14T19:40:00Z">
        <w:r w:rsidRPr="008D7351" w:rsidDel="00E10A3F">
          <w:rPr>
            <w:rFonts w:eastAsia="Malgun Gothic"/>
            <w:szCs w:val="22"/>
          </w:rPr>
          <w:delText>single-cell RNA-seq</w:delText>
        </w:r>
      </w:del>
      <w:ins w:id="604" w:author="Brady,Rachel" w:date="2026-01-14T11:40:00Z" w16du:dateUtc="2026-01-14T19:40:00Z">
        <w:r w:rsidR="00E10A3F">
          <w:rPr>
            <w:rFonts w:eastAsia="Malgun Gothic"/>
            <w:szCs w:val="22"/>
          </w:rPr>
          <w:t>previous</w:t>
        </w:r>
      </w:ins>
      <w:r w:rsidRPr="008D7351">
        <w:rPr>
          <w:rFonts w:eastAsia="Malgun Gothic"/>
          <w:szCs w:val="22"/>
        </w:rPr>
        <w:t xml:space="preserve"> studies have identified multiple TAM states in human </w:t>
      </w:r>
      <w:ins w:id="605" w:author="Brady,Rachel" w:date="2026-01-15T10:17:00Z" w16du:dateUtc="2026-01-15T18:17:00Z">
        <w:r w:rsidR="007B1051">
          <w:rPr>
            <w:rFonts w:eastAsia="Malgun Gothic"/>
            <w:szCs w:val="22"/>
          </w:rPr>
          <w:t xml:space="preserve">and canine </w:t>
        </w:r>
      </w:ins>
      <w:r w:rsidRPr="008D7351">
        <w:rPr>
          <w:rFonts w:eastAsia="Malgun Gothic"/>
          <w:szCs w:val="22"/>
        </w:rPr>
        <w:t>tumors</w:t>
      </w:r>
      <w:r>
        <w:rPr>
          <w:rFonts w:eastAsiaTheme="majorEastAsia"/>
          <w:szCs w:val="22"/>
        </w:rPr>
        <w:t xml:space="preserve"> </w:t>
      </w:r>
      <w:sdt>
        <w:sdtPr>
          <w:rPr>
            <w:rFonts w:eastAsiaTheme="majorEastAsia"/>
            <w:color w:val="000000"/>
            <w:szCs w:val="22"/>
          </w:rPr>
          <w:tag w:val="MENDELEY_CITATION_v3_eyJjaXRhdGlvbklEIjoiTUVOREVMRVlfQ0lUQVRJT05fNGM2MDg0ZDctYThiMS00YWUyLWI3N2QtNjUxYzk2M2Q1OGY5IiwicHJvcGVydGllcyI6eyJub3RlSW5kZXgiOjB9LCJpc0VkaXRlZCI6ZmFsc2UsIm1hbnVhbE92ZXJyaWRlIjp7ImlzTWFudWFsbHlPdmVycmlkZGVuIjpmYWxzZSwiY2l0ZXByb2NUZXh0IjoiWzMsNF0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Li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
          <w:id w:val="-1964488538"/>
          <w:placeholder>
            <w:docPart w:val="AA8BC1AA910D470CA875B77D03ACAC04"/>
          </w:placeholder>
        </w:sdtPr>
        <w:sdtContent>
          <w:r w:rsidR="009C6692" w:rsidRPr="009C6692">
            <w:rPr>
              <w:rFonts w:eastAsiaTheme="majorEastAsia"/>
              <w:color w:val="000000"/>
              <w:szCs w:val="22"/>
            </w:rPr>
            <w:t>[3,4]</w:t>
          </w:r>
        </w:sdtContent>
      </w:sdt>
      <w:r>
        <w:rPr>
          <w:rFonts w:eastAsiaTheme="majorEastAsia"/>
          <w:color w:val="000000"/>
          <w:szCs w:val="22"/>
        </w:rPr>
        <w:t>.</w:t>
      </w:r>
      <w:r w:rsidR="002E54D4" w:rsidRPr="00E80806">
        <w:rPr>
          <w:rFonts w:eastAsiaTheme="majorEastAsia"/>
          <w:szCs w:val="22"/>
        </w:rPr>
        <w:t xml:space="preserve"> </w:t>
      </w:r>
      <w:r w:rsidRPr="008D7351">
        <w:rPr>
          <w:rFonts w:eastAsia="Malgun Gothic"/>
          <w:szCs w:val="22"/>
        </w:rPr>
        <w:t>Our approach builds on this</w:t>
      </w:r>
      <w:ins w:id="606" w:author="Brady,Rachel" w:date="2026-01-15T10:19:00Z" w16du:dateUtc="2026-01-15T18:19:00Z">
        <w:r w:rsidR="00734857">
          <w:rPr>
            <w:rFonts w:eastAsia="Malgun Gothic"/>
            <w:szCs w:val="22"/>
          </w:rPr>
          <w:t xml:space="preserve"> </w:t>
        </w:r>
      </w:ins>
      <w:ins w:id="607" w:author="Brady,Rachel" w:date="2026-01-15T10:17:00Z" w16du:dateUtc="2026-01-15T18:17:00Z">
        <w:r w:rsidR="007B1051">
          <w:rPr>
            <w:rFonts w:eastAsia="Malgun Gothic"/>
            <w:szCs w:val="22"/>
          </w:rPr>
          <w:t>concept</w:t>
        </w:r>
      </w:ins>
      <w:r w:rsidRPr="008D7351">
        <w:rPr>
          <w:rFonts w:eastAsia="Malgun Gothic"/>
          <w:szCs w:val="22"/>
        </w:rPr>
        <w:t xml:space="preserve"> by tracking functional secretory outputs following TCM exposure, providing phenotypic measurements of tumor cell signals. Measuring active cytokine release from macrophages complements static gene expression analyses. </w:t>
      </w:r>
      <w:ins w:id="608" w:author="Brady,Rachel" w:date="2026-01-14T11:41:00Z" w16du:dateUtc="2026-01-14T19:41:00Z">
        <w:r w:rsidR="00E10A3F">
          <w:rPr>
            <w:rFonts w:eastAsia="Malgun Gothic"/>
            <w:szCs w:val="22"/>
          </w:rPr>
          <w:t xml:space="preserve">In particular, the association between </w:t>
        </w:r>
        <w:r w:rsidR="00E10A3F">
          <w:rPr>
            <w:rFonts w:eastAsia="Malgun Gothic"/>
            <w:i/>
            <w:iCs/>
            <w:szCs w:val="22"/>
          </w:rPr>
          <w:t xml:space="preserve">MVB12A </w:t>
        </w:r>
        <w:r w:rsidR="00E10A3F">
          <w:rPr>
            <w:rFonts w:eastAsia="Malgun Gothic"/>
            <w:szCs w:val="22"/>
          </w:rPr>
          <w:t>expression and macrophage VEGF induction identifies a potential exosome-dependent mechanism by which canine tumors may shape TAM phenotypes. This pathway has been implicated in metastasis an</w:t>
        </w:r>
      </w:ins>
      <w:ins w:id="609" w:author="Brady,Rachel" w:date="2026-01-14T11:42:00Z" w16du:dateUtc="2026-01-14T19:42:00Z">
        <w:r w:rsidR="00E10A3F">
          <w:rPr>
            <w:rFonts w:eastAsia="Malgun Gothic"/>
            <w:szCs w:val="22"/>
          </w:rPr>
          <w:t xml:space="preserve">d therapeutic resistance in human cancers but has not previously been explored in </w:t>
        </w:r>
      </w:ins>
      <w:ins w:id="610" w:author="Brady,Rachel" w:date="2026-01-15T10:17:00Z" w16du:dateUtc="2026-01-15T18:17:00Z">
        <w:r w:rsidR="007B1051">
          <w:rPr>
            <w:rFonts w:eastAsia="Malgun Gothic"/>
            <w:szCs w:val="22"/>
          </w:rPr>
          <w:t>canine tumors</w:t>
        </w:r>
      </w:ins>
      <w:ins w:id="611" w:author="Brady,Rachel" w:date="2026-01-14T11:42:00Z" w16du:dateUtc="2026-01-14T19:42:00Z">
        <w:r w:rsidR="00E10A3F">
          <w:rPr>
            <w:rFonts w:eastAsia="Malgun Gothic"/>
            <w:szCs w:val="22"/>
          </w:rPr>
          <w:t>.</w:t>
        </w:r>
        <w:r w:rsidR="00F12F17">
          <w:rPr>
            <w:rFonts w:eastAsia="Malgun Gothic"/>
            <w:szCs w:val="22"/>
          </w:rPr>
          <w:t xml:space="preserve"> If validated, this axis could represent both a predictive biomarker for TME</w:t>
        </w:r>
      </w:ins>
      <w:ins w:id="612" w:author="Brady,Rachel" w:date="2026-01-14T12:00:00Z" w16du:dateUtc="2026-01-14T20:00:00Z">
        <w:r w:rsidR="00590AEA">
          <w:rPr>
            <w:rFonts w:eastAsia="Malgun Gothic"/>
            <w:szCs w:val="22"/>
          </w:rPr>
          <w:t>-</w:t>
        </w:r>
      </w:ins>
      <w:ins w:id="613" w:author="Brady,Rachel" w:date="2026-01-14T11:42:00Z" w16du:dateUtc="2026-01-14T19:42:00Z">
        <w:r w:rsidR="00F12F17">
          <w:rPr>
            <w:rFonts w:eastAsia="Malgun Gothic"/>
            <w:szCs w:val="22"/>
          </w:rPr>
          <w:t>shaping capacity and a candidate therapeutic target.</w:t>
        </w:r>
      </w:ins>
      <w:del w:id="614" w:author="Brady,Rachel" w:date="2026-01-14T11:42:00Z" w16du:dateUtc="2026-01-14T19:42:00Z">
        <w:r w:rsidRPr="008D7351" w:rsidDel="00F12F17">
          <w:rPr>
            <w:rFonts w:eastAsia="Malgun Gothic"/>
            <w:szCs w:val="22"/>
          </w:rPr>
          <w:delText>Although this study used canine models, its relevance to human cancer immunology is supported by conserved cross-species immune pathways and prior translational successes</w:delText>
        </w:r>
        <w:r w:rsidDel="00F12F17">
          <w:rPr>
            <w:rFonts w:eastAsia="Malgun Gothic"/>
            <w:szCs w:val="22"/>
          </w:rPr>
          <w:delText xml:space="preserve"> </w:delText>
        </w:r>
      </w:del>
      <w:customXmlDelRangeStart w:id="615" w:author="Brady,Rachel" w:date="2026-01-14T11:42:00Z"/>
      <w:sdt>
        <w:sdtPr>
          <w:rPr>
            <w:rFonts w:eastAsia="Malgun Gothic"/>
            <w:color w:val="000000"/>
            <w:szCs w:val="22"/>
          </w:rPr>
          <w:tag w:val="MENDELEY_CITATION_v3_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"/>
          <w:id w:val="1768418344"/>
          <w:placeholder>
            <w:docPart w:val="AA8BC1AA910D470CA875B77D03ACAC04"/>
          </w:placeholder>
        </w:sdtPr>
        <w:sdtContent>
          <w:customXmlDelRangeEnd w:id="615"/>
          <w:r w:rsidR="009C6692" w:rsidRPr="009C6692">
            <w:rPr>
              <w:rFonts w:eastAsia="Malgun Gothic"/>
              <w:color w:val="000000"/>
              <w:szCs w:val="22"/>
            </w:rPr>
            <w:t>[12,55,56]</w:t>
          </w:r>
          <w:customXmlDelRangeStart w:id="616" w:author="Brady,Rachel" w:date="2026-01-14T11:42:00Z"/>
        </w:sdtContent>
      </w:sdt>
      <w:customXmlDelRangeEnd w:id="616"/>
      <w:del w:id="617" w:author="Brady,Rachel" w:date="2026-01-14T11:42:00Z" w16du:dateUtc="2026-01-14T19:42:00Z">
        <w:r w:rsidDel="00F12F17">
          <w:rPr>
            <w:rFonts w:eastAsia="Malgun Gothic"/>
            <w:color w:val="000000"/>
            <w:szCs w:val="22"/>
          </w:rPr>
          <w:delText>.</w:delText>
        </w:r>
        <w:r w:rsidR="002E54D4" w:rsidRPr="00E80806" w:rsidDel="00F12F17">
          <w:rPr>
            <w:rFonts w:eastAsia="Malgun Gothic"/>
            <w:szCs w:val="22"/>
          </w:rPr>
          <w:delText xml:space="preserve"> </w:delText>
        </w:r>
        <w:r w:rsidRPr="008D7351" w:rsidDel="00F12F17">
          <w:rPr>
            <w:rFonts w:eastAsia="Malgun Gothic"/>
            <w:szCs w:val="22"/>
          </w:rPr>
          <w:delText xml:space="preserve">Combining secretory profiling with transcriptomic subtyping could aid patient stratification by integrating molecular and functional aspects of TAM heterogeneity. Including biomarkers such as </w:delText>
        </w:r>
        <w:r w:rsidRPr="004F0644" w:rsidDel="00F12F17">
          <w:rPr>
            <w:rFonts w:eastAsia="Malgun Gothic"/>
            <w:i/>
            <w:iCs/>
            <w:szCs w:val="22"/>
          </w:rPr>
          <w:delText>MVB12A</w:delText>
        </w:r>
        <w:r w:rsidRPr="008D7351" w:rsidDel="00F12F17">
          <w:rPr>
            <w:rFonts w:eastAsia="Malgun Gothic"/>
            <w:szCs w:val="22"/>
          </w:rPr>
          <w:delText xml:space="preserve"> or </w:delText>
        </w:r>
        <w:r w:rsidRPr="004F0644" w:rsidDel="00F12F17">
          <w:rPr>
            <w:rFonts w:eastAsia="Malgun Gothic"/>
            <w:i/>
            <w:iCs/>
            <w:szCs w:val="22"/>
          </w:rPr>
          <w:delText>CCL3</w:delText>
        </w:r>
        <w:r w:rsidRPr="008D7351" w:rsidDel="00F12F17">
          <w:rPr>
            <w:rFonts w:eastAsia="Malgun Gothic"/>
            <w:szCs w:val="22"/>
          </w:rPr>
          <w:delText xml:space="preserve"> in prospective trials could identify patients needing therapies targeting the VEGF pathway, exosome biogenesis, or cytokin</w:delText>
        </w:r>
        <w:r w:rsidR="004F0644" w:rsidDel="00F12F17">
          <w:rPr>
            <w:rFonts w:eastAsia="Malgun Gothic"/>
            <w:szCs w:val="22"/>
          </w:rPr>
          <w:delText>e manipulation</w:delText>
        </w:r>
      </w:del>
      <w:r w:rsidRPr="008D7351">
        <w:rPr>
          <w:rFonts w:eastAsia="Malgun Gothic"/>
          <w:szCs w:val="22"/>
        </w:rPr>
        <w:t xml:space="preserve">. </w:t>
      </w:r>
      <w:ins w:id="618" w:author="Brady,Rachel" w:date="2026-01-14T11:13:00Z" w16du:dateUtc="2026-01-14T19:13:00Z">
        <w:r w:rsidR="00A671BC">
          <w:rPr>
            <w:rFonts w:eastAsia="Malgun Gothic"/>
            <w:szCs w:val="22"/>
          </w:rPr>
          <w:t xml:space="preserve">However, substantial additional </w:t>
        </w:r>
      </w:ins>
      <w:ins w:id="619" w:author="Brady,Rachel" w:date="2026-01-15T10:23:00Z" w16du:dateUtc="2026-01-15T18:23:00Z">
        <w:r w:rsidR="00FB70E1">
          <w:rPr>
            <w:rFonts w:eastAsia="Malgun Gothic"/>
            <w:szCs w:val="22"/>
          </w:rPr>
          <w:t>work</w:t>
        </w:r>
      </w:ins>
      <w:ins w:id="620" w:author="Brady,Rachel" w:date="2026-01-14T11:13:00Z" w16du:dateUtc="2026-01-14T19:13:00Z">
        <w:r w:rsidR="00A671BC">
          <w:rPr>
            <w:rFonts w:eastAsia="Malgun Gothic"/>
            <w:szCs w:val="22"/>
          </w:rPr>
          <w:t>, including furthe</w:t>
        </w:r>
      </w:ins>
      <w:ins w:id="621" w:author="Brady,Rachel" w:date="2026-01-15T10:22:00Z" w16du:dateUtc="2026-01-15T18:22:00Z">
        <w:r w:rsidR="00FB70E1">
          <w:rPr>
            <w:rFonts w:eastAsia="Malgun Gothic"/>
            <w:szCs w:val="22"/>
          </w:rPr>
          <w:t>r validation of the MVB12A-exosome-VEGF axis,</w:t>
        </w:r>
      </w:ins>
      <w:ins w:id="622" w:author="Brady,Rachel" w:date="2026-01-14T11:13:00Z" w16du:dateUtc="2026-01-14T19:13:00Z">
        <w:r w:rsidR="00A671BC">
          <w:rPr>
            <w:rFonts w:eastAsia="Malgun Gothic"/>
            <w:szCs w:val="22"/>
          </w:rPr>
          <w:t xml:space="preserve"> </w:t>
        </w:r>
        <w:r w:rsidR="00A671BC">
          <w:rPr>
            <w:rFonts w:eastAsia="Malgun Gothic"/>
            <w:i/>
            <w:iCs/>
            <w:szCs w:val="22"/>
          </w:rPr>
          <w:t xml:space="preserve">in vivo </w:t>
        </w:r>
        <w:r w:rsidR="00A671BC">
          <w:rPr>
            <w:rFonts w:eastAsia="Malgun Gothic"/>
            <w:szCs w:val="22"/>
          </w:rPr>
          <w:t>studies</w:t>
        </w:r>
      </w:ins>
      <w:ins w:id="623" w:author="Brady,Rachel" w:date="2026-01-14T11:14:00Z" w16du:dateUtc="2026-01-14T19:14:00Z">
        <w:r w:rsidR="00A671BC">
          <w:rPr>
            <w:rFonts w:eastAsia="Malgun Gothic"/>
            <w:szCs w:val="22"/>
          </w:rPr>
          <w:t>,</w:t>
        </w:r>
      </w:ins>
      <w:ins w:id="624" w:author="Brady,Rachel" w:date="2026-01-14T11:13:00Z" w16du:dateUtc="2026-01-14T19:13:00Z">
        <w:r w:rsidR="00A671BC">
          <w:rPr>
            <w:rFonts w:eastAsia="Malgun Gothic"/>
            <w:szCs w:val="22"/>
          </w:rPr>
          <w:t xml:space="preserve"> and </w:t>
        </w:r>
      </w:ins>
      <w:ins w:id="625" w:author="Brady,Rachel" w:date="2026-01-15T10:23:00Z" w16du:dateUtc="2026-01-15T18:23:00Z">
        <w:r w:rsidR="00FB70E1">
          <w:rPr>
            <w:rFonts w:eastAsia="Malgun Gothic"/>
            <w:szCs w:val="22"/>
          </w:rPr>
          <w:t xml:space="preserve">ultimately </w:t>
        </w:r>
      </w:ins>
      <w:ins w:id="626" w:author="Brady,Rachel" w:date="2026-01-14T11:13:00Z" w16du:dateUtc="2026-01-14T19:13:00Z">
        <w:r w:rsidR="00A671BC">
          <w:rPr>
            <w:rFonts w:eastAsia="Malgun Gothic"/>
            <w:szCs w:val="22"/>
          </w:rPr>
          <w:t xml:space="preserve">evaluation in clinical </w:t>
        </w:r>
      </w:ins>
      <w:ins w:id="627" w:author="Brady,Rachel" w:date="2026-01-14T11:14:00Z" w16du:dateUtc="2026-01-14T19:14:00Z">
        <w:r w:rsidR="00A671BC">
          <w:rPr>
            <w:rFonts w:eastAsia="Malgun Gothic"/>
            <w:szCs w:val="22"/>
          </w:rPr>
          <w:t>cohorts would be required before th</w:t>
        </w:r>
      </w:ins>
      <w:ins w:id="628" w:author="Brady,Rachel" w:date="2026-01-15T10:23:00Z" w16du:dateUtc="2026-01-15T18:23:00Z">
        <w:r w:rsidR="00FB70E1">
          <w:rPr>
            <w:rFonts w:eastAsia="Malgun Gothic"/>
            <w:szCs w:val="22"/>
          </w:rPr>
          <w:t>is</w:t>
        </w:r>
      </w:ins>
      <w:ins w:id="629" w:author="Brady,Rachel" w:date="2026-01-14T11:14:00Z" w16du:dateUtc="2026-01-14T19:14:00Z">
        <w:r w:rsidR="00A671BC">
          <w:rPr>
            <w:rFonts w:eastAsia="Malgun Gothic"/>
            <w:szCs w:val="22"/>
          </w:rPr>
          <w:t xml:space="preserve"> marker</w:t>
        </w:r>
      </w:ins>
      <w:ins w:id="630" w:author="Brady,Rachel" w:date="2026-01-15T10:18:00Z" w16du:dateUtc="2026-01-15T18:18:00Z">
        <w:r w:rsidR="007B1051">
          <w:rPr>
            <w:rFonts w:eastAsia="Malgun Gothic"/>
            <w:szCs w:val="22"/>
          </w:rPr>
          <w:t xml:space="preserve"> </w:t>
        </w:r>
      </w:ins>
      <w:ins w:id="631" w:author="Brady,Rachel" w:date="2026-01-14T11:14:00Z" w16du:dateUtc="2026-01-14T19:14:00Z">
        <w:r w:rsidR="00A671BC">
          <w:rPr>
            <w:rFonts w:eastAsia="Malgun Gothic"/>
            <w:szCs w:val="22"/>
          </w:rPr>
          <w:t xml:space="preserve">could be considered for clinical application. </w:t>
        </w:r>
      </w:ins>
      <w:r w:rsidR="00435350">
        <w:rPr>
          <w:rFonts w:eastAsia="Malgun Gothic"/>
          <w:szCs w:val="22"/>
        </w:rPr>
        <w:t xml:space="preserve">Overall, </w:t>
      </w:r>
      <w:r w:rsidR="00435350" w:rsidRPr="00435350">
        <w:rPr>
          <w:rFonts w:eastAsia="Malgun Gothic"/>
          <w:szCs w:val="22"/>
        </w:rPr>
        <w:t>these data highlight conserved macrophage-modulating pathways</w:t>
      </w:r>
      <w:ins w:id="632" w:author="Brady,Rachel" w:date="2026-01-15T10:25:00Z" w16du:dateUtc="2026-01-15T18:25:00Z">
        <w:r w:rsidR="00450104">
          <w:rPr>
            <w:rFonts w:eastAsia="Malgun Gothic"/>
            <w:szCs w:val="22"/>
          </w:rPr>
          <w:t xml:space="preserve"> across tumor types</w:t>
        </w:r>
      </w:ins>
      <w:r w:rsidR="00435350" w:rsidRPr="00435350">
        <w:rPr>
          <w:rFonts w:eastAsia="Malgun Gothic"/>
          <w:szCs w:val="22"/>
        </w:rPr>
        <w:t xml:space="preserve"> that may be </w:t>
      </w:r>
      <w:r w:rsidR="00435350">
        <w:rPr>
          <w:rFonts w:eastAsia="Malgun Gothic"/>
          <w:szCs w:val="22"/>
        </w:rPr>
        <w:t>exploitable as therapeutic targets or</w:t>
      </w:r>
      <w:ins w:id="633" w:author="Brady,Rachel" w:date="2026-01-15T10:26:00Z" w16du:dateUtc="2026-01-15T18:26:00Z">
        <w:r w:rsidR="00977B80">
          <w:rPr>
            <w:rFonts w:eastAsia="Malgun Gothic"/>
            <w:szCs w:val="22"/>
          </w:rPr>
          <w:t xml:space="preserve"> </w:t>
        </w:r>
      </w:ins>
      <w:del w:id="634" w:author="Brady,Rachel" w:date="2026-01-15T10:26:00Z" w16du:dateUtc="2026-01-15T18:26:00Z">
        <w:r w:rsidR="00435350" w:rsidDel="00977B80">
          <w:rPr>
            <w:rFonts w:eastAsia="Malgun Gothic"/>
            <w:szCs w:val="22"/>
          </w:rPr>
          <w:delText xml:space="preserve"> </w:delText>
        </w:r>
      </w:del>
      <w:r w:rsidR="00435350">
        <w:rPr>
          <w:rFonts w:eastAsia="Malgun Gothic"/>
          <w:szCs w:val="22"/>
        </w:rPr>
        <w:t xml:space="preserve">prognostic biomarkers </w:t>
      </w:r>
      <w:del w:id="635" w:author="Brady,Rachel" w:date="2026-01-15T10:25:00Z" w16du:dateUtc="2026-01-15T18:25:00Z">
        <w:r w:rsidR="00435350" w:rsidDel="00450104">
          <w:rPr>
            <w:rFonts w:eastAsia="Malgun Gothic"/>
            <w:szCs w:val="22"/>
          </w:rPr>
          <w:delText>across</w:delText>
        </w:r>
        <w:r w:rsidR="00435350" w:rsidRPr="00435350" w:rsidDel="00450104">
          <w:rPr>
            <w:rFonts w:eastAsia="Malgun Gothic"/>
            <w:szCs w:val="22"/>
          </w:rPr>
          <w:delText xml:space="preserve"> tumor types</w:delText>
        </w:r>
      </w:del>
      <w:del w:id="636" w:author="Brady,Rachel" w:date="2026-01-15T10:23:00Z" w16du:dateUtc="2026-01-15T18:23:00Z">
        <w:r w:rsidR="00435350" w:rsidDel="00FB70E1">
          <w:rPr>
            <w:rFonts w:eastAsia="Malgun Gothic"/>
            <w:szCs w:val="22"/>
          </w:rPr>
          <w:delText>.</w:delText>
        </w:r>
      </w:del>
      <w:ins w:id="637" w:author="Brady,Rachel" w:date="2026-01-15T10:25:00Z" w16du:dateUtc="2026-01-15T18:25:00Z">
        <w:r w:rsidR="00450104">
          <w:rPr>
            <w:rFonts w:eastAsia="Malgun Gothic"/>
            <w:szCs w:val="22"/>
          </w:rPr>
          <w:t>in both canine and human oncology.</w:t>
        </w:r>
      </w:ins>
      <w:del w:id="638" w:author="Brady,Rachel" w:date="2026-01-15T10:23:00Z" w16du:dateUtc="2026-01-15T18:23:00Z">
        <w:r w:rsidR="00435350" w:rsidDel="00FB70E1">
          <w:rPr>
            <w:rFonts w:eastAsia="Malgun Gothic"/>
            <w:szCs w:val="22"/>
          </w:rPr>
          <w:delText xml:space="preserve"> </w:delText>
        </w:r>
        <w:r w:rsidRPr="008D7351" w:rsidDel="00FB70E1">
          <w:rPr>
            <w:rFonts w:eastAsia="Malgun Gothic"/>
            <w:szCs w:val="22"/>
          </w:rPr>
          <w:delText xml:space="preserve">Further testing in </w:delText>
        </w:r>
      </w:del>
      <w:del w:id="639" w:author="Brady,Rachel" w:date="2026-01-14T17:28:00Z" w16du:dateUtc="2026-01-15T01:28:00Z">
        <w:r w:rsidRPr="008D7351" w:rsidDel="0045771A">
          <w:rPr>
            <w:rFonts w:eastAsia="Malgun Gothic"/>
            <w:szCs w:val="22"/>
          </w:rPr>
          <w:delText>murine and canine models, and ultimately in human systems, will determine whether this platform improves stratification for TME-centric therapies</w:delText>
        </w:r>
      </w:del>
      <w:del w:id="640" w:author="Brady,Rachel" w:date="2026-01-15T10:18:00Z" w16du:dateUtc="2026-01-15T18:18:00Z">
        <w:r w:rsidRPr="008D7351" w:rsidDel="007B1051">
          <w:rPr>
            <w:rFonts w:eastAsia="Malgun Gothic"/>
            <w:szCs w:val="22"/>
          </w:rPr>
          <w:delText>.</w:delText>
        </w:r>
      </w:del>
    </w:p>
    <w:p w14:paraId="072520A1" w14:textId="77777777" w:rsidR="003B4F40" w:rsidRDefault="003B4F40" w:rsidP="003B4F40">
      <w:pPr>
        <w:pStyle w:val="paragraph"/>
        <w:spacing w:before="0" w:beforeAutospacing="0" w:after="0" w:afterAutospacing="0" w:line="480" w:lineRule="auto"/>
        <w:ind w:firstLine="720"/>
        <w:textAlignment w:val="baseline"/>
        <w:rPr>
          <w:rFonts w:eastAsia="Malgun Gothic"/>
          <w:szCs w:val="22"/>
        </w:rPr>
      </w:pPr>
    </w:p>
    <w:p w14:paraId="239D240E" w14:textId="77777777" w:rsidR="003B4F40" w:rsidRDefault="00A47C2A" w:rsidP="009271E5">
      <w:pPr>
        <w:spacing w:line="480" w:lineRule="auto"/>
        <w:rPr>
          <w:szCs w:val="22"/>
          <w:shd w:val="clear" w:color="auto" w:fill="FFFFFF"/>
        </w:rPr>
      </w:pPr>
      <w:r w:rsidRPr="003B4F40">
        <w:rPr>
          <w:b/>
          <w:sz w:val="36"/>
          <w:szCs w:val="40"/>
          <w:shd w:val="clear" w:color="auto" w:fill="FFFFFF"/>
        </w:rPr>
        <w:t>Acknowledgements</w:t>
      </w:r>
      <w:r w:rsidRPr="003B4F40">
        <w:rPr>
          <w:szCs w:val="22"/>
          <w:shd w:val="clear" w:color="auto" w:fill="FFFFFF"/>
        </w:rPr>
        <w:t xml:space="preserve"> </w:t>
      </w:r>
    </w:p>
    <w:p w14:paraId="0D40EBFE" w14:textId="6F3DDBCF" w:rsidR="00A47C2A" w:rsidRDefault="00A47C2A" w:rsidP="003B4F40">
      <w:pPr>
        <w:spacing w:line="480" w:lineRule="auto"/>
        <w:ind w:firstLine="720"/>
        <w:rPr>
          <w:szCs w:val="22"/>
        </w:rPr>
      </w:pPr>
      <w:r w:rsidRPr="00FB03E2">
        <w:rPr>
          <w:szCs w:val="22"/>
          <w:shd w:val="clear" w:color="auto" w:fill="FFFFFF"/>
        </w:rPr>
        <w:lastRenderedPageBreak/>
        <w:t xml:space="preserve">The authors thank Rupa </w:t>
      </w:r>
      <w:proofErr w:type="spellStart"/>
      <w:r w:rsidRPr="00FB03E2">
        <w:rPr>
          <w:szCs w:val="22"/>
          <w:shd w:val="clear" w:color="auto" w:fill="FFFFFF"/>
        </w:rPr>
        <w:t>Idate</w:t>
      </w:r>
      <w:proofErr w:type="spellEnd"/>
      <w:r w:rsidRPr="00FB03E2">
        <w:rPr>
          <w:szCs w:val="22"/>
          <w:shd w:val="clear" w:color="auto" w:fill="FFFFFF"/>
        </w:rPr>
        <w:t xml:space="preserve"> for</w:t>
      </w:r>
      <w:r>
        <w:rPr>
          <w:szCs w:val="22"/>
          <w:shd w:val="clear" w:color="auto" w:fill="FFFFFF"/>
        </w:rPr>
        <w:t xml:space="preserve"> extensive work</w:t>
      </w:r>
      <w:r w:rsidRPr="00FB03E2">
        <w:rPr>
          <w:szCs w:val="22"/>
          <w:shd w:val="clear" w:color="auto" w:fill="FFFFFF"/>
        </w:rPr>
        <w:t xml:space="preserve"> </w:t>
      </w:r>
      <w:r>
        <w:rPr>
          <w:szCs w:val="22"/>
        </w:rPr>
        <w:t>in maintaining and validating cell lines</w:t>
      </w:r>
      <w:r w:rsidR="00435350">
        <w:rPr>
          <w:szCs w:val="22"/>
        </w:rPr>
        <w:t xml:space="preserve"> </w:t>
      </w:r>
      <w:r>
        <w:rPr>
          <w:szCs w:val="22"/>
        </w:rPr>
        <w:t xml:space="preserve">and Laurel Haines for generously sharing her expertise on exosome biology. </w:t>
      </w:r>
    </w:p>
    <w:p w14:paraId="2B8BAC02" w14:textId="77777777" w:rsidR="003B4F40" w:rsidRPr="003B4F40" w:rsidRDefault="003B4F40" w:rsidP="003B4F40">
      <w:pPr>
        <w:spacing w:line="480" w:lineRule="auto"/>
        <w:ind w:firstLine="720"/>
        <w:rPr>
          <w:szCs w:val="22"/>
        </w:rPr>
      </w:pPr>
    </w:p>
    <w:p w14:paraId="044A0BC0" w14:textId="50D08178" w:rsidR="00555ADB" w:rsidRPr="003B4F40" w:rsidRDefault="00555ADB" w:rsidP="009271E5">
      <w:pPr>
        <w:pStyle w:val="paragraph"/>
        <w:spacing w:before="0" w:beforeAutospacing="0" w:after="0" w:afterAutospacing="0" w:line="480" w:lineRule="auto"/>
        <w:textAlignment w:val="baseline"/>
        <w:rPr>
          <w:b/>
          <w:bCs/>
          <w:sz w:val="36"/>
          <w:szCs w:val="36"/>
        </w:rPr>
      </w:pPr>
      <w:r w:rsidRPr="003B4F40">
        <w:rPr>
          <w:b/>
          <w:bCs/>
          <w:sz w:val="36"/>
          <w:szCs w:val="36"/>
        </w:rPr>
        <w:t>References</w:t>
      </w:r>
    </w:p>
    <w:sdt>
      <w:sdtPr>
        <w:rPr>
          <w:rFonts w:eastAsia="Times New Roman"/>
          <w:bCs/>
          <w:color w:val="000000"/>
          <w:kern w:val="0"/>
          <w:szCs w:val="22"/>
        </w:rPr>
        <w:tag w:val="MENDELEY_BIBLIOGRAPHY"/>
        <w:id w:val="137629267"/>
        <w:placeholder>
          <w:docPart w:val="DefaultPlaceholder_-1854013440"/>
        </w:placeholder>
      </w:sdtPr>
      <w:sdtContent>
        <w:p w14:paraId="0FEAE871" w14:textId="77777777" w:rsidR="009C6692" w:rsidRPr="009C6692" w:rsidRDefault="009C6692">
          <w:pPr>
            <w:autoSpaceDE w:val="0"/>
            <w:autoSpaceDN w:val="0"/>
            <w:ind w:hanging="640"/>
            <w:divId w:val="330572610"/>
            <w:rPr>
              <w:rFonts w:eastAsia="Times New Roman"/>
              <w:color w:val="000000"/>
              <w:kern w:val="0"/>
            </w:rPr>
          </w:pPr>
          <w:r w:rsidRPr="009C6692">
            <w:rPr>
              <w:rFonts w:eastAsia="Times New Roman"/>
              <w:color w:val="000000"/>
            </w:rPr>
            <w:t xml:space="preserve">1. </w:t>
          </w:r>
          <w:r w:rsidRPr="009C6692">
            <w:rPr>
              <w:rFonts w:eastAsia="Times New Roman"/>
              <w:color w:val="000000"/>
            </w:rPr>
            <w:tab/>
            <w:t>de Visser KE, Joyce JA. The evolving tumor microenvironment: From cancer initiation to metastatic outgrowth. Cancer Cell. 2023;41: 374–403. doi:10.1016/J.CCELL.2023.02.016</w:t>
          </w:r>
        </w:p>
        <w:p w14:paraId="41E3F6BD" w14:textId="77777777" w:rsidR="009C6692" w:rsidRPr="009C6692" w:rsidRDefault="009C6692">
          <w:pPr>
            <w:autoSpaceDE w:val="0"/>
            <w:autoSpaceDN w:val="0"/>
            <w:ind w:hanging="640"/>
            <w:divId w:val="1290476343"/>
            <w:rPr>
              <w:rFonts w:eastAsia="Times New Roman"/>
              <w:color w:val="000000"/>
            </w:rPr>
          </w:pPr>
          <w:r w:rsidRPr="009C6692">
            <w:rPr>
              <w:rFonts w:eastAsia="Times New Roman"/>
              <w:color w:val="000000"/>
            </w:rPr>
            <w:t xml:space="preserve">2. </w:t>
          </w:r>
          <w:r w:rsidRPr="009C6692">
            <w:rPr>
              <w:rFonts w:eastAsia="Times New Roman"/>
              <w:color w:val="000000"/>
            </w:rPr>
            <w:tab/>
            <w:t xml:space="preserve">Xiao Y, Yu D. Tumor microenvironment as a therapeutic target in cancer. </w:t>
          </w:r>
          <w:proofErr w:type="spellStart"/>
          <w:r w:rsidRPr="009C6692">
            <w:rPr>
              <w:rFonts w:eastAsia="Times New Roman"/>
              <w:color w:val="000000"/>
            </w:rPr>
            <w:t>Pharmacol</w:t>
          </w:r>
          <w:proofErr w:type="spellEnd"/>
          <w:r w:rsidRPr="009C6692">
            <w:rPr>
              <w:rFonts w:eastAsia="Times New Roman"/>
              <w:color w:val="000000"/>
            </w:rPr>
            <w:t xml:space="preserve"> Ther. 2020;221: 107753. doi:10.1016/J.PHARMTHERA.2020.107753</w:t>
          </w:r>
        </w:p>
        <w:p w14:paraId="617D99A2" w14:textId="77777777" w:rsidR="009C6692" w:rsidRPr="009C6692" w:rsidRDefault="009C6692">
          <w:pPr>
            <w:autoSpaceDE w:val="0"/>
            <w:autoSpaceDN w:val="0"/>
            <w:ind w:hanging="640"/>
            <w:divId w:val="1176185679"/>
            <w:rPr>
              <w:rFonts w:eastAsia="Times New Roman"/>
              <w:color w:val="000000"/>
            </w:rPr>
          </w:pPr>
          <w:r w:rsidRPr="009C6692">
            <w:rPr>
              <w:rFonts w:eastAsia="Times New Roman"/>
              <w:color w:val="000000"/>
            </w:rPr>
            <w:t xml:space="preserve">3. </w:t>
          </w:r>
          <w:r w:rsidRPr="009C6692">
            <w:rPr>
              <w:rFonts w:eastAsia="Times New Roman"/>
              <w:color w:val="000000"/>
            </w:rPr>
            <w:tab/>
            <w:t xml:space="preserve">Nieto P, Elosua-Bayes M, Trincado JL, Marchese D, Massoni-Badosa R, </w:t>
          </w:r>
          <w:proofErr w:type="spellStart"/>
          <w:r w:rsidRPr="009C6692">
            <w:rPr>
              <w:rFonts w:eastAsia="Times New Roman"/>
              <w:color w:val="000000"/>
            </w:rPr>
            <w:t>Salvany</w:t>
          </w:r>
          <w:proofErr w:type="spellEnd"/>
          <w:r w:rsidRPr="009C6692">
            <w:rPr>
              <w:rFonts w:eastAsia="Times New Roman"/>
              <w:color w:val="000000"/>
            </w:rPr>
            <w:t xml:space="preserve"> M, et al. A single-cell tumor immune atlas for precision oncology. Genome Res. 2021;31: 1913–1926. doi:10.1101/GR.273300.120</w:t>
          </w:r>
        </w:p>
        <w:p w14:paraId="2A7BC80D" w14:textId="77777777" w:rsidR="009C6692" w:rsidRPr="009C6692" w:rsidRDefault="009C6692">
          <w:pPr>
            <w:autoSpaceDE w:val="0"/>
            <w:autoSpaceDN w:val="0"/>
            <w:ind w:hanging="640"/>
            <w:divId w:val="694186967"/>
            <w:rPr>
              <w:rFonts w:eastAsia="Times New Roman"/>
              <w:color w:val="000000"/>
            </w:rPr>
          </w:pPr>
          <w:r w:rsidRPr="009C6692">
            <w:rPr>
              <w:rFonts w:eastAsia="Times New Roman"/>
              <w:color w:val="000000"/>
            </w:rPr>
            <w:t xml:space="preserve">4. </w:t>
          </w:r>
          <w:r w:rsidRPr="009C6692">
            <w:rPr>
              <w:rFonts w:eastAsia="Times New Roman"/>
              <w:color w:val="000000"/>
            </w:rPr>
            <w:tab/>
            <w:t>Cheng S, Li Z, Gao R, Xing B, Gao Y, Yang Y, et al. A pan-cancer single-cell transcriptional atlas of tumor infiltrating myeloid cells. Cell. 2021;184: 792-809.e23. doi:10.1016/J.CELL.2021.01.010</w:t>
          </w:r>
        </w:p>
        <w:p w14:paraId="69B65949" w14:textId="77777777" w:rsidR="009C6692" w:rsidRPr="009C6692" w:rsidRDefault="009C6692">
          <w:pPr>
            <w:autoSpaceDE w:val="0"/>
            <w:autoSpaceDN w:val="0"/>
            <w:ind w:hanging="640"/>
            <w:divId w:val="1362973321"/>
            <w:rPr>
              <w:rFonts w:eastAsia="Times New Roman"/>
              <w:color w:val="000000"/>
            </w:rPr>
          </w:pPr>
          <w:r w:rsidRPr="009C6692">
            <w:rPr>
              <w:rFonts w:eastAsia="Times New Roman"/>
              <w:color w:val="000000"/>
            </w:rPr>
            <w:t xml:space="preserve">5. </w:t>
          </w:r>
          <w:r w:rsidRPr="009C6692">
            <w:rPr>
              <w:rFonts w:eastAsia="Times New Roman"/>
              <w:color w:val="000000"/>
            </w:rPr>
            <w:tab/>
            <w:t>Brady R V, Thamm DH. Tumor-associated macrophages: Prognostic and therapeutic targets for cancer in humans and dogs. 2023. doi:10.3389/fimmu.2023.1176807</w:t>
          </w:r>
        </w:p>
        <w:p w14:paraId="138C3910" w14:textId="77777777" w:rsidR="009C6692" w:rsidRPr="009C6692" w:rsidRDefault="009C6692">
          <w:pPr>
            <w:autoSpaceDE w:val="0"/>
            <w:autoSpaceDN w:val="0"/>
            <w:ind w:hanging="640"/>
            <w:divId w:val="683745464"/>
            <w:rPr>
              <w:rFonts w:eastAsia="Times New Roman"/>
              <w:color w:val="000000"/>
            </w:rPr>
          </w:pPr>
          <w:r w:rsidRPr="009C6692">
            <w:rPr>
              <w:rFonts w:eastAsia="Times New Roman"/>
              <w:color w:val="000000"/>
            </w:rPr>
            <w:t xml:space="preserve">6. </w:t>
          </w:r>
          <w:r w:rsidRPr="009C6692">
            <w:rPr>
              <w:rFonts w:eastAsia="Times New Roman"/>
              <w:color w:val="000000"/>
            </w:rPr>
            <w:tab/>
            <w:t xml:space="preserve">Nolan MW, Kent MS, Boss MK. Emerging Translational Opportunities in Comparative Oncology </w:t>
          </w:r>
          <w:proofErr w:type="gramStart"/>
          <w:r w:rsidRPr="009C6692">
            <w:rPr>
              <w:rFonts w:eastAsia="Times New Roman"/>
              <w:color w:val="000000"/>
            </w:rPr>
            <w:t>With</w:t>
          </w:r>
          <w:proofErr w:type="gramEnd"/>
          <w:r w:rsidRPr="009C6692">
            <w:rPr>
              <w:rFonts w:eastAsia="Times New Roman"/>
              <w:color w:val="000000"/>
            </w:rPr>
            <w:t xml:space="preserve"> Companion Canine Cancers: Radiation Oncology. Front Oncol. 2019;9: 494075. doi:10.3389/FONC.2019.01291/EPUB</w:t>
          </w:r>
        </w:p>
        <w:p w14:paraId="0575D1BD" w14:textId="77777777" w:rsidR="009C6692" w:rsidRPr="009C6692" w:rsidRDefault="009C6692">
          <w:pPr>
            <w:autoSpaceDE w:val="0"/>
            <w:autoSpaceDN w:val="0"/>
            <w:ind w:hanging="640"/>
            <w:divId w:val="1480222269"/>
            <w:rPr>
              <w:rFonts w:eastAsia="Times New Roman"/>
              <w:color w:val="000000"/>
            </w:rPr>
          </w:pPr>
          <w:r w:rsidRPr="009C6692">
            <w:rPr>
              <w:rFonts w:eastAsia="Times New Roman"/>
              <w:color w:val="000000"/>
            </w:rPr>
            <w:t xml:space="preserve">7. </w:t>
          </w:r>
          <w:r w:rsidRPr="009C6692">
            <w:rPr>
              <w:rFonts w:eastAsia="Times New Roman"/>
              <w:color w:val="000000"/>
            </w:rPr>
            <w:tab/>
            <w:t>Hampel JM, Cheuk N, Barbosa MMP, Fan TM. The promise of immunotherapeutic strategies to advance cancer treatment in pet dogs. J Am Vet Med Assoc. 2024;262: 1583–1593. doi:10.2460/JAVMA.24.08.0532</w:t>
          </w:r>
        </w:p>
        <w:p w14:paraId="13FBF89C" w14:textId="77777777" w:rsidR="009C6692" w:rsidRPr="009C6692" w:rsidRDefault="009C6692">
          <w:pPr>
            <w:autoSpaceDE w:val="0"/>
            <w:autoSpaceDN w:val="0"/>
            <w:ind w:hanging="640"/>
            <w:divId w:val="1971783108"/>
            <w:rPr>
              <w:rFonts w:eastAsia="Times New Roman"/>
              <w:color w:val="000000"/>
            </w:rPr>
          </w:pPr>
          <w:r w:rsidRPr="009C6692">
            <w:rPr>
              <w:rFonts w:eastAsia="Times New Roman"/>
              <w:color w:val="000000"/>
            </w:rPr>
            <w:t xml:space="preserve">8. </w:t>
          </w:r>
          <w:r w:rsidRPr="009C6692">
            <w:rPr>
              <w:rFonts w:eastAsia="Times New Roman"/>
              <w:color w:val="000000"/>
            </w:rPr>
            <w:tab/>
            <w:t>Klingemann H. Human immuno-therapeutics for cancer treatment of dogs? Front Vet Sci. 2025;12: 1593333. doi:10.3389/FVETS.2025.1593333/BIBTEX</w:t>
          </w:r>
        </w:p>
        <w:p w14:paraId="447D2DF2" w14:textId="77777777" w:rsidR="009C6692" w:rsidRPr="009C6692" w:rsidRDefault="009C6692">
          <w:pPr>
            <w:autoSpaceDE w:val="0"/>
            <w:autoSpaceDN w:val="0"/>
            <w:ind w:hanging="640"/>
            <w:divId w:val="1357002304"/>
            <w:rPr>
              <w:rFonts w:eastAsia="Times New Roman"/>
              <w:color w:val="000000"/>
            </w:rPr>
          </w:pPr>
          <w:r w:rsidRPr="009C6692">
            <w:rPr>
              <w:rFonts w:eastAsia="Times New Roman"/>
              <w:color w:val="000000"/>
            </w:rPr>
            <w:t xml:space="preserve">9. </w:t>
          </w:r>
          <w:r w:rsidRPr="009C6692">
            <w:rPr>
              <w:rFonts w:eastAsia="Times New Roman"/>
              <w:color w:val="000000"/>
            </w:rPr>
            <w:tab/>
            <w:t>Giuliano A, Pimentel PAB, Horta RS. Checkpoint Inhibitors in Dogs: Are We There Yet? Cancers (Basel). 2024;16: 2003. doi:10.3390/CANCERS16112003</w:t>
          </w:r>
        </w:p>
        <w:p w14:paraId="11587C60" w14:textId="77777777" w:rsidR="009C6692" w:rsidRPr="009C6692" w:rsidRDefault="009C6692">
          <w:pPr>
            <w:autoSpaceDE w:val="0"/>
            <w:autoSpaceDN w:val="0"/>
            <w:ind w:hanging="640"/>
            <w:divId w:val="154299609"/>
            <w:rPr>
              <w:rFonts w:eastAsia="Times New Roman"/>
              <w:color w:val="000000"/>
            </w:rPr>
          </w:pPr>
          <w:r w:rsidRPr="009C6692">
            <w:rPr>
              <w:rFonts w:eastAsia="Times New Roman"/>
              <w:color w:val="000000"/>
            </w:rPr>
            <w:t xml:space="preserve">10. </w:t>
          </w:r>
          <w:r w:rsidRPr="009C6692">
            <w:rPr>
              <w:rFonts w:eastAsia="Times New Roman"/>
              <w:color w:val="000000"/>
            </w:rPr>
            <w:tab/>
            <w:t>Mochel JP, Ekker SC, Johannes CM, Jergens AE, Allenspach K, Bourgois-Mochel A, et al. CAR T Cell Immunotherapy in Human and Veterinary Oncology: Changing the Odds Against Hematological Malignancies. AAPS J. 2019;21. doi:10.1208/S12248-019-0322-1</w:t>
          </w:r>
        </w:p>
        <w:p w14:paraId="0AA83217" w14:textId="77777777" w:rsidR="009C6692" w:rsidRPr="009C6692" w:rsidRDefault="009C6692">
          <w:pPr>
            <w:autoSpaceDE w:val="0"/>
            <w:autoSpaceDN w:val="0"/>
            <w:ind w:hanging="640"/>
            <w:divId w:val="1429232857"/>
            <w:rPr>
              <w:rFonts w:eastAsia="Times New Roman"/>
              <w:color w:val="000000"/>
            </w:rPr>
          </w:pPr>
          <w:r w:rsidRPr="009C6692">
            <w:rPr>
              <w:rFonts w:eastAsia="Times New Roman"/>
              <w:color w:val="000000"/>
            </w:rPr>
            <w:t xml:space="preserve">11. </w:t>
          </w:r>
          <w:r w:rsidRPr="009C6692">
            <w:rPr>
              <w:rFonts w:eastAsia="Times New Roman"/>
              <w:color w:val="000000"/>
            </w:rPr>
            <w:tab/>
            <w:t>Klosowski M, Haines L, Alfino L, McMellen A, Leibowitz M, Regan D. Naturally occurring canine sarcomas: Bridging the gap from mouse models to human patients through cross-disciplinary research partnerships. Front Oncol. 2023;13. doi:10.3389/FONC.2023.1130215</w:t>
          </w:r>
        </w:p>
        <w:p w14:paraId="71964D35" w14:textId="77777777" w:rsidR="009C6692" w:rsidRPr="009C6692" w:rsidRDefault="009C6692">
          <w:pPr>
            <w:autoSpaceDE w:val="0"/>
            <w:autoSpaceDN w:val="0"/>
            <w:ind w:hanging="640"/>
            <w:divId w:val="100881309"/>
            <w:rPr>
              <w:rFonts w:eastAsia="Times New Roman"/>
              <w:color w:val="000000"/>
            </w:rPr>
          </w:pPr>
          <w:r w:rsidRPr="009C6692">
            <w:rPr>
              <w:rFonts w:eastAsia="Times New Roman"/>
              <w:color w:val="000000"/>
            </w:rPr>
            <w:t xml:space="preserve">12. </w:t>
          </w:r>
          <w:r w:rsidRPr="009C6692">
            <w:rPr>
              <w:rFonts w:eastAsia="Times New Roman"/>
              <w:color w:val="000000"/>
            </w:rPr>
            <w:tab/>
            <w:t>Klosowski M, Haines L, Alfino L, McMellen A, Leibowitz M, Regan D. Naturally occurring canine sarcomas: Bridging the gap from mouse models to human patients through cross-disciplinary research partnerships. Front Oncol. 2023;13. doi:10.3389/FONC.2023.1130215</w:t>
          </w:r>
        </w:p>
        <w:p w14:paraId="2E1CD494" w14:textId="77777777" w:rsidR="009C6692" w:rsidRPr="009C6692" w:rsidRDefault="009C6692">
          <w:pPr>
            <w:autoSpaceDE w:val="0"/>
            <w:autoSpaceDN w:val="0"/>
            <w:ind w:hanging="640"/>
            <w:divId w:val="1055734559"/>
            <w:rPr>
              <w:rFonts w:eastAsia="Times New Roman"/>
              <w:color w:val="000000"/>
            </w:rPr>
          </w:pPr>
          <w:r w:rsidRPr="009C6692">
            <w:rPr>
              <w:rFonts w:eastAsia="Times New Roman"/>
              <w:color w:val="000000"/>
            </w:rPr>
            <w:t xml:space="preserve">13. </w:t>
          </w:r>
          <w:r w:rsidRPr="009C6692">
            <w:rPr>
              <w:rFonts w:eastAsia="Times New Roman"/>
              <w:color w:val="000000"/>
            </w:rPr>
            <w:tab/>
            <w:t xml:space="preserve">Leblanc AK, </w:t>
          </w:r>
          <w:proofErr w:type="spellStart"/>
          <w:r w:rsidRPr="009C6692">
            <w:rPr>
              <w:rFonts w:eastAsia="Times New Roman"/>
              <w:color w:val="000000"/>
            </w:rPr>
            <w:t>Mazcko</w:t>
          </w:r>
          <w:proofErr w:type="spellEnd"/>
          <w:r w:rsidRPr="009C6692">
            <w:rPr>
              <w:rFonts w:eastAsia="Times New Roman"/>
              <w:color w:val="000000"/>
            </w:rPr>
            <w:t xml:space="preserve"> CN, Khanna C. Defining the Value of a Comparative Approach to Cancer Drug Development. Clin Cancer Res. 2016;22: 2133–2138. doi:10.1158/1078-0432.CCR-15-2347</w:t>
          </w:r>
        </w:p>
        <w:p w14:paraId="23140204" w14:textId="77777777" w:rsidR="009C6692" w:rsidRPr="009C6692" w:rsidRDefault="009C6692">
          <w:pPr>
            <w:autoSpaceDE w:val="0"/>
            <w:autoSpaceDN w:val="0"/>
            <w:ind w:hanging="640"/>
            <w:divId w:val="657458955"/>
            <w:rPr>
              <w:rFonts w:eastAsia="Times New Roman"/>
              <w:color w:val="000000"/>
            </w:rPr>
          </w:pPr>
          <w:r w:rsidRPr="009C6692">
            <w:rPr>
              <w:rFonts w:eastAsia="Times New Roman"/>
              <w:color w:val="000000"/>
            </w:rPr>
            <w:t xml:space="preserve">14. </w:t>
          </w:r>
          <w:r w:rsidRPr="009C6692">
            <w:rPr>
              <w:rFonts w:eastAsia="Times New Roman"/>
              <w:color w:val="000000"/>
            </w:rPr>
            <w:tab/>
            <w:t xml:space="preserve">Emens LA, Romero PJ, Anderson AC, Bruno TC, </w:t>
          </w:r>
          <w:proofErr w:type="spellStart"/>
          <w:r w:rsidRPr="009C6692">
            <w:rPr>
              <w:rFonts w:eastAsia="Times New Roman"/>
              <w:color w:val="000000"/>
            </w:rPr>
            <w:t>Capitini</w:t>
          </w:r>
          <w:proofErr w:type="spellEnd"/>
          <w:r w:rsidRPr="009C6692">
            <w:rPr>
              <w:rFonts w:eastAsia="Times New Roman"/>
              <w:color w:val="000000"/>
            </w:rPr>
            <w:t xml:space="preserve"> CM, Collyar D, et al. Challenges and opportunities in cancer immunotherapy: a Society for Immunotherapy of Cancer (SITC) strategic vision. J </w:t>
          </w:r>
          <w:proofErr w:type="spellStart"/>
          <w:r w:rsidRPr="009C6692">
            <w:rPr>
              <w:rFonts w:eastAsia="Times New Roman"/>
              <w:color w:val="000000"/>
            </w:rPr>
            <w:t>Immunother</w:t>
          </w:r>
          <w:proofErr w:type="spellEnd"/>
          <w:r w:rsidRPr="009C6692">
            <w:rPr>
              <w:rFonts w:eastAsia="Times New Roman"/>
              <w:color w:val="000000"/>
            </w:rPr>
            <w:t xml:space="preserve"> Cancer. 2024;12: e009063. doi:10.1136/JITC-2024-009063</w:t>
          </w:r>
        </w:p>
        <w:p w14:paraId="519E1B89" w14:textId="77777777" w:rsidR="009C6692" w:rsidRPr="009C6692" w:rsidRDefault="009C6692">
          <w:pPr>
            <w:autoSpaceDE w:val="0"/>
            <w:autoSpaceDN w:val="0"/>
            <w:ind w:hanging="640"/>
            <w:divId w:val="1138914088"/>
            <w:rPr>
              <w:rFonts w:eastAsia="Times New Roman"/>
              <w:color w:val="000000"/>
            </w:rPr>
          </w:pPr>
          <w:r w:rsidRPr="009C6692">
            <w:rPr>
              <w:rFonts w:eastAsia="Times New Roman"/>
              <w:color w:val="000000"/>
            </w:rPr>
            <w:lastRenderedPageBreak/>
            <w:t xml:space="preserve">15. </w:t>
          </w:r>
          <w:r w:rsidRPr="009C6692">
            <w:rPr>
              <w:rFonts w:eastAsia="Times New Roman"/>
              <w:color w:val="000000"/>
            </w:rPr>
            <w:tab/>
            <w:t xml:space="preserve">Huang AC, </w:t>
          </w:r>
          <w:proofErr w:type="spellStart"/>
          <w:r w:rsidRPr="009C6692">
            <w:rPr>
              <w:rFonts w:eastAsia="Times New Roman"/>
              <w:color w:val="000000"/>
            </w:rPr>
            <w:t>Zappasodi</w:t>
          </w:r>
          <w:proofErr w:type="spellEnd"/>
          <w:r w:rsidRPr="009C6692">
            <w:rPr>
              <w:rFonts w:eastAsia="Times New Roman"/>
              <w:color w:val="000000"/>
            </w:rPr>
            <w:t xml:space="preserve"> R. A decade of checkpoint blockade immunotherapy in melanoma: understanding the molecular basis for immune sensitivity and resistance. Nat Immunol. 2022;23: 660–670. doi:10.1038/S41590-022-01141-1</w:t>
          </w:r>
        </w:p>
        <w:p w14:paraId="39932692" w14:textId="77777777" w:rsidR="009C6692" w:rsidRPr="009C6692" w:rsidRDefault="009C6692">
          <w:pPr>
            <w:autoSpaceDE w:val="0"/>
            <w:autoSpaceDN w:val="0"/>
            <w:ind w:hanging="640"/>
            <w:divId w:val="849828746"/>
            <w:rPr>
              <w:rFonts w:eastAsia="Times New Roman"/>
              <w:color w:val="000000"/>
            </w:rPr>
          </w:pPr>
          <w:r w:rsidRPr="009C6692">
            <w:rPr>
              <w:rFonts w:eastAsia="Times New Roman"/>
              <w:color w:val="000000"/>
            </w:rPr>
            <w:t xml:space="preserve">16. </w:t>
          </w:r>
          <w:r w:rsidRPr="009C6692">
            <w:rPr>
              <w:rFonts w:eastAsia="Times New Roman"/>
              <w:color w:val="000000"/>
            </w:rPr>
            <w:tab/>
            <w:t>Stanley R, Flanagan S, Reilly DO, Kearney E, Naidoo J, Dowling CM. Immunotherapy through the Lens of Non-Small Cell Lung Cancer. Cancers (Basel). 2023;15: 2996. doi:10.3390/CANCERS15112996</w:t>
          </w:r>
        </w:p>
        <w:p w14:paraId="5D3B73AC" w14:textId="77777777" w:rsidR="009C6692" w:rsidRPr="009C6692" w:rsidRDefault="009C6692">
          <w:pPr>
            <w:autoSpaceDE w:val="0"/>
            <w:autoSpaceDN w:val="0"/>
            <w:ind w:hanging="640"/>
            <w:divId w:val="1056005778"/>
            <w:rPr>
              <w:rFonts w:eastAsia="Times New Roman"/>
              <w:color w:val="000000"/>
            </w:rPr>
          </w:pPr>
          <w:r w:rsidRPr="009C6692">
            <w:rPr>
              <w:rFonts w:eastAsia="Times New Roman"/>
              <w:color w:val="000000"/>
            </w:rPr>
            <w:t xml:space="preserve">17. </w:t>
          </w:r>
          <w:r w:rsidRPr="009C6692">
            <w:rPr>
              <w:rFonts w:eastAsia="Times New Roman"/>
              <w:color w:val="000000"/>
            </w:rPr>
            <w:tab/>
            <w:t>Lin Z, Huang L, Li SL, Gu J, Cui X, Zhou Y. PTEN loss correlates with T cell exclusion across human cancers. BMC Cancer. 2021;21. doi:10.1186/S12885-021-08114-X</w:t>
          </w:r>
        </w:p>
        <w:p w14:paraId="4CD17602" w14:textId="77777777" w:rsidR="009C6692" w:rsidRPr="009C6692" w:rsidRDefault="009C6692">
          <w:pPr>
            <w:autoSpaceDE w:val="0"/>
            <w:autoSpaceDN w:val="0"/>
            <w:ind w:hanging="640"/>
            <w:divId w:val="1264458336"/>
            <w:rPr>
              <w:rFonts w:eastAsia="Times New Roman"/>
              <w:color w:val="000000"/>
            </w:rPr>
          </w:pPr>
          <w:r w:rsidRPr="009C6692">
            <w:rPr>
              <w:rFonts w:eastAsia="Times New Roman"/>
              <w:color w:val="000000"/>
            </w:rPr>
            <w:t xml:space="preserve">18. </w:t>
          </w:r>
          <w:r w:rsidRPr="009C6692">
            <w:rPr>
              <w:rFonts w:eastAsia="Times New Roman"/>
              <w:color w:val="000000"/>
            </w:rPr>
            <w:tab/>
            <w:t>Zhang C, Liu J, Xu D, Zhang T, Hu W, Feng Z. Gain-of-function mutant p53 in cancer progression and therapy. J Mol Cell Biol. 2020;12: 674–687. doi:10.1093/JMCB/MJAA040</w:t>
          </w:r>
        </w:p>
        <w:p w14:paraId="1AA9137B" w14:textId="77777777" w:rsidR="009C6692" w:rsidRPr="009C6692" w:rsidRDefault="009C6692">
          <w:pPr>
            <w:autoSpaceDE w:val="0"/>
            <w:autoSpaceDN w:val="0"/>
            <w:ind w:hanging="640"/>
            <w:divId w:val="1840122895"/>
            <w:rPr>
              <w:rFonts w:eastAsia="Times New Roman"/>
              <w:color w:val="000000"/>
            </w:rPr>
          </w:pPr>
          <w:r w:rsidRPr="009C6692">
            <w:rPr>
              <w:rFonts w:eastAsia="Times New Roman"/>
              <w:color w:val="000000"/>
            </w:rPr>
            <w:t xml:space="preserve">19. </w:t>
          </w:r>
          <w:r w:rsidRPr="009C6692">
            <w:rPr>
              <w:rFonts w:eastAsia="Times New Roman"/>
              <w:color w:val="000000"/>
            </w:rPr>
            <w:tab/>
            <w:t xml:space="preserve">Ringel AE, </w:t>
          </w:r>
          <w:proofErr w:type="spellStart"/>
          <w:r w:rsidRPr="009C6692">
            <w:rPr>
              <w:rFonts w:eastAsia="Times New Roman"/>
              <w:color w:val="000000"/>
            </w:rPr>
            <w:t>Drijvers</w:t>
          </w:r>
          <w:proofErr w:type="spellEnd"/>
          <w:r w:rsidRPr="009C6692">
            <w:rPr>
              <w:rFonts w:eastAsia="Times New Roman"/>
              <w:color w:val="000000"/>
            </w:rPr>
            <w:t xml:space="preserve"> JM, Baker GJ, Catozzi A, García-</w:t>
          </w:r>
          <w:proofErr w:type="spellStart"/>
          <w:r w:rsidRPr="009C6692">
            <w:rPr>
              <w:rFonts w:eastAsia="Times New Roman"/>
              <w:color w:val="000000"/>
            </w:rPr>
            <w:t>Cañaveras</w:t>
          </w:r>
          <w:proofErr w:type="spellEnd"/>
          <w:r w:rsidRPr="009C6692">
            <w:rPr>
              <w:rFonts w:eastAsia="Times New Roman"/>
              <w:color w:val="000000"/>
            </w:rPr>
            <w:t xml:space="preserve"> JC, Gassaway BM, et al. Obesity shapes metabolism in the tumor microenvironment to suppress anti-tumor immunity. Cell. 2020;183: 1848. doi:10.1016/J.CELL.2020.11.009</w:t>
          </w:r>
        </w:p>
        <w:p w14:paraId="635D069C" w14:textId="77777777" w:rsidR="009C6692" w:rsidRPr="009C6692" w:rsidRDefault="009C6692">
          <w:pPr>
            <w:autoSpaceDE w:val="0"/>
            <w:autoSpaceDN w:val="0"/>
            <w:ind w:hanging="640"/>
            <w:divId w:val="1161002908"/>
            <w:rPr>
              <w:rFonts w:eastAsia="Times New Roman"/>
              <w:color w:val="000000"/>
            </w:rPr>
          </w:pPr>
          <w:r w:rsidRPr="009C6692">
            <w:rPr>
              <w:rFonts w:eastAsia="Times New Roman"/>
              <w:color w:val="000000"/>
            </w:rPr>
            <w:t xml:space="preserve">20. </w:t>
          </w:r>
          <w:r w:rsidRPr="009C6692">
            <w:rPr>
              <w:rFonts w:eastAsia="Times New Roman"/>
              <w:color w:val="000000"/>
            </w:rPr>
            <w:tab/>
            <w:t>Zhou Z, Wei JH, Jiang W. Characterization of aging tumor microenvironment with drawing implications in predicting the prognosis and immunotherapy response in low-grade gliomas. Scientific Reports 2022 12:1. 2022;12: 1–16. doi:10.1038/s41598-022-09549-3</w:t>
          </w:r>
        </w:p>
        <w:p w14:paraId="02D37FF8" w14:textId="77777777" w:rsidR="009C6692" w:rsidRPr="009C6692" w:rsidRDefault="009C6692">
          <w:pPr>
            <w:autoSpaceDE w:val="0"/>
            <w:autoSpaceDN w:val="0"/>
            <w:ind w:hanging="640"/>
            <w:divId w:val="989404830"/>
            <w:rPr>
              <w:rFonts w:eastAsia="Times New Roman"/>
              <w:color w:val="000000"/>
            </w:rPr>
          </w:pPr>
          <w:r w:rsidRPr="009C6692">
            <w:rPr>
              <w:rFonts w:eastAsia="Times New Roman"/>
              <w:color w:val="000000"/>
            </w:rPr>
            <w:t xml:space="preserve">21. </w:t>
          </w:r>
          <w:r w:rsidRPr="009C6692">
            <w:rPr>
              <w:rFonts w:eastAsia="Times New Roman"/>
              <w:color w:val="000000"/>
            </w:rPr>
            <w:tab/>
            <w:t xml:space="preserve">Chen X, Ma Z, Yi Z, Wu E, Shang Z, Tuo B, et al. The effects of metabolism on the immune microenvironment in colorectal cancer. Cell Death </w:t>
          </w:r>
          <w:proofErr w:type="spellStart"/>
          <w:r w:rsidRPr="009C6692">
            <w:rPr>
              <w:rFonts w:eastAsia="Times New Roman"/>
              <w:color w:val="000000"/>
            </w:rPr>
            <w:t>Discov</w:t>
          </w:r>
          <w:proofErr w:type="spellEnd"/>
          <w:r w:rsidRPr="009C6692">
            <w:rPr>
              <w:rFonts w:eastAsia="Times New Roman"/>
              <w:color w:val="000000"/>
            </w:rPr>
            <w:t>. 2024;10. doi:10.1038/S41420-024-01865-Z</w:t>
          </w:r>
        </w:p>
        <w:p w14:paraId="06E0F2C9" w14:textId="77777777" w:rsidR="009C6692" w:rsidRPr="009C6692" w:rsidRDefault="009C6692">
          <w:pPr>
            <w:autoSpaceDE w:val="0"/>
            <w:autoSpaceDN w:val="0"/>
            <w:ind w:hanging="640"/>
            <w:divId w:val="1573270102"/>
            <w:rPr>
              <w:rFonts w:eastAsia="Times New Roman"/>
              <w:color w:val="000000"/>
            </w:rPr>
          </w:pPr>
          <w:r w:rsidRPr="009C6692">
            <w:rPr>
              <w:rFonts w:eastAsia="Times New Roman"/>
              <w:color w:val="000000"/>
            </w:rPr>
            <w:t xml:space="preserve">22. </w:t>
          </w:r>
          <w:r w:rsidRPr="009C6692">
            <w:rPr>
              <w:rFonts w:eastAsia="Times New Roman"/>
              <w:color w:val="000000"/>
            </w:rPr>
            <w:tab/>
            <w:t>Huang J, Zhang J, Guo Z, Li C, Tan Z, Wang J, et al. Easy or Not—The Advances of EZH2 in Regulating T Cell Development, Differentiation, and Activation in Antitumor Immunity. Front Immunol. 2021;12: 741302. doi:10.3389/FIMMU.2021.741302</w:t>
          </w:r>
        </w:p>
        <w:p w14:paraId="7ECECA81" w14:textId="77777777" w:rsidR="009C6692" w:rsidRPr="009C6692" w:rsidRDefault="009C6692">
          <w:pPr>
            <w:autoSpaceDE w:val="0"/>
            <w:autoSpaceDN w:val="0"/>
            <w:ind w:hanging="640"/>
            <w:divId w:val="124935219"/>
            <w:rPr>
              <w:rFonts w:eastAsia="Times New Roman"/>
              <w:color w:val="000000"/>
            </w:rPr>
          </w:pPr>
          <w:r w:rsidRPr="009C6692">
            <w:rPr>
              <w:rFonts w:eastAsia="Times New Roman"/>
              <w:color w:val="000000"/>
            </w:rPr>
            <w:t xml:space="preserve">23. </w:t>
          </w:r>
          <w:r w:rsidRPr="009C6692">
            <w:rPr>
              <w:rFonts w:eastAsia="Times New Roman"/>
              <w:color w:val="000000"/>
            </w:rPr>
            <w:tab/>
          </w:r>
          <w:proofErr w:type="spellStart"/>
          <w:r w:rsidRPr="009C6692">
            <w:rPr>
              <w:rFonts w:eastAsia="Times New Roman"/>
              <w:color w:val="000000"/>
            </w:rPr>
            <w:t>Kzhyshkowska</w:t>
          </w:r>
          <w:proofErr w:type="spellEnd"/>
          <w:r w:rsidRPr="009C6692">
            <w:rPr>
              <w:rFonts w:eastAsia="Times New Roman"/>
              <w:color w:val="000000"/>
            </w:rPr>
            <w:t xml:space="preserve"> J, Shen J, Larionova I. Targeting of TAMs: can we be </w:t>
          </w:r>
          <w:proofErr w:type="gramStart"/>
          <w:r w:rsidRPr="009C6692">
            <w:rPr>
              <w:rFonts w:eastAsia="Times New Roman"/>
              <w:color w:val="000000"/>
            </w:rPr>
            <w:t>more clever</w:t>
          </w:r>
          <w:proofErr w:type="gramEnd"/>
          <w:r w:rsidRPr="009C6692">
            <w:rPr>
              <w:rFonts w:eastAsia="Times New Roman"/>
              <w:color w:val="000000"/>
            </w:rPr>
            <w:t xml:space="preserve"> than cancer cells? Cellular &amp; Molecular Immunology 2024 21:12. 2024;21: 1376–1409. doi:10.1038/s41423-024-01232-z</w:t>
          </w:r>
        </w:p>
        <w:p w14:paraId="5E3BC49E" w14:textId="77777777" w:rsidR="009C6692" w:rsidRPr="009C6692" w:rsidRDefault="009C6692">
          <w:pPr>
            <w:autoSpaceDE w:val="0"/>
            <w:autoSpaceDN w:val="0"/>
            <w:ind w:hanging="640"/>
            <w:divId w:val="1319727899"/>
            <w:rPr>
              <w:rFonts w:eastAsia="Times New Roman"/>
              <w:color w:val="000000"/>
            </w:rPr>
          </w:pPr>
          <w:r w:rsidRPr="009C6692">
            <w:rPr>
              <w:rFonts w:eastAsia="Times New Roman"/>
              <w:color w:val="000000"/>
            </w:rPr>
            <w:t xml:space="preserve">24. </w:t>
          </w:r>
          <w:r w:rsidRPr="009C6692">
            <w:rPr>
              <w:rFonts w:eastAsia="Times New Roman"/>
              <w:color w:val="000000"/>
            </w:rPr>
            <w:tab/>
            <w:t xml:space="preserve">Williams HL, Frei AL, Koessler T, Berger MD, Dawson H, </w:t>
          </w:r>
          <w:proofErr w:type="spellStart"/>
          <w:r w:rsidRPr="009C6692">
            <w:rPr>
              <w:rFonts w:eastAsia="Times New Roman"/>
              <w:color w:val="000000"/>
            </w:rPr>
            <w:t>Michielin</w:t>
          </w:r>
          <w:proofErr w:type="spellEnd"/>
          <w:r w:rsidRPr="009C6692">
            <w:rPr>
              <w:rFonts w:eastAsia="Times New Roman"/>
              <w:color w:val="000000"/>
            </w:rPr>
            <w:t xml:space="preserve"> O, et al. The current landscape of spatial biomarkers for prediction of response to immune checkpoint inhibition. NPJ Precis Oncol. 2024;8: 1–18. doi:10.1038/S41698-024-00671-1;SUBJMETA=1059,1857,2325,631,67;KWRD=CANCER+IMMUNOTHERAPY,TUMOUR+BIOMARKERS</w:t>
          </w:r>
        </w:p>
        <w:p w14:paraId="35F2C594" w14:textId="77777777" w:rsidR="009C6692" w:rsidRPr="009C6692" w:rsidRDefault="009C6692">
          <w:pPr>
            <w:autoSpaceDE w:val="0"/>
            <w:autoSpaceDN w:val="0"/>
            <w:ind w:hanging="640"/>
            <w:divId w:val="432016045"/>
            <w:rPr>
              <w:rFonts w:eastAsia="Times New Roman"/>
              <w:color w:val="000000"/>
            </w:rPr>
          </w:pPr>
          <w:r w:rsidRPr="009C6692">
            <w:rPr>
              <w:rFonts w:eastAsia="Times New Roman"/>
              <w:color w:val="000000"/>
            </w:rPr>
            <w:t xml:space="preserve">25. </w:t>
          </w:r>
          <w:r w:rsidRPr="009C6692">
            <w:rPr>
              <w:rFonts w:eastAsia="Times New Roman"/>
              <w:color w:val="000000"/>
            </w:rPr>
            <w:tab/>
            <w:t xml:space="preserve">O’Donoghue LE, Rivest JP, Duval DL. Polymerase chain reaction-based species verification and microsatellite analysis for canine cell line validation. J Vet </w:t>
          </w:r>
          <w:proofErr w:type="spellStart"/>
          <w:r w:rsidRPr="009C6692">
            <w:rPr>
              <w:rFonts w:eastAsia="Times New Roman"/>
              <w:color w:val="000000"/>
            </w:rPr>
            <w:t>Diagn</w:t>
          </w:r>
          <w:proofErr w:type="spellEnd"/>
          <w:r w:rsidRPr="009C6692">
            <w:rPr>
              <w:rFonts w:eastAsia="Times New Roman"/>
              <w:color w:val="000000"/>
            </w:rPr>
            <w:t xml:space="preserve"> Invest. 2011;23: 780–785. doi:10.1177/1040638711408064</w:t>
          </w:r>
        </w:p>
        <w:p w14:paraId="3D9292FC" w14:textId="77777777" w:rsidR="009C6692" w:rsidRPr="009C6692" w:rsidRDefault="009C6692">
          <w:pPr>
            <w:autoSpaceDE w:val="0"/>
            <w:autoSpaceDN w:val="0"/>
            <w:ind w:hanging="640"/>
            <w:divId w:val="524488171"/>
            <w:rPr>
              <w:rFonts w:eastAsia="Times New Roman"/>
              <w:color w:val="000000"/>
            </w:rPr>
          </w:pPr>
          <w:r w:rsidRPr="009C6692">
            <w:rPr>
              <w:rFonts w:eastAsia="Times New Roman"/>
              <w:color w:val="000000"/>
            </w:rPr>
            <w:t xml:space="preserve">26. </w:t>
          </w:r>
          <w:r w:rsidRPr="009C6692">
            <w:rPr>
              <w:rFonts w:eastAsia="Times New Roman"/>
              <w:color w:val="000000"/>
            </w:rPr>
            <w:tab/>
            <w:t xml:space="preserve">Fowles JS, Dailey DD, Gustafson DL, Thamm DH, Duval DL. The Flint Animal Cancer Center (FACC) Canine </w:t>
          </w:r>
          <w:proofErr w:type="spellStart"/>
          <w:r w:rsidRPr="009C6692">
            <w:rPr>
              <w:rFonts w:eastAsia="Times New Roman"/>
              <w:color w:val="000000"/>
            </w:rPr>
            <w:t>Tumour</w:t>
          </w:r>
          <w:proofErr w:type="spellEnd"/>
          <w:r w:rsidRPr="009C6692">
            <w:rPr>
              <w:rFonts w:eastAsia="Times New Roman"/>
              <w:color w:val="000000"/>
            </w:rPr>
            <w:t xml:space="preserve"> Cell Line Panel: a resource for veterinary drug discovery, comparative oncology and translational medicine. Vet Comp Oncol. 2017;15: 481–492. doi:10.1111/VCO.12192</w:t>
          </w:r>
        </w:p>
        <w:p w14:paraId="3B1DADAE" w14:textId="77777777" w:rsidR="009C6692" w:rsidRPr="009C6692" w:rsidRDefault="009C6692">
          <w:pPr>
            <w:autoSpaceDE w:val="0"/>
            <w:autoSpaceDN w:val="0"/>
            <w:ind w:hanging="640"/>
            <w:divId w:val="1450511159"/>
            <w:rPr>
              <w:rFonts w:eastAsia="Times New Roman"/>
              <w:color w:val="000000"/>
            </w:rPr>
          </w:pPr>
          <w:r w:rsidRPr="009C6692">
            <w:rPr>
              <w:rFonts w:eastAsia="Times New Roman"/>
              <w:color w:val="000000"/>
            </w:rPr>
            <w:t xml:space="preserve">27. </w:t>
          </w:r>
          <w:r w:rsidRPr="009C6692">
            <w:rPr>
              <w:rFonts w:eastAsia="Times New Roman"/>
              <w:color w:val="000000"/>
            </w:rPr>
            <w:tab/>
            <w:t xml:space="preserve">Team RC. R Core Team 2023 R: A language and environment for statistical computing. R foundation for statistical computing. https://www.R-project.org/. R Foundation for Statistical Computing. 2023. </w:t>
          </w:r>
        </w:p>
        <w:p w14:paraId="7C9CC7C5" w14:textId="77777777" w:rsidR="009C6692" w:rsidRPr="009C6692" w:rsidRDefault="009C6692">
          <w:pPr>
            <w:autoSpaceDE w:val="0"/>
            <w:autoSpaceDN w:val="0"/>
            <w:ind w:hanging="640"/>
            <w:divId w:val="709493146"/>
            <w:rPr>
              <w:rFonts w:eastAsia="Times New Roman"/>
              <w:color w:val="000000"/>
            </w:rPr>
          </w:pPr>
          <w:r w:rsidRPr="009C6692">
            <w:rPr>
              <w:rFonts w:eastAsia="Times New Roman"/>
              <w:color w:val="000000"/>
            </w:rPr>
            <w:t xml:space="preserve">28. </w:t>
          </w:r>
          <w:r w:rsidRPr="009C6692">
            <w:rPr>
              <w:rFonts w:eastAsia="Times New Roman"/>
              <w:color w:val="000000"/>
            </w:rPr>
            <w:tab/>
            <w:t xml:space="preserve">Posit team. RStudio: Integrated Development Environment for R. Boston, MA: Posit Software, PBC; 2023. </w:t>
          </w:r>
        </w:p>
        <w:p w14:paraId="25A8CF6C" w14:textId="77777777" w:rsidR="009C6692" w:rsidRPr="009C6692" w:rsidRDefault="009C6692">
          <w:pPr>
            <w:autoSpaceDE w:val="0"/>
            <w:autoSpaceDN w:val="0"/>
            <w:ind w:hanging="640"/>
            <w:divId w:val="343409573"/>
            <w:rPr>
              <w:rFonts w:eastAsia="Times New Roman"/>
              <w:color w:val="000000"/>
            </w:rPr>
          </w:pPr>
          <w:r w:rsidRPr="009C6692">
            <w:rPr>
              <w:rFonts w:eastAsia="Times New Roman"/>
              <w:color w:val="000000"/>
            </w:rPr>
            <w:t xml:space="preserve">29. </w:t>
          </w:r>
          <w:r w:rsidRPr="009C6692">
            <w:rPr>
              <w:rFonts w:eastAsia="Times New Roman"/>
              <w:color w:val="000000"/>
            </w:rPr>
            <w:tab/>
            <w:t xml:space="preserve">Volume 16: How to Detect and Handle Outliers. </w:t>
          </w:r>
        </w:p>
        <w:p w14:paraId="582A29A4" w14:textId="77777777" w:rsidR="009C6692" w:rsidRPr="009C6692" w:rsidRDefault="009C6692">
          <w:pPr>
            <w:autoSpaceDE w:val="0"/>
            <w:autoSpaceDN w:val="0"/>
            <w:ind w:hanging="640"/>
            <w:divId w:val="1156143033"/>
            <w:rPr>
              <w:rFonts w:eastAsia="Times New Roman"/>
              <w:color w:val="000000"/>
            </w:rPr>
          </w:pPr>
          <w:r w:rsidRPr="009C6692">
            <w:rPr>
              <w:rFonts w:eastAsia="Times New Roman"/>
              <w:color w:val="000000"/>
            </w:rPr>
            <w:lastRenderedPageBreak/>
            <w:t xml:space="preserve">30. </w:t>
          </w:r>
          <w:r w:rsidRPr="009C6692">
            <w:rPr>
              <w:rFonts w:eastAsia="Times New Roman"/>
              <w:color w:val="000000"/>
            </w:rPr>
            <w:tab/>
            <w:t xml:space="preserve">Das S, </w:t>
          </w:r>
          <w:proofErr w:type="spellStart"/>
          <w:r w:rsidRPr="009C6692">
            <w:rPr>
              <w:rFonts w:eastAsia="Times New Roman"/>
              <w:color w:val="000000"/>
            </w:rPr>
            <w:t>Idate</w:t>
          </w:r>
          <w:proofErr w:type="spellEnd"/>
          <w:r w:rsidRPr="009C6692">
            <w:rPr>
              <w:rFonts w:eastAsia="Times New Roman"/>
              <w:color w:val="000000"/>
            </w:rPr>
            <w:t xml:space="preserve"> R, Cronise KE, Gustafson DL, Duval DL. Identifying Candidate Druggable Targets in Canine Cancer Cell Lines Using Whole-Exome Sequencing. Mol Cancer Ther. 2019/06/07. 2019;18: 1460–1471. doi:10.1158/1535-7163.MCT-18-1346</w:t>
          </w:r>
        </w:p>
        <w:p w14:paraId="648C5663" w14:textId="77777777" w:rsidR="009C6692" w:rsidRPr="009C6692" w:rsidRDefault="009C6692">
          <w:pPr>
            <w:autoSpaceDE w:val="0"/>
            <w:autoSpaceDN w:val="0"/>
            <w:ind w:hanging="640"/>
            <w:divId w:val="409932257"/>
            <w:rPr>
              <w:rFonts w:eastAsia="Times New Roman"/>
              <w:color w:val="000000"/>
            </w:rPr>
          </w:pPr>
          <w:r w:rsidRPr="009C6692">
            <w:rPr>
              <w:rFonts w:eastAsia="Times New Roman"/>
              <w:color w:val="000000"/>
            </w:rPr>
            <w:t xml:space="preserve">31. </w:t>
          </w:r>
          <w:r w:rsidRPr="009C6692">
            <w:rPr>
              <w:rFonts w:eastAsia="Times New Roman"/>
              <w:color w:val="000000"/>
            </w:rPr>
            <w:tab/>
            <w:t xml:space="preserve">Farrell KB, Das S, Nordeen SK, Lambert JR, Thamm DH. VDX-111 targets proliferative pathways in canine cancer cell lines. </w:t>
          </w:r>
          <w:proofErr w:type="spellStart"/>
          <w:r w:rsidRPr="009C6692">
            <w:rPr>
              <w:rFonts w:eastAsia="Times New Roman"/>
              <w:color w:val="000000"/>
            </w:rPr>
            <w:t>PLoS</w:t>
          </w:r>
          <w:proofErr w:type="spellEnd"/>
          <w:r w:rsidRPr="009C6692">
            <w:rPr>
              <w:rFonts w:eastAsia="Times New Roman"/>
              <w:color w:val="000000"/>
            </w:rPr>
            <w:t xml:space="preserve"> One. 2024;19: e0303470. doi:10.1371/JOURNAL.PONE.0303470</w:t>
          </w:r>
        </w:p>
        <w:p w14:paraId="76DAFDB0" w14:textId="77777777" w:rsidR="009C6692" w:rsidRPr="009C6692" w:rsidRDefault="009C6692">
          <w:pPr>
            <w:autoSpaceDE w:val="0"/>
            <w:autoSpaceDN w:val="0"/>
            <w:ind w:hanging="640"/>
            <w:divId w:val="1868637732"/>
            <w:rPr>
              <w:rFonts w:eastAsia="Times New Roman"/>
              <w:color w:val="000000"/>
            </w:rPr>
          </w:pPr>
          <w:r w:rsidRPr="009C6692">
            <w:rPr>
              <w:rFonts w:eastAsia="Times New Roman"/>
              <w:color w:val="000000"/>
            </w:rPr>
            <w:t xml:space="preserve">32. </w:t>
          </w:r>
          <w:r w:rsidRPr="009C6692">
            <w:rPr>
              <w:rFonts w:eastAsia="Times New Roman"/>
              <w:color w:val="000000"/>
            </w:rPr>
            <w:tab/>
          </w:r>
          <w:proofErr w:type="spellStart"/>
          <w:r w:rsidRPr="009C6692">
            <w:rPr>
              <w:rFonts w:eastAsia="Times New Roman"/>
              <w:color w:val="000000"/>
            </w:rPr>
            <w:t>Liberzon</w:t>
          </w:r>
          <w:proofErr w:type="spellEnd"/>
          <w:r w:rsidRPr="009C6692">
            <w:rPr>
              <w:rFonts w:eastAsia="Times New Roman"/>
              <w:color w:val="000000"/>
            </w:rPr>
            <w:t xml:space="preserve"> A, Subramanian A, Pinchback R, </w:t>
          </w:r>
          <w:proofErr w:type="spellStart"/>
          <w:r w:rsidRPr="009C6692">
            <w:rPr>
              <w:rFonts w:eastAsia="Times New Roman"/>
              <w:color w:val="000000"/>
            </w:rPr>
            <w:t>Thorvaldsdóttir</w:t>
          </w:r>
          <w:proofErr w:type="spellEnd"/>
          <w:r w:rsidRPr="009C6692">
            <w:rPr>
              <w:rFonts w:eastAsia="Times New Roman"/>
              <w:color w:val="000000"/>
            </w:rPr>
            <w:t xml:space="preserve"> H, Tamayo P, </w:t>
          </w:r>
          <w:proofErr w:type="spellStart"/>
          <w:r w:rsidRPr="009C6692">
            <w:rPr>
              <w:rFonts w:eastAsia="Times New Roman"/>
              <w:color w:val="000000"/>
            </w:rPr>
            <w:t>Mesirov</w:t>
          </w:r>
          <w:proofErr w:type="spellEnd"/>
          <w:r w:rsidRPr="009C6692">
            <w:rPr>
              <w:rFonts w:eastAsia="Times New Roman"/>
              <w:color w:val="000000"/>
            </w:rPr>
            <w:t xml:space="preserve"> JP. Molecular signatures database (</w:t>
          </w:r>
          <w:proofErr w:type="spellStart"/>
          <w:r w:rsidRPr="009C6692">
            <w:rPr>
              <w:rFonts w:eastAsia="Times New Roman"/>
              <w:color w:val="000000"/>
            </w:rPr>
            <w:t>MSigDB</w:t>
          </w:r>
          <w:proofErr w:type="spellEnd"/>
          <w:r w:rsidRPr="009C6692">
            <w:rPr>
              <w:rFonts w:eastAsia="Times New Roman"/>
              <w:color w:val="000000"/>
            </w:rPr>
            <w:t>) 3.0. Bioinformatics. 2011;27: 1739–1740. doi:10.1093/BIOINFORMATICS/BTR260</w:t>
          </w:r>
        </w:p>
        <w:p w14:paraId="4A432E17" w14:textId="77777777" w:rsidR="009C6692" w:rsidRPr="009C6692" w:rsidRDefault="009C6692">
          <w:pPr>
            <w:autoSpaceDE w:val="0"/>
            <w:autoSpaceDN w:val="0"/>
            <w:ind w:hanging="640"/>
            <w:divId w:val="349917239"/>
            <w:rPr>
              <w:rFonts w:eastAsia="Times New Roman"/>
              <w:color w:val="000000"/>
            </w:rPr>
          </w:pPr>
          <w:r w:rsidRPr="009C6692">
            <w:rPr>
              <w:rFonts w:eastAsia="Times New Roman"/>
              <w:color w:val="000000"/>
            </w:rPr>
            <w:t xml:space="preserve">33. </w:t>
          </w:r>
          <w:r w:rsidRPr="009C6692">
            <w:rPr>
              <w:rFonts w:eastAsia="Times New Roman"/>
              <w:color w:val="000000"/>
            </w:rPr>
            <w:tab/>
            <w:t>Zeng Y, Du X, Jiang W, Qiu Y. Measurement of VEGF Content in Exosomes and Subsequent Tumor Tubulogenesis and In Vivo Angiogenesis Functional Assays. Methods in Molecular Biology. 2022;2475: 79–96. doi:10.1007/978-1-0716-2217-9_5,</w:t>
          </w:r>
        </w:p>
        <w:p w14:paraId="0E4C0A97" w14:textId="77777777" w:rsidR="009C6692" w:rsidRPr="009C6692" w:rsidRDefault="009C6692">
          <w:pPr>
            <w:autoSpaceDE w:val="0"/>
            <w:autoSpaceDN w:val="0"/>
            <w:ind w:hanging="640"/>
            <w:divId w:val="295333190"/>
            <w:rPr>
              <w:rFonts w:eastAsia="Times New Roman"/>
              <w:color w:val="000000"/>
            </w:rPr>
          </w:pPr>
          <w:r w:rsidRPr="009C6692">
            <w:rPr>
              <w:rFonts w:eastAsia="Times New Roman"/>
              <w:color w:val="000000"/>
            </w:rPr>
            <w:t xml:space="preserve">34. </w:t>
          </w:r>
          <w:r w:rsidRPr="009C6692">
            <w:rPr>
              <w:rFonts w:eastAsia="Times New Roman"/>
              <w:color w:val="000000"/>
            </w:rPr>
            <w:tab/>
            <w:t xml:space="preserve">Tsunematsu T, Yamauchi E, Shibata H, Maki M, Ohta T, Konishi H. Distinct functions of human MVB12A and MVB12B in the ESCRT-I dependent on their posttranslational modifications. </w:t>
          </w:r>
          <w:proofErr w:type="spellStart"/>
          <w:r w:rsidRPr="009C6692">
            <w:rPr>
              <w:rFonts w:eastAsia="Times New Roman"/>
              <w:color w:val="000000"/>
            </w:rPr>
            <w:t>Biochem</w:t>
          </w:r>
          <w:proofErr w:type="spellEnd"/>
          <w:r w:rsidRPr="009C6692">
            <w:rPr>
              <w:rFonts w:eastAsia="Times New Roman"/>
              <w:color w:val="000000"/>
            </w:rPr>
            <w:t xml:space="preserve"> </w:t>
          </w:r>
          <w:proofErr w:type="spellStart"/>
          <w:r w:rsidRPr="009C6692">
            <w:rPr>
              <w:rFonts w:eastAsia="Times New Roman"/>
              <w:color w:val="000000"/>
            </w:rPr>
            <w:t>Biophys</w:t>
          </w:r>
          <w:proofErr w:type="spellEnd"/>
          <w:r w:rsidRPr="009C6692">
            <w:rPr>
              <w:rFonts w:eastAsia="Times New Roman"/>
              <w:color w:val="000000"/>
            </w:rPr>
            <w:t xml:space="preserve"> Res Commun. 2010;399: 232–237. doi:10.1016/J.BBRC.2010.07.060</w:t>
          </w:r>
        </w:p>
        <w:p w14:paraId="163EFB5B" w14:textId="77777777" w:rsidR="009C6692" w:rsidRPr="009C6692" w:rsidRDefault="009C6692">
          <w:pPr>
            <w:autoSpaceDE w:val="0"/>
            <w:autoSpaceDN w:val="0"/>
            <w:ind w:hanging="640"/>
            <w:divId w:val="111169969"/>
            <w:rPr>
              <w:rFonts w:eastAsia="Times New Roman"/>
              <w:color w:val="000000"/>
            </w:rPr>
          </w:pPr>
          <w:r w:rsidRPr="009C6692">
            <w:rPr>
              <w:rFonts w:eastAsia="Times New Roman"/>
              <w:color w:val="000000"/>
            </w:rPr>
            <w:t xml:space="preserve">35. </w:t>
          </w:r>
          <w:r w:rsidRPr="009C6692">
            <w:rPr>
              <w:rFonts w:eastAsia="Times New Roman"/>
              <w:color w:val="000000"/>
            </w:rPr>
            <w:tab/>
            <w:t>Zappa F, Wilson C, Tullio G Di, Santoro M, Pucci P, Monti M, et al. The TRAPP complex mediates secretion arrest induced by stress granule assembly. EMBO J. 2019;38: e101704. doi:10.15252/EMBJ.2019101704</w:t>
          </w:r>
        </w:p>
        <w:p w14:paraId="093D83E4" w14:textId="77777777" w:rsidR="009C6692" w:rsidRPr="009C6692" w:rsidRDefault="009C6692">
          <w:pPr>
            <w:autoSpaceDE w:val="0"/>
            <w:autoSpaceDN w:val="0"/>
            <w:ind w:hanging="640"/>
            <w:divId w:val="246690966"/>
            <w:rPr>
              <w:rFonts w:eastAsia="Times New Roman"/>
              <w:color w:val="000000"/>
            </w:rPr>
          </w:pPr>
          <w:r w:rsidRPr="009C6692">
            <w:rPr>
              <w:rFonts w:eastAsia="Times New Roman"/>
              <w:color w:val="000000"/>
            </w:rPr>
            <w:t xml:space="preserve">36. </w:t>
          </w:r>
          <w:r w:rsidRPr="009C6692">
            <w:rPr>
              <w:rFonts w:eastAsia="Times New Roman"/>
              <w:color w:val="000000"/>
            </w:rPr>
            <w:tab/>
            <w:t>Seal RL, Braschi B, Gray K, Jones TEM, Tweedie S, Haim-</w:t>
          </w:r>
          <w:proofErr w:type="spellStart"/>
          <w:r w:rsidRPr="009C6692">
            <w:rPr>
              <w:rFonts w:eastAsia="Times New Roman"/>
              <w:color w:val="000000"/>
            </w:rPr>
            <w:t>Vilmovsky</w:t>
          </w:r>
          <w:proofErr w:type="spellEnd"/>
          <w:r w:rsidRPr="009C6692">
            <w:rPr>
              <w:rFonts w:eastAsia="Times New Roman"/>
              <w:color w:val="000000"/>
            </w:rPr>
            <w:t xml:space="preserve"> L, et al. Genenames.org: the HGNC resources in 2023. Nucleic Acids Res. 2023;51: D1003–D1009. doi:10.1093/NAR/GKAC888</w:t>
          </w:r>
        </w:p>
        <w:p w14:paraId="17F96D4A" w14:textId="77777777" w:rsidR="009C6692" w:rsidRPr="009C6692" w:rsidRDefault="009C6692">
          <w:pPr>
            <w:autoSpaceDE w:val="0"/>
            <w:autoSpaceDN w:val="0"/>
            <w:ind w:hanging="640"/>
            <w:divId w:val="1694574508"/>
            <w:rPr>
              <w:rFonts w:eastAsia="Times New Roman"/>
              <w:color w:val="000000"/>
            </w:rPr>
          </w:pPr>
          <w:r w:rsidRPr="009C6692">
            <w:rPr>
              <w:rFonts w:eastAsia="Times New Roman"/>
              <w:color w:val="000000"/>
            </w:rPr>
            <w:t xml:space="preserve">37. </w:t>
          </w:r>
          <w:r w:rsidRPr="009C6692">
            <w:rPr>
              <w:rFonts w:eastAsia="Times New Roman"/>
              <w:color w:val="000000"/>
            </w:rPr>
            <w:tab/>
          </w:r>
          <w:proofErr w:type="spellStart"/>
          <w:r w:rsidRPr="009C6692">
            <w:rPr>
              <w:rFonts w:eastAsia="Times New Roman"/>
              <w:color w:val="000000"/>
            </w:rPr>
            <w:t>Korbecki</w:t>
          </w:r>
          <w:proofErr w:type="spellEnd"/>
          <w:r w:rsidRPr="009C6692">
            <w:rPr>
              <w:rFonts w:eastAsia="Times New Roman"/>
              <w:color w:val="000000"/>
            </w:rPr>
            <w:t xml:space="preserve"> J, Bosiacki M, Barczak K, </w:t>
          </w:r>
          <w:proofErr w:type="spellStart"/>
          <w:r w:rsidRPr="009C6692">
            <w:rPr>
              <w:rFonts w:eastAsia="Times New Roman"/>
              <w:color w:val="000000"/>
            </w:rPr>
            <w:t>Łagocka</w:t>
          </w:r>
          <w:proofErr w:type="spellEnd"/>
          <w:r w:rsidRPr="009C6692">
            <w:rPr>
              <w:rFonts w:eastAsia="Times New Roman"/>
              <w:color w:val="000000"/>
            </w:rPr>
            <w:t xml:space="preserve"> R, Brodowska A, </w:t>
          </w:r>
          <w:proofErr w:type="spellStart"/>
          <w:r w:rsidRPr="009C6692">
            <w:rPr>
              <w:rFonts w:eastAsia="Times New Roman"/>
              <w:color w:val="000000"/>
            </w:rPr>
            <w:t>Chlubek</w:t>
          </w:r>
          <w:proofErr w:type="spellEnd"/>
          <w:r w:rsidRPr="009C6692">
            <w:rPr>
              <w:rFonts w:eastAsia="Times New Roman"/>
              <w:color w:val="000000"/>
            </w:rPr>
            <w:t xml:space="preserve"> D, et al. Involvement in Tumorigenesis and Clinical Significance of CXCL1 in Reproductive Cancers: Breast Cancer, Cervical Cancer, Endometrial Cancer, Ovarian Cancer and Prostate Cancer. Int J Mol Sci. 2023;24: 7262. doi:10.3390/IJMS24087262</w:t>
          </w:r>
        </w:p>
        <w:p w14:paraId="56E270D8" w14:textId="77777777" w:rsidR="009C6692" w:rsidRPr="009C6692" w:rsidRDefault="009C6692">
          <w:pPr>
            <w:autoSpaceDE w:val="0"/>
            <w:autoSpaceDN w:val="0"/>
            <w:ind w:hanging="640"/>
            <w:divId w:val="1432968989"/>
            <w:rPr>
              <w:rFonts w:eastAsia="Times New Roman"/>
              <w:color w:val="000000"/>
            </w:rPr>
          </w:pPr>
          <w:r w:rsidRPr="009C6692">
            <w:rPr>
              <w:rFonts w:eastAsia="Times New Roman"/>
              <w:color w:val="000000"/>
            </w:rPr>
            <w:t xml:space="preserve">38. </w:t>
          </w:r>
          <w:r w:rsidRPr="009C6692">
            <w:rPr>
              <w:rFonts w:eastAsia="Times New Roman"/>
              <w:color w:val="000000"/>
            </w:rPr>
            <w:tab/>
          </w:r>
          <w:proofErr w:type="spellStart"/>
          <w:r w:rsidRPr="009C6692">
            <w:rPr>
              <w:rFonts w:eastAsia="Times New Roman"/>
              <w:color w:val="000000"/>
            </w:rPr>
            <w:t>Kartikasari</w:t>
          </w:r>
          <w:proofErr w:type="spellEnd"/>
          <w:r w:rsidRPr="009C6692">
            <w:rPr>
              <w:rFonts w:eastAsia="Times New Roman"/>
              <w:color w:val="000000"/>
            </w:rPr>
            <w:t xml:space="preserve"> AER, Huertas CS, Mitchell A, Plebanski M. Tumor-Induced Inflammatory Cytokines and the Emerging Diagnostic Devices for Cancer Detection and Prognosis. Front Oncol. 2021;11: 692142. doi:10.3389/FONC.2021.692142/XML/NLM</w:t>
          </w:r>
        </w:p>
        <w:p w14:paraId="480FFAD1" w14:textId="77777777" w:rsidR="009C6692" w:rsidRPr="009C6692" w:rsidRDefault="009C6692">
          <w:pPr>
            <w:autoSpaceDE w:val="0"/>
            <w:autoSpaceDN w:val="0"/>
            <w:ind w:hanging="640"/>
            <w:divId w:val="1135836082"/>
            <w:rPr>
              <w:rFonts w:eastAsia="Times New Roman"/>
              <w:color w:val="000000"/>
            </w:rPr>
          </w:pPr>
          <w:r w:rsidRPr="009C6692">
            <w:rPr>
              <w:rFonts w:eastAsia="Times New Roman"/>
              <w:color w:val="000000"/>
            </w:rPr>
            <w:t xml:space="preserve">39. </w:t>
          </w:r>
          <w:r w:rsidRPr="009C6692">
            <w:rPr>
              <w:rFonts w:eastAsia="Times New Roman"/>
              <w:color w:val="000000"/>
            </w:rPr>
            <w:tab/>
          </w:r>
          <w:proofErr w:type="spellStart"/>
          <w:r w:rsidRPr="009C6692">
            <w:rPr>
              <w:rFonts w:eastAsia="Times New Roman"/>
              <w:color w:val="000000"/>
            </w:rPr>
            <w:t>Kadomoto</w:t>
          </w:r>
          <w:proofErr w:type="spellEnd"/>
          <w:r w:rsidRPr="009C6692">
            <w:rPr>
              <w:rFonts w:eastAsia="Times New Roman"/>
              <w:color w:val="000000"/>
            </w:rPr>
            <w:t xml:space="preserve"> S, Izumi K, Mizokami A. Roles of CCL2-CCR2 Axis in the Tumor Microenvironment. Int J Mol Sci. 2021;22: 8530. doi:10.3390/IJMS22168530</w:t>
          </w:r>
        </w:p>
        <w:p w14:paraId="2815F06E" w14:textId="77777777" w:rsidR="009C6692" w:rsidRPr="009C6692" w:rsidRDefault="009C6692">
          <w:pPr>
            <w:autoSpaceDE w:val="0"/>
            <w:autoSpaceDN w:val="0"/>
            <w:ind w:hanging="640"/>
            <w:divId w:val="1581524220"/>
            <w:rPr>
              <w:rFonts w:eastAsia="Times New Roman"/>
              <w:color w:val="000000"/>
            </w:rPr>
          </w:pPr>
          <w:r w:rsidRPr="009C6692">
            <w:rPr>
              <w:rFonts w:eastAsia="Times New Roman"/>
              <w:color w:val="000000"/>
            </w:rPr>
            <w:t xml:space="preserve">40. </w:t>
          </w:r>
          <w:r w:rsidRPr="009C6692">
            <w:rPr>
              <w:rFonts w:eastAsia="Times New Roman"/>
              <w:color w:val="000000"/>
            </w:rPr>
            <w:tab/>
            <w:t>Wang X, Eichhorn PJA, Thiery JP. TGF-β, EMT, and resistance to anti-cancer treatment. Semin Cancer Biol. 2023;97: 1–11. doi:10.1016/J.SEMCANCER.2023.10.004</w:t>
          </w:r>
        </w:p>
        <w:p w14:paraId="6CB570E4" w14:textId="77777777" w:rsidR="009C6692" w:rsidRPr="009C6692" w:rsidRDefault="009C6692">
          <w:pPr>
            <w:autoSpaceDE w:val="0"/>
            <w:autoSpaceDN w:val="0"/>
            <w:ind w:hanging="640"/>
            <w:divId w:val="506483808"/>
            <w:rPr>
              <w:rFonts w:eastAsia="Times New Roman"/>
              <w:color w:val="000000"/>
            </w:rPr>
          </w:pPr>
          <w:r w:rsidRPr="009C6692">
            <w:rPr>
              <w:rFonts w:eastAsia="Times New Roman"/>
              <w:color w:val="000000"/>
            </w:rPr>
            <w:t xml:space="preserve">41. </w:t>
          </w:r>
          <w:r w:rsidRPr="009C6692">
            <w:rPr>
              <w:rFonts w:eastAsia="Times New Roman"/>
              <w:color w:val="000000"/>
            </w:rPr>
            <w:tab/>
            <w:t xml:space="preserve">Patel SA, Nilsson MB, Le X, Cascone T, Jain RK, </w:t>
          </w:r>
          <w:proofErr w:type="spellStart"/>
          <w:r w:rsidRPr="009C6692">
            <w:rPr>
              <w:rFonts w:eastAsia="Times New Roman"/>
              <w:color w:val="000000"/>
            </w:rPr>
            <w:t>Heymach</w:t>
          </w:r>
          <w:proofErr w:type="spellEnd"/>
          <w:r w:rsidRPr="009C6692">
            <w:rPr>
              <w:rFonts w:eastAsia="Times New Roman"/>
              <w:color w:val="000000"/>
            </w:rPr>
            <w:t xml:space="preserve"> J V. Molecular Mechanisms and Future Implications of VEGF/VEGFR in Cancer Therapy. Clin Cancer Res. 2023;29: 30. doi:10.1158/1078-0432.CCR-22-1366</w:t>
          </w:r>
        </w:p>
        <w:p w14:paraId="07B8DF3B" w14:textId="77777777" w:rsidR="009C6692" w:rsidRPr="009C6692" w:rsidRDefault="009C6692">
          <w:pPr>
            <w:autoSpaceDE w:val="0"/>
            <w:autoSpaceDN w:val="0"/>
            <w:ind w:hanging="640"/>
            <w:divId w:val="62071822"/>
            <w:rPr>
              <w:rFonts w:eastAsia="Times New Roman"/>
              <w:color w:val="000000"/>
            </w:rPr>
          </w:pPr>
          <w:r w:rsidRPr="009C6692">
            <w:rPr>
              <w:rFonts w:eastAsia="Times New Roman"/>
              <w:color w:val="000000"/>
            </w:rPr>
            <w:t xml:space="preserve">42. </w:t>
          </w:r>
          <w:r w:rsidRPr="009C6692">
            <w:rPr>
              <w:rFonts w:eastAsia="Times New Roman"/>
              <w:color w:val="000000"/>
            </w:rPr>
            <w:tab/>
            <w:t xml:space="preserve">Rizzo M, </w:t>
          </w:r>
          <w:proofErr w:type="spellStart"/>
          <w:r w:rsidRPr="009C6692">
            <w:rPr>
              <w:rFonts w:eastAsia="Times New Roman"/>
              <w:color w:val="000000"/>
            </w:rPr>
            <w:t>Varnier</w:t>
          </w:r>
          <w:proofErr w:type="spellEnd"/>
          <w:r w:rsidRPr="009C6692">
            <w:rPr>
              <w:rFonts w:eastAsia="Times New Roman"/>
              <w:color w:val="000000"/>
            </w:rPr>
            <w:t xml:space="preserve"> L, </w:t>
          </w:r>
          <w:proofErr w:type="spellStart"/>
          <w:r w:rsidRPr="009C6692">
            <w:rPr>
              <w:rFonts w:eastAsia="Times New Roman"/>
              <w:color w:val="000000"/>
            </w:rPr>
            <w:t>Pezzicoli</w:t>
          </w:r>
          <w:proofErr w:type="spellEnd"/>
          <w:r w:rsidRPr="009C6692">
            <w:rPr>
              <w:rFonts w:eastAsia="Times New Roman"/>
              <w:color w:val="000000"/>
            </w:rPr>
            <w:t xml:space="preserve"> G, Pirovano M, </w:t>
          </w:r>
          <w:proofErr w:type="spellStart"/>
          <w:r w:rsidRPr="009C6692">
            <w:rPr>
              <w:rFonts w:eastAsia="Times New Roman"/>
              <w:color w:val="000000"/>
            </w:rPr>
            <w:t>Cosmai</w:t>
          </w:r>
          <w:proofErr w:type="spellEnd"/>
          <w:r w:rsidRPr="009C6692">
            <w:rPr>
              <w:rFonts w:eastAsia="Times New Roman"/>
              <w:color w:val="000000"/>
            </w:rPr>
            <w:t xml:space="preserve"> L, Porta C. IL-8 and its role as a potential biomarker of resistance to anti-angiogenic agents and immune checkpoint inhibitors in metastatic renal cell carcinoma. Front Oncol. 2022;12: 990568. doi:10.3389/FONC.2022.990568/BIBTEX</w:t>
          </w:r>
        </w:p>
        <w:p w14:paraId="5A588C69" w14:textId="77777777" w:rsidR="009C6692" w:rsidRPr="009C6692" w:rsidRDefault="009C6692">
          <w:pPr>
            <w:autoSpaceDE w:val="0"/>
            <w:autoSpaceDN w:val="0"/>
            <w:ind w:hanging="640"/>
            <w:divId w:val="2123183790"/>
            <w:rPr>
              <w:rFonts w:eastAsia="Times New Roman"/>
              <w:color w:val="000000"/>
            </w:rPr>
          </w:pPr>
          <w:r w:rsidRPr="009C6692">
            <w:rPr>
              <w:rFonts w:eastAsia="Times New Roman"/>
              <w:color w:val="000000"/>
            </w:rPr>
            <w:t xml:space="preserve">43. </w:t>
          </w:r>
          <w:r w:rsidRPr="009C6692">
            <w:rPr>
              <w:rFonts w:eastAsia="Times New Roman"/>
              <w:color w:val="000000"/>
            </w:rPr>
            <w:tab/>
            <w:t>Goswami B, Rajappa M, Mallika V, Kumar Shukla D, Kumar S. TNF-α/IL-10 ratio and C-reactive protein as markers of the inflammatory response in CAD-prone North Indian patients with acute myocardial infarction. 2009. doi:10.1016/j.cca.2009.06.029</w:t>
          </w:r>
        </w:p>
        <w:p w14:paraId="120F77E8" w14:textId="77777777" w:rsidR="009C6692" w:rsidRPr="009C6692" w:rsidRDefault="009C6692">
          <w:pPr>
            <w:autoSpaceDE w:val="0"/>
            <w:autoSpaceDN w:val="0"/>
            <w:ind w:hanging="640"/>
            <w:divId w:val="591593654"/>
            <w:rPr>
              <w:rFonts w:eastAsia="Times New Roman"/>
              <w:color w:val="000000"/>
            </w:rPr>
          </w:pPr>
          <w:r w:rsidRPr="009C6692">
            <w:rPr>
              <w:rFonts w:eastAsia="Times New Roman"/>
              <w:color w:val="000000"/>
            </w:rPr>
            <w:t xml:space="preserve">44. </w:t>
          </w:r>
          <w:r w:rsidRPr="009C6692">
            <w:rPr>
              <w:rFonts w:eastAsia="Times New Roman"/>
              <w:color w:val="000000"/>
            </w:rPr>
            <w:tab/>
            <w:t xml:space="preserve">Martínez-Espinosa I, Serrato JA, Germán-Valenzuela J, Ortiz-Quintero B. </w:t>
          </w:r>
          <w:proofErr w:type="spellStart"/>
          <w:r w:rsidRPr="009C6692">
            <w:rPr>
              <w:rFonts w:eastAsia="Times New Roman"/>
              <w:color w:val="000000"/>
            </w:rPr>
            <w:t>Exosomal</w:t>
          </w:r>
          <w:proofErr w:type="spellEnd"/>
          <w:r w:rsidRPr="009C6692">
            <w:rPr>
              <w:rFonts w:eastAsia="Times New Roman"/>
              <w:color w:val="000000"/>
            </w:rPr>
            <w:t xml:space="preserve"> proteins as drivers of metastasis to distant organs. Biomedicine &amp; Pharmacotherapy. 2025;193: 118886. doi:10.1016/J.BIOPHA.2025.118886</w:t>
          </w:r>
        </w:p>
        <w:p w14:paraId="7677B800" w14:textId="77777777" w:rsidR="009C6692" w:rsidRPr="009C6692" w:rsidRDefault="009C6692">
          <w:pPr>
            <w:autoSpaceDE w:val="0"/>
            <w:autoSpaceDN w:val="0"/>
            <w:ind w:hanging="640"/>
            <w:divId w:val="1409576688"/>
            <w:rPr>
              <w:rFonts w:eastAsia="Times New Roman"/>
              <w:color w:val="000000"/>
            </w:rPr>
          </w:pPr>
          <w:r w:rsidRPr="009C6692">
            <w:rPr>
              <w:rFonts w:eastAsia="Times New Roman"/>
              <w:color w:val="000000"/>
            </w:rPr>
            <w:lastRenderedPageBreak/>
            <w:t xml:space="preserve">45. </w:t>
          </w:r>
          <w:r w:rsidRPr="009C6692">
            <w:rPr>
              <w:rFonts w:eastAsia="Times New Roman"/>
              <w:color w:val="000000"/>
            </w:rPr>
            <w:tab/>
            <w:t>Zhao L, Ma X, Yu J. Exosomes and organ-specific metastasis. Mol Ther Methods Clin Dev. 2021;22: 133. doi:10.1016/J.OMTM.2021.05.016</w:t>
          </w:r>
        </w:p>
        <w:p w14:paraId="69DAC518" w14:textId="77777777" w:rsidR="009C6692" w:rsidRPr="009C6692" w:rsidRDefault="009C6692">
          <w:pPr>
            <w:autoSpaceDE w:val="0"/>
            <w:autoSpaceDN w:val="0"/>
            <w:ind w:hanging="640"/>
            <w:divId w:val="377819829"/>
            <w:rPr>
              <w:rFonts w:eastAsia="Times New Roman"/>
              <w:color w:val="000000"/>
            </w:rPr>
          </w:pPr>
          <w:r w:rsidRPr="009C6692">
            <w:rPr>
              <w:rFonts w:eastAsia="Times New Roman"/>
              <w:color w:val="000000"/>
            </w:rPr>
            <w:t xml:space="preserve">46. </w:t>
          </w:r>
          <w:r w:rsidRPr="009C6692">
            <w:rPr>
              <w:rFonts w:eastAsia="Times New Roman"/>
              <w:color w:val="000000"/>
            </w:rPr>
            <w:tab/>
          </w:r>
          <w:proofErr w:type="spellStart"/>
          <w:r w:rsidRPr="009C6692">
            <w:rPr>
              <w:rFonts w:eastAsia="Times New Roman"/>
              <w:color w:val="000000"/>
            </w:rPr>
            <w:t>Saadh</w:t>
          </w:r>
          <w:proofErr w:type="spellEnd"/>
          <w:r w:rsidRPr="009C6692">
            <w:rPr>
              <w:rFonts w:eastAsia="Times New Roman"/>
              <w:color w:val="000000"/>
            </w:rPr>
            <w:t xml:space="preserve"> MJ, Jasim NY, Ahmed MH, Ballal S, Kumar A, </w:t>
          </w:r>
          <w:proofErr w:type="spellStart"/>
          <w:r w:rsidRPr="009C6692">
            <w:rPr>
              <w:rFonts w:eastAsia="Times New Roman"/>
              <w:color w:val="000000"/>
            </w:rPr>
            <w:t>Atteri</w:t>
          </w:r>
          <w:proofErr w:type="spellEnd"/>
          <w:r w:rsidRPr="009C6692">
            <w:rPr>
              <w:rFonts w:eastAsia="Times New Roman"/>
              <w:color w:val="000000"/>
            </w:rPr>
            <w:t xml:space="preserve"> S, et al. Critical roles of miR-21 in promotions angiogenesis: friend or foe? Clinical and Experimental Medicine 2025 25:1. 2025;25: 1–23. doi:10.1007/S10238-025-01600-7</w:t>
          </w:r>
        </w:p>
        <w:p w14:paraId="08C8158B" w14:textId="77777777" w:rsidR="009C6692" w:rsidRPr="009C6692" w:rsidRDefault="009C6692">
          <w:pPr>
            <w:autoSpaceDE w:val="0"/>
            <w:autoSpaceDN w:val="0"/>
            <w:ind w:hanging="640"/>
            <w:divId w:val="1931160197"/>
            <w:rPr>
              <w:rFonts w:eastAsia="Times New Roman"/>
              <w:color w:val="000000"/>
            </w:rPr>
          </w:pPr>
          <w:r w:rsidRPr="009C6692">
            <w:rPr>
              <w:rFonts w:eastAsia="Times New Roman"/>
              <w:color w:val="000000"/>
            </w:rPr>
            <w:t xml:space="preserve">47. </w:t>
          </w:r>
          <w:r w:rsidRPr="009C6692">
            <w:rPr>
              <w:rFonts w:eastAsia="Times New Roman"/>
              <w:color w:val="000000"/>
            </w:rPr>
            <w:tab/>
            <w:t>Deng C, Huo M, Chu H, Zhuang X, Deng G, Li W, et al. Exosome circATP8A1 induces macrophage M2 polarization by regulating the miR-1-3p/STAT6 axis to promote gastric cancer progression. Mol Cancer. 2024;23: 1–19. doi:10.1186/S12943-024-01966-4/FIGURES/8</w:t>
          </w:r>
        </w:p>
        <w:p w14:paraId="7EEF3794" w14:textId="77777777" w:rsidR="009C6692" w:rsidRPr="009C6692" w:rsidRDefault="009C6692">
          <w:pPr>
            <w:autoSpaceDE w:val="0"/>
            <w:autoSpaceDN w:val="0"/>
            <w:ind w:hanging="640"/>
            <w:divId w:val="734594723"/>
            <w:rPr>
              <w:rFonts w:eastAsia="Times New Roman"/>
              <w:color w:val="000000"/>
            </w:rPr>
          </w:pPr>
          <w:r w:rsidRPr="009C6692">
            <w:rPr>
              <w:rFonts w:eastAsia="Times New Roman"/>
              <w:color w:val="000000"/>
            </w:rPr>
            <w:t xml:space="preserve">48. </w:t>
          </w:r>
          <w:r w:rsidRPr="009C6692">
            <w:rPr>
              <w:rFonts w:eastAsia="Times New Roman"/>
              <w:color w:val="000000"/>
            </w:rPr>
            <w:tab/>
            <w:t>Adachi M, Hoshino Y, Izumi Y, Sakai H, Takagi S. Effects of inhibitors of vascular endothelial growth factor receptor 2 and downstream pathways of receptor tyrosine kinases involving phosphatidylinositol 3-kinase/Akt/mammalian target of rapamycin or mitogen-activated protein kinase in canine hemangiosarcoma cell lines. Canadian Journal of Veterinary Research. 2016;80: 209. Available: https://pmc.ncbi.nlm.nih.gov/articles/PMC4924555/</w:t>
          </w:r>
        </w:p>
        <w:p w14:paraId="3A3430E9" w14:textId="77777777" w:rsidR="009C6692" w:rsidRPr="009C6692" w:rsidRDefault="009C6692">
          <w:pPr>
            <w:autoSpaceDE w:val="0"/>
            <w:autoSpaceDN w:val="0"/>
            <w:ind w:hanging="640"/>
            <w:divId w:val="1402289532"/>
            <w:rPr>
              <w:rFonts w:eastAsia="Times New Roman"/>
              <w:color w:val="000000"/>
            </w:rPr>
          </w:pPr>
          <w:r w:rsidRPr="009C6692">
            <w:rPr>
              <w:rFonts w:eastAsia="Times New Roman"/>
              <w:color w:val="000000"/>
            </w:rPr>
            <w:t xml:space="preserve">49. </w:t>
          </w:r>
          <w:r w:rsidRPr="009C6692">
            <w:rPr>
              <w:rFonts w:eastAsia="Times New Roman"/>
              <w:color w:val="000000"/>
            </w:rPr>
            <w:tab/>
            <w:t>Benton A, Liu B, Gartenhaus LE, Hanna JA. Genomic landscape and preclinical models of angiosarcoma. Mol Oncol. 2024;19: 965. doi:10.1002/1878-0261.13744</w:t>
          </w:r>
        </w:p>
        <w:p w14:paraId="7F453621" w14:textId="77777777" w:rsidR="009C6692" w:rsidRPr="009C6692" w:rsidRDefault="009C6692">
          <w:pPr>
            <w:autoSpaceDE w:val="0"/>
            <w:autoSpaceDN w:val="0"/>
            <w:ind w:hanging="640"/>
            <w:divId w:val="577138134"/>
            <w:rPr>
              <w:rFonts w:eastAsia="Times New Roman"/>
              <w:color w:val="000000"/>
            </w:rPr>
          </w:pPr>
          <w:r w:rsidRPr="009C6692">
            <w:rPr>
              <w:rFonts w:eastAsia="Times New Roman"/>
              <w:color w:val="000000"/>
            </w:rPr>
            <w:t xml:space="preserve">50. </w:t>
          </w:r>
          <w:r w:rsidRPr="009C6692">
            <w:rPr>
              <w:rFonts w:eastAsia="Times New Roman"/>
              <w:color w:val="000000"/>
            </w:rPr>
            <w:tab/>
            <w:t xml:space="preserve">Kang TG, Park HJ, Moon J, Lee JH, Ha SJ. Enriching CCL3 in the Tumor Microenvironment Facilitates T </w:t>
          </w:r>
          <w:proofErr w:type="gramStart"/>
          <w:r w:rsidRPr="009C6692">
            <w:rPr>
              <w:rFonts w:eastAsia="Times New Roman"/>
              <w:color w:val="000000"/>
            </w:rPr>
            <w:t>cell</w:t>
          </w:r>
          <w:proofErr w:type="gramEnd"/>
          <w:r w:rsidRPr="009C6692">
            <w:rPr>
              <w:rFonts w:eastAsia="Times New Roman"/>
              <w:color w:val="000000"/>
            </w:rPr>
            <w:t xml:space="preserve"> Responses and Improves the Efficacy of Anti-PD-1 Therapy. Immune </w:t>
          </w:r>
          <w:proofErr w:type="spellStart"/>
          <w:r w:rsidRPr="009C6692">
            <w:rPr>
              <w:rFonts w:eastAsia="Times New Roman"/>
              <w:color w:val="000000"/>
            </w:rPr>
            <w:t>Netw</w:t>
          </w:r>
          <w:proofErr w:type="spellEnd"/>
          <w:r w:rsidRPr="009C6692">
            <w:rPr>
              <w:rFonts w:eastAsia="Times New Roman"/>
              <w:color w:val="000000"/>
            </w:rPr>
            <w:t>. 2021;21: e23. doi:10.4110/IN.2021.21.E23</w:t>
          </w:r>
        </w:p>
        <w:p w14:paraId="1D3A87E0" w14:textId="77777777" w:rsidR="009C6692" w:rsidRPr="009C6692" w:rsidRDefault="009C6692">
          <w:pPr>
            <w:autoSpaceDE w:val="0"/>
            <w:autoSpaceDN w:val="0"/>
            <w:ind w:hanging="640"/>
            <w:divId w:val="1787045844"/>
            <w:rPr>
              <w:rFonts w:eastAsia="Times New Roman"/>
              <w:color w:val="000000"/>
            </w:rPr>
          </w:pPr>
          <w:r w:rsidRPr="009C6692">
            <w:rPr>
              <w:rFonts w:eastAsia="Times New Roman"/>
              <w:color w:val="000000"/>
            </w:rPr>
            <w:t xml:space="preserve">51. </w:t>
          </w:r>
          <w:r w:rsidRPr="009C6692">
            <w:rPr>
              <w:rFonts w:eastAsia="Times New Roman"/>
              <w:color w:val="000000"/>
            </w:rPr>
            <w:tab/>
            <w:t xml:space="preserve">Hung YP, Qian X. Histiocytic Sarcoma. Arch </w:t>
          </w:r>
          <w:proofErr w:type="spellStart"/>
          <w:r w:rsidRPr="009C6692">
            <w:rPr>
              <w:rFonts w:eastAsia="Times New Roman"/>
              <w:color w:val="000000"/>
            </w:rPr>
            <w:t>Pathol</w:t>
          </w:r>
          <w:proofErr w:type="spellEnd"/>
          <w:r w:rsidRPr="009C6692">
            <w:rPr>
              <w:rFonts w:eastAsia="Times New Roman"/>
              <w:color w:val="000000"/>
            </w:rPr>
            <w:t xml:space="preserve"> Lab Med. 2020;144: 650–654. doi:10.5858/ARPA.2018-0349-RS</w:t>
          </w:r>
        </w:p>
        <w:p w14:paraId="697B67D3" w14:textId="77777777" w:rsidR="009C6692" w:rsidRPr="009C6692" w:rsidRDefault="009C6692">
          <w:pPr>
            <w:autoSpaceDE w:val="0"/>
            <w:autoSpaceDN w:val="0"/>
            <w:ind w:hanging="640"/>
            <w:divId w:val="465053867"/>
            <w:rPr>
              <w:rFonts w:eastAsia="Times New Roman"/>
              <w:color w:val="000000"/>
            </w:rPr>
          </w:pPr>
          <w:r w:rsidRPr="009C6692">
            <w:rPr>
              <w:rFonts w:eastAsia="Times New Roman"/>
              <w:color w:val="000000"/>
            </w:rPr>
            <w:t xml:space="preserve">52. </w:t>
          </w:r>
          <w:r w:rsidRPr="009C6692">
            <w:rPr>
              <w:rFonts w:eastAsia="Times New Roman"/>
              <w:color w:val="000000"/>
            </w:rPr>
            <w:tab/>
            <w:t xml:space="preserve">Moore PF. Histiocytic Diseases. Vet Clin North Am Small Anim </w:t>
          </w:r>
          <w:proofErr w:type="spellStart"/>
          <w:r w:rsidRPr="009C6692">
            <w:rPr>
              <w:rFonts w:eastAsia="Times New Roman"/>
              <w:color w:val="000000"/>
            </w:rPr>
            <w:t>Pract</w:t>
          </w:r>
          <w:proofErr w:type="spellEnd"/>
          <w:r w:rsidRPr="009C6692">
            <w:rPr>
              <w:rFonts w:eastAsia="Times New Roman"/>
              <w:color w:val="000000"/>
            </w:rPr>
            <w:t>. 2023;53: 121–140. doi:10.1016/J.CVSM.2022.07.010</w:t>
          </w:r>
        </w:p>
        <w:p w14:paraId="3E4B067C" w14:textId="77777777" w:rsidR="009C6692" w:rsidRPr="009C6692" w:rsidRDefault="009C6692">
          <w:pPr>
            <w:autoSpaceDE w:val="0"/>
            <w:autoSpaceDN w:val="0"/>
            <w:ind w:hanging="640"/>
            <w:divId w:val="1533424198"/>
            <w:rPr>
              <w:rFonts w:eastAsia="Times New Roman"/>
              <w:color w:val="000000"/>
            </w:rPr>
          </w:pPr>
          <w:r w:rsidRPr="009C6692">
            <w:rPr>
              <w:rFonts w:eastAsia="Times New Roman"/>
              <w:color w:val="000000"/>
            </w:rPr>
            <w:t xml:space="preserve">53. </w:t>
          </w:r>
          <w:r w:rsidRPr="009C6692">
            <w:rPr>
              <w:rFonts w:eastAsia="Times New Roman"/>
              <w:color w:val="000000"/>
            </w:rPr>
            <w:tab/>
            <w:t xml:space="preserve">Shaheen ZR, Christmann BS, Stafford JD, Moran JM, Buller RML, Corbett JA. CCR5 is a required signaling receptor for macrophage expression of inflammatory genes in response to viral double-stranded RNA. Am J </w:t>
          </w:r>
          <w:proofErr w:type="spellStart"/>
          <w:r w:rsidRPr="009C6692">
            <w:rPr>
              <w:rFonts w:eastAsia="Times New Roman"/>
              <w:color w:val="000000"/>
            </w:rPr>
            <w:t>Physiol</w:t>
          </w:r>
          <w:proofErr w:type="spellEnd"/>
          <w:r w:rsidRPr="009C6692">
            <w:rPr>
              <w:rFonts w:eastAsia="Times New Roman"/>
              <w:color w:val="000000"/>
            </w:rPr>
            <w:t xml:space="preserve"> </w:t>
          </w:r>
          <w:proofErr w:type="spellStart"/>
          <w:r w:rsidRPr="009C6692">
            <w:rPr>
              <w:rFonts w:eastAsia="Times New Roman"/>
              <w:color w:val="000000"/>
            </w:rPr>
            <w:t>Regul</w:t>
          </w:r>
          <w:proofErr w:type="spellEnd"/>
          <w:r w:rsidRPr="009C6692">
            <w:rPr>
              <w:rFonts w:eastAsia="Times New Roman"/>
              <w:color w:val="000000"/>
            </w:rPr>
            <w:t xml:space="preserve"> </w:t>
          </w:r>
          <w:proofErr w:type="spellStart"/>
          <w:r w:rsidRPr="009C6692">
            <w:rPr>
              <w:rFonts w:eastAsia="Times New Roman"/>
              <w:color w:val="000000"/>
            </w:rPr>
            <w:t>Integr</w:t>
          </w:r>
          <w:proofErr w:type="spellEnd"/>
          <w:r w:rsidRPr="009C6692">
            <w:rPr>
              <w:rFonts w:eastAsia="Times New Roman"/>
              <w:color w:val="000000"/>
            </w:rPr>
            <w:t xml:space="preserve"> Comp Physiol. 2019;316: R525–R534. doi:10.1152/AJPREGU.00019.2019,</w:t>
          </w:r>
        </w:p>
        <w:p w14:paraId="5F448E0C" w14:textId="77777777" w:rsidR="009C6692" w:rsidRPr="009C6692" w:rsidRDefault="009C6692">
          <w:pPr>
            <w:autoSpaceDE w:val="0"/>
            <w:autoSpaceDN w:val="0"/>
            <w:ind w:hanging="640"/>
            <w:divId w:val="1820993428"/>
            <w:rPr>
              <w:rFonts w:eastAsia="Times New Roman"/>
              <w:color w:val="000000"/>
            </w:rPr>
          </w:pPr>
          <w:r w:rsidRPr="009C6692">
            <w:rPr>
              <w:rFonts w:eastAsia="Times New Roman"/>
              <w:color w:val="000000"/>
            </w:rPr>
            <w:t xml:space="preserve">54. </w:t>
          </w:r>
          <w:r w:rsidRPr="009C6692">
            <w:rPr>
              <w:rFonts w:eastAsia="Times New Roman"/>
              <w:color w:val="000000"/>
            </w:rPr>
            <w:tab/>
            <w:t xml:space="preserve">Gane JM, Stockley RA, </w:t>
          </w:r>
          <w:proofErr w:type="spellStart"/>
          <w:r w:rsidRPr="009C6692">
            <w:rPr>
              <w:rFonts w:eastAsia="Times New Roman"/>
              <w:color w:val="000000"/>
            </w:rPr>
            <w:t>Sapey</w:t>
          </w:r>
          <w:proofErr w:type="spellEnd"/>
          <w:r w:rsidRPr="009C6692">
            <w:rPr>
              <w:rFonts w:eastAsia="Times New Roman"/>
              <w:color w:val="000000"/>
            </w:rPr>
            <w:t xml:space="preserve"> E. TNF- α Autocrine Feedback Loops in Human Monocytes: The Pro- and Anti-Inflammatory Roles of the TNF- α Receptors Support the Concept of Selective TNFR1 Blockade in Vivo. J Immunol Res. 2016;2016. doi:10.1155/2016/1079851,</w:t>
          </w:r>
        </w:p>
        <w:p w14:paraId="640A5BBE" w14:textId="77777777" w:rsidR="009C6692" w:rsidRPr="009C6692" w:rsidRDefault="009C6692">
          <w:pPr>
            <w:autoSpaceDE w:val="0"/>
            <w:autoSpaceDN w:val="0"/>
            <w:ind w:hanging="640"/>
            <w:divId w:val="1013603913"/>
            <w:rPr>
              <w:rFonts w:eastAsia="Times New Roman"/>
              <w:color w:val="000000"/>
            </w:rPr>
          </w:pPr>
          <w:r w:rsidRPr="009C6692">
            <w:rPr>
              <w:rFonts w:eastAsia="Times New Roman"/>
              <w:color w:val="000000"/>
            </w:rPr>
            <w:t xml:space="preserve">55. </w:t>
          </w:r>
          <w:r w:rsidRPr="009C6692">
            <w:rPr>
              <w:rFonts w:eastAsia="Times New Roman"/>
              <w:color w:val="000000"/>
            </w:rPr>
            <w:tab/>
          </w:r>
          <w:proofErr w:type="spellStart"/>
          <w:r w:rsidRPr="009C6692">
            <w:rPr>
              <w:rFonts w:eastAsia="Times New Roman"/>
              <w:color w:val="000000"/>
            </w:rPr>
            <w:t>Felsburg</w:t>
          </w:r>
          <w:proofErr w:type="spellEnd"/>
          <w:r w:rsidRPr="009C6692">
            <w:rPr>
              <w:rFonts w:eastAsia="Times New Roman"/>
              <w:color w:val="000000"/>
            </w:rPr>
            <w:t xml:space="preserve"> PJ. Overview of immune system development in the dog: comparison with humans. http://dx.doi.org/101191/0960327102ht286oa. 2002;21: 487–492. doi:10.1191/0960327102HT286OA</w:t>
          </w:r>
        </w:p>
        <w:p w14:paraId="7C6E6BC0" w14:textId="77777777" w:rsidR="009C6692" w:rsidRPr="009C6692" w:rsidRDefault="009C6692">
          <w:pPr>
            <w:autoSpaceDE w:val="0"/>
            <w:autoSpaceDN w:val="0"/>
            <w:ind w:hanging="640"/>
            <w:divId w:val="232350496"/>
            <w:rPr>
              <w:rFonts w:eastAsia="Times New Roman"/>
              <w:color w:val="000000"/>
            </w:rPr>
          </w:pPr>
          <w:r w:rsidRPr="009C6692">
            <w:rPr>
              <w:rFonts w:eastAsia="Times New Roman"/>
              <w:color w:val="000000"/>
            </w:rPr>
            <w:t xml:space="preserve">56. </w:t>
          </w:r>
          <w:r w:rsidRPr="009C6692">
            <w:rPr>
              <w:rFonts w:eastAsia="Times New Roman"/>
              <w:color w:val="000000"/>
            </w:rPr>
            <w:tab/>
            <w:t>Gardner HL, Fenger JM, London CA. Dogs as a Model for Cancer. 4. Available: https://pmc.ncbi.nlm.nih.gov/articles/PMC6314649/</w:t>
          </w:r>
        </w:p>
        <w:p w14:paraId="478125BA" w14:textId="33289BE3" w:rsidR="00555ADB" w:rsidRDefault="009C6692" w:rsidP="009271E5">
          <w:pPr>
            <w:pStyle w:val="paragraph"/>
            <w:spacing w:before="0" w:beforeAutospacing="0" w:after="0" w:afterAutospacing="0" w:line="480" w:lineRule="auto"/>
            <w:textAlignment w:val="baseline"/>
            <w:rPr>
              <w:bCs/>
              <w:color w:val="000000"/>
              <w:szCs w:val="22"/>
            </w:rPr>
          </w:pPr>
          <w:r w:rsidRPr="009C6692">
            <w:rPr>
              <w:color w:val="000000"/>
            </w:rPr>
            <w:t> </w:t>
          </w:r>
        </w:p>
      </w:sdtContent>
    </w:sdt>
    <w:p w14:paraId="08F970DD" w14:textId="3333B992" w:rsidR="000E20A9" w:rsidRDefault="000E20A9" w:rsidP="009271E5">
      <w:pPr>
        <w:pStyle w:val="paragraph"/>
        <w:spacing w:before="0" w:beforeAutospacing="0" w:after="0" w:afterAutospacing="0" w:line="480" w:lineRule="auto"/>
        <w:textAlignment w:val="baseline"/>
        <w:rPr>
          <w:b/>
          <w:color w:val="000000"/>
          <w:szCs w:val="22"/>
        </w:rPr>
      </w:pPr>
      <w:r>
        <w:rPr>
          <w:b/>
          <w:color w:val="000000"/>
          <w:sz w:val="36"/>
          <w:szCs w:val="36"/>
        </w:rPr>
        <w:t>Supporting Information</w:t>
      </w:r>
    </w:p>
    <w:p w14:paraId="23CBA3D2" w14:textId="43FC5D86" w:rsidR="000E20A9" w:rsidRPr="00DA6CE4" w:rsidRDefault="000E20A9" w:rsidP="00DA6CE4">
      <w:pPr>
        <w:pStyle w:val="NormalWeb"/>
        <w:spacing w:before="0" w:beforeAutospacing="0" w:after="0" w:afterAutospacing="0" w:line="480" w:lineRule="auto"/>
        <w:rPr>
          <w:rFonts w:eastAsiaTheme="majorEastAsia"/>
          <w:b/>
          <w:bCs/>
          <w:color w:val="000000"/>
          <w:sz w:val="22"/>
          <w:szCs w:val="22"/>
          <w:shd w:val="clear" w:color="auto" w:fill="FFFFFF"/>
        </w:rPr>
      </w:pPr>
      <w:r w:rsidRPr="00DA6CE4">
        <w:rPr>
          <w:b/>
          <w:color w:val="000000"/>
          <w:sz w:val="22"/>
          <w:szCs w:val="22"/>
        </w:rPr>
        <w:t>S1 Fig</w:t>
      </w:r>
      <w:ins w:id="641" w:author="Brady,Rachel" w:date="2026-01-14T17:15:00Z" w16du:dateUtc="2026-01-15T01:15:00Z">
        <w:r w:rsidR="001919E9">
          <w:rPr>
            <w:b/>
            <w:color w:val="000000"/>
            <w:sz w:val="22"/>
            <w:szCs w:val="22"/>
          </w:rPr>
          <w:t>:</w:t>
        </w:r>
      </w:ins>
      <w:del w:id="642" w:author="Brady,Rachel" w:date="2026-01-14T17:15:00Z" w16du:dateUtc="2026-01-15T01:15:00Z">
        <w:r w:rsidRPr="00DA6CE4" w:rsidDel="001919E9">
          <w:rPr>
            <w:b/>
            <w:color w:val="000000"/>
            <w:sz w:val="22"/>
            <w:szCs w:val="22"/>
          </w:rPr>
          <w:delText>.</w:delText>
        </w:r>
      </w:del>
      <w:r w:rsidRPr="00DA6CE4">
        <w:rPr>
          <w:b/>
          <w:color w:val="000000"/>
          <w:sz w:val="22"/>
          <w:szCs w:val="22"/>
        </w:rPr>
        <w:t xml:space="preserve"> </w:t>
      </w:r>
      <w:ins w:id="643" w:author="Brady,Rachel" w:date="2026-01-14T17:16:00Z" w16du:dateUtc="2026-01-15T01:16:00Z">
        <w:r w:rsidR="001919E9">
          <w:rPr>
            <w:b/>
            <w:color w:val="000000"/>
            <w:sz w:val="22"/>
            <w:szCs w:val="22"/>
          </w:rPr>
          <w:t xml:space="preserve">Tumor </w:t>
        </w:r>
        <w:r w:rsidR="001919E9">
          <w:rPr>
            <w:rStyle w:val="eop"/>
            <w:rFonts w:eastAsiaTheme="majorEastAsia"/>
            <w:b/>
            <w:bCs/>
            <w:color w:val="000000"/>
            <w:sz w:val="22"/>
            <w:szCs w:val="22"/>
            <w:shd w:val="clear" w:color="auto" w:fill="FFFFFF"/>
          </w:rPr>
          <w:t>c</w:t>
        </w:r>
      </w:ins>
      <w:del w:id="644" w:author="Brady,Rachel" w:date="2026-01-14T17:16:00Z" w16du:dateUtc="2026-01-15T01:16:00Z">
        <w:r w:rsidRPr="00DA6CE4" w:rsidDel="001919E9">
          <w:rPr>
            <w:rStyle w:val="eop"/>
            <w:rFonts w:eastAsiaTheme="majorEastAsia"/>
            <w:b/>
            <w:bCs/>
            <w:color w:val="000000"/>
            <w:sz w:val="22"/>
            <w:szCs w:val="22"/>
            <w:shd w:val="clear" w:color="auto" w:fill="FFFFFF"/>
          </w:rPr>
          <w:delText>C</w:delText>
        </w:r>
      </w:del>
      <w:r w:rsidRPr="00DA6CE4">
        <w:rPr>
          <w:rStyle w:val="eop"/>
          <w:rFonts w:eastAsiaTheme="majorEastAsia"/>
          <w:b/>
          <w:bCs/>
          <w:color w:val="000000"/>
          <w:sz w:val="22"/>
          <w:szCs w:val="22"/>
          <w:shd w:val="clear" w:color="auto" w:fill="FFFFFF"/>
        </w:rPr>
        <w:t>ell count by cell line tumor type.</w:t>
      </w:r>
      <w:r w:rsidRPr="00DA6CE4">
        <w:rPr>
          <w:b/>
          <w:bCs/>
          <w:noProof/>
          <w:sz w:val="22"/>
          <w:szCs w:val="22"/>
        </w:rPr>
        <w:t xml:space="preserve"> </w:t>
      </w:r>
      <w:r w:rsidRPr="00DA6CE4">
        <w:rPr>
          <w:sz w:val="22"/>
          <w:szCs w:val="22"/>
        </w:rPr>
        <w:t>Top: five-category grouping with osteosarcoma shown separately</w:t>
      </w:r>
      <w:r w:rsidR="006664E4">
        <w:rPr>
          <w:sz w:val="22"/>
          <w:szCs w:val="22"/>
        </w:rPr>
        <w:t xml:space="preserve"> from other sarcomas</w:t>
      </w:r>
      <w:r w:rsidRPr="00DA6CE4">
        <w:rPr>
          <w:sz w:val="22"/>
          <w:szCs w:val="22"/>
        </w:rPr>
        <w:t xml:space="preserve">. Bottom: four-category grouping with </w:t>
      </w:r>
      <w:proofErr w:type="gramStart"/>
      <w:r w:rsidRPr="00DA6CE4">
        <w:rPr>
          <w:sz w:val="22"/>
          <w:szCs w:val="22"/>
        </w:rPr>
        <w:t>osteosarcoma</w:t>
      </w:r>
      <w:proofErr w:type="gramEnd"/>
      <w:r w:rsidRPr="00DA6CE4">
        <w:rPr>
          <w:sz w:val="22"/>
          <w:szCs w:val="22"/>
        </w:rPr>
        <w:t xml:space="preserve"> </w:t>
      </w:r>
      <w:bookmarkStart w:id="645" w:name="_Hlk210366486"/>
      <w:r w:rsidRPr="00DA6CE4">
        <w:rPr>
          <w:sz w:val="22"/>
          <w:szCs w:val="22"/>
        </w:rPr>
        <w:t xml:space="preserve">grouped with </w:t>
      </w:r>
      <w:r w:rsidR="006664E4">
        <w:rPr>
          <w:sz w:val="22"/>
          <w:szCs w:val="22"/>
        </w:rPr>
        <w:t>other</w:t>
      </w:r>
      <w:r w:rsidRPr="00DA6CE4">
        <w:rPr>
          <w:sz w:val="22"/>
          <w:szCs w:val="22"/>
        </w:rPr>
        <w:t xml:space="preserve"> sarcomas. </w:t>
      </w:r>
      <w:bookmarkEnd w:id="645"/>
      <w:r w:rsidRPr="00DA6CE4">
        <w:rPr>
          <w:sz w:val="22"/>
          <w:szCs w:val="22"/>
        </w:rPr>
        <w:t>No differences were detected between groups (one-way analysis of variance: five-</w:t>
      </w:r>
      <w:r w:rsidRPr="00DA6CE4">
        <w:rPr>
          <w:sz w:val="22"/>
          <w:szCs w:val="22"/>
        </w:rPr>
        <w:lastRenderedPageBreak/>
        <w:t xml:space="preserve">category F(4,20)=1.488, </w:t>
      </w:r>
      <w:r w:rsidRPr="00DA6CE4">
        <w:rPr>
          <w:i/>
          <w:iCs/>
          <w:sz w:val="22"/>
          <w:szCs w:val="22"/>
        </w:rPr>
        <w:t>p</w:t>
      </w:r>
      <w:r w:rsidRPr="00DA6CE4">
        <w:rPr>
          <w:sz w:val="22"/>
          <w:szCs w:val="22"/>
        </w:rPr>
        <w:t xml:space="preserve">=0.243; four-category F(3,21)=1.645, </w:t>
      </w:r>
      <w:r w:rsidRPr="00DA6CE4">
        <w:rPr>
          <w:i/>
          <w:iCs/>
          <w:sz w:val="22"/>
          <w:szCs w:val="22"/>
        </w:rPr>
        <w:t>p</w:t>
      </w:r>
      <w:r w:rsidRPr="00DA6CE4">
        <w:rPr>
          <w:sz w:val="22"/>
          <w:szCs w:val="22"/>
        </w:rPr>
        <w:t xml:space="preserve">=0.209). </w:t>
      </w:r>
      <w:r w:rsidR="00E23141">
        <w:rPr>
          <w:sz w:val="22"/>
          <w:szCs w:val="22"/>
        </w:rPr>
        <w:t xml:space="preserve">Data met ANOVA assumptions. </w:t>
      </w:r>
      <w:r w:rsidRPr="00DA6CE4">
        <w:rPr>
          <w:sz w:val="22"/>
          <w:szCs w:val="22"/>
        </w:rPr>
        <w:t xml:space="preserve">Points represent individual donor measurements; box plots show </w:t>
      </w:r>
      <w:proofErr w:type="gramStart"/>
      <w:r w:rsidRPr="00DA6CE4">
        <w:rPr>
          <w:sz w:val="22"/>
          <w:szCs w:val="22"/>
        </w:rPr>
        <w:t>median</w:t>
      </w:r>
      <w:proofErr w:type="gramEnd"/>
      <w:r w:rsidRPr="00DA6CE4">
        <w:rPr>
          <w:sz w:val="22"/>
          <w:szCs w:val="22"/>
        </w:rPr>
        <w:t xml:space="preserve"> and quartiles.</w:t>
      </w:r>
    </w:p>
    <w:p w14:paraId="57CDC1F8" w14:textId="0B03818F" w:rsidR="000E20A9" w:rsidRDefault="00A63722" w:rsidP="00DA6CE4">
      <w:pPr>
        <w:pStyle w:val="paragraph"/>
        <w:spacing w:before="0" w:beforeAutospacing="0" w:after="0" w:afterAutospacing="0" w:line="480" w:lineRule="auto"/>
        <w:textAlignment w:val="baseline"/>
        <w:rPr>
          <w:ins w:id="646" w:author="Brady,Rachel" w:date="2026-02-04T11:37:00Z" w16du:dateUtc="2026-02-04T19:37:00Z"/>
          <w:b/>
          <w:bCs/>
          <w:szCs w:val="22"/>
        </w:rPr>
      </w:pPr>
      <w:r>
        <w:rPr>
          <w:b/>
          <w:color w:val="000000"/>
          <w:szCs w:val="22"/>
        </w:rPr>
        <w:t>S</w:t>
      </w:r>
      <w:r w:rsidR="000E20A9" w:rsidRPr="00DA6CE4">
        <w:rPr>
          <w:b/>
          <w:color w:val="000000"/>
          <w:szCs w:val="22"/>
        </w:rPr>
        <w:t>2 Fig</w:t>
      </w:r>
      <w:ins w:id="647" w:author="Brady,Rachel" w:date="2026-01-14T17:16:00Z" w16du:dateUtc="2026-01-15T01:16:00Z">
        <w:r w:rsidR="005104B2">
          <w:rPr>
            <w:b/>
            <w:color w:val="000000"/>
            <w:szCs w:val="22"/>
          </w:rPr>
          <w:t>:</w:t>
        </w:r>
      </w:ins>
      <w:del w:id="648" w:author="Brady,Rachel" w:date="2026-01-14T17:16:00Z" w16du:dateUtc="2026-01-15T01:16:00Z">
        <w:r w:rsidR="000E20A9" w:rsidRPr="00DA6CE4" w:rsidDel="005104B2">
          <w:rPr>
            <w:b/>
            <w:color w:val="000000"/>
            <w:szCs w:val="22"/>
          </w:rPr>
          <w:delText>.</w:delText>
        </w:r>
      </w:del>
      <w:r w:rsidR="000E20A9" w:rsidRPr="00DA6CE4">
        <w:rPr>
          <w:b/>
          <w:color w:val="000000"/>
          <w:szCs w:val="22"/>
        </w:rPr>
        <w:t xml:space="preserve"> </w:t>
      </w:r>
      <w:r w:rsidR="000E20A9" w:rsidRPr="00DA6CE4">
        <w:rPr>
          <w:b/>
          <w:bCs/>
          <w:szCs w:val="22"/>
        </w:rPr>
        <w:t>Raw values for each analyte, color-coded by donor.</w:t>
      </w:r>
    </w:p>
    <w:p w14:paraId="43A7A802" w14:textId="6DB10A8E" w:rsidR="003A2DE9" w:rsidRPr="003A2DE9" w:rsidRDefault="003A2DE9" w:rsidP="00DA6CE4">
      <w:pPr>
        <w:pStyle w:val="paragraph"/>
        <w:spacing w:before="0" w:beforeAutospacing="0" w:after="0" w:afterAutospacing="0" w:line="480" w:lineRule="auto"/>
        <w:textAlignment w:val="baseline"/>
        <w:rPr>
          <w:color w:val="000000"/>
          <w:szCs w:val="22"/>
          <w:rPrChange w:id="649" w:author="Brady,Rachel" w:date="2026-02-04T11:38:00Z" w16du:dateUtc="2026-02-04T19:38:00Z">
            <w:rPr>
              <w:b/>
              <w:color w:val="000000"/>
              <w:szCs w:val="22"/>
            </w:rPr>
          </w:rPrChange>
        </w:rPr>
      </w:pPr>
      <w:ins w:id="650" w:author="Brady,Rachel" w:date="2026-02-04T11:37:00Z" w16du:dateUtc="2026-02-04T19:37:00Z">
        <w:r>
          <w:rPr>
            <w:b/>
            <w:bCs/>
            <w:szCs w:val="22"/>
          </w:rPr>
          <w:t>S3 Fi</w:t>
        </w:r>
      </w:ins>
      <w:ins w:id="651" w:author="Brady,Rachel" w:date="2026-02-04T11:38:00Z" w16du:dateUtc="2026-02-04T19:38:00Z">
        <w:r>
          <w:rPr>
            <w:b/>
            <w:bCs/>
            <w:szCs w:val="22"/>
          </w:rPr>
          <w:t xml:space="preserve">g: Unedited western blots from CCL3 knockdown. </w:t>
        </w:r>
      </w:ins>
      <w:ins w:id="652" w:author="Brady,Rachel" w:date="2026-02-04T11:45:00Z">
        <w:r w:rsidR="00BE4A83" w:rsidRPr="00BE4A83">
          <w:rPr>
            <w:szCs w:val="22"/>
          </w:rPr>
          <w:t>Top: CCL3 western blot showing bands at the expected molecular weight of ~10 kilodaltons (</w:t>
        </w:r>
        <w:proofErr w:type="spellStart"/>
        <w:r w:rsidR="00BE4A83" w:rsidRPr="00BE4A83">
          <w:rPr>
            <w:szCs w:val="22"/>
          </w:rPr>
          <w:t>kDa</w:t>
        </w:r>
        <w:proofErr w:type="spellEnd"/>
        <w:r w:rsidR="00BE4A83" w:rsidRPr="00BE4A83">
          <w:rPr>
            <w:szCs w:val="22"/>
          </w:rPr>
          <w:t>).</w:t>
        </w:r>
      </w:ins>
      <w:ins w:id="653" w:author="Brady,Rachel" w:date="2026-02-04T11:46:00Z" w16du:dateUtc="2026-02-04T19:46:00Z">
        <w:r w:rsidR="005E573B">
          <w:rPr>
            <w:szCs w:val="22"/>
          </w:rPr>
          <w:t xml:space="preserve"> D</w:t>
        </w:r>
      </w:ins>
      <w:ins w:id="654" w:author="Brady,Rachel" w:date="2026-02-04T11:46:00Z">
        <w:r w:rsidR="005E573B" w:rsidRPr="005E573B">
          <w:rPr>
            <w:szCs w:val="22"/>
          </w:rPr>
          <w:t>ouble bands may reflect glycosylated forms of CCL3.</w:t>
        </w:r>
      </w:ins>
      <w:ins w:id="655" w:author="Brady,Rachel" w:date="2026-02-04T11:45:00Z">
        <w:r w:rsidR="00BE4A83" w:rsidRPr="00BE4A83">
          <w:rPr>
            <w:szCs w:val="22"/>
          </w:rPr>
          <w:t xml:space="preserve"> Bottom: α-tubulin loading control (~50 </w:t>
        </w:r>
        <w:proofErr w:type="spellStart"/>
        <w:r w:rsidR="00BE4A83" w:rsidRPr="00BE4A83">
          <w:rPr>
            <w:szCs w:val="22"/>
          </w:rPr>
          <w:t>kDa</w:t>
        </w:r>
        <w:proofErr w:type="spellEnd"/>
        <w:r w:rsidR="00BE4A83" w:rsidRPr="00BE4A83">
          <w:rPr>
            <w:szCs w:val="22"/>
          </w:rPr>
          <w:t xml:space="preserve">). Left: Chemiluminescent images. Right: Merged images. Lanes for each cell line are L: Ladder; 1–3: Cells treated with CCL3-targeting siRNA at 100 </w:t>
        </w:r>
        <w:proofErr w:type="spellStart"/>
        <w:r w:rsidR="00BE4A83" w:rsidRPr="00BE4A83">
          <w:rPr>
            <w:szCs w:val="22"/>
          </w:rPr>
          <w:t>nM</w:t>
        </w:r>
        <w:proofErr w:type="spellEnd"/>
        <w:r w:rsidR="00BE4A83" w:rsidRPr="00BE4A83">
          <w:rPr>
            <w:szCs w:val="22"/>
          </w:rPr>
          <w:t xml:space="preserve">, 50 </w:t>
        </w:r>
        <w:proofErr w:type="spellStart"/>
        <w:r w:rsidR="00BE4A83" w:rsidRPr="00BE4A83">
          <w:rPr>
            <w:szCs w:val="22"/>
          </w:rPr>
          <w:t>nM</w:t>
        </w:r>
        <w:proofErr w:type="spellEnd"/>
        <w:r w:rsidR="00BE4A83" w:rsidRPr="00BE4A83">
          <w:rPr>
            <w:szCs w:val="22"/>
          </w:rPr>
          <w:t xml:space="preserve">, and 10 </w:t>
        </w:r>
        <w:proofErr w:type="spellStart"/>
        <w:r w:rsidR="00BE4A83" w:rsidRPr="00BE4A83">
          <w:rPr>
            <w:szCs w:val="22"/>
          </w:rPr>
          <w:t>nM</w:t>
        </w:r>
        <w:proofErr w:type="spellEnd"/>
        <w:r w:rsidR="00BE4A83" w:rsidRPr="00BE4A83">
          <w:rPr>
            <w:szCs w:val="22"/>
          </w:rPr>
          <w:t>, respectively; 4: Non-targeting control siRNA; 5: Wild-type (untreated) cells. The left five lanes are Nike cells (not ultimately used); the right five lanes are DH82 cells.</w:t>
        </w:r>
      </w:ins>
    </w:p>
    <w:p w14:paraId="6541B8A3" w14:textId="0DA459B6" w:rsidR="00E1696C" w:rsidRDefault="00E1696C" w:rsidP="00C8308D">
      <w:pPr>
        <w:pStyle w:val="paragraph"/>
        <w:spacing w:before="0" w:beforeAutospacing="0" w:after="0" w:afterAutospacing="0" w:line="480" w:lineRule="auto"/>
        <w:textAlignment w:val="baseline"/>
        <w:rPr>
          <w:b/>
          <w:color w:val="000000"/>
          <w:szCs w:val="22"/>
        </w:rPr>
      </w:pPr>
      <w:r w:rsidRPr="00E1696C">
        <w:rPr>
          <w:b/>
          <w:bCs/>
          <w:color w:val="000000"/>
          <w:szCs w:val="22"/>
        </w:rPr>
        <w:t>S</w:t>
      </w:r>
      <w:ins w:id="656" w:author="Brady,Rachel" w:date="2026-02-04T11:37:00Z" w16du:dateUtc="2026-02-04T19:37:00Z">
        <w:r w:rsidR="003A2DE9">
          <w:rPr>
            <w:b/>
            <w:bCs/>
            <w:color w:val="000000"/>
            <w:szCs w:val="22"/>
          </w:rPr>
          <w:t>4</w:t>
        </w:r>
      </w:ins>
      <w:del w:id="657" w:author="Brady,Rachel" w:date="2026-02-04T11:37:00Z" w16du:dateUtc="2026-02-04T19:37:00Z">
        <w:r w:rsidR="00A63722" w:rsidDel="003A2DE9">
          <w:rPr>
            <w:b/>
            <w:bCs/>
            <w:color w:val="000000"/>
            <w:szCs w:val="22"/>
          </w:rPr>
          <w:delText>3</w:delText>
        </w:r>
      </w:del>
      <w:r w:rsidRPr="00E1696C">
        <w:rPr>
          <w:b/>
          <w:bCs/>
          <w:color w:val="000000"/>
          <w:szCs w:val="22"/>
        </w:rPr>
        <w:t xml:space="preserve"> Fig</w:t>
      </w:r>
      <w:ins w:id="658" w:author="Brady,Rachel" w:date="2026-01-14T17:16:00Z" w16du:dateUtc="2026-01-15T01:16:00Z">
        <w:r w:rsidR="005104B2">
          <w:rPr>
            <w:b/>
            <w:bCs/>
            <w:color w:val="000000"/>
            <w:szCs w:val="22"/>
          </w:rPr>
          <w:t>:</w:t>
        </w:r>
      </w:ins>
      <w:del w:id="659" w:author="Brady,Rachel" w:date="2026-01-14T17:16:00Z" w16du:dateUtc="2026-01-15T01:16:00Z">
        <w:r w:rsidRPr="00E1696C" w:rsidDel="005104B2">
          <w:rPr>
            <w:b/>
            <w:bCs/>
            <w:color w:val="000000"/>
            <w:szCs w:val="22"/>
          </w:rPr>
          <w:delText>.</w:delText>
        </w:r>
      </w:del>
      <w:r w:rsidRPr="00E1696C">
        <w:rPr>
          <w:b/>
          <w:bCs/>
          <w:color w:val="000000"/>
          <w:szCs w:val="22"/>
        </w:rPr>
        <w:t xml:space="preserve"> CCL3 </w:t>
      </w:r>
      <w:r w:rsidR="003A2DE9">
        <w:rPr>
          <w:b/>
          <w:bCs/>
          <w:color w:val="000000"/>
          <w:szCs w:val="22"/>
        </w:rPr>
        <w:t>knockdown</w:t>
      </w:r>
      <w:r w:rsidRPr="00E1696C">
        <w:rPr>
          <w:b/>
          <w:bCs/>
          <w:color w:val="000000"/>
          <w:szCs w:val="22"/>
        </w:rPr>
        <w:t xml:space="preserve"> validation and effect on macrophage TNF-α secretion.</w:t>
      </w:r>
      <w:r>
        <w:rPr>
          <w:b/>
          <w:color w:val="000000"/>
          <w:szCs w:val="22"/>
        </w:rPr>
        <w:t xml:space="preserve"> </w:t>
      </w:r>
      <w:r w:rsidRPr="00E1696C">
        <w:rPr>
          <w:bCs/>
          <w:color w:val="000000"/>
          <w:szCs w:val="22"/>
        </w:rPr>
        <w:t xml:space="preserve">(A) Densitometric quantification of </w:t>
      </w:r>
      <w:r w:rsidR="00AD3D5E">
        <w:rPr>
          <w:bCs/>
          <w:color w:val="000000"/>
          <w:szCs w:val="22"/>
        </w:rPr>
        <w:t>w</w:t>
      </w:r>
      <w:r w:rsidRPr="00E1696C">
        <w:rPr>
          <w:bCs/>
          <w:color w:val="000000"/>
          <w:szCs w:val="22"/>
        </w:rPr>
        <w:t xml:space="preserve">estern blot bands from DH82 cell lysates collected 72 h after transfection with increasing concentrations of CCL3-targeted siRNA (10–100 </w:t>
      </w:r>
      <w:proofErr w:type="spellStart"/>
      <w:r w:rsidRPr="00E1696C">
        <w:rPr>
          <w:bCs/>
          <w:color w:val="000000"/>
          <w:szCs w:val="22"/>
        </w:rPr>
        <w:t>nM</w:t>
      </w:r>
      <w:proofErr w:type="spellEnd"/>
      <w:r w:rsidRPr="00E1696C">
        <w:rPr>
          <w:bCs/>
          <w:color w:val="000000"/>
          <w:szCs w:val="22"/>
        </w:rPr>
        <w:t>), non-targeting control (NTC) siRNA, or untreated wild-type (WT) cells. Band intensities were normalized to WT levels.</w:t>
      </w:r>
      <w:r>
        <w:rPr>
          <w:bCs/>
          <w:color w:val="000000"/>
          <w:szCs w:val="22"/>
        </w:rPr>
        <w:t xml:space="preserve"> </w:t>
      </w:r>
      <w:r w:rsidRPr="00E1696C">
        <w:rPr>
          <w:bCs/>
          <w:color w:val="000000"/>
          <w:szCs w:val="22"/>
        </w:rPr>
        <w:t xml:space="preserve">(B) Absolute CCL3 concentrations measured by ELISA in culture supernatants from WT, 25 </w:t>
      </w:r>
      <w:proofErr w:type="spellStart"/>
      <w:r w:rsidRPr="00E1696C">
        <w:rPr>
          <w:bCs/>
          <w:color w:val="000000"/>
          <w:szCs w:val="22"/>
        </w:rPr>
        <w:t>nM</w:t>
      </w:r>
      <w:proofErr w:type="spellEnd"/>
      <w:r w:rsidRPr="00E1696C">
        <w:rPr>
          <w:bCs/>
          <w:color w:val="000000"/>
          <w:szCs w:val="22"/>
        </w:rPr>
        <w:t xml:space="preserve">, and 100 </w:t>
      </w:r>
      <w:proofErr w:type="spellStart"/>
      <w:r w:rsidRPr="00E1696C">
        <w:rPr>
          <w:bCs/>
          <w:color w:val="000000"/>
          <w:szCs w:val="22"/>
        </w:rPr>
        <w:t>nM</w:t>
      </w:r>
      <w:proofErr w:type="spellEnd"/>
      <w:r w:rsidRPr="00E1696C">
        <w:rPr>
          <w:bCs/>
          <w:color w:val="000000"/>
          <w:szCs w:val="22"/>
        </w:rPr>
        <w:t xml:space="preserve"> siRNA-treated DH82 cells at 24, 48, and 72 h post-transfection.</w:t>
      </w:r>
      <w:r>
        <w:rPr>
          <w:bCs/>
          <w:color w:val="000000"/>
          <w:szCs w:val="22"/>
        </w:rPr>
        <w:t xml:space="preserve"> </w:t>
      </w:r>
      <w:r w:rsidRPr="00E1696C">
        <w:rPr>
          <w:bCs/>
          <w:color w:val="000000"/>
          <w:szCs w:val="22"/>
        </w:rPr>
        <w:t>(C) TNF-α secretion from three canine donor</w:t>
      </w:r>
      <w:r>
        <w:rPr>
          <w:bCs/>
          <w:color w:val="000000"/>
          <w:szCs w:val="22"/>
        </w:rPr>
        <w:t xml:space="preserve"> macrophages</w:t>
      </w:r>
      <w:r w:rsidRPr="00E1696C">
        <w:rPr>
          <w:bCs/>
          <w:color w:val="000000"/>
          <w:szCs w:val="22"/>
        </w:rPr>
        <w:t xml:space="preserve"> following </w:t>
      </w:r>
      <w:r>
        <w:rPr>
          <w:bCs/>
          <w:color w:val="000000"/>
          <w:szCs w:val="22"/>
        </w:rPr>
        <w:t>24 h</w:t>
      </w:r>
      <w:r w:rsidRPr="00E1696C">
        <w:rPr>
          <w:bCs/>
          <w:color w:val="000000"/>
          <w:szCs w:val="22"/>
        </w:rPr>
        <w:t xml:space="preserve"> exposure</w:t>
      </w:r>
      <w:r>
        <w:rPr>
          <w:bCs/>
          <w:color w:val="000000"/>
          <w:szCs w:val="22"/>
        </w:rPr>
        <w:t xml:space="preserve"> and 24 h washout</w:t>
      </w:r>
      <w:r w:rsidRPr="00E1696C">
        <w:rPr>
          <w:bCs/>
          <w:color w:val="000000"/>
          <w:szCs w:val="22"/>
        </w:rPr>
        <w:t xml:space="preserve"> to tumor-conditioned medium (TCM) from WT, NTC, or </w:t>
      </w:r>
      <w:r w:rsidRPr="00E1696C">
        <w:rPr>
          <w:bCs/>
          <w:i/>
          <w:iCs/>
          <w:color w:val="000000"/>
          <w:szCs w:val="22"/>
        </w:rPr>
        <w:t>CCL3</w:t>
      </w:r>
      <w:r w:rsidRPr="00E1696C">
        <w:rPr>
          <w:bCs/>
          <w:color w:val="000000"/>
          <w:szCs w:val="22"/>
        </w:rPr>
        <w:t>-</w:t>
      </w:r>
      <w:del w:id="660" w:author="Brady,Rachel" w:date="2026-01-15T11:18:00Z" w16du:dateUtc="2026-01-15T19:18:00Z">
        <w:r w:rsidRPr="00E1696C" w:rsidDel="00891956">
          <w:rPr>
            <w:bCs/>
            <w:color w:val="000000"/>
            <w:szCs w:val="22"/>
          </w:rPr>
          <w:delText>knockdown</w:delText>
        </w:r>
      </w:del>
      <w:ins w:id="661" w:author="Brady,Rachel" w:date="2026-01-15T11:18:00Z" w16du:dateUtc="2026-01-15T19:18:00Z">
        <w:r w:rsidR="00891956">
          <w:rPr>
            <w:bCs/>
            <w:color w:val="000000"/>
            <w:szCs w:val="22"/>
          </w:rPr>
          <w:t>KD</w:t>
        </w:r>
      </w:ins>
      <w:r w:rsidRPr="00E1696C">
        <w:rPr>
          <w:bCs/>
          <w:color w:val="000000"/>
          <w:szCs w:val="22"/>
        </w:rPr>
        <w:t xml:space="preserve"> (KD) DH82 cells. TNF-α values for each donor were normalized to the WT condition (set to 1). Both KD- and NTC-derived TCM induced significantly lower TNF-α secretion than WT (one-sample </w:t>
      </w:r>
      <w:r w:rsidRPr="00E1696C">
        <w:rPr>
          <w:bCs/>
          <w:i/>
          <w:iCs/>
          <w:color w:val="000000"/>
          <w:szCs w:val="22"/>
        </w:rPr>
        <w:t>t</w:t>
      </w:r>
      <w:r w:rsidRPr="00E1696C">
        <w:rPr>
          <w:bCs/>
          <w:color w:val="000000"/>
          <w:szCs w:val="22"/>
        </w:rPr>
        <w:t xml:space="preserve">-test vs 1, </w:t>
      </w:r>
      <w:r w:rsidRPr="00E1696C">
        <w:rPr>
          <w:bCs/>
          <w:i/>
          <w:iCs/>
          <w:color w:val="000000"/>
          <w:szCs w:val="22"/>
        </w:rPr>
        <w:t>p</w:t>
      </w:r>
      <w:r w:rsidRPr="00E1696C">
        <w:rPr>
          <w:bCs/>
          <w:color w:val="000000"/>
          <w:szCs w:val="22"/>
        </w:rPr>
        <w:t xml:space="preserve"> </w:t>
      </w:r>
      <w:r>
        <w:rPr>
          <w:bCs/>
          <w:color w:val="000000"/>
          <w:szCs w:val="22"/>
        </w:rPr>
        <w:t>= 0.0106 and 0.0159 respectively</w:t>
      </w:r>
      <w:r w:rsidRPr="00E1696C">
        <w:rPr>
          <w:bCs/>
          <w:color w:val="000000"/>
          <w:szCs w:val="22"/>
        </w:rPr>
        <w:t xml:space="preserve">), whereas KD did not differ significantly from NTC when analyzed by either a one-sample </w:t>
      </w:r>
      <w:r w:rsidRPr="00E1696C">
        <w:rPr>
          <w:bCs/>
          <w:i/>
          <w:iCs/>
          <w:color w:val="000000"/>
          <w:szCs w:val="22"/>
        </w:rPr>
        <w:t>t</w:t>
      </w:r>
      <w:r w:rsidRPr="00E1696C">
        <w:rPr>
          <w:bCs/>
          <w:color w:val="000000"/>
          <w:szCs w:val="22"/>
        </w:rPr>
        <w:t xml:space="preserve">-test normalized to NTC = 1 or by a paired two-sample </w:t>
      </w:r>
      <w:r w:rsidRPr="00E1696C">
        <w:rPr>
          <w:bCs/>
          <w:i/>
          <w:iCs/>
          <w:color w:val="000000"/>
          <w:szCs w:val="22"/>
        </w:rPr>
        <w:t>t</w:t>
      </w:r>
      <w:r w:rsidRPr="00E1696C">
        <w:rPr>
          <w:bCs/>
          <w:color w:val="000000"/>
          <w:szCs w:val="22"/>
        </w:rPr>
        <w:t>-test (</w:t>
      </w:r>
      <w:r w:rsidRPr="00E1696C">
        <w:rPr>
          <w:bCs/>
          <w:i/>
          <w:iCs/>
          <w:color w:val="000000"/>
          <w:szCs w:val="22"/>
        </w:rPr>
        <w:t>p</w:t>
      </w:r>
      <w:r w:rsidRPr="00E1696C">
        <w:rPr>
          <w:bCs/>
          <w:color w:val="000000"/>
          <w:szCs w:val="22"/>
        </w:rPr>
        <w:t xml:space="preserve"> &gt; 0.05).</w:t>
      </w:r>
      <w:r>
        <w:rPr>
          <w:bCs/>
          <w:color w:val="000000"/>
          <w:szCs w:val="22"/>
        </w:rPr>
        <w:t xml:space="preserve"> Color-coded by donor.</w:t>
      </w:r>
    </w:p>
    <w:p w14:paraId="1D4A167F" w14:textId="6EA0F371" w:rsidR="000E20A9" w:rsidRPr="00DA6CE4" w:rsidRDefault="000E20A9" w:rsidP="00C8308D">
      <w:pPr>
        <w:pStyle w:val="paragraph"/>
        <w:spacing w:before="0" w:beforeAutospacing="0" w:after="0" w:afterAutospacing="0" w:line="480" w:lineRule="auto"/>
        <w:textAlignment w:val="baseline"/>
        <w:rPr>
          <w:szCs w:val="22"/>
        </w:rPr>
      </w:pPr>
      <w:r w:rsidRPr="00DA6CE4">
        <w:rPr>
          <w:b/>
          <w:color w:val="000000"/>
          <w:szCs w:val="22"/>
        </w:rPr>
        <w:t>S1 Table</w:t>
      </w:r>
      <w:ins w:id="662" w:author="Brady,Rachel" w:date="2026-01-14T17:16:00Z" w16du:dateUtc="2026-01-15T01:16:00Z">
        <w:r w:rsidR="005104B2">
          <w:rPr>
            <w:b/>
            <w:color w:val="000000"/>
            <w:szCs w:val="22"/>
          </w:rPr>
          <w:t>:</w:t>
        </w:r>
      </w:ins>
      <w:del w:id="663" w:author="Brady,Rachel" w:date="2026-01-14T17:16:00Z" w16du:dateUtc="2026-01-15T01:16:00Z">
        <w:r w:rsidRPr="00DA6CE4" w:rsidDel="005104B2">
          <w:rPr>
            <w:b/>
            <w:color w:val="000000"/>
            <w:szCs w:val="22"/>
          </w:rPr>
          <w:delText>.</w:delText>
        </w:r>
      </w:del>
      <w:r w:rsidRPr="00DA6CE4">
        <w:rPr>
          <w:b/>
          <w:color w:val="000000"/>
          <w:szCs w:val="22"/>
        </w:rPr>
        <w:t xml:space="preserve"> </w:t>
      </w:r>
      <w:r w:rsidRPr="00DA6CE4">
        <w:rPr>
          <w:b/>
          <w:bCs/>
          <w:szCs w:val="22"/>
        </w:rPr>
        <w:t>Canine cancer cell lines used.</w:t>
      </w:r>
      <w:r w:rsidRPr="00DA6CE4">
        <w:rPr>
          <w:szCs w:val="22"/>
        </w:rPr>
        <w:t xml:space="preserve"> Asterisks denote cell lines used only in the validation study.</w:t>
      </w:r>
    </w:p>
    <w:p w14:paraId="6554B86C" w14:textId="68D96923" w:rsidR="000E20A9" w:rsidRPr="00A63722" w:rsidRDefault="000E20A9" w:rsidP="00A63722">
      <w:pPr>
        <w:spacing w:line="480" w:lineRule="auto"/>
        <w:textAlignment w:val="baseline"/>
        <w:rPr>
          <w:rFonts w:eastAsia="Times New Roman"/>
          <w:kern w:val="0"/>
          <w:szCs w:val="22"/>
        </w:rPr>
      </w:pPr>
      <w:r w:rsidRPr="00DA6CE4">
        <w:rPr>
          <w:b/>
          <w:color w:val="000000"/>
          <w:szCs w:val="22"/>
        </w:rPr>
        <w:t>S2 Table</w:t>
      </w:r>
      <w:ins w:id="664" w:author="Brady,Rachel" w:date="2026-01-14T17:16:00Z" w16du:dateUtc="2026-01-15T01:16:00Z">
        <w:r w:rsidR="005104B2">
          <w:rPr>
            <w:b/>
            <w:color w:val="000000"/>
            <w:szCs w:val="22"/>
          </w:rPr>
          <w:t>:</w:t>
        </w:r>
      </w:ins>
      <w:del w:id="665" w:author="Brady,Rachel" w:date="2026-01-14T17:16:00Z" w16du:dateUtc="2026-01-15T01:16:00Z">
        <w:r w:rsidRPr="00DA6CE4" w:rsidDel="005104B2">
          <w:rPr>
            <w:b/>
            <w:color w:val="000000"/>
            <w:szCs w:val="22"/>
          </w:rPr>
          <w:delText>.</w:delText>
        </w:r>
      </w:del>
      <w:r w:rsidRPr="00DA6CE4">
        <w:rPr>
          <w:b/>
          <w:color w:val="000000"/>
          <w:szCs w:val="22"/>
        </w:rPr>
        <w:t xml:space="preserve"> </w:t>
      </w:r>
      <w:bookmarkStart w:id="666" w:name="_Hlk210366582"/>
      <w:r w:rsidR="00A63722">
        <w:rPr>
          <w:rFonts w:eastAsia="Times New Roman"/>
          <w:b/>
          <w:bCs/>
          <w:kern w:val="0"/>
          <w:szCs w:val="22"/>
        </w:rPr>
        <w:t>Donor characteristics for initial tumor-conditioned media generation</w:t>
      </w:r>
      <w:r w:rsidR="00A63722" w:rsidRPr="0040327D">
        <w:rPr>
          <w:rFonts w:eastAsia="Times New Roman"/>
          <w:b/>
          <w:bCs/>
          <w:kern w:val="0"/>
          <w:szCs w:val="22"/>
        </w:rPr>
        <w:t xml:space="preserve">. </w:t>
      </w:r>
      <w:bookmarkEnd w:id="666"/>
      <w:r w:rsidRPr="00DA6CE4">
        <w:rPr>
          <w:szCs w:val="22"/>
        </w:rPr>
        <w:t>MC = male castrated, MI = male intact, OSA = osteosarcoma, L = low (below reference range).</w:t>
      </w:r>
    </w:p>
    <w:p w14:paraId="5B2F744B" w14:textId="2BD61DDC" w:rsidR="00AF1535" w:rsidRDefault="00AF1535" w:rsidP="00A63722">
      <w:pPr>
        <w:pStyle w:val="paragraph"/>
        <w:spacing w:before="0" w:beforeAutospacing="0" w:after="0" w:afterAutospacing="0" w:line="480" w:lineRule="auto"/>
        <w:textAlignment w:val="baseline"/>
        <w:rPr>
          <w:b/>
          <w:color w:val="000000"/>
          <w:szCs w:val="22"/>
        </w:rPr>
      </w:pPr>
      <w:r w:rsidRPr="00AF1535">
        <w:rPr>
          <w:b/>
          <w:bCs/>
          <w:color w:val="000000"/>
          <w:szCs w:val="22"/>
        </w:rPr>
        <w:t>S3 Table</w:t>
      </w:r>
      <w:ins w:id="667" w:author="Brady,Rachel" w:date="2026-01-14T17:16:00Z" w16du:dateUtc="2026-01-15T01:16:00Z">
        <w:r w:rsidR="005104B2">
          <w:rPr>
            <w:b/>
            <w:bCs/>
            <w:color w:val="000000"/>
            <w:szCs w:val="22"/>
          </w:rPr>
          <w:t>:</w:t>
        </w:r>
      </w:ins>
      <w:del w:id="668" w:author="Brady,Rachel" w:date="2026-01-14T17:16:00Z" w16du:dateUtc="2026-01-15T01:16:00Z">
        <w:r w:rsidRPr="00AF1535" w:rsidDel="005104B2">
          <w:rPr>
            <w:b/>
            <w:bCs/>
            <w:color w:val="000000"/>
            <w:szCs w:val="22"/>
          </w:rPr>
          <w:delText>.</w:delText>
        </w:r>
      </w:del>
      <w:r w:rsidRPr="00AF1535">
        <w:rPr>
          <w:b/>
          <w:bCs/>
          <w:color w:val="000000"/>
          <w:szCs w:val="22"/>
        </w:rPr>
        <w:t xml:space="preserve"> Effects of</w:t>
      </w:r>
      <w:ins w:id="669" w:author="Brady,Rachel" w:date="2026-01-14T17:16:00Z" w16du:dateUtc="2026-01-15T01:16:00Z">
        <w:r w:rsidR="005104B2">
          <w:rPr>
            <w:b/>
            <w:bCs/>
            <w:color w:val="000000"/>
            <w:szCs w:val="22"/>
          </w:rPr>
          <w:t xml:space="preserve"> tumor</w:t>
        </w:r>
      </w:ins>
      <w:r w:rsidRPr="00AF1535">
        <w:rPr>
          <w:b/>
          <w:bCs/>
          <w:color w:val="000000"/>
          <w:szCs w:val="22"/>
        </w:rPr>
        <w:t xml:space="preserve"> cell count and tumor histology on cytokine secretion.</w:t>
      </w:r>
      <w:r w:rsidRPr="00AF1535">
        <w:rPr>
          <w:b/>
          <w:color w:val="000000"/>
          <w:szCs w:val="22"/>
        </w:rPr>
        <w:t xml:space="preserve"> </w:t>
      </w:r>
      <w:r w:rsidRPr="00AF1535">
        <w:rPr>
          <w:bCs/>
          <w:color w:val="000000"/>
          <w:szCs w:val="22"/>
        </w:rPr>
        <w:t xml:space="preserve">Linear mixed‐effects model results with donor as a random intercept to account for repeated measures. </w:t>
      </w:r>
      <w:r w:rsidRPr="00AF1535">
        <w:rPr>
          <w:b/>
          <w:color w:val="000000"/>
          <w:szCs w:val="22"/>
        </w:rPr>
        <w:t>(A)</w:t>
      </w:r>
      <w:r w:rsidRPr="00AF1535">
        <w:rPr>
          <w:bCs/>
          <w:color w:val="000000"/>
          <w:szCs w:val="22"/>
        </w:rPr>
        <w:t xml:space="preserve"> Cell count </w:t>
      </w:r>
      <w:r w:rsidRPr="00AF1535">
        <w:rPr>
          <w:bCs/>
          <w:color w:val="000000"/>
          <w:szCs w:val="22"/>
        </w:rPr>
        <w:lastRenderedPageBreak/>
        <w:t xml:space="preserve">effects: Association between cell count (per million) and cytokine secretion. Data were analyzed using raw values or log(x+1) transformation, selected based on residual normality diagnostics (Shapiro-Wilk test). Some cytokines showed residual non-normality despite transformation; in these cases, the better fit was chosen. Table reports the slope (cell count effect) for each cytokine. </w:t>
      </w:r>
      <w:r w:rsidRPr="00AF1535">
        <w:rPr>
          <w:b/>
          <w:color w:val="000000"/>
          <w:szCs w:val="22"/>
        </w:rPr>
        <w:t xml:space="preserve">(B) </w:t>
      </w:r>
      <w:r>
        <w:rPr>
          <w:bCs/>
          <w:color w:val="000000"/>
          <w:szCs w:val="22"/>
        </w:rPr>
        <w:t xml:space="preserve">Cell line tumor type </w:t>
      </w:r>
      <w:r w:rsidRPr="00AF1535">
        <w:rPr>
          <w:bCs/>
          <w:color w:val="000000"/>
          <w:szCs w:val="22"/>
        </w:rPr>
        <w:t xml:space="preserve">effects: Association between </w:t>
      </w:r>
      <w:r>
        <w:rPr>
          <w:bCs/>
          <w:color w:val="000000"/>
          <w:szCs w:val="22"/>
        </w:rPr>
        <w:t>cell line tumor type</w:t>
      </w:r>
      <w:r w:rsidRPr="00AF1535">
        <w:rPr>
          <w:bCs/>
          <w:color w:val="000000"/>
          <w:szCs w:val="22"/>
        </w:rPr>
        <w:t xml:space="preserve"> and log-transformed cytokine secretion using 4-category and 5-category classification systems. Table reports all coefficient estimates (intercept and tumor type contrasts) plus overall F-statistics with degrees of freedom for the main effect of histology. Neither cell count nor </w:t>
      </w:r>
      <w:r>
        <w:rPr>
          <w:bCs/>
          <w:color w:val="000000"/>
          <w:szCs w:val="22"/>
        </w:rPr>
        <w:t>cell line tumor type</w:t>
      </w:r>
      <w:r w:rsidRPr="00AF1535">
        <w:rPr>
          <w:bCs/>
          <w:color w:val="000000"/>
          <w:szCs w:val="22"/>
        </w:rPr>
        <w:t xml:space="preserve"> significantly affected cytokine secretion after FDR correction.</w:t>
      </w:r>
    </w:p>
    <w:p w14:paraId="59F461AA" w14:textId="699B34F7" w:rsidR="00F407A4" w:rsidRPr="00F407A4" w:rsidRDefault="000E20A9" w:rsidP="00DA6CE4">
      <w:pPr>
        <w:pStyle w:val="paragraph"/>
        <w:spacing w:before="0" w:beforeAutospacing="0" w:after="0" w:afterAutospacing="0" w:line="480" w:lineRule="auto"/>
        <w:textAlignment w:val="baseline"/>
        <w:rPr>
          <w:bCs/>
          <w:color w:val="000000"/>
          <w:szCs w:val="22"/>
        </w:rPr>
      </w:pPr>
      <w:r w:rsidRPr="00DA6CE4">
        <w:rPr>
          <w:b/>
          <w:color w:val="000000"/>
          <w:szCs w:val="22"/>
        </w:rPr>
        <w:t>S4 Table</w:t>
      </w:r>
      <w:ins w:id="670" w:author="Brady,Rachel" w:date="2026-01-14T17:16:00Z" w16du:dateUtc="2026-01-15T01:16:00Z">
        <w:r w:rsidR="005104B2">
          <w:rPr>
            <w:b/>
            <w:color w:val="000000"/>
            <w:szCs w:val="22"/>
          </w:rPr>
          <w:t>:</w:t>
        </w:r>
      </w:ins>
      <w:del w:id="671" w:author="Brady,Rachel" w:date="2026-01-14T17:16:00Z" w16du:dateUtc="2026-01-15T01:16:00Z">
        <w:r w:rsidRPr="00DA6CE4" w:rsidDel="005104B2">
          <w:rPr>
            <w:b/>
            <w:color w:val="000000"/>
            <w:szCs w:val="22"/>
          </w:rPr>
          <w:delText>.</w:delText>
        </w:r>
      </w:del>
      <w:r w:rsidRPr="00DA6CE4">
        <w:rPr>
          <w:b/>
          <w:color w:val="000000"/>
          <w:szCs w:val="22"/>
        </w:rPr>
        <w:t xml:space="preserve"> </w:t>
      </w:r>
      <w:r w:rsidR="00F407A4" w:rsidRPr="00F407A4">
        <w:rPr>
          <w:b/>
          <w:color w:val="000000"/>
          <w:szCs w:val="22"/>
        </w:rPr>
        <w:t>Pairwise Spearman rank correlations between cytokine secretion profiles.</w:t>
      </w:r>
      <w:r w:rsidR="00F407A4">
        <w:rPr>
          <w:b/>
          <w:color w:val="000000"/>
          <w:szCs w:val="22"/>
        </w:rPr>
        <w:t xml:space="preserve"> </w:t>
      </w:r>
      <w:r w:rsidR="00F407A4" w:rsidRPr="00F407A4">
        <w:rPr>
          <w:bCs/>
          <w:color w:val="000000"/>
          <w:szCs w:val="22"/>
        </w:rPr>
        <w:t>All possible pairwise correlations (n = 21) are shown with raw and FDR-adjusted p-values (Benjamini-Hochberg method).</w:t>
      </w:r>
    </w:p>
    <w:p w14:paraId="6508A290" w14:textId="643C0EAB" w:rsidR="00E316B7" w:rsidRDefault="00E316B7" w:rsidP="00DA6CE4">
      <w:pPr>
        <w:pStyle w:val="paragraph"/>
        <w:spacing w:before="0" w:beforeAutospacing="0" w:after="0" w:afterAutospacing="0" w:line="480" w:lineRule="auto"/>
        <w:textAlignment w:val="baseline"/>
        <w:rPr>
          <w:b/>
          <w:color w:val="000000"/>
          <w:szCs w:val="22"/>
        </w:rPr>
      </w:pPr>
      <w:r>
        <w:rPr>
          <w:b/>
          <w:color w:val="000000"/>
          <w:szCs w:val="22"/>
        </w:rPr>
        <w:t>S</w:t>
      </w:r>
      <w:r w:rsidR="00A63722">
        <w:rPr>
          <w:b/>
          <w:color w:val="000000"/>
          <w:szCs w:val="22"/>
        </w:rPr>
        <w:t>5</w:t>
      </w:r>
      <w:r>
        <w:rPr>
          <w:b/>
          <w:color w:val="000000"/>
          <w:szCs w:val="22"/>
        </w:rPr>
        <w:t xml:space="preserve"> Table</w:t>
      </w:r>
      <w:ins w:id="672" w:author="Brady,Rachel" w:date="2026-01-14T17:16:00Z" w16du:dateUtc="2026-01-15T01:16:00Z">
        <w:r w:rsidR="005104B2">
          <w:rPr>
            <w:b/>
            <w:color w:val="000000"/>
            <w:szCs w:val="22"/>
          </w:rPr>
          <w:t>:</w:t>
        </w:r>
      </w:ins>
      <w:del w:id="673" w:author="Brady,Rachel" w:date="2026-01-14T17:16:00Z" w16du:dateUtc="2026-01-15T01:16:00Z">
        <w:r w:rsidDel="005104B2">
          <w:rPr>
            <w:b/>
            <w:color w:val="000000"/>
            <w:szCs w:val="22"/>
          </w:rPr>
          <w:delText>.</w:delText>
        </w:r>
      </w:del>
      <w:r w:rsidR="001D5298">
        <w:rPr>
          <w:b/>
          <w:color w:val="000000"/>
          <w:szCs w:val="22"/>
        </w:rPr>
        <w:t xml:space="preserve"> </w:t>
      </w:r>
      <w:r w:rsidR="001D5298" w:rsidRPr="001D5298">
        <w:rPr>
          <w:b/>
          <w:color w:val="000000"/>
          <w:szCs w:val="22"/>
        </w:rPr>
        <w:t>Linear regression statistics for Fig 3</w:t>
      </w:r>
      <w:r w:rsidR="001D5298">
        <w:rPr>
          <w:b/>
          <w:color w:val="000000"/>
          <w:szCs w:val="22"/>
        </w:rPr>
        <w:t>.</w:t>
      </w:r>
    </w:p>
    <w:p w14:paraId="384BCD52" w14:textId="123EB75A" w:rsidR="00F35FC6" w:rsidRPr="00F35FC6" w:rsidRDefault="00F35FC6" w:rsidP="00DA6CE4">
      <w:pPr>
        <w:pStyle w:val="paragraph"/>
        <w:spacing w:before="0" w:beforeAutospacing="0" w:after="0" w:afterAutospacing="0" w:line="480" w:lineRule="auto"/>
        <w:textAlignment w:val="baseline"/>
        <w:rPr>
          <w:bCs/>
          <w:color w:val="000000"/>
          <w:szCs w:val="22"/>
        </w:rPr>
      </w:pPr>
      <w:r w:rsidRPr="00F35FC6">
        <w:rPr>
          <w:b/>
          <w:bCs/>
          <w:color w:val="000000"/>
          <w:szCs w:val="22"/>
        </w:rPr>
        <w:t>S</w:t>
      </w:r>
      <w:r w:rsidR="00A63722">
        <w:rPr>
          <w:b/>
          <w:bCs/>
          <w:color w:val="000000"/>
          <w:szCs w:val="22"/>
        </w:rPr>
        <w:t>6</w:t>
      </w:r>
      <w:r w:rsidRPr="00F35FC6">
        <w:rPr>
          <w:b/>
          <w:bCs/>
          <w:color w:val="000000"/>
          <w:szCs w:val="22"/>
        </w:rPr>
        <w:t xml:space="preserve"> Table</w:t>
      </w:r>
      <w:ins w:id="674" w:author="Brady,Rachel" w:date="2026-01-14T17:16:00Z" w16du:dateUtc="2026-01-15T01:16:00Z">
        <w:r w:rsidR="005104B2">
          <w:rPr>
            <w:b/>
            <w:bCs/>
            <w:color w:val="000000"/>
            <w:szCs w:val="22"/>
          </w:rPr>
          <w:t>:</w:t>
        </w:r>
      </w:ins>
      <w:del w:id="675" w:author="Brady,Rachel" w:date="2026-01-14T17:16:00Z" w16du:dateUtc="2026-01-15T01:16:00Z">
        <w:r w:rsidRPr="00F35FC6" w:rsidDel="005104B2">
          <w:rPr>
            <w:b/>
            <w:bCs/>
            <w:color w:val="000000"/>
            <w:szCs w:val="22"/>
          </w:rPr>
          <w:delText>.</w:delText>
        </w:r>
      </w:del>
      <w:r w:rsidRPr="00F35FC6">
        <w:rPr>
          <w:b/>
          <w:bCs/>
          <w:color w:val="000000"/>
          <w:szCs w:val="22"/>
        </w:rPr>
        <w:t xml:space="preserve"> Top and bottom quartile cell lines used for differential gene expression analysis.</w:t>
      </w:r>
      <w:r w:rsidRPr="00F35FC6">
        <w:rPr>
          <w:b/>
          <w:color w:val="000000"/>
          <w:szCs w:val="22"/>
        </w:rPr>
        <w:t xml:space="preserve"> </w:t>
      </w:r>
      <w:r w:rsidRPr="00F35FC6">
        <w:rPr>
          <w:bCs/>
          <w:color w:val="000000"/>
          <w:szCs w:val="22"/>
        </w:rPr>
        <w:t>Cell lines were ranked by mean modified z-scores and divided into top and bottom quartiles for each cytokine (n=6 per group for most cytokines). Statistical tests confirm significant differences in cytokine stimulation between groups. Test selection based on normality: Welch's t-test or Student's t-test for normally distributed data, Mann-Whitney U test otherwise. These quartile groups were then used for DESeq2 differential expression analysis.</w:t>
      </w:r>
    </w:p>
    <w:p w14:paraId="5C81C0EE" w14:textId="15F6DCB7" w:rsidR="00AF0552" w:rsidRDefault="005D416B" w:rsidP="00DA6CE4">
      <w:pPr>
        <w:pStyle w:val="paragraph"/>
        <w:spacing w:before="0" w:beforeAutospacing="0" w:after="0" w:afterAutospacing="0" w:line="480" w:lineRule="auto"/>
        <w:textAlignment w:val="baseline"/>
        <w:rPr>
          <w:bCs/>
          <w:color w:val="000000"/>
          <w:szCs w:val="22"/>
        </w:rPr>
      </w:pPr>
      <w:r w:rsidRPr="005D416B">
        <w:rPr>
          <w:b/>
          <w:bCs/>
          <w:color w:val="000000"/>
          <w:szCs w:val="22"/>
        </w:rPr>
        <w:t>S</w:t>
      </w:r>
      <w:r w:rsidR="00A63722">
        <w:rPr>
          <w:b/>
          <w:bCs/>
          <w:color w:val="000000"/>
          <w:szCs w:val="22"/>
        </w:rPr>
        <w:t>7</w:t>
      </w:r>
      <w:r w:rsidRPr="005D416B">
        <w:rPr>
          <w:b/>
          <w:bCs/>
          <w:color w:val="000000"/>
          <w:szCs w:val="22"/>
        </w:rPr>
        <w:t xml:space="preserve"> Table: VEGF response to TCM fractionation in individual cell lines.</w:t>
      </w:r>
      <w:r w:rsidRPr="005D416B">
        <w:rPr>
          <w:b/>
          <w:color w:val="000000"/>
          <w:szCs w:val="22"/>
        </w:rPr>
        <w:t xml:space="preserve"> </w:t>
      </w:r>
      <w:r w:rsidRPr="005D416B">
        <w:rPr>
          <w:bCs/>
          <w:color w:val="000000"/>
          <w:szCs w:val="22"/>
        </w:rPr>
        <w:t>All pairwise comparisons from linear mixed-effects models (donor as random intercept) assessing VEGF secretion by macrophages treated with whole TCM, exosome-depleted TCM, or exosome-only fractions. Negative estimate values indicate the first condition induced lower VEGF than the second. Estimate = difference in VEGF (</w:t>
      </w:r>
      <w:proofErr w:type="spellStart"/>
      <w:r w:rsidRPr="005D416B">
        <w:rPr>
          <w:bCs/>
          <w:color w:val="000000"/>
          <w:szCs w:val="22"/>
        </w:rPr>
        <w:t>pg</w:t>
      </w:r>
      <w:proofErr w:type="spellEnd"/>
      <w:r w:rsidRPr="005D416B">
        <w:rPr>
          <w:bCs/>
          <w:color w:val="000000"/>
          <w:szCs w:val="22"/>
        </w:rPr>
        <w:t xml:space="preserve">/mL); SE = standard error; 95% CI = 95% confidence interval; </w:t>
      </w:r>
      <w:proofErr w:type="spellStart"/>
      <w:r w:rsidRPr="005D416B">
        <w:rPr>
          <w:bCs/>
          <w:color w:val="000000"/>
          <w:szCs w:val="22"/>
        </w:rPr>
        <w:t>df</w:t>
      </w:r>
      <w:proofErr w:type="spellEnd"/>
      <w:r w:rsidRPr="005D416B">
        <w:rPr>
          <w:bCs/>
          <w:color w:val="000000"/>
          <w:szCs w:val="22"/>
        </w:rPr>
        <w:t xml:space="preserve"> = degrees of freedom; t = t-statistic; p-value = Tukey-adjusted; Sig = significance level</w:t>
      </w:r>
    </w:p>
    <w:p w14:paraId="1A31F08A" w14:textId="664C5292" w:rsidR="003C41BB" w:rsidRPr="00AF0552" w:rsidRDefault="00A63722" w:rsidP="00DA6CE4">
      <w:pPr>
        <w:pStyle w:val="paragraph"/>
        <w:spacing w:before="0" w:beforeAutospacing="0" w:after="0" w:afterAutospacing="0" w:line="480" w:lineRule="auto"/>
        <w:textAlignment w:val="baseline"/>
        <w:rPr>
          <w:bCs/>
          <w:color w:val="000000"/>
          <w:szCs w:val="22"/>
        </w:rPr>
      </w:pPr>
      <w:r w:rsidRPr="00A63722">
        <w:rPr>
          <w:b/>
          <w:color w:val="000000"/>
          <w:szCs w:val="22"/>
        </w:rPr>
        <w:t>S8 Table:</w:t>
      </w:r>
      <w:r w:rsidR="003C41BB">
        <w:rPr>
          <w:bCs/>
          <w:color w:val="000000"/>
          <w:szCs w:val="22"/>
        </w:rPr>
        <w:t xml:space="preserve"> </w:t>
      </w:r>
      <w:r w:rsidR="003C41BB" w:rsidRPr="003C41BB">
        <w:rPr>
          <w:b/>
          <w:color w:val="000000"/>
          <w:szCs w:val="22"/>
        </w:rPr>
        <w:t>Linear mixed-effects regression analysis of CCL3 dose effect on TNF-α secretion</w:t>
      </w:r>
      <w:r w:rsidR="003C41BB">
        <w:rPr>
          <w:bCs/>
          <w:color w:val="000000"/>
          <w:szCs w:val="22"/>
        </w:rPr>
        <w:t xml:space="preserve">. </w:t>
      </w:r>
      <w:r w:rsidR="003C41BB" w:rsidRPr="003C41BB">
        <w:rPr>
          <w:bCs/>
          <w:color w:val="000000"/>
          <w:szCs w:val="22"/>
        </w:rPr>
        <w:t>Model included donor as random effect (n = 4 donors, 4 doses per donor, 16 total observations).</w:t>
      </w:r>
    </w:p>
    <w:sectPr w:rsidR="003C41BB" w:rsidRPr="00AF0552" w:rsidSect="00615A8E">
      <w:headerReference w:type="default" r:id="rId1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4541A" w14:textId="77777777" w:rsidR="00436711" w:rsidRDefault="00436711" w:rsidP="00864240">
      <w:pPr>
        <w:spacing w:line="240" w:lineRule="auto"/>
      </w:pPr>
      <w:r>
        <w:separator/>
      </w:r>
    </w:p>
  </w:endnote>
  <w:endnote w:type="continuationSeparator" w:id="0">
    <w:p w14:paraId="51D647C0" w14:textId="77777777" w:rsidR="00436711" w:rsidRDefault="00436711" w:rsidP="008642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2FD76" w14:textId="77777777" w:rsidR="00436711" w:rsidRDefault="00436711" w:rsidP="00864240">
      <w:pPr>
        <w:spacing w:line="240" w:lineRule="auto"/>
      </w:pPr>
      <w:r>
        <w:separator/>
      </w:r>
    </w:p>
  </w:footnote>
  <w:footnote w:type="continuationSeparator" w:id="0">
    <w:p w14:paraId="3B5A5ABB" w14:textId="77777777" w:rsidR="00436711" w:rsidRDefault="00436711" w:rsidP="008642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7522221"/>
      <w:docPartObj>
        <w:docPartGallery w:val="Page Numbers (Top of Page)"/>
        <w:docPartUnique/>
      </w:docPartObj>
    </w:sdtPr>
    <w:sdtEndPr>
      <w:rPr>
        <w:noProof/>
      </w:rPr>
    </w:sdtEndPr>
    <w:sdtContent>
      <w:p w14:paraId="4F560EBE" w14:textId="2E52C448" w:rsidR="00864240" w:rsidRDefault="0086424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298804" w14:textId="77777777" w:rsidR="00864240" w:rsidRDefault="008642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3"/>
    <w:multiLevelType w:val="multilevel"/>
    <w:tmpl w:val="05B2D9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72314C"/>
    <w:multiLevelType w:val="multilevel"/>
    <w:tmpl w:val="EE7A5E7C"/>
    <w:lvl w:ilvl="0">
      <w:start w:val="1"/>
      <w:numFmt w:val="upperRoman"/>
      <w:lvlText w:val="%1."/>
      <w:lvlJc w:val="right"/>
      <w:pPr>
        <w:tabs>
          <w:tab w:val="num" w:pos="360"/>
        </w:tabs>
        <w:ind w:left="360" w:hanging="360"/>
      </w:pPr>
    </w:lvl>
    <w:lvl w:ilvl="1" w:tentative="1">
      <w:start w:val="1"/>
      <w:numFmt w:val="upperRoman"/>
      <w:lvlText w:val="%2."/>
      <w:lvlJc w:val="right"/>
      <w:pPr>
        <w:tabs>
          <w:tab w:val="num" w:pos="1080"/>
        </w:tabs>
        <w:ind w:left="1080" w:hanging="360"/>
      </w:pPr>
    </w:lvl>
    <w:lvl w:ilvl="2" w:tentative="1">
      <w:start w:val="1"/>
      <w:numFmt w:val="upperRoman"/>
      <w:lvlText w:val="%3."/>
      <w:lvlJc w:val="right"/>
      <w:pPr>
        <w:tabs>
          <w:tab w:val="num" w:pos="1800"/>
        </w:tabs>
        <w:ind w:left="1800" w:hanging="360"/>
      </w:pPr>
    </w:lvl>
    <w:lvl w:ilvl="3" w:tentative="1">
      <w:start w:val="1"/>
      <w:numFmt w:val="upperRoman"/>
      <w:lvlText w:val="%4."/>
      <w:lvlJc w:val="right"/>
      <w:pPr>
        <w:tabs>
          <w:tab w:val="num" w:pos="2520"/>
        </w:tabs>
        <w:ind w:left="2520" w:hanging="360"/>
      </w:pPr>
    </w:lvl>
    <w:lvl w:ilvl="4" w:tentative="1">
      <w:start w:val="1"/>
      <w:numFmt w:val="upperRoman"/>
      <w:lvlText w:val="%5."/>
      <w:lvlJc w:val="right"/>
      <w:pPr>
        <w:tabs>
          <w:tab w:val="num" w:pos="3240"/>
        </w:tabs>
        <w:ind w:left="3240" w:hanging="360"/>
      </w:pPr>
    </w:lvl>
    <w:lvl w:ilvl="5" w:tentative="1">
      <w:start w:val="1"/>
      <w:numFmt w:val="upperRoman"/>
      <w:lvlText w:val="%6."/>
      <w:lvlJc w:val="right"/>
      <w:pPr>
        <w:tabs>
          <w:tab w:val="num" w:pos="3960"/>
        </w:tabs>
        <w:ind w:left="3960" w:hanging="360"/>
      </w:pPr>
    </w:lvl>
    <w:lvl w:ilvl="6" w:tentative="1">
      <w:start w:val="1"/>
      <w:numFmt w:val="upperRoman"/>
      <w:lvlText w:val="%7."/>
      <w:lvlJc w:val="right"/>
      <w:pPr>
        <w:tabs>
          <w:tab w:val="num" w:pos="4680"/>
        </w:tabs>
        <w:ind w:left="4680" w:hanging="360"/>
      </w:pPr>
    </w:lvl>
    <w:lvl w:ilvl="7" w:tentative="1">
      <w:start w:val="1"/>
      <w:numFmt w:val="upperRoman"/>
      <w:lvlText w:val="%8."/>
      <w:lvlJc w:val="right"/>
      <w:pPr>
        <w:tabs>
          <w:tab w:val="num" w:pos="5400"/>
        </w:tabs>
        <w:ind w:left="5400" w:hanging="360"/>
      </w:pPr>
    </w:lvl>
    <w:lvl w:ilvl="8" w:tentative="1">
      <w:start w:val="1"/>
      <w:numFmt w:val="upperRoman"/>
      <w:lvlText w:val="%9."/>
      <w:lvlJc w:val="right"/>
      <w:pPr>
        <w:tabs>
          <w:tab w:val="num" w:pos="6120"/>
        </w:tabs>
        <w:ind w:left="6120" w:hanging="360"/>
      </w:pPr>
    </w:lvl>
  </w:abstractNum>
  <w:abstractNum w:abstractNumId="2" w15:restartNumberingAfterBreak="0">
    <w:nsid w:val="07B42583"/>
    <w:multiLevelType w:val="multilevel"/>
    <w:tmpl w:val="AE0A62FA"/>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D5629"/>
    <w:multiLevelType w:val="multilevel"/>
    <w:tmpl w:val="57C45B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F944157"/>
    <w:multiLevelType w:val="multilevel"/>
    <w:tmpl w:val="F57E6E2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4610317"/>
    <w:multiLevelType w:val="multilevel"/>
    <w:tmpl w:val="534E72E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4FF344D"/>
    <w:multiLevelType w:val="multilevel"/>
    <w:tmpl w:val="324E54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80F1A75"/>
    <w:multiLevelType w:val="multilevel"/>
    <w:tmpl w:val="483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58BB"/>
    <w:multiLevelType w:val="multilevel"/>
    <w:tmpl w:val="97F066D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AFB5428"/>
    <w:multiLevelType w:val="multilevel"/>
    <w:tmpl w:val="7B109AF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1C686E5D"/>
    <w:multiLevelType w:val="hybridMultilevel"/>
    <w:tmpl w:val="098E0B04"/>
    <w:lvl w:ilvl="0" w:tplc="F55C7AFC">
      <w:start w:val="1"/>
      <w:numFmt w:val="upperLetter"/>
      <w:lvlText w:val="(%1)"/>
      <w:lvlJc w:val="left"/>
      <w:pPr>
        <w:ind w:left="720" w:hanging="360"/>
      </w:pPr>
      <w:rPr>
        <w:rFonts w:hint="default"/>
      </w:rPr>
    </w:lvl>
    <w:lvl w:ilvl="1" w:tplc="8EA2733A" w:tentative="1">
      <w:start w:val="1"/>
      <w:numFmt w:val="lowerLetter"/>
      <w:lvlText w:val="%2."/>
      <w:lvlJc w:val="left"/>
      <w:pPr>
        <w:ind w:left="1440" w:hanging="360"/>
      </w:pPr>
    </w:lvl>
    <w:lvl w:ilvl="2" w:tplc="E8B88284" w:tentative="1">
      <w:start w:val="1"/>
      <w:numFmt w:val="lowerRoman"/>
      <w:lvlText w:val="%3."/>
      <w:lvlJc w:val="right"/>
      <w:pPr>
        <w:ind w:left="2160" w:hanging="180"/>
      </w:pPr>
    </w:lvl>
    <w:lvl w:ilvl="3" w:tplc="940AD002" w:tentative="1">
      <w:start w:val="1"/>
      <w:numFmt w:val="decimal"/>
      <w:lvlText w:val="%4."/>
      <w:lvlJc w:val="left"/>
      <w:pPr>
        <w:ind w:left="2880" w:hanging="360"/>
      </w:pPr>
    </w:lvl>
    <w:lvl w:ilvl="4" w:tplc="76CC0BAE" w:tentative="1">
      <w:start w:val="1"/>
      <w:numFmt w:val="lowerLetter"/>
      <w:lvlText w:val="%5."/>
      <w:lvlJc w:val="left"/>
      <w:pPr>
        <w:ind w:left="3600" w:hanging="360"/>
      </w:pPr>
    </w:lvl>
    <w:lvl w:ilvl="5" w:tplc="8166A710" w:tentative="1">
      <w:start w:val="1"/>
      <w:numFmt w:val="lowerRoman"/>
      <w:lvlText w:val="%6."/>
      <w:lvlJc w:val="right"/>
      <w:pPr>
        <w:ind w:left="4320" w:hanging="180"/>
      </w:pPr>
    </w:lvl>
    <w:lvl w:ilvl="6" w:tplc="99C25308" w:tentative="1">
      <w:start w:val="1"/>
      <w:numFmt w:val="decimal"/>
      <w:lvlText w:val="%7."/>
      <w:lvlJc w:val="left"/>
      <w:pPr>
        <w:ind w:left="5040" w:hanging="360"/>
      </w:pPr>
    </w:lvl>
    <w:lvl w:ilvl="7" w:tplc="F126D01E" w:tentative="1">
      <w:start w:val="1"/>
      <w:numFmt w:val="lowerLetter"/>
      <w:lvlText w:val="%8."/>
      <w:lvlJc w:val="left"/>
      <w:pPr>
        <w:ind w:left="5760" w:hanging="360"/>
      </w:pPr>
    </w:lvl>
    <w:lvl w:ilvl="8" w:tplc="946A2600" w:tentative="1">
      <w:start w:val="1"/>
      <w:numFmt w:val="lowerRoman"/>
      <w:lvlText w:val="%9."/>
      <w:lvlJc w:val="right"/>
      <w:pPr>
        <w:ind w:left="6480" w:hanging="180"/>
      </w:pPr>
    </w:lvl>
  </w:abstractNum>
  <w:abstractNum w:abstractNumId="11" w15:restartNumberingAfterBreak="0">
    <w:nsid w:val="1C9F4143"/>
    <w:multiLevelType w:val="multilevel"/>
    <w:tmpl w:val="B184ABA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EE86616"/>
    <w:multiLevelType w:val="multilevel"/>
    <w:tmpl w:val="59D819C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FB7746F"/>
    <w:multiLevelType w:val="multilevel"/>
    <w:tmpl w:val="309EA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1F2017D"/>
    <w:multiLevelType w:val="multilevel"/>
    <w:tmpl w:val="92809C5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5241AF7"/>
    <w:multiLevelType w:val="multilevel"/>
    <w:tmpl w:val="4C8A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E06"/>
    <w:multiLevelType w:val="multilevel"/>
    <w:tmpl w:val="E3D060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FF70B1"/>
    <w:multiLevelType w:val="multilevel"/>
    <w:tmpl w:val="13F4E1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44387"/>
    <w:multiLevelType w:val="multilevel"/>
    <w:tmpl w:val="86504D9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2FDC4F2A"/>
    <w:multiLevelType w:val="multilevel"/>
    <w:tmpl w:val="99C0078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0" w15:restartNumberingAfterBreak="0">
    <w:nsid w:val="31BF224E"/>
    <w:multiLevelType w:val="multilevel"/>
    <w:tmpl w:val="6358B3B0"/>
    <w:lvl w:ilvl="0">
      <w:start w:val="2"/>
      <w:numFmt w:val="lowerLetter"/>
      <w:lvlText w:val="%1."/>
      <w:lvlJc w:val="left"/>
      <w:pPr>
        <w:tabs>
          <w:tab w:val="num" w:pos="-1080"/>
        </w:tabs>
        <w:ind w:left="-1080" w:hanging="360"/>
      </w:pPr>
    </w:lvl>
    <w:lvl w:ilvl="1" w:tentative="1">
      <w:start w:val="1"/>
      <w:numFmt w:val="lowerLetter"/>
      <w:lvlText w:val="%2."/>
      <w:lvlJc w:val="left"/>
      <w:pPr>
        <w:tabs>
          <w:tab w:val="num" w:pos="-360"/>
        </w:tabs>
        <w:ind w:left="-360" w:hanging="360"/>
      </w:pPr>
    </w:lvl>
    <w:lvl w:ilvl="2" w:tentative="1">
      <w:start w:val="1"/>
      <w:numFmt w:val="lowerLetter"/>
      <w:lvlText w:val="%3."/>
      <w:lvlJc w:val="left"/>
      <w:pPr>
        <w:tabs>
          <w:tab w:val="num" w:pos="360"/>
        </w:tabs>
        <w:ind w:left="360" w:hanging="360"/>
      </w:pPr>
    </w:lvl>
    <w:lvl w:ilvl="3" w:tentative="1">
      <w:start w:val="1"/>
      <w:numFmt w:val="lowerLetter"/>
      <w:lvlText w:val="%4."/>
      <w:lvlJc w:val="left"/>
      <w:pPr>
        <w:tabs>
          <w:tab w:val="num" w:pos="1080"/>
        </w:tabs>
        <w:ind w:left="1080" w:hanging="360"/>
      </w:pPr>
    </w:lvl>
    <w:lvl w:ilvl="4" w:tentative="1">
      <w:start w:val="1"/>
      <w:numFmt w:val="lowerLetter"/>
      <w:lvlText w:val="%5."/>
      <w:lvlJc w:val="left"/>
      <w:pPr>
        <w:tabs>
          <w:tab w:val="num" w:pos="1800"/>
        </w:tabs>
        <w:ind w:left="1800" w:hanging="360"/>
      </w:pPr>
    </w:lvl>
    <w:lvl w:ilvl="5" w:tentative="1">
      <w:start w:val="1"/>
      <w:numFmt w:val="lowerLetter"/>
      <w:lvlText w:val="%6."/>
      <w:lvlJc w:val="left"/>
      <w:pPr>
        <w:tabs>
          <w:tab w:val="num" w:pos="2520"/>
        </w:tabs>
        <w:ind w:left="2520" w:hanging="360"/>
      </w:pPr>
    </w:lvl>
    <w:lvl w:ilvl="6" w:tentative="1">
      <w:start w:val="1"/>
      <w:numFmt w:val="lowerLetter"/>
      <w:lvlText w:val="%7."/>
      <w:lvlJc w:val="left"/>
      <w:pPr>
        <w:tabs>
          <w:tab w:val="num" w:pos="3240"/>
        </w:tabs>
        <w:ind w:left="3240" w:hanging="360"/>
      </w:pPr>
    </w:lvl>
    <w:lvl w:ilvl="7" w:tentative="1">
      <w:start w:val="1"/>
      <w:numFmt w:val="lowerLetter"/>
      <w:lvlText w:val="%8."/>
      <w:lvlJc w:val="left"/>
      <w:pPr>
        <w:tabs>
          <w:tab w:val="num" w:pos="3960"/>
        </w:tabs>
        <w:ind w:left="3960" w:hanging="360"/>
      </w:pPr>
    </w:lvl>
    <w:lvl w:ilvl="8" w:tentative="1">
      <w:start w:val="1"/>
      <w:numFmt w:val="lowerLetter"/>
      <w:lvlText w:val="%9."/>
      <w:lvlJc w:val="left"/>
      <w:pPr>
        <w:tabs>
          <w:tab w:val="num" w:pos="4680"/>
        </w:tabs>
        <w:ind w:left="4680" w:hanging="360"/>
      </w:pPr>
    </w:lvl>
  </w:abstractNum>
  <w:abstractNum w:abstractNumId="21" w15:restartNumberingAfterBreak="0">
    <w:nsid w:val="342F2DC5"/>
    <w:multiLevelType w:val="multilevel"/>
    <w:tmpl w:val="58F2BE2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370E58B8"/>
    <w:multiLevelType w:val="multilevel"/>
    <w:tmpl w:val="AFE45EA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886284C"/>
    <w:multiLevelType w:val="multilevel"/>
    <w:tmpl w:val="6298E98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4" w15:restartNumberingAfterBreak="0">
    <w:nsid w:val="3943119B"/>
    <w:multiLevelType w:val="multilevel"/>
    <w:tmpl w:val="2C14472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CC80713"/>
    <w:multiLevelType w:val="multilevel"/>
    <w:tmpl w:val="2A42B502"/>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6" w15:restartNumberingAfterBreak="0">
    <w:nsid w:val="3CE84717"/>
    <w:multiLevelType w:val="multilevel"/>
    <w:tmpl w:val="13FE5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F07901"/>
    <w:multiLevelType w:val="multilevel"/>
    <w:tmpl w:val="E82C6772"/>
    <w:lvl w:ilvl="0">
      <w:start w:val="7"/>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1546B6C"/>
    <w:multiLevelType w:val="multilevel"/>
    <w:tmpl w:val="DDC45F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4EF4C5B"/>
    <w:multiLevelType w:val="multilevel"/>
    <w:tmpl w:val="07B8934A"/>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45E532B2"/>
    <w:multiLevelType w:val="multilevel"/>
    <w:tmpl w:val="4536ACD4"/>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1" w15:restartNumberingAfterBreak="0">
    <w:nsid w:val="4E294F1B"/>
    <w:multiLevelType w:val="multilevel"/>
    <w:tmpl w:val="0A603EB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2" w15:restartNumberingAfterBreak="0">
    <w:nsid w:val="4E7F3187"/>
    <w:multiLevelType w:val="multilevel"/>
    <w:tmpl w:val="8702EDA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521715D2"/>
    <w:multiLevelType w:val="multilevel"/>
    <w:tmpl w:val="B7BAE77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88243B2"/>
    <w:multiLevelType w:val="multilevel"/>
    <w:tmpl w:val="7C1E27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5EEF4120"/>
    <w:multiLevelType w:val="multilevel"/>
    <w:tmpl w:val="6C3EF29E"/>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6" w15:restartNumberingAfterBreak="0">
    <w:nsid w:val="67462A98"/>
    <w:multiLevelType w:val="multilevel"/>
    <w:tmpl w:val="763E93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80A064B"/>
    <w:multiLevelType w:val="multilevel"/>
    <w:tmpl w:val="4EAEB87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8" w15:restartNumberingAfterBreak="0">
    <w:nsid w:val="6813732E"/>
    <w:multiLevelType w:val="multilevel"/>
    <w:tmpl w:val="109453EC"/>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9" w15:restartNumberingAfterBreak="0">
    <w:nsid w:val="69BF22F4"/>
    <w:multiLevelType w:val="multilevel"/>
    <w:tmpl w:val="2888610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7A1461"/>
    <w:multiLevelType w:val="multilevel"/>
    <w:tmpl w:val="EEEECDA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6A936073"/>
    <w:multiLevelType w:val="multilevel"/>
    <w:tmpl w:val="E5686E90"/>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6AD071CE"/>
    <w:multiLevelType w:val="multilevel"/>
    <w:tmpl w:val="60DC3DDA"/>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76A55D5F"/>
    <w:multiLevelType w:val="multilevel"/>
    <w:tmpl w:val="A8CADD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91267B4"/>
    <w:multiLevelType w:val="multilevel"/>
    <w:tmpl w:val="87B8456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7C547827"/>
    <w:multiLevelType w:val="multilevel"/>
    <w:tmpl w:val="84762F4A"/>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BE582B"/>
    <w:multiLevelType w:val="hybridMultilevel"/>
    <w:tmpl w:val="A28A1150"/>
    <w:lvl w:ilvl="0" w:tplc="DB026E90">
      <w:start w:val="1"/>
      <w:numFmt w:val="lowerLetter"/>
      <w:lvlText w:val="%1."/>
      <w:lvlJc w:val="left"/>
      <w:pPr>
        <w:ind w:left="360" w:hanging="360"/>
      </w:pPr>
      <w:rPr>
        <w:rFonts w:hint="default"/>
      </w:rPr>
    </w:lvl>
    <w:lvl w:ilvl="1" w:tplc="E42ADB2E" w:tentative="1">
      <w:start w:val="1"/>
      <w:numFmt w:val="lowerLetter"/>
      <w:lvlText w:val="%2."/>
      <w:lvlJc w:val="left"/>
      <w:pPr>
        <w:ind w:left="1080" w:hanging="360"/>
      </w:pPr>
    </w:lvl>
    <w:lvl w:ilvl="2" w:tplc="18E425A8" w:tentative="1">
      <w:start w:val="1"/>
      <w:numFmt w:val="lowerRoman"/>
      <w:lvlText w:val="%3."/>
      <w:lvlJc w:val="right"/>
      <w:pPr>
        <w:ind w:left="1800" w:hanging="180"/>
      </w:pPr>
    </w:lvl>
    <w:lvl w:ilvl="3" w:tplc="041C2056" w:tentative="1">
      <w:start w:val="1"/>
      <w:numFmt w:val="decimal"/>
      <w:lvlText w:val="%4."/>
      <w:lvlJc w:val="left"/>
      <w:pPr>
        <w:ind w:left="2520" w:hanging="360"/>
      </w:pPr>
    </w:lvl>
    <w:lvl w:ilvl="4" w:tplc="D5B0388E" w:tentative="1">
      <w:start w:val="1"/>
      <w:numFmt w:val="lowerLetter"/>
      <w:lvlText w:val="%5."/>
      <w:lvlJc w:val="left"/>
      <w:pPr>
        <w:ind w:left="3240" w:hanging="360"/>
      </w:pPr>
    </w:lvl>
    <w:lvl w:ilvl="5" w:tplc="0AD8511C" w:tentative="1">
      <w:start w:val="1"/>
      <w:numFmt w:val="lowerRoman"/>
      <w:lvlText w:val="%6."/>
      <w:lvlJc w:val="right"/>
      <w:pPr>
        <w:ind w:left="3960" w:hanging="180"/>
      </w:pPr>
    </w:lvl>
    <w:lvl w:ilvl="6" w:tplc="EFA2BE52" w:tentative="1">
      <w:start w:val="1"/>
      <w:numFmt w:val="decimal"/>
      <w:lvlText w:val="%7."/>
      <w:lvlJc w:val="left"/>
      <w:pPr>
        <w:ind w:left="4680" w:hanging="360"/>
      </w:pPr>
    </w:lvl>
    <w:lvl w:ilvl="7" w:tplc="EF2046A0" w:tentative="1">
      <w:start w:val="1"/>
      <w:numFmt w:val="lowerLetter"/>
      <w:lvlText w:val="%8."/>
      <w:lvlJc w:val="left"/>
      <w:pPr>
        <w:ind w:left="5400" w:hanging="360"/>
      </w:pPr>
    </w:lvl>
    <w:lvl w:ilvl="8" w:tplc="BC6E3962" w:tentative="1">
      <w:start w:val="1"/>
      <w:numFmt w:val="lowerRoman"/>
      <w:lvlText w:val="%9."/>
      <w:lvlJc w:val="right"/>
      <w:pPr>
        <w:ind w:left="6120" w:hanging="180"/>
      </w:pPr>
    </w:lvl>
  </w:abstractNum>
  <w:abstractNum w:abstractNumId="47" w15:restartNumberingAfterBreak="0">
    <w:nsid w:val="7D126CF4"/>
    <w:multiLevelType w:val="hybridMultilevel"/>
    <w:tmpl w:val="470AC696"/>
    <w:lvl w:ilvl="0" w:tplc="FDE84448">
      <w:start w:val="1"/>
      <w:numFmt w:val="upperLetter"/>
      <w:lvlText w:val="(%1)"/>
      <w:lvlJc w:val="left"/>
      <w:pPr>
        <w:ind w:left="720" w:hanging="360"/>
      </w:pPr>
      <w:rPr>
        <w:rFonts w:hint="default"/>
      </w:rPr>
    </w:lvl>
    <w:lvl w:ilvl="1" w:tplc="FD229D5E" w:tentative="1">
      <w:start w:val="1"/>
      <w:numFmt w:val="lowerLetter"/>
      <w:lvlText w:val="%2."/>
      <w:lvlJc w:val="left"/>
      <w:pPr>
        <w:ind w:left="1440" w:hanging="360"/>
      </w:pPr>
    </w:lvl>
    <w:lvl w:ilvl="2" w:tplc="B40E2604" w:tentative="1">
      <w:start w:val="1"/>
      <w:numFmt w:val="lowerRoman"/>
      <w:lvlText w:val="%3."/>
      <w:lvlJc w:val="right"/>
      <w:pPr>
        <w:ind w:left="2160" w:hanging="180"/>
      </w:pPr>
    </w:lvl>
    <w:lvl w:ilvl="3" w:tplc="C9C8855C" w:tentative="1">
      <w:start w:val="1"/>
      <w:numFmt w:val="decimal"/>
      <w:lvlText w:val="%4."/>
      <w:lvlJc w:val="left"/>
      <w:pPr>
        <w:ind w:left="2880" w:hanging="360"/>
      </w:pPr>
    </w:lvl>
    <w:lvl w:ilvl="4" w:tplc="AA180032" w:tentative="1">
      <w:start w:val="1"/>
      <w:numFmt w:val="lowerLetter"/>
      <w:lvlText w:val="%5."/>
      <w:lvlJc w:val="left"/>
      <w:pPr>
        <w:ind w:left="3600" w:hanging="360"/>
      </w:pPr>
    </w:lvl>
    <w:lvl w:ilvl="5" w:tplc="E012B8E2" w:tentative="1">
      <w:start w:val="1"/>
      <w:numFmt w:val="lowerRoman"/>
      <w:lvlText w:val="%6."/>
      <w:lvlJc w:val="right"/>
      <w:pPr>
        <w:ind w:left="4320" w:hanging="180"/>
      </w:pPr>
    </w:lvl>
    <w:lvl w:ilvl="6" w:tplc="46E4FF04" w:tentative="1">
      <w:start w:val="1"/>
      <w:numFmt w:val="decimal"/>
      <w:lvlText w:val="%7."/>
      <w:lvlJc w:val="left"/>
      <w:pPr>
        <w:ind w:left="5040" w:hanging="360"/>
      </w:pPr>
    </w:lvl>
    <w:lvl w:ilvl="7" w:tplc="F33CE1D6" w:tentative="1">
      <w:start w:val="1"/>
      <w:numFmt w:val="lowerLetter"/>
      <w:lvlText w:val="%8."/>
      <w:lvlJc w:val="left"/>
      <w:pPr>
        <w:ind w:left="5760" w:hanging="360"/>
      </w:pPr>
    </w:lvl>
    <w:lvl w:ilvl="8" w:tplc="859E6E30" w:tentative="1">
      <w:start w:val="1"/>
      <w:numFmt w:val="lowerRoman"/>
      <w:lvlText w:val="%9."/>
      <w:lvlJc w:val="right"/>
      <w:pPr>
        <w:ind w:left="6480" w:hanging="180"/>
      </w:pPr>
    </w:lvl>
  </w:abstractNum>
  <w:num w:numId="1" w16cid:durableId="1569804302">
    <w:abstractNumId w:val="19"/>
  </w:num>
  <w:num w:numId="2" w16cid:durableId="1871337294">
    <w:abstractNumId w:val="30"/>
  </w:num>
  <w:num w:numId="3" w16cid:durableId="1732577541">
    <w:abstractNumId w:val="23"/>
  </w:num>
  <w:num w:numId="4" w16cid:durableId="2024430576">
    <w:abstractNumId w:val="17"/>
  </w:num>
  <w:num w:numId="5" w16cid:durableId="1022633733">
    <w:abstractNumId w:val="13"/>
  </w:num>
  <w:num w:numId="6" w16cid:durableId="1578593483">
    <w:abstractNumId w:val="39"/>
  </w:num>
  <w:num w:numId="7" w16cid:durableId="392776655">
    <w:abstractNumId w:val="22"/>
  </w:num>
  <w:num w:numId="8" w16cid:durableId="1884367337">
    <w:abstractNumId w:val="42"/>
  </w:num>
  <w:num w:numId="9" w16cid:durableId="333843234">
    <w:abstractNumId w:val="29"/>
  </w:num>
  <w:num w:numId="10" w16cid:durableId="2138988019">
    <w:abstractNumId w:val="0"/>
  </w:num>
  <w:num w:numId="11" w16cid:durableId="1433822480">
    <w:abstractNumId w:val="21"/>
  </w:num>
  <w:num w:numId="12" w16cid:durableId="965505698">
    <w:abstractNumId w:val="20"/>
  </w:num>
  <w:num w:numId="13" w16cid:durableId="2057110">
    <w:abstractNumId w:val="14"/>
  </w:num>
  <w:num w:numId="14" w16cid:durableId="1358891173">
    <w:abstractNumId w:val="4"/>
  </w:num>
  <w:num w:numId="15" w16cid:durableId="1975451996">
    <w:abstractNumId w:val="24"/>
  </w:num>
  <w:num w:numId="16" w16cid:durableId="1330210267">
    <w:abstractNumId w:val="5"/>
  </w:num>
  <w:num w:numId="17" w16cid:durableId="415438822">
    <w:abstractNumId w:val="27"/>
  </w:num>
  <w:num w:numId="18" w16cid:durableId="1587762597">
    <w:abstractNumId w:val="32"/>
  </w:num>
  <w:num w:numId="19" w16cid:durableId="630095402">
    <w:abstractNumId w:val="8"/>
  </w:num>
  <w:num w:numId="20" w16cid:durableId="1523663914">
    <w:abstractNumId w:val="45"/>
  </w:num>
  <w:num w:numId="21" w16cid:durableId="1419985542">
    <w:abstractNumId w:val="41"/>
  </w:num>
  <w:num w:numId="22" w16cid:durableId="1628585440">
    <w:abstractNumId w:val="12"/>
  </w:num>
  <w:num w:numId="23" w16cid:durableId="548615682">
    <w:abstractNumId w:val="2"/>
  </w:num>
  <w:num w:numId="24" w16cid:durableId="318386439">
    <w:abstractNumId w:val="1"/>
  </w:num>
  <w:num w:numId="25" w16cid:durableId="729232784">
    <w:abstractNumId w:val="3"/>
  </w:num>
  <w:num w:numId="26" w16cid:durableId="53895550">
    <w:abstractNumId w:val="11"/>
  </w:num>
  <w:num w:numId="27" w16cid:durableId="1830242313">
    <w:abstractNumId w:val="44"/>
  </w:num>
  <w:num w:numId="28" w16cid:durableId="123350645">
    <w:abstractNumId w:val="33"/>
  </w:num>
  <w:num w:numId="29" w16cid:durableId="379867310">
    <w:abstractNumId w:val="25"/>
  </w:num>
  <w:num w:numId="30" w16cid:durableId="970327188">
    <w:abstractNumId w:val="28"/>
  </w:num>
  <w:num w:numId="31" w16cid:durableId="1857421361">
    <w:abstractNumId w:val="16"/>
  </w:num>
  <w:num w:numId="32" w16cid:durableId="1994093769">
    <w:abstractNumId w:val="18"/>
  </w:num>
  <w:num w:numId="33" w16cid:durableId="1401901615">
    <w:abstractNumId w:val="37"/>
  </w:num>
  <w:num w:numId="34" w16cid:durableId="1201091346">
    <w:abstractNumId w:val="40"/>
  </w:num>
  <w:num w:numId="35" w16cid:durableId="532891291">
    <w:abstractNumId w:val="43"/>
  </w:num>
  <w:num w:numId="36" w16cid:durableId="2002003109">
    <w:abstractNumId w:val="9"/>
  </w:num>
  <w:num w:numId="37" w16cid:durableId="875041329">
    <w:abstractNumId w:val="6"/>
  </w:num>
  <w:num w:numId="38" w16cid:durableId="1560945365">
    <w:abstractNumId w:val="36"/>
  </w:num>
  <w:num w:numId="39" w16cid:durableId="1067653547">
    <w:abstractNumId w:val="31"/>
  </w:num>
  <w:num w:numId="40" w16cid:durableId="1232812883">
    <w:abstractNumId w:val="38"/>
  </w:num>
  <w:num w:numId="41" w16cid:durableId="1077246553">
    <w:abstractNumId w:val="34"/>
  </w:num>
  <w:num w:numId="42" w16cid:durableId="468135171">
    <w:abstractNumId w:val="35"/>
  </w:num>
  <w:num w:numId="43" w16cid:durableId="470560533">
    <w:abstractNumId w:val="46"/>
  </w:num>
  <w:num w:numId="44" w16cid:durableId="1330408570">
    <w:abstractNumId w:val="10"/>
  </w:num>
  <w:num w:numId="45" w16cid:durableId="894661596">
    <w:abstractNumId w:val="47"/>
  </w:num>
  <w:num w:numId="46" w16cid:durableId="737746012">
    <w:abstractNumId w:val="7"/>
  </w:num>
  <w:num w:numId="47" w16cid:durableId="1517425958">
    <w:abstractNumId w:val="15"/>
  </w:num>
  <w:num w:numId="48" w16cid:durableId="96909355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dy,Rachel">
    <w15:presenceInfo w15:providerId="AD" w15:userId="S::rvbrady@colostate.edu::d7d2aceb-ca5e-4aea-8f99-7756f6ed01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5D2"/>
    <w:rsid w:val="00005BB2"/>
    <w:rsid w:val="0000703F"/>
    <w:rsid w:val="00013BD2"/>
    <w:rsid w:val="00017617"/>
    <w:rsid w:val="000265CF"/>
    <w:rsid w:val="00030773"/>
    <w:rsid w:val="00031F6D"/>
    <w:rsid w:val="00033E15"/>
    <w:rsid w:val="00043CB5"/>
    <w:rsid w:val="00044646"/>
    <w:rsid w:val="000635AD"/>
    <w:rsid w:val="00075FE3"/>
    <w:rsid w:val="00076D0D"/>
    <w:rsid w:val="000825B6"/>
    <w:rsid w:val="00094DA7"/>
    <w:rsid w:val="00096F3C"/>
    <w:rsid w:val="000A7C96"/>
    <w:rsid w:val="000A7CB1"/>
    <w:rsid w:val="000B2B3E"/>
    <w:rsid w:val="000B466A"/>
    <w:rsid w:val="000C1C73"/>
    <w:rsid w:val="000D22A1"/>
    <w:rsid w:val="000D4B92"/>
    <w:rsid w:val="000D5F0F"/>
    <w:rsid w:val="000E2043"/>
    <w:rsid w:val="000E20A9"/>
    <w:rsid w:val="000E3697"/>
    <w:rsid w:val="000E61F2"/>
    <w:rsid w:val="000E6882"/>
    <w:rsid w:val="000F0A40"/>
    <w:rsid w:val="000F2710"/>
    <w:rsid w:val="000F5A86"/>
    <w:rsid w:val="000F72DF"/>
    <w:rsid w:val="00104FA2"/>
    <w:rsid w:val="001103B3"/>
    <w:rsid w:val="00114868"/>
    <w:rsid w:val="00124E69"/>
    <w:rsid w:val="00137E00"/>
    <w:rsid w:val="00146E85"/>
    <w:rsid w:val="0015769F"/>
    <w:rsid w:val="00163CB5"/>
    <w:rsid w:val="00165F7B"/>
    <w:rsid w:val="00186092"/>
    <w:rsid w:val="001919E9"/>
    <w:rsid w:val="00192406"/>
    <w:rsid w:val="0019371B"/>
    <w:rsid w:val="001954FB"/>
    <w:rsid w:val="001A6369"/>
    <w:rsid w:val="001A6A85"/>
    <w:rsid w:val="001B2D5A"/>
    <w:rsid w:val="001B4D5B"/>
    <w:rsid w:val="001C1BE5"/>
    <w:rsid w:val="001C37AC"/>
    <w:rsid w:val="001C3DF6"/>
    <w:rsid w:val="001C5A5B"/>
    <w:rsid w:val="001D0F10"/>
    <w:rsid w:val="001D3E28"/>
    <w:rsid w:val="001D5298"/>
    <w:rsid w:val="001D5A5E"/>
    <w:rsid w:val="001E174D"/>
    <w:rsid w:val="001E3E7B"/>
    <w:rsid w:val="00200D57"/>
    <w:rsid w:val="00204C69"/>
    <w:rsid w:val="00204ED8"/>
    <w:rsid w:val="0020738B"/>
    <w:rsid w:val="00207959"/>
    <w:rsid w:val="0021223D"/>
    <w:rsid w:val="00215E17"/>
    <w:rsid w:val="00215EAA"/>
    <w:rsid w:val="00240030"/>
    <w:rsid w:val="00240849"/>
    <w:rsid w:val="00243C37"/>
    <w:rsid w:val="002475C7"/>
    <w:rsid w:val="00251423"/>
    <w:rsid w:val="002522D6"/>
    <w:rsid w:val="00252C73"/>
    <w:rsid w:val="00280DE2"/>
    <w:rsid w:val="00281C04"/>
    <w:rsid w:val="00286F85"/>
    <w:rsid w:val="002927C7"/>
    <w:rsid w:val="002A4C25"/>
    <w:rsid w:val="002A5E6C"/>
    <w:rsid w:val="002A7C70"/>
    <w:rsid w:val="002A7E09"/>
    <w:rsid w:val="002B6711"/>
    <w:rsid w:val="002B6BEE"/>
    <w:rsid w:val="002C01C1"/>
    <w:rsid w:val="002C287B"/>
    <w:rsid w:val="002C2FCB"/>
    <w:rsid w:val="002C48E4"/>
    <w:rsid w:val="002D2FE1"/>
    <w:rsid w:val="002D39FE"/>
    <w:rsid w:val="002E08DC"/>
    <w:rsid w:val="002E54D4"/>
    <w:rsid w:val="002F2C16"/>
    <w:rsid w:val="002F787A"/>
    <w:rsid w:val="002F7D4E"/>
    <w:rsid w:val="00305CB3"/>
    <w:rsid w:val="00307BA9"/>
    <w:rsid w:val="00312DA2"/>
    <w:rsid w:val="003134FB"/>
    <w:rsid w:val="00340F85"/>
    <w:rsid w:val="00342FF9"/>
    <w:rsid w:val="00344A1F"/>
    <w:rsid w:val="003506ED"/>
    <w:rsid w:val="00350E92"/>
    <w:rsid w:val="003545D2"/>
    <w:rsid w:val="00356BF9"/>
    <w:rsid w:val="00362055"/>
    <w:rsid w:val="00362425"/>
    <w:rsid w:val="003649D6"/>
    <w:rsid w:val="003667D1"/>
    <w:rsid w:val="0037030A"/>
    <w:rsid w:val="0037417A"/>
    <w:rsid w:val="003818EA"/>
    <w:rsid w:val="00381EAE"/>
    <w:rsid w:val="00390BEB"/>
    <w:rsid w:val="0039719F"/>
    <w:rsid w:val="0039755C"/>
    <w:rsid w:val="003A2DE9"/>
    <w:rsid w:val="003A41E7"/>
    <w:rsid w:val="003A5986"/>
    <w:rsid w:val="003A5A91"/>
    <w:rsid w:val="003A60B3"/>
    <w:rsid w:val="003B2F3E"/>
    <w:rsid w:val="003B4F40"/>
    <w:rsid w:val="003B5CDC"/>
    <w:rsid w:val="003B6DCE"/>
    <w:rsid w:val="003B7F94"/>
    <w:rsid w:val="003C41BB"/>
    <w:rsid w:val="003C4A3E"/>
    <w:rsid w:val="003C577F"/>
    <w:rsid w:val="003D0D34"/>
    <w:rsid w:val="003D43F4"/>
    <w:rsid w:val="003D5476"/>
    <w:rsid w:val="003D5A13"/>
    <w:rsid w:val="003E04AE"/>
    <w:rsid w:val="003F47FA"/>
    <w:rsid w:val="003F6504"/>
    <w:rsid w:val="0040177E"/>
    <w:rsid w:val="00410C19"/>
    <w:rsid w:val="00411A6A"/>
    <w:rsid w:val="00412AD2"/>
    <w:rsid w:val="004166DE"/>
    <w:rsid w:val="00420A78"/>
    <w:rsid w:val="004215DC"/>
    <w:rsid w:val="00422411"/>
    <w:rsid w:val="004226BA"/>
    <w:rsid w:val="00434AA7"/>
    <w:rsid w:val="00435350"/>
    <w:rsid w:val="00436711"/>
    <w:rsid w:val="00450104"/>
    <w:rsid w:val="00450280"/>
    <w:rsid w:val="0045771A"/>
    <w:rsid w:val="0046705B"/>
    <w:rsid w:val="00471055"/>
    <w:rsid w:val="004716B6"/>
    <w:rsid w:val="0048214C"/>
    <w:rsid w:val="004824FD"/>
    <w:rsid w:val="00484600"/>
    <w:rsid w:val="004859A8"/>
    <w:rsid w:val="004B4743"/>
    <w:rsid w:val="004B5836"/>
    <w:rsid w:val="004B76C3"/>
    <w:rsid w:val="004B7F14"/>
    <w:rsid w:val="004C0A2A"/>
    <w:rsid w:val="004C55A6"/>
    <w:rsid w:val="004D144D"/>
    <w:rsid w:val="004D2451"/>
    <w:rsid w:val="004D493E"/>
    <w:rsid w:val="004E3179"/>
    <w:rsid w:val="004E358B"/>
    <w:rsid w:val="004E3E16"/>
    <w:rsid w:val="004E7C92"/>
    <w:rsid w:val="004F0644"/>
    <w:rsid w:val="00501301"/>
    <w:rsid w:val="00501D71"/>
    <w:rsid w:val="005104B2"/>
    <w:rsid w:val="00516DCF"/>
    <w:rsid w:val="00523CEC"/>
    <w:rsid w:val="00523EBE"/>
    <w:rsid w:val="00526504"/>
    <w:rsid w:val="00526F0A"/>
    <w:rsid w:val="0053451C"/>
    <w:rsid w:val="005434E1"/>
    <w:rsid w:val="00544B5F"/>
    <w:rsid w:val="00544E30"/>
    <w:rsid w:val="005475D4"/>
    <w:rsid w:val="00555ADB"/>
    <w:rsid w:val="005570D5"/>
    <w:rsid w:val="00561512"/>
    <w:rsid w:val="00561CDE"/>
    <w:rsid w:val="00565FA9"/>
    <w:rsid w:val="005750D4"/>
    <w:rsid w:val="00586C5D"/>
    <w:rsid w:val="00587C97"/>
    <w:rsid w:val="00590AEA"/>
    <w:rsid w:val="00591927"/>
    <w:rsid w:val="005A1C68"/>
    <w:rsid w:val="005A2051"/>
    <w:rsid w:val="005A2220"/>
    <w:rsid w:val="005B3450"/>
    <w:rsid w:val="005B49C5"/>
    <w:rsid w:val="005B752F"/>
    <w:rsid w:val="005C4B8C"/>
    <w:rsid w:val="005C5B8E"/>
    <w:rsid w:val="005D416B"/>
    <w:rsid w:val="005E3210"/>
    <w:rsid w:val="005E3A8C"/>
    <w:rsid w:val="005E573B"/>
    <w:rsid w:val="005E7C54"/>
    <w:rsid w:val="005F1122"/>
    <w:rsid w:val="00605FB0"/>
    <w:rsid w:val="00607075"/>
    <w:rsid w:val="006157C6"/>
    <w:rsid w:val="00615A8E"/>
    <w:rsid w:val="00625D3A"/>
    <w:rsid w:val="00633653"/>
    <w:rsid w:val="00641E44"/>
    <w:rsid w:val="00642996"/>
    <w:rsid w:val="00642C4C"/>
    <w:rsid w:val="00645094"/>
    <w:rsid w:val="00650556"/>
    <w:rsid w:val="006564B6"/>
    <w:rsid w:val="00665102"/>
    <w:rsid w:val="006664E4"/>
    <w:rsid w:val="00666A9D"/>
    <w:rsid w:val="0067676E"/>
    <w:rsid w:val="006A03F7"/>
    <w:rsid w:val="006A0CEB"/>
    <w:rsid w:val="006A279C"/>
    <w:rsid w:val="006B17CE"/>
    <w:rsid w:val="006C2391"/>
    <w:rsid w:val="006C6E79"/>
    <w:rsid w:val="006C7B14"/>
    <w:rsid w:val="006C7DF0"/>
    <w:rsid w:val="006D017A"/>
    <w:rsid w:val="006D0E53"/>
    <w:rsid w:val="006D1B93"/>
    <w:rsid w:val="006D295E"/>
    <w:rsid w:val="006D6340"/>
    <w:rsid w:val="006F3480"/>
    <w:rsid w:val="006F3542"/>
    <w:rsid w:val="006F4EDB"/>
    <w:rsid w:val="006F7903"/>
    <w:rsid w:val="00701B56"/>
    <w:rsid w:val="007031BE"/>
    <w:rsid w:val="007043B0"/>
    <w:rsid w:val="00705FDB"/>
    <w:rsid w:val="00717A78"/>
    <w:rsid w:val="007227E6"/>
    <w:rsid w:val="0072549D"/>
    <w:rsid w:val="00734857"/>
    <w:rsid w:val="00737F3D"/>
    <w:rsid w:val="007435C9"/>
    <w:rsid w:val="00746051"/>
    <w:rsid w:val="00747841"/>
    <w:rsid w:val="007553E4"/>
    <w:rsid w:val="007568D4"/>
    <w:rsid w:val="00764733"/>
    <w:rsid w:val="00765A27"/>
    <w:rsid w:val="007751FA"/>
    <w:rsid w:val="007762F7"/>
    <w:rsid w:val="00787920"/>
    <w:rsid w:val="00790D7D"/>
    <w:rsid w:val="00797A9E"/>
    <w:rsid w:val="007A69D3"/>
    <w:rsid w:val="007B1051"/>
    <w:rsid w:val="007B13C8"/>
    <w:rsid w:val="007B1658"/>
    <w:rsid w:val="007B2681"/>
    <w:rsid w:val="007C0510"/>
    <w:rsid w:val="007D0E8F"/>
    <w:rsid w:val="007D30B0"/>
    <w:rsid w:val="007D5046"/>
    <w:rsid w:val="007F43C3"/>
    <w:rsid w:val="007F4577"/>
    <w:rsid w:val="008050FF"/>
    <w:rsid w:val="00805563"/>
    <w:rsid w:val="0081054F"/>
    <w:rsid w:val="00817C02"/>
    <w:rsid w:val="0082051E"/>
    <w:rsid w:val="00821933"/>
    <w:rsid w:val="00822E67"/>
    <w:rsid w:val="0082515C"/>
    <w:rsid w:val="008368A5"/>
    <w:rsid w:val="00841DA7"/>
    <w:rsid w:val="008479F0"/>
    <w:rsid w:val="00850507"/>
    <w:rsid w:val="0085265A"/>
    <w:rsid w:val="008556E4"/>
    <w:rsid w:val="00856976"/>
    <w:rsid w:val="00862D88"/>
    <w:rsid w:val="00864240"/>
    <w:rsid w:val="00866C51"/>
    <w:rsid w:val="00871178"/>
    <w:rsid w:val="0087664A"/>
    <w:rsid w:val="00880553"/>
    <w:rsid w:val="00891956"/>
    <w:rsid w:val="00891A71"/>
    <w:rsid w:val="00893DDC"/>
    <w:rsid w:val="0089439C"/>
    <w:rsid w:val="008970A9"/>
    <w:rsid w:val="008A553F"/>
    <w:rsid w:val="008A5CBD"/>
    <w:rsid w:val="008C4DD6"/>
    <w:rsid w:val="008D202A"/>
    <w:rsid w:val="008D4500"/>
    <w:rsid w:val="008D7351"/>
    <w:rsid w:val="008D76F3"/>
    <w:rsid w:val="008E45C0"/>
    <w:rsid w:val="008F7505"/>
    <w:rsid w:val="00905B7C"/>
    <w:rsid w:val="00907A27"/>
    <w:rsid w:val="00910901"/>
    <w:rsid w:val="00911553"/>
    <w:rsid w:val="009271E5"/>
    <w:rsid w:val="00932EFE"/>
    <w:rsid w:val="00935BE2"/>
    <w:rsid w:val="00941830"/>
    <w:rsid w:val="0094436D"/>
    <w:rsid w:val="00946AF0"/>
    <w:rsid w:val="00950F83"/>
    <w:rsid w:val="00956097"/>
    <w:rsid w:val="00960C42"/>
    <w:rsid w:val="00962C3F"/>
    <w:rsid w:val="009632AB"/>
    <w:rsid w:val="00963F40"/>
    <w:rsid w:val="009641D8"/>
    <w:rsid w:val="009648AE"/>
    <w:rsid w:val="00965E7A"/>
    <w:rsid w:val="0097712B"/>
    <w:rsid w:val="00977B80"/>
    <w:rsid w:val="00981F37"/>
    <w:rsid w:val="00981FBB"/>
    <w:rsid w:val="00982FDC"/>
    <w:rsid w:val="00993284"/>
    <w:rsid w:val="009943E3"/>
    <w:rsid w:val="009959DA"/>
    <w:rsid w:val="00995A76"/>
    <w:rsid w:val="009A6F86"/>
    <w:rsid w:val="009B0241"/>
    <w:rsid w:val="009B46FD"/>
    <w:rsid w:val="009B5210"/>
    <w:rsid w:val="009C6692"/>
    <w:rsid w:val="009D2D68"/>
    <w:rsid w:val="009D42D0"/>
    <w:rsid w:val="009D4312"/>
    <w:rsid w:val="009D4EF8"/>
    <w:rsid w:val="009D6EA5"/>
    <w:rsid w:val="009E120B"/>
    <w:rsid w:val="009F0306"/>
    <w:rsid w:val="009F6D27"/>
    <w:rsid w:val="00A02E8D"/>
    <w:rsid w:val="00A06619"/>
    <w:rsid w:val="00A07AA1"/>
    <w:rsid w:val="00A1166A"/>
    <w:rsid w:val="00A12A48"/>
    <w:rsid w:val="00A14CBB"/>
    <w:rsid w:val="00A20944"/>
    <w:rsid w:val="00A20E2E"/>
    <w:rsid w:val="00A35076"/>
    <w:rsid w:val="00A357AE"/>
    <w:rsid w:val="00A42074"/>
    <w:rsid w:val="00A45265"/>
    <w:rsid w:val="00A47C2A"/>
    <w:rsid w:val="00A52D59"/>
    <w:rsid w:val="00A5712E"/>
    <w:rsid w:val="00A63722"/>
    <w:rsid w:val="00A64162"/>
    <w:rsid w:val="00A66068"/>
    <w:rsid w:val="00A671AE"/>
    <w:rsid w:val="00A671BC"/>
    <w:rsid w:val="00A753B6"/>
    <w:rsid w:val="00A7634F"/>
    <w:rsid w:val="00A849BF"/>
    <w:rsid w:val="00A85785"/>
    <w:rsid w:val="00A877A9"/>
    <w:rsid w:val="00A900EF"/>
    <w:rsid w:val="00A9336E"/>
    <w:rsid w:val="00A95985"/>
    <w:rsid w:val="00AB13C2"/>
    <w:rsid w:val="00AB175A"/>
    <w:rsid w:val="00AB1D0E"/>
    <w:rsid w:val="00AB2402"/>
    <w:rsid w:val="00AB2F76"/>
    <w:rsid w:val="00AB6A90"/>
    <w:rsid w:val="00AC550C"/>
    <w:rsid w:val="00AD0249"/>
    <w:rsid w:val="00AD3D5E"/>
    <w:rsid w:val="00AD6451"/>
    <w:rsid w:val="00AD6654"/>
    <w:rsid w:val="00AE0602"/>
    <w:rsid w:val="00AE24E9"/>
    <w:rsid w:val="00AE4FA1"/>
    <w:rsid w:val="00AE708F"/>
    <w:rsid w:val="00AF0552"/>
    <w:rsid w:val="00AF1535"/>
    <w:rsid w:val="00AF3568"/>
    <w:rsid w:val="00B0510E"/>
    <w:rsid w:val="00B11B4D"/>
    <w:rsid w:val="00B27620"/>
    <w:rsid w:val="00B341B5"/>
    <w:rsid w:val="00B40DC2"/>
    <w:rsid w:val="00B72442"/>
    <w:rsid w:val="00B756C0"/>
    <w:rsid w:val="00B85DC2"/>
    <w:rsid w:val="00B86A98"/>
    <w:rsid w:val="00B903F4"/>
    <w:rsid w:val="00B91D7B"/>
    <w:rsid w:val="00B94656"/>
    <w:rsid w:val="00BA242C"/>
    <w:rsid w:val="00BA5F56"/>
    <w:rsid w:val="00BA6D7F"/>
    <w:rsid w:val="00BB250F"/>
    <w:rsid w:val="00BB31A8"/>
    <w:rsid w:val="00BB3C23"/>
    <w:rsid w:val="00BB49AB"/>
    <w:rsid w:val="00BB5A1F"/>
    <w:rsid w:val="00BB725B"/>
    <w:rsid w:val="00BC0B04"/>
    <w:rsid w:val="00BC525F"/>
    <w:rsid w:val="00BC60FF"/>
    <w:rsid w:val="00BD6C16"/>
    <w:rsid w:val="00BE4100"/>
    <w:rsid w:val="00BE4A83"/>
    <w:rsid w:val="00BF06B9"/>
    <w:rsid w:val="00BF2B14"/>
    <w:rsid w:val="00BF3CFD"/>
    <w:rsid w:val="00BF5936"/>
    <w:rsid w:val="00C119CC"/>
    <w:rsid w:val="00C12F12"/>
    <w:rsid w:val="00C17CDB"/>
    <w:rsid w:val="00C23D42"/>
    <w:rsid w:val="00C254DA"/>
    <w:rsid w:val="00C416B7"/>
    <w:rsid w:val="00C45EB3"/>
    <w:rsid w:val="00C471A8"/>
    <w:rsid w:val="00C53543"/>
    <w:rsid w:val="00C61742"/>
    <w:rsid w:val="00C70B81"/>
    <w:rsid w:val="00C70DE1"/>
    <w:rsid w:val="00C72A34"/>
    <w:rsid w:val="00C766CC"/>
    <w:rsid w:val="00C7704D"/>
    <w:rsid w:val="00C81BDE"/>
    <w:rsid w:val="00C8308D"/>
    <w:rsid w:val="00C85993"/>
    <w:rsid w:val="00C908C5"/>
    <w:rsid w:val="00C92457"/>
    <w:rsid w:val="00CA086E"/>
    <w:rsid w:val="00CA5E55"/>
    <w:rsid w:val="00CA7C14"/>
    <w:rsid w:val="00CB02C6"/>
    <w:rsid w:val="00CB35A7"/>
    <w:rsid w:val="00CB7385"/>
    <w:rsid w:val="00CC036F"/>
    <w:rsid w:val="00CC3933"/>
    <w:rsid w:val="00CD42EA"/>
    <w:rsid w:val="00CE1471"/>
    <w:rsid w:val="00CE59CA"/>
    <w:rsid w:val="00CF1481"/>
    <w:rsid w:val="00CF1952"/>
    <w:rsid w:val="00CF6C29"/>
    <w:rsid w:val="00D01422"/>
    <w:rsid w:val="00D02643"/>
    <w:rsid w:val="00D05CA6"/>
    <w:rsid w:val="00D1683D"/>
    <w:rsid w:val="00D1712C"/>
    <w:rsid w:val="00D238B5"/>
    <w:rsid w:val="00D25AC7"/>
    <w:rsid w:val="00D26423"/>
    <w:rsid w:val="00D26DBC"/>
    <w:rsid w:val="00D41F61"/>
    <w:rsid w:val="00D44B22"/>
    <w:rsid w:val="00D61268"/>
    <w:rsid w:val="00D63366"/>
    <w:rsid w:val="00D66063"/>
    <w:rsid w:val="00D66B51"/>
    <w:rsid w:val="00D75757"/>
    <w:rsid w:val="00D75AC5"/>
    <w:rsid w:val="00D76A8F"/>
    <w:rsid w:val="00D84A27"/>
    <w:rsid w:val="00DA4B87"/>
    <w:rsid w:val="00DA6CE4"/>
    <w:rsid w:val="00DA70B6"/>
    <w:rsid w:val="00DB0E97"/>
    <w:rsid w:val="00DD4AC0"/>
    <w:rsid w:val="00DE32E6"/>
    <w:rsid w:val="00DE4AD6"/>
    <w:rsid w:val="00DE5F6C"/>
    <w:rsid w:val="00DF2107"/>
    <w:rsid w:val="00E05DCB"/>
    <w:rsid w:val="00E05FBB"/>
    <w:rsid w:val="00E07228"/>
    <w:rsid w:val="00E10A3F"/>
    <w:rsid w:val="00E10F89"/>
    <w:rsid w:val="00E1696C"/>
    <w:rsid w:val="00E23141"/>
    <w:rsid w:val="00E23B87"/>
    <w:rsid w:val="00E315AD"/>
    <w:rsid w:val="00E316B7"/>
    <w:rsid w:val="00E36020"/>
    <w:rsid w:val="00E43892"/>
    <w:rsid w:val="00E43ABA"/>
    <w:rsid w:val="00E466B5"/>
    <w:rsid w:val="00E522D2"/>
    <w:rsid w:val="00E65B91"/>
    <w:rsid w:val="00E65C73"/>
    <w:rsid w:val="00E66199"/>
    <w:rsid w:val="00E66C5C"/>
    <w:rsid w:val="00E80806"/>
    <w:rsid w:val="00E810C3"/>
    <w:rsid w:val="00E83894"/>
    <w:rsid w:val="00E917BD"/>
    <w:rsid w:val="00EA2453"/>
    <w:rsid w:val="00EC144B"/>
    <w:rsid w:val="00EC4048"/>
    <w:rsid w:val="00EC5C41"/>
    <w:rsid w:val="00ED21E4"/>
    <w:rsid w:val="00ED3F5C"/>
    <w:rsid w:val="00ED682C"/>
    <w:rsid w:val="00EE0104"/>
    <w:rsid w:val="00EF088A"/>
    <w:rsid w:val="00EF46EC"/>
    <w:rsid w:val="00F015A7"/>
    <w:rsid w:val="00F0231D"/>
    <w:rsid w:val="00F12F17"/>
    <w:rsid w:val="00F26F62"/>
    <w:rsid w:val="00F27F15"/>
    <w:rsid w:val="00F33FE3"/>
    <w:rsid w:val="00F35FC6"/>
    <w:rsid w:val="00F36DC2"/>
    <w:rsid w:val="00F407A4"/>
    <w:rsid w:val="00F43BD9"/>
    <w:rsid w:val="00F6008F"/>
    <w:rsid w:val="00F64DC4"/>
    <w:rsid w:val="00F948A5"/>
    <w:rsid w:val="00FA7647"/>
    <w:rsid w:val="00FB03E2"/>
    <w:rsid w:val="00FB05EA"/>
    <w:rsid w:val="00FB47AB"/>
    <w:rsid w:val="00FB70E1"/>
    <w:rsid w:val="00FC5559"/>
    <w:rsid w:val="00FC77F4"/>
    <w:rsid w:val="00FD250C"/>
    <w:rsid w:val="00FD3A47"/>
    <w:rsid w:val="00FD5205"/>
    <w:rsid w:val="00FE057B"/>
    <w:rsid w:val="00FE3C2A"/>
    <w:rsid w:val="00FE6ABC"/>
    <w:rsid w:val="00FF075A"/>
    <w:rsid w:val="00FF5EC4"/>
    <w:rsid w:val="00FF60A8"/>
    <w:rsid w:val="00FF7C2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130CA"/>
  <w14:defaultImageDpi w14:val="32767"/>
  <w15:chartTrackingRefBased/>
  <w15:docId w15:val="{1196C0E0-C9B0-45E0-945B-65CB3D51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5D2"/>
    <w:pPr>
      <w:spacing w:after="0"/>
    </w:pPr>
    <w:rPr>
      <w:rFonts w:ascii="Times New Roman" w:eastAsia="Aptos" w:hAnsi="Times New Roman" w:cs="Times New Roman"/>
      <w:sz w:val="22"/>
      <w14:ligatures w14:val="none"/>
    </w:rPr>
  </w:style>
  <w:style w:type="paragraph" w:styleId="Heading1">
    <w:name w:val="heading 1"/>
    <w:basedOn w:val="Normal"/>
    <w:next w:val="Normal"/>
    <w:link w:val="Heading1Char"/>
    <w:uiPriority w:val="9"/>
    <w:qFormat/>
    <w:rsid w:val="00354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54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4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5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5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5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5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354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4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5D2"/>
    <w:rPr>
      <w:rFonts w:eastAsiaTheme="majorEastAsia" w:cstheme="majorBidi"/>
      <w:color w:val="272727" w:themeColor="text1" w:themeTint="D8"/>
    </w:rPr>
  </w:style>
  <w:style w:type="paragraph" w:styleId="Title">
    <w:name w:val="Title"/>
    <w:basedOn w:val="Normal"/>
    <w:next w:val="Normal"/>
    <w:link w:val="TitleChar"/>
    <w:uiPriority w:val="10"/>
    <w:qFormat/>
    <w:rsid w:val="0035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5D2"/>
    <w:pPr>
      <w:spacing w:before="160"/>
      <w:jc w:val="center"/>
    </w:pPr>
    <w:rPr>
      <w:i/>
      <w:iCs/>
      <w:color w:val="404040" w:themeColor="text1" w:themeTint="BF"/>
    </w:rPr>
  </w:style>
  <w:style w:type="character" w:customStyle="1" w:styleId="QuoteChar">
    <w:name w:val="Quote Char"/>
    <w:basedOn w:val="DefaultParagraphFont"/>
    <w:link w:val="Quote"/>
    <w:uiPriority w:val="29"/>
    <w:rsid w:val="003545D2"/>
    <w:rPr>
      <w:i/>
      <w:iCs/>
      <w:color w:val="404040" w:themeColor="text1" w:themeTint="BF"/>
    </w:rPr>
  </w:style>
  <w:style w:type="paragraph" w:styleId="ListParagraph">
    <w:name w:val="List Paragraph"/>
    <w:basedOn w:val="Normal"/>
    <w:uiPriority w:val="34"/>
    <w:qFormat/>
    <w:rsid w:val="003545D2"/>
    <w:pPr>
      <w:ind w:left="720"/>
      <w:contextualSpacing/>
    </w:pPr>
  </w:style>
  <w:style w:type="character" w:styleId="IntenseEmphasis">
    <w:name w:val="Intense Emphasis"/>
    <w:basedOn w:val="DefaultParagraphFont"/>
    <w:uiPriority w:val="21"/>
    <w:qFormat/>
    <w:rsid w:val="003545D2"/>
    <w:rPr>
      <w:i/>
      <w:iCs/>
      <w:color w:val="0F4761" w:themeColor="accent1" w:themeShade="BF"/>
    </w:rPr>
  </w:style>
  <w:style w:type="paragraph" w:styleId="IntenseQuote">
    <w:name w:val="Intense Quote"/>
    <w:basedOn w:val="Normal"/>
    <w:next w:val="Normal"/>
    <w:link w:val="IntenseQuoteChar"/>
    <w:uiPriority w:val="30"/>
    <w:qFormat/>
    <w:rsid w:val="00354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5D2"/>
    <w:rPr>
      <w:i/>
      <w:iCs/>
      <w:color w:val="0F4761" w:themeColor="accent1" w:themeShade="BF"/>
    </w:rPr>
  </w:style>
  <w:style w:type="character" w:styleId="IntenseReference">
    <w:name w:val="Intense Reference"/>
    <w:basedOn w:val="DefaultParagraphFont"/>
    <w:uiPriority w:val="32"/>
    <w:qFormat/>
    <w:rsid w:val="003545D2"/>
    <w:rPr>
      <w:b/>
      <w:bCs/>
      <w:smallCaps/>
      <w:color w:val="0F4761" w:themeColor="accent1" w:themeShade="BF"/>
      <w:spacing w:val="5"/>
    </w:rPr>
  </w:style>
  <w:style w:type="character" w:styleId="Hyperlink">
    <w:name w:val="Hyperlink"/>
    <w:uiPriority w:val="99"/>
    <w:unhideWhenUsed/>
    <w:rsid w:val="003545D2"/>
    <w:rPr>
      <w:color w:val="0000FF"/>
      <w:u w:val="single"/>
    </w:rPr>
  </w:style>
  <w:style w:type="character" w:customStyle="1" w:styleId="normaltextrun">
    <w:name w:val="normaltextrun"/>
    <w:basedOn w:val="DefaultParagraphFont"/>
    <w:rsid w:val="003545D2"/>
  </w:style>
  <w:style w:type="character" w:customStyle="1" w:styleId="eop">
    <w:name w:val="eop"/>
    <w:basedOn w:val="DefaultParagraphFont"/>
    <w:rsid w:val="003545D2"/>
  </w:style>
  <w:style w:type="paragraph" w:customStyle="1" w:styleId="paragraph">
    <w:name w:val="paragraph"/>
    <w:basedOn w:val="Normal"/>
    <w:rsid w:val="003545D2"/>
    <w:pPr>
      <w:spacing w:before="100" w:beforeAutospacing="1" w:after="100" w:afterAutospacing="1" w:line="240" w:lineRule="auto"/>
    </w:pPr>
    <w:rPr>
      <w:rFonts w:eastAsia="Times New Roman"/>
      <w:kern w:val="0"/>
    </w:rPr>
  </w:style>
  <w:style w:type="paragraph" w:styleId="NormalWeb">
    <w:name w:val="Normal (Web)"/>
    <w:basedOn w:val="Normal"/>
    <w:uiPriority w:val="99"/>
    <w:unhideWhenUsed/>
    <w:rsid w:val="003545D2"/>
    <w:pPr>
      <w:spacing w:before="100" w:beforeAutospacing="1" w:after="100" w:afterAutospacing="1" w:line="240" w:lineRule="auto"/>
    </w:pPr>
    <w:rPr>
      <w:rFonts w:eastAsia="Times New Roman"/>
      <w:kern w:val="0"/>
      <w:sz w:val="24"/>
    </w:rPr>
  </w:style>
  <w:style w:type="character" w:styleId="Strong">
    <w:name w:val="Strong"/>
    <w:basedOn w:val="DefaultParagraphFont"/>
    <w:uiPriority w:val="22"/>
    <w:qFormat/>
    <w:rsid w:val="003545D2"/>
    <w:rPr>
      <w:b/>
      <w:bCs/>
    </w:rPr>
  </w:style>
  <w:style w:type="character" w:styleId="PlaceholderText">
    <w:name w:val="Placeholder Text"/>
    <w:basedOn w:val="DefaultParagraphFont"/>
    <w:uiPriority w:val="99"/>
    <w:semiHidden/>
    <w:rsid w:val="003545D2"/>
    <w:rPr>
      <w:color w:val="666666"/>
    </w:rPr>
  </w:style>
  <w:style w:type="character" w:styleId="FollowedHyperlink">
    <w:name w:val="FollowedHyperlink"/>
    <w:basedOn w:val="DefaultParagraphFont"/>
    <w:uiPriority w:val="99"/>
    <w:semiHidden/>
    <w:unhideWhenUsed/>
    <w:rsid w:val="003545D2"/>
    <w:rPr>
      <w:color w:val="96607D" w:themeColor="followedHyperlink"/>
      <w:u w:val="single"/>
    </w:rPr>
  </w:style>
  <w:style w:type="character" w:styleId="CommentReference">
    <w:name w:val="annotation reference"/>
    <w:basedOn w:val="DefaultParagraphFont"/>
    <w:uiPriority w:val="99"/>
    <w:semiHidden/>
    <w:unhideWhenUsed/>
    <w:rsid w:val="003545D2"/>
    <w:rPr>
      <w:sz w:val="16"/>
      <w:szCs w:val="16"/>
    </w:rPr>
  </w:style>
  <w:style w:type="paragraph" w:styleId="CommentText">
    <w:name w:val="annotation text"/>
    <w:basedOn w:val="Normal"/>
    <w:link w:val="CommentTextChar"/>
    <w:uiPriority w:val="99"/>
    <w:unhideWhenUsed/>
    <w:rsid w:val="003545D2"/>
    <w:pPr>
      <w:spacing w:after="160" w:line="240" w:lineRule="auto"/>
    </w:pPr>
    <w:rPr>
      <w:rFonts w:asciiTheme="minorHAnsi" w:eastAsiaTheme="minorHAnsi" w:hAnsiTheme="minorHAnsi" w:cstheme="minorBidi"/>
      <w:sz w:val="20"/>
      <w:szCs w:val="20"/>
      <w14:ligatures w14:val="standardContextual"/>
    </w:rPr>
  </w:style>
  <w:style w:type="character" w:customStyle="1" w:styleId="CommentTextChar">
    <w:name w:val="Comment Text Char"/>
    <w:basedOn w:val="DefaultParagraphFont"/>
    <w:link w:val="CommentText"/>
    <w:uiPriority w:val="99"/>
    <w:rsid w:val="003545D2"/>
    <w:rPr>
      <w:sz w:val="20"/>
      <w:szCs w:val="20"/>
    </w:rPr>
  </w:style>
  <w:style w:type="paragraph" w:styleId="CommentSubject">
    <w:name w:val="annotation subject"/>
    <w:basedOn w:val="CommentText"/>
    <w:next w:val="CommentText"/>
    <w:link w:val="CommentSubjectChar"/>
    <w:uiPriority w:val="99"/>
    <w:semiHidden/>
    <w:unhideWhenUsed/>
    <w:rsid w:val="003545D2"/>
    <w:rPr>
      <w:b/>
      <w:bCs/>
    </w:rPr>
  </w:style>
  <w:style w:type="character" w:customStyle="1" w:styleId="CommentSubjectChar">
    <w:name w:val="Comment Subject Char"/>
    <w:basedOn w:val="CommentTextChar"/>
    <w:link w:val="CommentSubject"/>
    <w:uiPriority w:val="99"/>
    <w:semiHidden/>
    <w:rsid w:val="003545D2"/>
    <w:rPr>
      <w:b/>
      <w:bCs/>
      <w:sz w:val="20"/>
      <w:szCs w:val="20"/>
    </w:rPr>
  </w:style>
  <w:style w:type="character" w:styleId="UnresolvedMention">
    <w:name w:val="Unresolved Mention"/>
    <w:basedOn w:val="DefaultParagraphFont"/>
    <w:uiPriority w:val="99"/>
    <w:semiHidden/>
    <w:unhideWhenUsed/>
    <w:rsid w:val="003545D2"/>
    <w:rPr>
      <w:color w:val="605E5C"/>
      <w:shd w:val="clear" w:color="auto" w:fill="E1DFDD"/>
    </w:rPr>
  </w:style>
  <w:style w:type="paragraph" w:styleId="Revision">
    <w:name w:val="Revision"/>
    <w:hidden/>
    <w:uiPriority w:val="99"/>
    <w:semiHidden/>
    <w:rsid w:val="003545D2"/>
    <w:pPr>
      <w:spacing w:after="0" w:line="240" w:lineRule="auto"/>
    </w:pPr>
    <w:rPr>
      <w:sz w:val="22"/>
      <w:szCs w:val="22"/>
    </w:rPr>
  </w:style>
  <w:style w:type="paragraph" w:styleId="HTMLPreformatted">
    <w:name w:val="HTML Preformatted"/>
    <w:basedOn w:val="Normal"/>
    <w:link w:val="HTMLPreformattedChar"/>
    <w:uiPriority w:val="99"/>
    <w:semiHidden/>
    <w:unhideWhenUsed/>
    <w:rsid w:val="003545D2"/>
    <w:pPr>
      <w:spacing w:line="240" w:lineRule="auto"/>
    </w:pPr>
    <w:rPr>
      <w:rFonts w:ascii="Consolas" w:eastAsiaTheme="minorHAnsi" w:hAnsi="Consolas" w:cstheme="minorBidi"/>
      <w:sz w:val="20"/>
      <w:szCs w:val="20"/>
      <w14:ligatures w14:val="standardContextual"/>
    </w:rPr>
  </w:style>
  <w:style w:type="character" w:customStyle="1" w:styleId="HTMLPreformattedChar">
    <w:name w:val="HTML Preformatted Char"/>
    <w:basedOn w:val="DefaultParagraphFont"/>
    <w:link w:val="HTMLPreformatted"/>
    <w:uiPriority w:val="99"/>
    <w:semiHidden/>
    <w:rsid w:val="003545D2"/>
    <w:rPr>
      <w:rFonts w:ascii="Consolas" w:hAnsi="Consolas"/>
      <w:sz w:val="20"/>
      <w:szCs w:val="20"/>
    </w:rPr>
  </w:style>
  <w:style w:type="table" w:styleId="TableGrid">
    <w:name w:val="Table Grid"/>
    <w:basedOn w:val="TableNormal"/>
    <w:uiPriority w:val="39"/>
    <w:rsid w:val="003545D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flight-heading">
    <w:name w:val="preflight-heading"/>
    <w:rsid w:val="003545D2"/>
    <w:pPr>
      <w:spacing w:before="60" w:after="60"/>
    </w:pPr>
    <w:rPr>
      <w:b/>
      <w:color w:val="000000"/>
      <w:sz w:val="20"/>
    </w:rPr>
  </w:style>
  <w:style w:type="paragraph" w:customStyle="1" w:styleId="preflight-description">
    <w:name w:val="preflight-description"/>
    <w:rsid w:val="003545D2"/>
    <w:pPr>
      <w:spacing w:before="60" w:after="60"/>
    </w:pPr>
    <w:rPr>
      <w:color w:val="000000"/>
      <w:sz w:val="20"/>
    </w:rPr>
  </w:style>
  <w:style w:type="paragraph" w:customStyle="1" w:styleId="preflight-link">
    <w:name w:val="preflight-link"/>
    <w:rsid w:val="003545D2"/>
    <w:pPr>
      <w:spacing w:before="60" w:after="60"/>
    </w:pPr>
    <w:rPr>
      <w:color w:val="0000FF"/>
      <w:sz w:val="20"/>
      <w:u w:val="single"/>
    </w:rPr>
  </w:style>
  <w:style w:type="paragraph" w:customStyle="1" w:styleId="preflight-example">
    <w:name w:val="preflight-example"/>
    <w:rsid w:val="003545D2"/>
    <w:pPr>
      <w:spacing w:before="180" w:after="60"/>
    </w:pPr>
    <w:rPr>
      <w:i/>
      <w:color w:val="000000"/>
      <w:sz w:val="20"/>
    </w:rPr>
  </w:style>
  <w:style w:type="character" w:styleId="LineNumber">
    <w:name w:val="line number"/>
    <w:basedOn w:val="DefaultParagraphFont"/>
    <w:uiPriority w:val="99"/>
    <w:semiHidden/>
    <w:unhideWhenUsed/>
    <w:rsid w:val="00555ADB"/>
  </w:style>
  <w:style w:type="paragraph" w:styleId="Header">
    <w:name w:val="header"/>
    <w:basedOn w:val="Normal"/>
    <w:link w:val="HeaderChar"/>
    <w:uiPriority w:val="99"/>
    <w:unhideWhenUsed/>
    <w:rsid w:val="00864240"/>
    <w:pPr>
      <w:tabs>
        <w:tab w:val="center" w:pos="4680"/>
        <w:tab w:val="right" w:pos="9360"/>
      </w:tabs>
      <w:spacing w:line="240" w:lineRule="auto"/>
    </w:pPr>
  </w:style>
  <w:style w:type="character" w:customStyle="1" w:styleId="HeaderChar">
    <w:name w:val="Header Char"/>
    <w:basedOn w:val="DefaultParagraphFont"/>
    <w:link w:val="Header"/>
    <w:uiPriority w:val="99"/>
    <w:rsid w:val="00864240"/>
    <w:rPr>
      <w:rFonts w:ascii="Times New Roman" w:eastAsia="Aptos" w:hAnsi="Times New Roman" w:cs="Times New Roman"/>
      <w:sz w:val="22"/>
      <w14:ligatures w14:val="none"/>
    </w:rPr>
  </w:style>
  <w:style w:type="paragraph" w:styleId="Footer">
    <w:name w:val="footer"/>
    <w:basedOn w:val="Normal"/>
    <w:link w:val="FooterChar"/>
    <w:uiPriority w:val="99"/>
    <w:unhideWhenUsed/>
    <w:rsid w:val="00864240"/>
    <w:pPr>
      <w:tabs>
        <w:tab w:val="center" w:pos="4680"/>
        <w:tab w:val="right" w:pos="9360"/>
      </w:tabs>
      <w:spacing w:line="240" w:lineRule="auto"/>
    </w:pPr>
  </w:style>
  <w:style w:type="character" w:customStyle="1" w:styleId="FooterChar">
    <w:name w:val="Footer Char"/>
    <w:basedOn w:val="DefaultParagraphFont"/>
    <w:link w:val="Footer"/>
    <w:uiPriority w:val="99"/>
    <w:rsid w:val="00864240"/>
    <w:rPr>
      <w:rFonts w:ascii="Times New Roman" w:eastAsia="Aptos" w:hAnsi="Times New Roman" w:cs="Times New Roman"/>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53">
      <w:marLeft w:val="640"/>
      <w:marRight w:val="0"/>
      <w:marTop w:val="0"/>
      <w:marBottom w:val="0"/>
      <w:divBdr>
        <w:top w:val="none" w:sz="0" w:space="0" w:color="auto"/>
        <w:left w:val="none" w:sz="0" w:space="0" w:color="auto"/>
        <w:bottom w:val="none" w:sz="0" w:space="0" w:color="auto"/>
        <w:right w:val="none" w:sz="0" w:space="0" w:color="auto"/>
      </w:divBdr>
    </w:div>
    <w:div w:id="472446">
      <w:marLeft w:val="640"/>
      <w:marRight w:val="0"/>
      <w:marTop w:val="0"/>
      <w:marBottom w:val="0"/>
      <w:divBdr>
        <w:top w:val="none" w:sz="0" w:space="0" w:color="auto"/>
        <w:left w:val="none" w:sz="0" w:space="0" w:color="auto"/>
        <w:bottom w:val="none" w:sz="0" w:space="0" w:color="auto"/>
        <w:right w:val="none" w:sz="0" w:space="0" w:color="auto"/>
      </w:divBdr>
    </w:div>
    <w:div w:id="621863">
      <w:marLeft w:val="640"/>
      <w:marRight w:val="0"/>
      <w:marTop w:val="0"/>
      <w:marBottom w:val="0"/>
      <w:divBdr>
        <w:top w:val="none" w:sz="0" w:space="0" w:color="auto"/>
        <w:left w:val="none" w:sz="0" w:space="0" w:color="auto"/>
        <w:bottom w:val="none" w:sz="0" w:space="0" w:color="auto"/>
        <w:right w:val="none" w:sz="0" w:space="0" w:color="auto"/>
      </w:divBdr>
    </w:div>
    <w:div w:id="862937">
      <w:marLeft w:val="640"/>
      <w:marRight w:val="0"/>
      <w:marTop w:val="0"/>
      <w:marBottom w:val="0"/>
      <w:divBdr>
        <w:top w:val="none" w:sz="0" w:space="0" w:color="auto"/>
        <w:left w:val="none" w:sz="0" w:space="0" w:color="auto"/>
        <w:bottom w:val="none" w:sz="0" w:space="0" w:color="auto"/>
        <w:right w:val="none" w:sz="0" w:space="0" w:color="auto"/>
      </w:divBdr>
    </w:div>
    <w:div w:id="863492">
      <w:marLeft w:val="640"/>
      <w:marRight w:val="0"/>
      <w:marTop w:val="0"/>
      <w:marBottom w:val="0"/>
      <w:divBdr>
        <w:top w:val="none" w:sz="0" w:space="0" w:color="auto"/>
        <w:left w:val="none" w:sz="0" w:space="0" w:color="auto"/>
        <w:bottom w:val="none" w:sz="0" w:space="0" w:color="auto"/>
        <w:right w:val="none" w:sz="0" w:space="0" w:color="auto"/>
      </w:divBdr>
    </w:div>
    <w:div w:id="1588862">
      <w:marLeft w:val="640"/>
      <w:marRight w:val="0"/>
      <w:marTop w:val="0"/>
      <w:marBottom w:val="0"/>
      <w:divBdr>
        <w:top w:val="none" w:sz="0" w:space="0" w:color="auto"/>
        <w:left w:val="none" w:sz="0" w:space="0" w:color="auto"/>
        <w:bottom w:val="none" w:sz="0" w:space="0" w:color="auto"/>
        <w:right w:val="none" w:sz="0" w:space="0" w:color="auto"/>
      </w:divBdr>
    </w:div>
    <w:div w:id="2244797">
      <w:marLeft w:val="640"/>
      <w:marRight w:val="0"/>
      <w:marTop w:val="0"/>
      <w:marBottom w:val="0"/>
      <w:divBdr>
        <w:top w:val="none" w:sz="0" w:space="0" w:color="auto"/>
        <w:left w:val="none" w:sz="0" w:space="0" w:color="auto"/>
        <w:bottom w:val="none" w:sz="0" w:space="0" w:color="auto"/>
        <w:right w:val="none" w:sz="0" w:space="0" w:color="auto"/>
      </w:divBdr>
    </w:div>
    <w:div w:id="2364015">
      <w:marLeft w:val="640"/>
      <w:marRight w:val="0"/>
      <w:marTop w:val="0"/>
      <w:marBottom w:val="0"/>
      <w:divBdr>
        <w:top w:val="none" w:sz="0" w:space="0" w:color="auto"/>
        <w:left w:val="none" w:sz="0" w:space="0" w:color="auto"/>
        <w:bottom w:val="none" w:sz="0" w:space="0" w:color="auto"/>
        <w:right w:val="none" w:sz="0" w:space="0" w:color="auto"/>
      </w:divBdr>
    </w:div>
    <w:div w:id="2712496">
      <w:marLeft w:val="640"/>
      <w:marRight w:val="0"/>
      <w:marTop w:val="0"/>
      <w:marBottom w:val="0"/>
      <w:divBdr>
        <w:top w:val="none" w:sz="0" w:space="0" w:color="auto"/>
        <w:left w:val="none" w:sz="0" w:space="0" w:color="auto"/>
        <w:bottom w:val="none" w:sz="0" w:space="0" w:color="auto"/>
        <w:right w:val="none" w:sz="0" w:space="0" w:color="auto"/>
      </w:divBdr>
    </w:div>
    <w:div w:id="2821639">
      <w:marLeft w:val="640"/>
      <w:marRight w:val="0"/>
      <w:marTop w:val="0"/>
      <w:marBottom w:val="0"/>
      <w:divBdr>
        <w:top w:val="none" w:sz="0" w:space="0" w:color="auto"/>
        <w:left w:val="none" w:sz="0" w:space="0" w:color="auto"/>
        <w:bottom w:val="none" w:sz="0" w:space="0" w:color="auto"/>
        <w:right w:val="none" w:sz="0" w:space="0" w:color="auto"/>
      </w:divBdr>
    </w:div>
    <w:div w:id="3823216">
      <w:marLeft w:val="640"/>
      <w:marRight w:val="0"/>
      <w:marTop w:val="0"/>
      <w:marBottom w:val="0"/>
      <w:divBdr>
        <w:top w:val="none" w:sz="0" w:space="0" w:color="auto"/>
        <w:left w:val="none" w:sz="0" w:space="0" w:color="auto"/>
        <w:bottom w:val="none" w:sz="0" w:space="0" w:color="auto"/>
        <w:right w:val="none" w:sz="0" w:space="0" w:color="auto"/>
      </w:divBdr>
    </w:div>
    <w:div w:id="4290799">
      <w:marLeft w:val="640"/>
      <w:marRight w:val="0"/>
      <w:marTop w:val="0"/>
      <w:marBottom w:val="0"/>
      <w:divBdr>
        <w:top w:val="none" w:sz="0" w:space="0" w:color="auto"/>
        <w:left w:val="none" w:sz="0" w:space="0" w:color="auto"/>
        <w:bottom w:val="none" w:sz="0" w:space="0" w:color="auto"/>
        <w:right w:val="none" w:sz="0" w:space="0" w:color="auto"/>
      </w:divBdr>
    </w:div>
    <w:div w:id="4408818">
      <w:marLeft w:val="640"/>
      <w:marRight w:val="0"/>
      <w:marTop w:val="0"/>
      <w:marBottom w:val="0"/>
      <w:divBdr>
        <w:top w:val="none" w:sz="0" w:space="0" w:color="auto"/>
        <w:left w:val="none" w:sz="0" w:space="0" w:color="auto"/>
        <w:bottom w:val="none" w:sz="0" w:space="0" w:color="auto"/>
        <w:right w:val="none" w:sz="0" w:space="0" w:color="auto"/>
      </w:divBdr>
    </w:div>
    <w:div w:id="4477519">
      <w:marLeft w:val="640"/>
      <w:marRight w:val="0"/>
      <w:marTop w:val="0"/>
      <w:marBottom w:val="0"/>
      <w:divBdr>
        <w:top w:val="none" w:sz="0" w:space="0" w:color="auto"/>
        <w:left w:val="none" w:sz="0" w:space="0" w:color="auto"/>
        <w:bottom w:val="none" w:sz="0" w:space="0" w:color="auto"/>
        <w:right w:val="none" w:sz="0" w:space="0" w:color="auto"/>
      </w:divBdr>
    </w:div>
    <w:div w:id="4523628">
      <w:marLeft w:val="640"/>
      <w:marRight w:val="0"/>
      <w:marTop w:val="0"/>
      <w:marBottom w:val="0"/>
      <w:divBdr>
        <w:top w:val="none" w:sz="0" w:space="0" w:color="auto"/>
        <w:left w:val="none" w:sz="0" w:space="0" w:color="auto"/>
        <w:bottom w:val="none" w:sz="0" w:space="0" w:color="auto"/>
        <w:right w:val="none" w:sz="0" w:space="0" w:color="auto"/>
      </w:divBdr>
    </w:div>
    <w:div w:id="4790232">
      <w:marLeft w:val="640"/>
      <w:marRight w:val="0"/>
      <w:marTop w:val="0"/>
      <w:marBottom w:val="0"/>
      <w:divBdr>
        <w:top w:val="none" w:sz="0" w:space="0" w:color="auto"/>
        <w:left w:val="none" w:sz="0" w:space="0" w:color="auto"/>
        <w:bottom w:val="none" w:sz="0" w:space="0" w:color="auto"/>
        <w:right w:val="none" w:sz="0" w:space="0" w:color="auto"/>
      </w:divBdr>
    </w:div>
    <w:div w:id="5060833">
      <w:marLeft w:val="640"/>
      <w:marRight w:val="0"/>
      <w:marTop w:val="0"/>
      <w:marBottom w:val="0"/>
      <w:divBdr>
        <w:top w:val="none" w:sz="0" w:space="0" w:color="auto"/>
        <w:left w:val="none" w:sz="0" w:space="0" w:color="auto"/>
        <w:bottom w:val="none" w:sz="0" w:space="0" w:color="auto"/>
        <w:right w:val="none" w:sz="0" w:space="0" w:color="auto"/>
      </w:divBdr>
    </w:div>
    <w:div w:id="5332318">
      <w:marLeft w:val="640"/>
      <w:marRight w:val="0"/>
      <w:marTop w:val="0"/>
      <w:marBottom w:val="0"/>
      <w:divBdr>
        <w:top w:val="none" w:sz="0" w:space="0" w:color="auto"/>
        <w:left w:val="none" w:sz="0" w:space="0" w:color="auto"/>
        <w:bottom w:val="none" w:sz="0" w:space="0" w:color="auto"/>
        <w:right w:val="none" w:sz="0" w:space="0" w:color="auto"/>
      </w:divBdr>
    </w:div>
    <w:div w:id="5374945">
      <w:marLeft w:val="640"/>
      <w:marRight w:val="0"/>
      <w:marTop w:val="0"/>
      <w:marBottom w:val="0"/>
      <w:divBdr>
        <w:top w:val="none" w:sz="0" w:space="0" w:color="auto"/>
        <w:left w:val="none" w:sz="0" w:space="0" w:color="auto"/>
        <w:bottom w:val="none" w:sz="0" w:space="0" w:color="auto"/>
        <w:right w:val="none" w:sz="0" w:space="0" w:color="auto"/>
      </w:divBdr>
    </w:div>
    <w:div w:id="5405683">
      <w:marLeft w:val="640"/>
      <w:marRight w:val="0"/>
      <w:marTop w:val="0"/>
      <w:marBottom w:val="0"/>
      <w:divBdr>
        <w:top w:val="none" w:sz="0" w:space="0" w:color="auto"/>
        <w:left w:val="none" w:sz="0" w:space="0" w:color="auto"/>
        <w:bottom w:val="none" w:sz="0" w:space="0" w:color="auto"/>
        <w:right w:val="none" w:sz="0" w:space="0" w:color="auto"/>
      </w:divBdr>
    </w:div>
    <w:div w:id="5597066">
      <w:marLeft w:val="640"/>
      <w:marRight w:val="0"/>
      <w:marTop w:val="0"/>
      <w:marBottom w:val="0"/>
      <w:divBdr>
        <w:top w:val="none" w:sz="0" w:space="0" w:color="auto"/>
        <w:left w:val="none" w:sz="0" w:space="0" w:color="auto"/>
        <w:bottom w:val="none" w:sz="0" w:space="0" w:color="auto"/>
        <w:right w:val="none" w:sz="0" w:space="0" w:color="auto"/>
      </w:divBdr>
    </w:div>
    <w:div w:id="6250587">
      <w:marLeft w:val="640"/>
      <w:marRight w:val="0"/>
      <w:marTop w:val="0"/>
      <w:marBottom w:val="0"/>
      <w:divBdr>
        <w:top w:val="none" w:sz="0" w:space="0" w:color="auto"/>
        <w:left w:val="none" w:sz="0" w:space="0" w:color="auto"/>
        <w:bottom w:val="none" w:sz="0" w:space="0" w:color="auto"/>
        <w:right w:val="none" w:sz="0" w:space="0" w:color="auto"/>
      </w:divBdr>
    </w:div>
    <w:div w:id="6257129">
      <w:marLeft w:val="640"/>
      <w:marRight w:val="0"/>
      <w:marTop w:val="0"/>
      <w:marBottom w:val="0"/>
      <w:divBdr>
        <w:top w:val="none" w:sz="0" w:space="0" w:color="auto"/>
        <w:left w:val="none" w:sz="0" w:space="0" w:color="auto"/>
        <w:bottom w:val="none" w:sz="0" w:space="0" w:color="auto"/>
        <w:right w:val="none" w:sz="0" w:space="0" w:color="auto"/>
      </w:divBdr>
    </w:div>
    <w:div w:id="6372100">
      <w:marLeft w:val="640"/>
      <w:marRight w:val="0"/>
      <w:marTop w:val="0"/>
      <w:marBottom w:val="0"/>
      <w:divBdr>
        <w:top w:val="none" w:sz="0" w:space="0" w:color="auto"/>
        <w:left w:val="none" w:sz="0" w:space="0" w:color="auto"/>
        <w:bottom w:val="none" w:sz="0" w:space="0" w:color="auto"/>
        <w:right w:val="none" w:sz="0" w:space="0" w:color="auto"/>
      </w:divBdr>
    </w:div>
    <w:div w:id="6713332">
      <w:marLeft w:val="640"/>
      <w:marRight w:val="0"/>
      <w:marTop w:val="0"/>
      <w:marBottom w:val="0"/>
      <w:divBdr>
        <w:top w:val="none" w:sz="0" w:space="0" w:color="auto"/>
        <w:left w:val="none" w:sz="0" w:space="0" w:color="auto"/>
        <w:bottom w:val="none" w:sz="0" w:space="0" w:color="auto"/>
        <w:right w:val="none" w:sz="0" w:space="0" w:color="auto"/>
      </w:divBdr>
    </w:div>
    <w:div w:id="6905849">
      <w:marLeft w:val="640"/>
      <w:marRight w:val="0"/>
      <w:marTop w:val="0"/>
      <w:marBottom w:val="0"/>
      <w:divBdr>
        <w:top w:val="none" w:sz="0" w:space="0" w:color="auto"/>
        <w:left w:val="none" w:sz="0" w:space="0" w:color="auto"/>
        <w:bottom w:val="none" w:sz="0" w:space="0" w:color="auto"/>
        <w:right w:val="none" w:sz="0" w:space="0" w:color="auto"/>
      </w:divBdr>
    </w:div>
    <w:div w:id="7342034">
      <w:marLeft w:val="640"/>
      <w:marRight w:val="0"/>
      <w:marTop w:val="0"/>
      <w:marBottom w:val="0"/>
      <w:divBdr>
        <w:top w:val="none" w:sz="0" w:space="0" w:color="auto"/>
        <w:left w:val="none" w:sz="0" w:space="0" w:color="auto"/>
        <w:bottom w:val="none" w:sz="0" w:space="0" w:color="auto"/>
        <w:right w:val="none" w:sz="0" w:space="0" w:color="auto"/>
      </w:divBdr>
    </w:div>
    <w:div w:id="7801236">
      <w:marLeft w:val="640"/>
      <w:marRight w:val="0"/>
      <w:marTop w:val="0"/>
      <w:marBottom w:val="0"/>
      <w:divBdr>
        <w:top w:val="none" w:sz="0" w:space="0" w:color="auto"/>
        <w:left w:val="none" w:sz="0" w:space="0" w:color="auto"/>
        <w:bottom w:val="none" w:sz="0" w:space="0" w:color="auto"/>
        <w:right w:val="none" w:sz="0" w:space="0" w:color="auto"/>
      </w:divBdr>
    </w:div>
    <w:div w:id="8336987">
      <w:marLeft w:val="640"/>
      <w:marRight w:val="0"/>
      <w:marTop w:val="0"/>
      <w:marBottom w:val="0"/>
      <w:divBdr>
        <w:top w:val="none" w:sz="0" w:space="0" w:color="auto"/>
        <w:left w:val="none" w:sz="0" w:space="0" w:color="auto"/>
        <w:bottom w:val="none" w:sz="0" w:space="0" w:color="auto"/>
        <w:right w:val="none" w:sz="0" w:space="0" w:color="auto"/>
      </w:divBdr>
    </w:div>
    <w:div w:id="9069218">
      <w:marLeft w:val="640"/>
      <w:marRight w:val="0"/>
      <w:marTop w:val="0"/>
      <w:marBottom w:val="0"/>
      <w:divBdr>
        <w:top w:val="none" w:sz="0" w:space="0" w:color="auto"/>
        <w:left w:val="none" w:sz="0" w:space="0" w:color="auto"/>
        <w:bottom w:val="none" w:sz="0" w:space="0" w:color="auto"/>
        <w:right w:val="none" w:sz="0" w:space="0" w:color="auto"/>
      </w:divBdr>
    </w:div>
    <w:div w:id="9109724">
      <w:marLeft w:val="640"/>
      <w:marRight w:val="0"/>
      <w:marTop w:val="0"/>
      <w:marBottom w:val="0"/>
      <w:divBdr>
        <w:top w:val="none" w:sz="0" w:space="0" w:color="auto"/>
        <w:left w:val="none" w:sz="0" w:space="0" w:color="auto"/>
        <w:bottom w:val="none" w:sz="0" w:space="0" w:color="auto"/>
        <w:right w:val="none" w:sz="0" w:space="0" w:color="auto"/>
      </w:divBdr>
    </w:div>
    <w:div w:id="10376552">
      <w:marLeft w:val="640"/>
      <w:marRight w:val="0"/>
      <w:marTop w:val="0"/>
      <w:marBottom w:val="0"/>
      <w:divBdr>
        <w:top w:val="none" w:sz="0" w:space="0" w:color="auto"/>
        <w:left w:val="none" w:sz="0" w:space="0" w:color="auto"/>
        <w:bottom w:val="none" w:sz="0" w:space="0" w:color="auto"/>
        <w:right w:val="none" w:sz="0" w:space="0" w:color="auto"/>
      </w:divBdr>
    </w:div>
    <w:div w:id="10841357">
      <w:marLeft w:val="640"/>
      <w:marRight w:val="0"/>
      <w:marTop w:val="0"/>
      <w:marBottom w:val="0"/>
      <w:divBdr>
        <w:top w:val="none" w:sz="0" w:space="0" w:color="auto"/>
        <w:left w:val="none" w:sz="0" w:space="0" w:color="auto"/>
        <w:bottom w:val="none" w:sz="0" w:space="0" w:color="auto"/>
        <w:right w:val="none" w:sz="0" w:space="0" w:color="auto"/>
      </w:divBdr>
    </w:div>
    <w:div w:id="10958716">
      <w:marLeft w:val="640"/>
      <w:marRight w:val="0"/>
      <w:marTop w:val="0"/>
      <w:marBottom w:val="0"/>
      <w:divBdr>
        <w:top w:val="none" w:sz="0" w:space="0" w:color="auto"/>
        <w:left w:val="none" w:sz="0" w:space="0" w:color="auto"/>
        <w:bottom w:val="none" w:sz="0" w:space="0" w:color="auto"/>
        <w:right w:val="none" w:sz="0" w:space="0" w:color="auto"/>
      </w:divBdr>
    </w:div>
    <w:div w:id="11297237">
      <w:marLeft w:val="640"/>
      <w:marRight w:val="0"/>
      <w:marTop w:val="0"/>
      <w:marBottom w:val="0"/>
      <w:divBdr>
        <w:top w:val="none" w:sz="0" w:space="0" w:color="auto"/>
        <w:left w:val="none" w:sz="0" w:space="0" w:color="auto"/>
        <w:bottom w:val="none" w:sz="0" w:space="0" w:color="auto"/>
        <w:right w:val="none" w:sz="0" w:space="0" w:color="auto"/>
      </w:divBdr>
    </w:div>
    <w:div w:id="11303217">
      <w:marLeft w:val="640"/>
      <w:marRight w:val="0"/>
      <w:marTop w:val="0"/>
      <w:marBottom w:val="0"/>
      <w:divBdr>
        <w:top w:val="none" w:sz="0" w:space="0" w:color="auto"/>
        <w:left w:val="none" w:sz="0" w:space="0" w:color="auto"/>
        <w:bottom w:val="none" w:sz="0" w:space="0" w:color="auto"/>
        <w:right w:val="none" w:sz="0" w:space="0" w:color="auto"/>
      </w:divBdr>
    </w:div>
    <w:div w:id="11345901">
      <w:marLeft w:val="640"/>
      <w:marRight w:val="0"/>
      <w:marTop w:val="0"/>
      <w:marBottom w:val="0"/>
      <w:divBdr>
        <w:top w:val="none" w:sz="0" w:space="0" w:color="auto"/>
        <w:left w:val="none" w:sz="0" w:space="0" w:color="auto"/>
        <w:bottom w:val="none" w:sz="0" w:space="0" w:color="auto"/>
        <w:right w:val="none" w:sz="0" w:space="0" w:color="auto"/>
      </w:divBdr>
    </w:div>
    <w:div w:id="11537193">
      <w:marLeft w:val="640"/>
      <w:marRight w:val="0"/>
      <w:marTop w:val="0"/>
      <w:marBottom w:val="0"/>
      <w:divBdr>
        <w:top w:val="none" w:sz="0" w:space="0" w:color="auto"/>
        <w:left w:val="none" w:sz="0" w:space="0" w:color="auto"/>
        <w:bottom w:val="none" w:sz="0" w:space="0" w:color="auto"/>
        <w:right w:val="none" w:sz="0" w:space="0" w:color="auto"/>
      </w:divBdr>
    </w:div>
    <w:div w:id="12155211">
      <w:marLeft w:val="640"/>
      <w:marRight w:val="0"/>
      <w:marTop w:val="0"/>
      <w:marBottom w:val="0"/>
      <w:divBdr>
        <w:top w:val="none" w:sz="0" w:space="0" w:color="auto"/>
        <w:left w:val="none" w:sz="0" w:space="0" w:color="auto"/>
        <w:bottom w:val="none" w:sz="0" w:space="0" w:color="auto"/>
        <w:right w:val="none" w:sz="0" w:space="0" w:color="auto"/>
      </w:divBdr>
    </w:div>
    <w:div w:id="12269854">
      <w:marLeft w:val="640"/>
      <w:marRight w:val="0"/>
      <w:marTop w:val="0"/>
      <w:marBottom w:val="0"/>
      <w:divBdr>
        <w:top w:val="none" w:sz="0" w:space="0" w:color="auto"/>
        <w:left w:val="none" w:sz="0" w:space="0" w:color="auto"/>
        <w:bottom w:val="none" w:sz="0" w:space="0" w:color="auto"/>
        <w:right w:val="none" w:sz="0" w:space="0" w:color="auto"/>
      </w:divBdr>
    </w:div>
    <w:div w:id="12654677">
      <w:marLeft w:val="640"/>
      <w:marRight w:val="0"/>
      <w:marTop w:val="0"/>
      <w:marBottom w:val="0"/>
      <w:divBdr>
        <w:top w:val="none" w:sz="0" w:space="0" w:color="auto"/>
        <w:left w:val="none" w:sz="0" w:space="0" w:color="auto"/>
        <w:bottom w:val="none" w:sz="0" w:space="0" w:color="auto"/>
        <w:right w:val="none" w:sz="0" w:space="0" w:color="auto"/>
      </w:divBdr>
    </w:div>
    <w:div w:id="13270027">
      <w:marLeft w:val="640"/>
      <w:marRight w:val="0"/>
      <w:marTop w:val="0"/>
      <w:marBottom w:val="0"/>
      <w:divBdr>
        <w:top w:val="none" w:sz="0" w:space="0" w:color="auto"/>
        <w:left w:val="none" w:sz="0" w:space="0" w:color="auto"/>
        <w:bottom w:val="none" w:sz="0" w:space="0" w:color="auto"/>
        <w:right w:val="none" w:sz="0" w:space="0" w:color="auto"/>
      </w:divBdr>
    </w:div>
    <w:div w:id="14042680">
      <w:marLeft w:val="640"/>
      <w:marRight w:val="0"/>
      <w:marTop w:val="0"/>
      <w:marBottom w:val="0"/>
      <w:divBdr>
        <w:top w:val="none" w:sz="0" w:space="0" w:color="auto"/>
        <w:left w:val="none" w:sz="0" w:space="0" w:color="auto"/>
        <w:bottom w:val="none" w:sz="0" w:space="0" w:color="auto"/>
        <w:right w:val="none" w:sz="0" w:space="0" w:color="auto"/>
      </w:divBdr>
    </w:div>
    <w:div w:id="14120942">
      <w:marLeft w:val="640"/>
      <w:marRight w:val="0"/>
      <w:marTop w:val="0"/>
      <w:marBottom w:val="0"/>
      <w:divBdr>
        <w:top w:val="none" w:sz="0" w:space="0" w:color="auto"/>
        <w:left w:val="none" w:sz="0" w:space="0" w:color="auto"/>
        <w:bottom w:val="none" w:sz="0" w:space="0" w:color="auto"/>
        <w:right w:val="none" w:sz="0" w:space="0" w:color="auto"/>
      </w:divBdr>
    </w:div>
    <w:div w:id="14157488">
      <w:marLeft w:val="640"/>
      <w:marRight w:val="0"/>
      <w:marTop w:val="0"/>
      <w:marBottom w:val="0"/>
      <w:divBdr>
        <w:top w:val="none" w:sz="0" w:space="0" w:color="auto"/>
        <w:left w:val="none" w:sz="0" w:space="0" w:color="auto"/>
        <w:bottom w:val="none" w:sz="0" w:space="0" w:color="auto"/>
        <w:right w:val="none" w:sz="0" w:space="0" w:color="auto"/>
      </w:divBdr>
    </w:div>
    <w:div w:id="14430257">
      <w:marLeft w:val="640"/>
      <w:marRight w:val="0"/>
      <w:marTop w:val="0"/>
      <w:marBottom w:val="0"/>
      <w:divBdr>
        <w:top w:val="none" w:sz="0" w:space="0" w:color="auto"/>
        <w:left w:val="none" w:sz="0" w:space="0" w:color="auto"/>
        <w:bottom w:val="none" w:sz="0" w:space="0" w:color="auto"/>
        <w:right w:val="none" w:sz="0" w:space="0" w:color="auto"/>
      </w:divBdr>
    </w:div>
    <w:div w:id="14574495">
      <w:marLeft w:val="640"/>
      <w:marRight w:val="0"/>
      <w:marTop w:val="0"/>
      <w:marBottom w:val="0"/>
      <w:divBdr>
        <w:top w:val="none" w:sz="0" w:space="0" w:color="auto"/>
        <w:left w:val="none" w:sz="0" w:space="0" w:color="auto"/>
        <w:bottom w:val="none" w:sz="0" w:space="0" w:color="auto"/>
        <w:right w:val="none" w:sz="0" w:space="0" w:color="auto"/>
      </w:divBdr>
    </w:div>
    <w:div w:id="14576024">
      <w:marLeft w:val="640"/>
      <w:marRight w:val="0"/>
      <w:marTop w:val="0"/>
      <w:marBottom w:val="0"/>
      <w:divBdr>
        <w:top w:val="none" w:sz="0" w:space="0" w:color="auto"/>
        <w:left w:val="none" w:sz="0" w:space="0" w:color="auto"/>
        <w:bottom w:val="none" w:sz="0" w:space="0" w:color="auto"/>
        <w:right w:val="none" w:sz="0" w:space="0" w:color="auto"/>
      </w:divBdr>
    </w:div>
    <w:div w:id="14842837">
      <w:marLeft w:val="640"/>
      <w:marRight w:val="0"/>
      <w:marTop w:val="0"/>
      <w:marBottom w:val="0"/>
      <w:divBdr>
        <w:top w:val="none" w:sz="0" w:space="0" w:color="auto"/>
        <w:left w:val="none" w:sz="0" w:space="0" w:color="auto"/>
        <w:bottom w:val="none" w:sz="0" w:space="0" w:color="auto"/>
        <w:right w:val="none" w:sz="0" w:space="0" w:color="auto"/>
      </w:divBdr>
    </w:div>
    <w:div w:id="14964524">
      <w:marLeft w:val="640"/>
      <w:marRight w:val="0"/>
      <w:marTop w:val="0"/>
      <w:marBottom w:val="0"/>
      <w:divBdr>
        <w:top w:val="none" w:sz="0" w:space="0" w:color="auto"/>
        <w:left w:val="none" w:sz="0" w:space="0" w:color="auto"/>
        <w:bottom w:val="none" w:sz="0" w:space="0" w:color="auto"/>
        <w:right w:val="none" w:sz="0" w:space="0" w:color="auto"/>
      </w:divBdr>
    </w:div>
    <w:div w:id="16203078">
      <w:marLeft w:val="640"/>
      <w:marRight w:val="0"/>
      <w:marTop w:val="0"/>
      <w:marBottom w:val="0"/>
      <w:divBdr>
        <w:top w:val="none" w:sz="0" w:space="0" w:color="auto"/>
        <w:left w:val="none" w:sz="0" w:space="0" w:color="auto"/>
        <w:bottom w:val="none" w:sz="0" w:space="0" w:color="auto"/>
        <w:right w:val="none" w:sz="0" w:space="0" w:color="auto"/>
      </w:divBdr>
    </w:div>
    <w:div w:id="16465920">
      <w:marLeft w:val="640"/>
      <w:marRight w:val="0"/>
      <w:marTop w:val="0"/>
      <w:marBottom w:val="0"/>
      <w:divBdr>
        <w:top w:val="none" w:sz="0" w:space="0" w:color="auto"/>
        <w:left w:val="none" w:sz="0" w:space="0" w:color="auto"/>
        <w:bottom w:val="none" w:sz="0" w:space="0" w:color="auto"/>
        <w:right w:val="none" w:sz="0" w:space="0" w:color="auto"/>
      </w:divBdr>
    </w:div>
    <w:div w:id="16587505">
      <w:marLeft w:val="640"/>
      <w:marRight w:val="0"/>
      <w:marTop w:val="0"/>
      <w:marBottom w:val="0"/>
      <w:divBdr>
        <w:top w:val="none" w:sz="0" w:space="0" w:color="auto"/>
        <w:left w:val="none" w:sz="0" w:space="0" w:color="auto"/>
        <w:bottom w:val="none" w:sz="0" w:space="0" w:color="auto"/>
        <w:right w:val="none" w:sz="0" w:space="0" w:color="auto"/>
      </w:divBdr>
    </w:div>
    <w:div w:id="16851520">
      <w:marLeft w:val="640"/>
      <w:marRight w:val="0"/>
      <w:marTop w:val="0"/>
      <w:marBottom w:val="0"/>
      <w:divBdr>
        <w:top w:val="none" w:sz="0" w:space="0" w:color="auto"/>
        <w:left w:val="none" w:sz="0" w:space="0" w:color="auto"/>
        <w:bottom w:val="none" w:sz="0" w:space="0" w:color="auto"/>
        <w:right w:val="none" w:sz="0" w:space="0" w:color="auto"/>
      </w:divBdr>
    </w:div>
    <w:div w:id="17237990">
      <w:marLeft w:val="640"/>
      <w:marRight w:val="0"/>
      <w:marTop w:val="0"/>
      <w:marBottom w:val="0"/>
      <w:divBdr>
        <w:top w:val="none" w:sz="0" w:space="0" w:color="auto"/>
        <w:left w:val="none" w:sz="0" w:space="0" w:color="auto"/>
        <w:bottom w:val="none" w:sz="0" w:space="0" w:color="auto"/>
        <w:right w:val="none" w:sz="0" w:space="0" w:color="auto"/>
      </w:divBdr>
    </w:div>
    <w:div w:id="17245472">
      <w:marLeft w:val="640"/>
      <w:marRight w:val="0"/>
      <w:marTop w:val="0"/>
      <w:marBottom w:val="0"/>
      <w:divBdr>
        <w:top w:val="none" w:sz="0" w:space="0" w:color="auto"/>
        <w:left w:val="none" w:sz="0" w:space="0" w:color="auto"/>
        <w:bottom w:val="none" w:sz="0" w:space="0" w:color="auto"/>
        <w:right w:val="none" w:sz="0" w:space="0" w:color="auto"/>
      </w:divBdr>
    </w:div>
    <w:div w:id="17892788">
      <w:marLeft w:val="640"/>
      <w:marRight w:val="0"/>
      <w:marTop w:val="0"/>
      <w:marBottom w:val="0"/>
      <w:divBdr>
        <w:top w:val="none" w:sz="0" w:space="0" w:color="auto"/>
        <w:left w:val="none" w:sz="0" w:space="0" w:color="auto"/>
        <w:bottom w:val="none" w:sz="0" w:space="0" w:color="auto"/>
        <w:right w:val="none" w:sz="0" w:space="0" w:color="auto"/>
      </w:divBdr>
    </w:div>
    <w:div w:id="18361014">
      <w:marLeft w:val="640"/>
      <w:marRight w:val="0"/>
      <w:marTop w:val="0"/>
      <w:marBottom w:val="0"/>
      <w:divBdr>
        <w:top w:val="none" w:sz="0" w:space="0" w:color="auto"/>
        <w:left w:val="none" w:sz="0" w:space="0" w:color="auto"/>
        <w:bottom w:val="none" w:sz="0" w:space="0" w:color="auto"/>
        <w:right w:val="none" w:sz="0" w:space="0" w:color="auto"/>
      </w:divBdr>
    </w:div>
    <w:div w:id="18630979">
      <w:marLeft w:val="640"/>
      <w:marRight w:val="0"/>
      <w:marTop w:val="0"/>
      <w:marBottom w:val="0"/>
      <w:divBdr>
        <w:top w:val="none" w:sz="0" w:space="0" w:color="auto"/>
        <w:left w:val="none" w:sz="0" w:space="0" w:color="auto"/>
        <w:bottom w:val="none" w:sz="0" w:space="0" w:color="auto"/>
        <w:right w:val="none" w:sz="0" w:space="0" w:color="auto"/>
      </w:divBdr>
    </w:div>
    <w:div w:id="18901285">
      <w:marLeft w:val="640"/>
      <w:marRight w:val="0"/>
      <w:marTop w:val="0"/>
      <w:marBottom w:val="0"/>
      <w:divBdr>
        <w:top w:val="none" w:sz="0" w:space="0" w:color="auto"/>
        <w:left w:val="none" w:sz="0" w:space="0" w:color="auto"/>
        <w:bottom w:val="none" w:sz="0" w:space="0" w:color="auto"/>
        <w:right w:val="none" w:sz="0" w:space="0" w:color="auto"/>
      </w:divBdr>
    </w:div>
    <w:div w:id="18943436">
      <w:marLeft w:val="640"/>
      <w:marRight w:val="0"/>
      <w:marTop w:val="0"/>
      <w:marBottom w:val="0"/>
      <w:divBdr>
        <w:top w:val="none" w:sz="0" w:space="0" w:color="auto"/>
        <w:left w:val="none" w:sz="0" w:space="0" w:color="auto"/>
        <w:bottom w:val="none" w:sz="0" w:space="0" w:color="auto"/>
        <w:right w:val="none" w:sz="0" w:space="0" w:color="auto"/>
      </w:divBdr>
    </w:div>
    <w:div w:id="19207500">
      <w:marLeft w:val="640"/>
      <w:marRight w:val="0"/>
      <w:marTop w:val="0"/>
      <w:marBottom w:val="0"/>
      <w:divBdr>
        <w:top w:val="none" w:sz="0" w:space="0" w:color="auto"/>
        <w:left w:val="none" w:sz="0" w:space="0" w:color="auto"/>
        <w:bottom w:val="none" w:sz="0" w:space="0" w:color="auto"/>
        <w:right w:val="none" w:sz="0" w:space="0" w:color="auto"/>
      </w:divBdr>
    </w:div>
    <w:div w:id="19359591">
      <w:marLeft w:val="640"/>
      <w:marRight w:val="0"/>
      <w:marTop w:val="0"/>
      <w:marBottom w:val="0"/>
      <w:divBdr>
        <w:top w:val="none" w:sz="0" w:space="0" w:color="auto"/>
        <w:left w:val="none" w:sz="0" w:space="0" w:color="auto"/>
        <w:bottom w:val="none" w:sz="0" w:space="0" w:color="auto"/>
        <w:right w:val="none" w:sz="0" w:space="0" w:color="auto"/>
      </w:divBdr>
    </w:div>
    <w:div w:id="19472380">
      <w:marLeft w:val="640"/>
      <w:marRight w:val="0"/>
      <w:marTop w:val="0"/>
      <w:marBottom w:val="0"/>
      <w:divBdr>
        <w:top w:val="none" w:sz="0" w:space="0" w:color="auto"/>
        <w:left w:val="none" w:sz="0" w:space="0" w:color="auto"/>
        <w:bottom w:val="none" w:sz="0" w:space="0" w:color="auto"/>
        <w:right w:val="none" w:sz="0" w:space="0" w:color="auto"/>
      </w:divBdr>
    </w:div>
    <w:div w:id="19748874">
      <w:marLeft w:val="640"/>
      <w:marRight w:val="0"/>
      <w:marTop w:val="0"/>
      <w:marBottom w:val="0"/>
      <w:divBdr>
        <w:top w:val="none" w:sz="0" w:space="0" w:color="auto"/>
        <w:left w:val="none" w:sz="0" w:space="0" w:color="auto"/>
        <w:bottom w:val="none" w:sz="0" w:space="0" w:color="auto"/>
        <w:right w:val="none" w:sz="0" w:space="0" w:color="auto"/>
      </w:divBdr>
    </w:div>
    <w:div w:id="19819646">
      <w:marLeft w:val="640"/>
      <w:marRight w:val="0"/>
      <w:marTop w:val="0"/>
      <w:marBottom w:val="0"/>
      <w:divBdr>
        <w:top w:val="none" w:sz="0" w:space="0" w:color="auto"/>
        <w:left w:val="none" w:sz="0" w:space="0" w:color="auto"/>
        <w:bottom w:val="none" w:sz="0" w:space="0" w:color="auto"/>
        <w:right w:val="none" w:sz="0" w:space="0" w:color="auto"/>
      </w:divBdr>
    </w:div>
    <w:div w:id="20061273">
      <w:marLeft w:val="640"/>
      <w:marRight w:val="0"/>
      <w:marTop w:val="0"/>
      <w:marBottom w:val="0"/>
      <w:divBdr>
        <w:top w:val="none" w:sz="0" w:space="0" w:color="auto"/>
        <w:left w:val="none" w:sz="0" w:space="0" w:color="auto"/>
        <w:bottom w:val="none" w:sz="0" w:space="0" w:color="auto"/>
        <w:right w:val="none" w:sz="0" w:space="0" w:color="auto"/>
      </w:divBdr>
    </w:div>
    <w:div w:id="20395923">
      <w:marLeft w:val="640"/>
      <w:marRight w:val="0"/>
      <w:marTop w:val="0"/>
      <w:marBottom w:val="0"/>
      <w:divBdr>
        <w:top w:val="none" w:sz="0" w:space="0" w:color="auto"/>
        <w:left w:val="none" w:sz="0" w:space="0" w:color="auto"/>
        <w:bottom w:val="none" w:sz="0" w:space="0" w:color="auto"/>
        <w:right w:val="none" w:sz="0" w:space="0" w:color="auto"/>
      </w:divBdr>
    </w:div>
    <w:div w:id="20665402">
      <w:marLeft w:val="640"/>
      <w:marRight w:val="0"/>
      <w:marTop w:val="0"/>
      <w:marBottom w:val="0"/>
      <w:divBdr>
        <w:top w:val="none" w:sz="0" w:space="0" w:color="auto"/>
        <w:left w:val="none" w:sz="0" w:space="0" w:color="auto"/>
        <w:bottom w:val="none" w:sz="0" w:space="0" w:color="auto"/>
        <w:right w:val="none" w:sz="0" w:space="0" w:color="auto"/>
      </w:divBdr>
    </w:div>
    <w:div w:id="20790682">
      <w:marLeft w:val="640"/>
      <w:marRight w:val="0"/>
      <w:marTop w:val="0"/>
      <w:marBottom w:val="0"/>
      <w:divBdr>
        <w:top w:val="none" w:sz="0" w:space="0" w:color="auto"/>
        <w:left w:val="none" w:sz="0" w:space="0" w:color="auto"/>
        <w:bottom w:val="none" w:sz="0" w:space="0" w:color="auto"/>
        <w:right w:val="none" w:sz="0" w:space="0" w:color="auto"/>
      </w:divBdr>
    </w:div>
    <w:div w:id="20867077">
      <w:marLeft w:val="640"/>
      <w:marRight w:val="0"/>
      <w:marTop w:val="0"/>
      <w:marBottom w:val="0"/>
      <w:divBdr>
        <w:top w:val="none" w:sz="0" w:space="0" w:color="auto"/>
        <w:left w:val="none" w:sz="0" w:space="0" w:color="auto"/>
        <w:bottom w:val="none" w:sz="0" w:space="0" w:color="auto"/>
        <w:right w:val="none" w:sz="0" w:space="0" w:color="auto"/>
      </w:divBdr>
    </w:div>
    <w:div w:id="21126941">
      <w:marLeft w:val="640"/>
      <w:marRight w:val="0"/>
      <w:marTop w:val="0"/>
      <w:marBottom w:val="0"/>
      <w:divBdr>
        <w:top w:val="none" w:sz="0" w:space="0" w:color="auto"/>
        <w:left w:val="none" w:sz="0" w:space="0" w:color="auto"/>
        <w:bottom w:val="none" w:sz="0" w:space="0" w:color="auto"/>
        <w:right w:val="none" w:sz="0" w:space="0" w:color="auto"/>
      </w:divBdr>
    </w:div>
    <w:div w:id="22102392">
      <w:marLeft w:val="640"/>
      <w:marRight w:val="0"/>
      <w:marTop w:val="0"/>
      <w:marBottom w:val="0"/>
      <w:divBdr>
        <w:top w:val="none" w:sz="0" w:space="0" w:color="auto"/>
        <w:left w:val="none" w:sz="0" w:space="0" w:color="auto"/>
        <w:bottom w:val="none" w:sz="0" w:space="0" w:color="auto"/>
        <w:right w:val="none" w:sz="0" w:space="0" w:color="auto"/>
      </w:divBdr>
    </w:div>
    <w:div w:id="22362130">
      <w:marLeft w:val="640"/>
      <w:marRight w:val="0"/>
      <w:marTop w:val="0"/>
      <w:marBottom w:val="0"/>
      <w:divBdr>
        <w:top w:val="none" w:sz="0" w:space="0" w:color="auto"/>
        <w:left w:val="none" w:sz="0" w:space="0" w:color="auto"/>
        <w:bottom w:val="none" w:sz="0" w:space="0" w:color="auto"/>
        <w:right w:val="none" w:sz="0" w:space="0" w:color="auto"/>
      </w:divBdr>
    </w:div>
    <w:div w:id="22440555">
      <w:marLeft w:val="640"/>
      <w:marRight w:val="0"/>
      <w:marTop w:val="0"/>
      <w:marBottom w:val="0"/>
      <w:divBdr>
        <w:top w:val="none" w:sz="0" w:space="0" w:color="auto"/>
        <w:left w:val="none" w:sz="0" w:space="0" w:color="auto"/>
        <w:bottom w:val="none" w:sz="0" w:space="0" w:color="auto"/>
        <w:right w:val="none" w:sz="0" w:space="0" w:color="auto"/>
      </w:divBdr>
    </w:div>
    <w:div w:id="22559522">
      <w:marLeft w:val="640"/>
      <w:marRight w:val="0"/>
      <w:marTop w:val="0"/>
      <w:marBottom w:val="0"/>
      <w:divBdr>
        <w:top w:val="none" w:sz="0" w:space="0" w:color="auto"/>
        <w:left w:val="none" w:sz="0" w:space="0" w:color="auto"/>
        <w:bottom w:val="none" w:sz="0" w:space="0" w:color="auto"/>
        <w:right w:val="none" w:sz="0" w:space="0" w:color="auto"/>
      </w:divBdr>
    </w:div>
    <w:div w:id="22630635">
      <w:marLeft w:val="640"/>
      <w:marRight w:val="0"/>
      <w:marTop w:val="0"/>
      <w:marBottom w:val="0"/>
      <w:divBdr>
        <w:top w:val="none" w:sz="0" w:space="0" w:color="auto"/>
        <w:left w:val="none" w:sz="0" w:space="0" w:color="auto"/>
        <w:bottom w:val="none" w:sz="0" w:space="0" w:color="auto"/>
        <w:right w:val="none" w:sz="0" w:space="0" w:color="auto"/>
      </w:divBdr>
    </w:div>
    <w:div w:id="22707594">
      <w:marLeft w:val="640"/>
      <w:marRight w:val="0"/>
      <w:marTop w:val="0"/>
      <w:marBottom w:val="0"/>
      <w:divBdr>
        <w:top w:val="none" w:sz="0" w:space="0" w:color="auto"/>
        <w:left w:val="none" w:sz="0" w:space="0" w:color="auto"/>
        <w:bottom w:val="none" w:sz="0" w:space="0" w:color="auto"/>
        <w:right w:val="none" w:sz="0" w:space="0" w:color="auto"/>
      </w:divBdr>
    </w:div>
    <w:div w:id="22748125">
      <w:marLeft w:val="640"/>
      <w:marRight w:val="0"/>
      <w:marTop w:val="0"/>
      <w:marBottom w:val="0"/>
      <w:divBdr>
        <w:top w:val="none" w:sz="0" w:space="0" w:color="auto"/>
        <w:left w:val="none" w:sz="0" w:space="0" w:color="auto"/>
        <w:bottom w:val="none" w:sz="0" w:space="0" w:color="auto"/>
        <w:right w:val="none" w:sz="0" w:space="0" w:color="auto"/>
      </w:divBdr>
    </w:div>
    <w:div w:id="22756564">
      <w:marLeft w:val="640"/>
      <w:marRight w:val="0"/>
      <w:marTop w:val="0"/>
      <w:marBottom w:val="0"/>
      <w:divBdr>
        <w:top w:val="none" w:sz="0" w:space="0" w:color="auto"/>
        <w:left w:val="none" w:sz="0" w:space="0" w:color="auto"/>
        <w:bottom w:val="none" w:sz="0" w:space="0" w:color="auto"/>
        <w:right w:val="none" w:sz="0" w:space="0" w:color="auto"/>
      </w:divBdr>
    </w:div>
    <w:div w:id="22948277">
      <w:marLeft w:val="640"/>
      <w:marRight w:val="0"/>
      <w:marTop w:val="0"/>
      <w:marBottom w:val="0"/>
      <w:divBdr>
        <w:top w:val="none" w:sz="0" w:space="0" w:color="auto"/>
        <w:left w:val="none" w:sz="0" w:space="0" w:color="auto"/>
        <w:bottom w:val="none" w:sz="0" w:space="0" w:color="auto"/>
        <w:right w:val="none" w:sz="0" w:space="0" w:color="auto"/>
      </w:divBdr>
    </w:div>
    <w:div w:id="23530630">
      <w:marLeft w:val="640"/>
      <w:marRight w:val="0"/>
      <w:marTop w:val="0"/>
      <w:marBottom w:val="0"/>
      <w:divBdr>
        <w:top w:val="none" w:sz="0" w:space="0" w:color="auto"/>
        <w:left w:val="none" w:sz="0" w:space="0" w:color="auto"/>
        <w:bottom w:val="none" w:sz="0" w:space="0" w:color="auto"/>
        <w:right w:val="none" w:sz="0" w:space="0" w:color="auto"/>
      </w:divBdr>
    </w:div>
    <w:div w:id="23940996">
      <w:marLeft w:val="640"/>
      <w:marRight w:val="0"/>
      <w:marTop w:val="0"/>
      <w:marBottom w:val="0"/>
      <w:divBdr>
        <w:top w:val="none" w:sz="0" w:space="0" w:color="auto"/>
        <w:left w:val="none" w:sz="0" w:space="0" w:color="auto"/>
        <w:bottom w:val="none" w:sz="0" w:space="0" w:color="auto"/>
        <w:right w:val="none" w:sz="0" w:space="0" w:color="auto"/>
      </w:divBdr>
    </w:div>
    <w:div w:id="23986705">
      <w:marLeft w:val="640"/>
      <w:marRight w:val="0"/>
      <w:marTop w:val="0"/>
      <w:marBottom w:val="0"/>
      <w:divBdr>
        <w:top w:val="none" w:sz="0" w:space="0" w:color="auto"/>
        <w:left w:val="none" w:sz="0" w:space="0" w:color="auto"/>
        <w:bottom w:val="none" w:sz="0" w:space="0" w:color="auto"/>
        <w:right w:val="none" w:sz="0" w:space="0" w:color="auto"/>
      </w:divBdr>
    </w:div>
    <w:div w:id="25258875">
      <w:marLeft w:val="640"/>
      <w:marRight w:val="0"/>
      <w:marTop w:val="0"/>
      <w:marBottom w:val="0"/>
      <w:divBdr>
        <w:top w:val="none" w:sz="0" w:space="0" w:color="auto"/>
        <w:left w:val="none" w:sz="0" w:space="0" w:color="auto"/>
        <w:bottom w:val="none" w:sz="0" w:space="0" w:color="auto"/>
        <w:right w:val="none" w:sz="0" w:space="0" w:color="auto"/>
      </w:divBdr>
    </w:div>
    <w:div w:id="25329304">
      <w:marLeft w:val="640"/>
      <w:marRight w:val="0"/>
      <w:marTop w:val="0"/>
      <w:marBottom w:val="0"/>
      <w:divBdr>
        <w:top w:val="none" w:sz="0" w:space="0" w:color="auto"/>
        <w:left w:val="none" w:sz="0" w:space="0" w:color="auto"/>
        <w:bottom w:val="none" w:sz="0" w:space="0" w:color="auto"/>
        <w:right w:val="none" w:sz="0" w:space="0" w:color="auto"/>
      </w:divBdr>
    </w:div>
    <w:div w:id="25638917">
      <w:marLeft w:val="640"/>
      <w:marRight w:val="0"/>
      <w:marTop w:val="0"/>
      <w:marBottom w:val="0"/>
      <w:divBdr>
        <w:top w:val="none" w:sz="0" w:space="0" w:color="auto"/>
        <w:left w:val="none" w:sz="0" w:space="0" w:color="auto"/>
        <w:bottom w:val="none" w:sz="0" w:space="0" w:color="auto"/>
        <w:right w:val="none" w:sz="0" w:space="0" w:color="auto"/>
      </w:divBdr>
    </w:div>
    <w:div w:id="25644526">
      <w:marLeft w:val="640"/>
      <w:marRight w:val="0"/>
      <w:marTop w:val="0"/>
      <w:marBottom w:val="0"/>
      <w:divBdr>
        <w:top w:val="none" w:sz="0" w:space="0" w:color="auto"/>
        <w:left w:val="none" w:sz="0" w:space="0" w:color="auto"/>
        <w:bottom w:val="none" w:sz="0" w:space="0" w:color="auto"/>
        <w:right w:val="none" w:sz="0" w:space="0" w:color="auto"/>
      </w:divBdr>
    </w:div>
    <w:div w:id="26371083">
      <w:marLeft w:val="640"/>
      <w:marRight w:val="0"/>
      <w:marTop w:val="0"/>
      <w:marBottom w:val="0"/>
      <w:divBdr>
        <w:top w:val="none" w:sz="0" w:space="0" w:color="auto"/>
        <w:left w:val="none" w:sz="0" w:space="0" w:color="auto"/>
        <w:bottom w:val="none" w:sz="0" w:space="0" w:color="auto"/>
        <w:right w:val="none" w:sz="0" w:space="0" w:color="auto"/>
      </w:divBdr>
    </w:div>
    <w:div w:id="27609824">
      <w:marLeft w:val="640"/>
      <w:marRight w:val="0"/>
      <w:marTop w:val="0"/>
      <w:marBottom w:val="0"/>
      <w:divBdr>
        <w:top w:val="none" w:sz="0" w:space="0" w:color="auto"/>
        <w:left w:val="none" w:sz="0" w:space="0" w:color="auto"/>
        <w:bottom w:val="none" w:sz="0" w:space="0" w:color="auto"/>
        <w:right w:val="none" w:sz="0" w:space="0" w:color="auto"/>
      </w:divBdr>
    </w:div>
    <w:div w:id="27992327">
      <w:marLeft w:val="640"/>
      <w:marRight w:val="0"/>
      <w:marTop w:val="0"/>
      <w:marBottom w:val="0"/>
      <w:divBdr>
        <w:top w:val="none" w:sz="0" w:space="0" w:color="auto"/>
        <w:left w:val="none" w:sz="0" w:space="0" w:color="auto"/>
        <w:bottom w:val="none" w:sz="0" w:space="0" w:color="auto"/>
        <w:right w:val="none" w:sz="0" w:space="0" w:color="auto"/>
      </w:divBdr>
    </w:div>
    <w:div w:id="28071889">
      <w:marLeft w:val="640"/>
      <w:marRight w:val="0"/>
      <w:marTop w:val="0"/>
      <w:marBottom w:val="0"/>
      <w:divBdr>
        <w:top w:val="none" w:sz="0" w:space="0" w:color="auto"/>
        <w:left w:val="none" w:sz="0" w:space="0" w:color="auto"/>
        <w:bottom w:val="none" w:sz="0" w:space="0" w:color="auto"/>
        <w:right w:val="none" w:sz="0" w:space="0" w:color="auto"/>
      </w:divBdr>
    </w:div>
    <w:div w:id="28146314">
      <w:marLeft w:val="640"/>
      <w:marRight w:val="0"/>
      <w:marTop w:val="0"/>
      <w:marBottom w:val="0"/>
      <w:divBdr>
        <w:top w:val="none" w:sz="0" w:space="0" w:color="auto"/>
        <w:left w:val="none" w:sz="0" w:space="0" w:color="auto"/>
        <w:bottom w:val="none" w:sz="0" w:space="0" w:color="auto"/>
        <w:right w:val="none" w:sz="0" w:space="0" w:color="auto"/>
      </w:divBdr>
    </w:div>
    <w:div w:id="28531333">
      <w:marLeft w:val="640"/>
      <w:marRight w:val="0"/>
      <w:marTop w:val="0"/>
      <w:marBottom w:val="0"/>
      <w:divBdr>
        <w:top w:val="none" w:sz="0" w:space="0" w:color="auto"/>
        <w:left w:val="none" w:sz="0" w:space="0" w:color="auto"/>
        <w:bottom w:val="none" w:sz="0" w:space="0" w:color="auto"/>
        <w:right w:val="none" w:sz="0" w:space="0" w:color="auto"/>
      </w:divBdr>
    </w:div>
    <w:div w:id="29457068">
      <w:marLeft w:val="640"/>
      <w:marRight w:val="0"/>
      <w:marTop w:val="0"/>
      <w:marBottom w:val="0"/>
      <w:divBdr>
        <w:top w:val="none" w:sz="0" w:space="0" w:color="auto"/>
        <w:left w:val="none" w:sz="0" w:space="0" w:color="auto"/>
        <w:bottom w:val="none" w:sz="0" w:space="0" w:color="auto"/>
        <w:right w:val="none" w:sz="0" w:space="0" w:color="auto"/>
      </w:divBdr>
    </w:div>
    <w:div w:id="29495052">
      <w:marLeft w:val="640"/>
      <w:marRight w:val="0"/>
      <w:marTop w:val="0"/>
      <w:marBottom w:val="0"/>
      <w:divBdr>
        <w:top w:val="none" w:sz="0" w:space="0" w:color="auto"/>
        <w:left w:val="none" w:sz="0" w:space="0" w:color="auto"/>
        <w:bottom w:val="none" w:sz="0" w:space="0" w:color="auto"/>
        <w:right w:val="none" w:sz="0" w:space="0" w:color="auto"/>
      </w:divBdr>
    </w:div>
    <w:div w:id="29576001">
      <w:marLeft w:val="640"/>
      <w:marRight w:val="0"/>
      <w:marTop w:val="0"/>
      <w:marBottom w:val="0"/>
      <w:divBdr>
        <w:top w:val="none" w:sz="0" w:space="0" w:color="auto"/>
        <w:left w:val="none" w:sz="0" w:space="0" w:color="auto"/>
        <w:bottom w:val="none" w:sz="0" w:space="0" w:color="auto"/>
        <w:right w:val="none" w:sz="0" w:space="0" w:color="auto"/>
      </w:divBdr>
    </w:div>
    <w:div w:id="30883248">
      <w:marLeft w:val="640"/>
      <w:marRight w:val="0"/>
      <w:marTop w:val="0"/>
      <w:marBottom w:val="0"/>
      <w:divBdr>
        <w:top w:val="none" w:sz="0" w:space="0" w:color="auto"/>
        <w:left w:val="none" w:sz="0" w:space="0" w:color="auto"/>
        <w:bottom w:val="none" w:sz="0" w:space="0" w:color="auto"/>
        <w:right w:val="none" w:sz="0" w:space="0" w:color="auto"/>
      </w:divBdr>
    </w:div>
    <w:div w:id="31197670">
      <w:marLeft w:val="640"/>
      <w:marRight w:val="0"/>
      <w:marTop w:val="0"/>
      <w:marBottom w:val="0"/>
      <w:divBdr>
        <w:top w:val="none" w:sz="0" w:space="0" w:color="auto"/>
        <w:left w:val="none" w:sz="0" w:space="0" w:color="auto"/>
        <w:bottom w:val="none" w:sz="0" w:space="0" w:color="auto"/>
        <w:right w:val="none" w:sz="0" w:space="0" w:color="auto"/>
      </w:divBdr>
    </w:div>
    <w:div w:id="31226798">
      <w:marLeft w:val="640"/>
      <w:marRight w:val="0"/>
      <w:marTop w:val="0"/>
      <w:marBottom w:val="0"/>
      <w:divBdr>
        <w:top w:val="none" w:sz="0" w:space="0" w:color="auto"/>
        <w:left w:val="none" w:sz="0" w:space="0" w:color="auto"/>
        <w:bottom w:val="none" w:sz="0" w:space="0" w:color="auto"/>
        <w:right w:val="none" w:sz="0" w:space="0" w:color="auto"/>
      </w:divBdr>
    </w:div>
    <w:div w:id="31347001">
      <w:marLeft w:val="640"/>
      <w:marRight w:val="0"/>
      <w:marTop w:val="0"/>
      <w:marBottom w:val="0"/>
      <w:divBdr>
        <w:top w:val="none" w:sz="0" w:space="0" w:color="auto"/>
        <w:left w:val="none" w:sz="0" w:space="0" w:color="auto"/>
        <w:bottom w:val="none" w:sz="0" w:space="0" w:color="auto"/>
        <w:right w:val="none" w:sz="0" w:space="0" w:color="auto"/>
      </w:divBdr>
    </w:div>
    <w:div w:id="31808721">
      <w:marLeft w:val="640"/>
      <w:marRight w:val="0"/>
      <w:marTop w:val="0"/>
      <w:marBottom w:val="0"/>
      <w:divBdr>
        <w:top w:val="none" w:sz="0" w:space="0" w:color="auto"/>
        <w:left w:val="none" w:sz="0" w:space="0" w:color="auto"/>
        <w:bottom w:val="none" w:sz="0" w:space="0" w:color="auto"/>
        <w:right w:val="none" w:sz="0" w:space="0" w:color="auto"/>
      </w:divBdr>
    </w:div>
    <w:div w:id="31850901">
      <w:marLeft w:val="640"/>
      <w:marRight w:val="0"/>
      <w:marTop w:val="0"/>
      <w:marBottom w:val="0"/>
      <w:divBdr>
        <w:top w:val="none" w:sz="0" w:space="0" w:color="auto"/>
        <w:left w:val="none" w:sz="0" w:space="0" w:color="auto"/>
        <w:bottom w:val="none" w:sz="0" w:space="0" w:color="auto"/>
        <w:right w:val="none" w:sz="0" w:space="0" w:color="auto"/>
      </w:divBdr>
    </w:div>
    <w:div w:id="31850921">
      <w:marLeft w:val="640"/>
      <w:marRight w:val="0"/>
      <w:marTop w:val="0"/>
      <w:marBottom w:val="0"/>
      <w:divBdr>
        <w:top w:val="none" w:sz="0" w:space="0" w:color="auto"/>
        <w:left w:val="none" w:sz="0" w:space="0" w:color="auto"/>
        <w:bottom w:val="none" w:sz="0" w:space="0" w:color="auto"/>
        <w:right w:val="none" w:sz="0" w:space="0" w:color="auto"/>
      </w:divBdr>
    </w:div>
    <w:div w:id="32123502">
      <w:marLeft w:val="640"/>
      <w:marRight w:val="0"/>
      <w:marTop w:val="0"/>
      <w:marBottom w:val="0"/>
      <w:divBdr>
        <w:top w:val="none" w:sz="0" w:space="0" w:color="auto"/>
        <w:left w:val="none" w:sz="0" w:space="0" w:color="auto"/>
        <w:bottom w:val="none" w:sz="0" w:space="0" w:color="auto"/>
        <w:right w:val="none" w:sz="0" w:space="0" w:color="auto"/>
      </w:divBdr>
    </w:div>
    <w:div w:id="32463168">
      <w:marLeft w:val="640"/>
      <w:marRight w:val="0"/>
      <w:marTop w:val="0"/>
      <w:marBottom w:val="0"/>
      <w:divBdr>
        <w:top w:val="none" w:sz="0" w:space="0" w:color="auto"/>
        <w:left w:val="none" w:sz="0" w:space="0" w:color="auto"/>
        <w:bottom w:val="none" w:sz="0" w:space="0" w:color="auto"/>
        <w:right w:val="none" w:sz="0" w:space="0" w:color="auto"/>
      </w:divBdr>
    </w:div>
    <w:div w:id="32467663">
      <w:marLeft w:val="640"/>
      <w:marRight w:val="0"/>
      <w:marTop w:val="0"/>
      <w:marBottom w:val="0"/>
      <w:divBdr>
        <w:top w:val="none" w:sz="0" w:space="0" w:color="auto"/>
        <w:left w:val="none" w:sz="0" w:space="0" w:color="auto"/>
        <w:bottom w:val="none" w:sz="0" w:space="0" w:color="auto"/>
        <w:right w:val="none" w:sz="0" w:space="0" w:color="auto"/>
      </w:divBdr>
    </w:div>
    <w:div w:id="32732939">
      <w:marLeft w:val="640"/>
      <w:marRight w:val="0"/>
      <w:marTop w:val="0"/>
      <w:marBottom w:val="0"/>
      <w:divBdr>
        <w:top w:val="none" w:sz="0" w:space="0" w:color="auto"/>
        <w:left w:val="none" w:sz="0" w:space="0" w:color="auto"/>
        <w:bottom w:val="none" w:sz="0" w:space="0" w:color="auto"/>
        <w:right w:val="none" w:sz="0" w:space="0" w:color="auto"/>
      </w:divBdr>
    </w:div>
    <w:div w:id="32778818">
      <w:marLeft w:val="640"/>
      <w:marRight w:val="0"/>
      <w:marTop w:val="0"/>
      <w:marBottom w:val="0"/>
      <w:divBdr>
        <w:top w:val="none" w:sz="0" w:space="0" w:color="auto"/>
        <w:left w:val="none" w:sz="0" w:space="0" w:color="auto"/>
        <w:bottom w:val="none" w:sz="0" w:space="0" w:color="auto"/>
        <w:right w:val="none" w:sz="0" w:space="0" w:color="auto"/>
      </w:divBdr>
    </w:div>
    <w:div w:id="33042711">
      <w:marLeft w:val="640"/>
      <w:marRight w:val="0"/>
      <w:marTop w:val="0"/>
      <w:marBottom w:val="0"/>
      <w:divBdr>
        <w:top w:val="none" w:sz="0" w:space="0" w:color="auto"/>
        <w:left w:val="none" w:sz="0" w:space="0" w:color="auto"/>
        <w:bottom w:val="none" w:sz="0" w:space="0" w:color="auto"/>
        <w:right w:val="none" w:sz="0" w:space="0" w:color="auto"/>
      </w:divBdr>
    </w:div>
    <w:div w:id="34670487">
      <w:marLeft w:val="640"/>
      <w:marRight w:val="0"/>
      <w:marTop w:val="0"/>
      <w:marBottom w:val="0"/>
      <w:divBdr>
        <w:top w:val="none" w:sz="0" w:space="0" w:color="auto"/>
        <w:left w:val="none" w:sz="0" w:space="0" w:color="auto"/>
        <w:bottom w:val="none" w:sz="0" w:space="0" w:color="auto"/>
        <w:right w:val="none" w:sz="0" w:space="0" w:color="auto"/>
      </w:divBdr>
    </w:div>
    <w:div w:id="35004885">
      <w:marLeft w:val="640"/>
      <w:marRight w:val="0"/>
      <w:marTop w:val="0"/>
      <w:marBottom w:val="0"/>
      <w:divBdr>
        <w:top w:val="none" w:sz="0" w:space="0" w:color="auto"/>
        <w:left w:val="none" w:sz="0" w:space="0" w:color="auto"/>
        <w:bottom w:val="none" w:sz="0" w:space="0" w:color="auto"/>
        <w:right w:val="none" w:sz="0" w:space="0" w:color="auto"/>
      </w:divBdr>
    </w:div>
    <w:div w:id="35279147">
      <w:marLeft w:val="640"/>
      <w:marRight w:val="0"/>
      <w:marTop w:val="0"/>
      <w:marBottom w:val="0"/>
      <w:divBdr>
        <w:top w:val="none" w:sz="0" w:space="0" w:color="auto"/>
        <w:left w:val="none" w:sz="0" w:space="0" w:color="auto"/>
        <w:bottom w:val="none" w:sz="0" w:space="0" w:color="auto"/>
        <w:right w:val="none" w:sz="0" w:space="0" w:color="auto"/>
      </w:divBdr>
    </w:div>
    <w:div w:id="36663554">
      <w:marLeft w:val="640"/>
      <w:marRight w:val="0"/>
      <w:marTop w:val="0"/>
      <w:marBottom w:val="0"/>
      <w:divBdr>
        <w:top w:val="none" w:sz="0" w:space="0" w:color="auto"/>
        <w:left w:val="none" w:sz="0" w:space="0" w:color="auto"/>
        <w:bottom w:val="none" w:sz="0" w:space="0" w:color="auto"/>
        <w:right w:val="none" w:sz="0" w:space="0" w:color="auto"/>
      </w:divBdr>
    </w:div>
    <w:div w:id="37631810">
      <w:marLeft w:val="640"/>
      <w:marRight w:val="0"/>
      <w:marTop w:val="0"/>
      <w:marBottom w:val="0"/>
      <w:divBdr>
        <w:top w:val="none" w:sz="0" w:space="0" w:color="auto"/>
        <w:left w:val="none" w:sz="0" w:space="0" w:color="auto"/>
        <w:bottom w:val="none" w:sz="0" w:space="0" w:color="auto"/>
        <w:right w:val="none" w:sz="0" w:space="0" w:color="auto"/>
      </w:divBdr>
    </w:div>
    <w:div w:id="38097089">
      <w:marLeft w:val="640"/>
      <w:marRight w:val="0"/>
      <w:marTop w:val="0"/>
      <w:marBottom w:val="0"/>
      <w:divBdr>
        <w:top w:val="none" w:sz="0" w:space="0" w:color="auto"/>
        <w:left w:val="none" w:sz="0" w:space="0" w:color="auto"/>
        <w:bottom w:val="none" w:sz="0" w:space="0" w:color="auto"/>
        <w:right w:val="none" w:sz="0" w:space="0" w:color="auto"/>
      </w:divBdr>
    </w:div>
    <w:div w:id="38171789">
      <w:marLeft w:val="640"/>
      <w:marRight w:val="0"/>
      <w:marTop w:val="0"/>
      <w:marBottom w:val="0"/>
      <w:divBdr>
        <w:top w:val="none" w:sz="0" w:space="0" w:color="auto"/>
        <w:left w:val="none" w:sz="0" w:space="0" w:color="auto"/>
        <w:bottom w:val="none" w:sz="0" w:space="0" w:color="auto"/>
        <w:right w:val="none" w:sz="0" w:space="0" w:color="auto"/>
      </w:divBdr>
    </w:div>
    <w:div w:id="38869838">
      <w:marLeft w:val="640"/>
      <w:marRight w:val="0"/>
      <w:marTop w:val="0"/>
      <w:marBottom w:val="0"/>
      <w:divBdr>
        <w:top w:val="none" w:sz="0" w:space="0" w:color="auto"/>
        <w:left w:val="none" w:sz="0" w:space="0" w:color="auto"/>
        <w:bottom w:val="none" w:sz="0" w:space="0" w:color="auto"/>
        <w:right w:val="none" w:sz="0" w:space="0" w:color="auto"/>
      </w:divBdr>
    </w:div>
    <w:div w:id="39866810">
      <w:marLeft w:val="640"/>
      <w:marRight w:val="0"/>
      <w:marTop w:val="0"/>
      <w:marBottom w:val="0"/>
      <w:divBdr>
        <w:top w:val="none" w:sz="0" w:space="0" w:color="auto"/>
        <w:left w:val="none" w:sz="0" w:space="0" w:color="auto"/>
        <w:bottom w:val="none" w:sz="0" w:space="0" w:color="auto"/>
        <w:right w:val="none" w:sz="0" w:space="0" w:color="auto"/>
      </w:divBdr>
    </w:div>
    <w:div w:id="40174777">
      <w:marLeft w:val="640"/>
      <w:marRight w:val="0"/>
      <w:marTop w:val="0"/>
      <w:marBottom w:val="0"/>
      <w:divBdr>
        <w:top w:val="none" w:sz="0" w:space="0" w:color="auto"/>
        <w:left w:val="none" w:sz="0" w:space="0" w:color="auto"/>
        <w:bottom w:val="none" w:sz="0" w:space="0" w:color="auto"/>
        <w:right w:val="none" w:sz="0" w:space="0" w:color="auto"/>
      </w:divBdr>
    </w:div>
    <w:div w:id="40638965">
      <w:marLeft w:val="640"/>
      <w:marRight w:val="0"/>
      <w:marTop w:val="0"/>
      <w:marBottom w:val="0"/>
      <w:divBdr>
        <w:top w:val="none" w:sz="0" w:space="0" w:color="auto"/>
        <w:left w:val="none" w:sz="0" w:space="0" w:color="auto"/>
        <w:bottom w:val="none" w:sz="0" w:space="0" w:color="auto"/>
        <w:right w:val="none" w:sz="0" w:space="0" w:color="auto"/>
      </w:divBdr>
    </w:div>
    <w:div w:id="40983743">
      <w:marLeft w:val="640"/>
      <w:marRight w:val="0"/>
      <w:marTop w:val="0"/>
      <w:marBottom w:val="0"/>
      <w:divBdr>
        <w:top w:val="none" w:sz="0" w:space="0" w:color="auto"/>
        <w:left w:val="none" w:sz="0" w:space="0" w:color="auto"/>
        <w:bottom w:val="none" w:sz="0" w:space="0" w:color="auto"/>
        <w:right w:val="none" w:sz="0" w:space="0" w:color="auto"/>
      </w:divBdr>
    </w:div>
    <w:div w:id="41559563">
      <w:marLeft w:val="640"/>
      <w:marRight w:val="0"/>
      <w:marTop w:val="0"/>
      <w:marBottom w:val="0"/>
      <w:divBdr>
        <w:top w:val="none" w:sz="0" w:space="0" w:color="auto"/>
        <w:left w:val="none" w:sz="0" w:space="0" w:color="auto"/>
        <w:bottom w:val="none" w:sz="0" w:space="0" w:color="auto"/>
        <w:right w:val="none" w:sz="0" w:space="0" w:color="auto"/>
      </w:divBdr>
    </w:div>
    <w:div w:id="41636219">
      <w:marLeft w:val="640"/>
      <w:marRight w:val="0"/>
      <w:marTop w:val="0"/>
      <w:marBottom w:val="0"/>
      <w:divBdr>
        <w:top w:val="none" w:sz="0" w:space="0" w:color="auto"/>
        <w:left w:val="none" w:sz="0" w:space="0" w:color="auto"/>
        <w:bottom w:val="none" w:sz="0" w:space="0" w:color="auto"/>
        <w:right w:val="none" w:sz="0" w:space="0" w:color="auto"/>
      </w:divBdr>
    </w:div>
    <w:div w:id="41829139">
      <w:marLeft w:val="640"/>
      <w:marRight w:val="0"/>
      <w:marTop w:val="0"/>
      <w:marBottom w:val="0"/>
      <w:divBdr>
        <w:top w:val="none" w:sz="0" w:space="0" w:color="auto"/>
        <w:left w:val="none" w:sz="0" w:space="0" w:color="auto"/>
        <w:bottom w:val="none" w:sz="0" w:space="0" w:color="auto"/>
        <w:right w:val="none" w:sz="0" w:space="0" w:color="auto"/>
      </w:divBdr>
    </w:div>
    <w:div w:id="41949541">
      <w:marLeft w:val="640"/>
      <w:marRight w:val="0"/>
      <w:marTop w:val="0"/>
      <w:marBottom w:val="0"/>
      <w:divBdr>
        <w:top w:val="none" w:sz="0" w:space="0" w:color="auto"/>
        <w:left w:val="none" w:sz="0" w:space="0" w:color="auto"/>
        <w:bottom w:val="none" w:sz="0" w:space="0" w:color="auto"/>
        <w:right w:val="none" w:sz="0" w:space="0" w:color="auto"/>
      </w:divBdr>
    </w:div>
    <w:div w:id="42020857">
      <w:marLeft w:val="640"/>
      <w:marRight w:val="0"/>
      <w:marTop w:val="0"/>
      <w:marBottom w:val="0"/>
      <w:divBdr>
        <w:top w:val="none" w:sz="0" w:space="0" w:color="auto"/>
        <w:left w:val="none" w:sz="0" w:space="0" w:color="auto"/>
        <w:bottom w:val="none" w:sz="0" w:space="0" w:color="auto"/>
        <w:right w:val="none" w:sz="0" w:space="0" w:color="auto"/>
      </w:divBdr>
    </w:div>
    <w:div w:id="42026500">
      <w:marLeft w:val="640"/>
      <w:marRight w:val="0"/>
      <w:marTop w:val="0"/>
      <w:marBottom w:val="0"/>
      <w:divBdr>
        <w:top w:val="none" w:sz="0" w:space="0" w:color="auto"/>
        <w:left w:val="none" w:sz="0" w:space="0" w:color="auto"/>
        <w:bottom w:val="none" w:sz="0" w:space="0" w:color="auto"/>
        <w:right w:val="none" w:sz="0" w:space="0" w:color="auto"/>
      </w:divBdr>
    </w:div>
    <w:div w:id="42146925">
      <w:marLeft w:val="640"/>
      <w:marRight w:val="0"/>
      <w:marTop w:val="0"/>
      <w:marBottom w:val="0"/>
      <w:divBdr>
        <w:top w:val="none" w:sz="0" w:space="0" w:color="auto"/>
        <w:left w:val="none" w:sz="0" w:space="0" w:color="auto"/>
        <w:bottom w:val="none" w:sz="0" w:space="0" w:color="auto"/>
        <w:right w:val="none" w:sz="0" w:space="0" w:color="auto"/>
      </w:divBdr>
    </w:div>
    <w:div w:id="42950985">
      <w:marLeft w:val="640"/>
      <w:marRight w:val="0"/>
      <w:marTop w:val="0"/>
      <w:marBottom w:val="0"/>
      <w:divBdr>
        <w:top w:val="none" w:sz="0" w:space="0" w:color="auto"/>
        <w:left w:val="none" w:sz="0" w:space="0" w:color="auto"/>
        <w:bottom w:val="none" w:sz="0" w:space="0" w:color="auto"/>
        <w:right w:val="none" w:sz="0" w:space="0" w:color="auto"/>
      </w:divBdr>
    </w:div>
    <w:div w:id="42994845">
      <w:marLeft w:val="640"/>
      <w:marRight w:val="0"/>
      <w:marTop w:val="0"/>
      <w:marBottom w:val="0"/>
      <w:divBdr>
        <w:top w:val="none" w:sz="0" w:space="0" w:color="auto"/>
        <w:left w:val="none" w:sz="0" w:space="0" w:color="auto"/>
        <w:bottom w:val="none" w:sz="0" w:space="0" w:color="auto"/>
        <w:right w:val="none" w:sz="0" w:space="0" w:color="auto"/>
      </w:divBdr>
    </w:div>
    <w:div w:id="43218831">
      <w:marLeft w:val="640"/>
      <w:marRight w:val="0"/>
      <w:marTop w:val="0"/>
      <w:marBottom w:val="0"/>
      <w:divBdr>
        <w:top w:val="none" w:sz="0" w:space="0" w:color="auto"/>
        <w:left w:val="none" w:sz="0" w:space="0" w:color="auto"/>
        <w:bottom w:val="none" w:sz="0" w:space="0" w:color="auto"/>
        <w:right w:val="none" w:sz="0" w:space="0" w:color="auto"/>
      </w:divBdr>
    </w:div>
    <w:div w:id="43916381">
      <w:marLeft w:val="640"/>
      <w:marRight w:val="0"/>
      <w:marTop w:val="0"/>
      <w:marBottom w:val="0"/>
      <w:divBdr>
        <w:top w:val="none" w:sz="0" w:space="0" w:color="auto"/>
        <w:left w:val="none" w:sz="0" w:space="0" w:color="auto"/>
        <w:bottom w:val="none" w:sz="0" w:space="0" w:color="auto"/>
        <w:right w:val="none" w:sz="0" w:space="0" w:color="auto"/>
      </w:divBdr>
    </w:div>
    <w:div w:id="44108212">
      <w:marLeft w:val="640"/>
      <w:marRight w:val="0"/>
      <w:marTop w:val="0"/>
      <w:marBottom w:val="0"/>
      <w:divBdr>
        <w:top w:val="none" w:sz="0" w:space="0" w:color="auto"/>
        <w:left w:val="none" w:sz="0" w:space="0" w:color="auto"/>
        <w:bottom w:val="none" w:sz="0" w:space="0" w:color="auto"/>
        <w:right w:val="none" w:sz="0" w:space="0" w:color="auto"/>
      </w:divBdr>
    </w:div>
    <w:div w:id="44649287">
      <w:marLeft w:val="640"/>
      <w:marRight w:val="0"/>
      <w:marTop w:val="0"/>
      <w:marBottom w:val="0"/>
      <w:divBdr>
        <w:top w:val="none" w:sz="0" w:space="0" w:color="auto"/>
        <w:left w:val="none" w:sz="0" w:space="0" w:color="auto"/>
        <w:bottom w:val="none" w:sz="0" w:space="0" w:color="auto"/>
        <w:right w:val="none" w:sz="0" w:space="0" w:color="auto"/>
      </w:divBdr>
    </w:div>
    <w:div w:id="45296674">
      <w:marLeft w:val="640"/>
      <w:marRight w:val="0"/>
      <w:marTop w:val="0"/>
      <w:marBottom w:val="0"/>
      <w:divBdr>
        <w:top w:val="none" w:sz="0" w:space="0" w:color="auto"/>
        <w:left w:val="none" w:sz="0" w:space="0" w:color="auto"/>
        <w:bottom w:val="none" w:sz="0" w:space="0" w:color="auto"/>
        <w:right w:val="none" w:sz="0" w:space="0" w:color="auto"/>
      </w:divBdr>
    </w:div>
    <w:div w:id="45687674">
      <w:marLeft w:val="640"/>
      <w:marRight w:val="0"/>
      <w:marTop w:val="0"/>
      <w:marBottom w:val="0"/>
      <w:divBdr>
        <w:top w:val="none" w:sz="0" w:space="0" w:color="auto"/>
        <w:left w:val="none" w:sz="0" w:space="0" w:color="auto"/>
        <w:bottom w:val="none" w:sz="0" w:space="0" w:color="auto"/>
        <w:right w:val="none" w:sz="0" w:space="0" w:color="auto"/>
      </w:divBdr>
    </w:div>
    <w:div w:id="46150423">
      <w:marLeft w:val="640"/>
      <w:marRight w:val="0"/>
      <w:marTop w:val="0"/>
      <w:marBottom w:val="0"/>
      <w:divBdr>
        <w:top w:val="none" w:sz="0" w:space="0" w:color="auto"/>
        <w:left w:val="none" w:sz="0" w:space="0" w:color="auto"/>
        <w:bottom w:val="none" w:sz="0" w:space="0" w:color="auto"/>
        <w:right w:val="none" w:sz="0" w:space="0" w:color="auto"/>
      </w:divBdr>
    </w:div>
    <w:div w:id="48577134">
      <w:marLeft w:val="640"/>
      <w:marRight w:val="0"/>
      <w:marTop w:val="0"/>
      <w:marBottom w:val="0"/>
      <w:divBdr>
        <w:top w:val="none" w:sz="0" w:space="0" w:color="auto"/>
        <w:left w:val="none" w:sz="0" w:space="0" w:color="auto"/>
        <w:bottom w:val="none" w:sz="0" w:space="0" w:color="auto"/>
        <w:right w:val="none" w:sz="0" w:space="0" w:color="auto"/>
      </w:divBdr>
    </w:div>
    <w:div w:id="49574641">
      <w:marLeft w:val="640"/>
      <w:marRight w:val="0"/>
      <w:marTop w:val="0"/>
      <w:marBottom w:val="0"/>
      <w:divBdr>
        <w:top w:val="none" w:sz="0" w:space="0" w:color="auto"/>
        <w:left w:val="none" w:sz="0" w:space="0" w:color="auto"/>
        <w:bottom w:val="none" w:sz="0" w:space="0" w:color="auto"/>
        <w:right w:val="none" w:sz="0" w:space="0" w:color="auto"/>
      </w:divBdr>
    </w:div>
    <w:div w:id="49615142">
      <w:marLeft w:val="640"/>
      <w:marRight w:val="0"/>
      <w:marTop w:val="0"/>
      <w:marBottom w:val="0"/>
      <w:divBdr>
        <w:top w:val="none" w:sz="0" w:space="0" w:color="auto"/>
        <w:left w:val="none" w:sz="0" w:space="0" w:color="auto"/>
        <w:bottom w:val="none" w:sz="0" w:space="0" w:color="auto"/>
        <w:right w:val="none" w:sz="0" w:space="0" w:color="auto"/>
      </w:divBdr>
    </w:div>
    <w:div w:id="49765351">
      <w:marLeft w:val="640"/>
      <w:marRight w:val="0"/>
      <w:marTop w:val="0"/>
      <w:marBottom w:val="0"/>
      <w:divBdr>
        <w:top w:val="none" w:sz="0" w:space="0" w:color="auto"/>
        <w:left w:val="none" w:sz="0" w:space="0" w:color="auto"/>
        <w:bottom w:val="none" w:sz="0" w:space="0" w:color="auto"/>
        <w:right w:val="none" w:sz="0" w:space="0" w:color="auto"/>
      </w:divBdr>
    </w:div>
    <w:div w:id="50083716">
      <w:marLeft w:val="640"/>
      <w:marRight w:val="0"/>
      <w:marTop w:val="0"/>
      <w:marBottom w:val="0"/>
      <w:divBdr>
        <w:top w:val="none" w:sz="0" w:space="0" w:color="auto"/>
        <w:left w:val="none" w:sz="0" w:space="0" w:color="auto"/>
        <w:bottom w:val="none" w:sz="0" w:space="0" w:color="auto"/>
        <w:right w:val="none" w:sz="0" w:space="0" w:color="auto"/>
      </w:divBdr>
    </w:div>
    <w:div w:id="50274352">
      <w:marLeft w:val="640"/>
      <w:marRight w:val="0"/>
      <w:marTop w:val="0"/>
      <w:marBottom w:val="0"/>
      <w:divBdr>
        <w:top w:val="none" w:sz="0" w:space="0" w:color="auto"/>
        <w:left w:val="none" w:sz="0" w:space="0" w:color="auto"/>
        <w:bottom w:val="none" w:sz="0" w:space="0" w:color="auto"/>
        <w:right w:val="none" w:sz="0" w:space="0" w:color="auto"/>
      </w:divBdr>
    </w:div>
    <w:div w:id="50545265">
      <w:marLeft w:val="640"/>
      <w:marRight w:val="0"/>
      <w:marTop w:val="0"/>
      <w:marBottom w:val="0"/>
      <w:divBdr>
        <w:top w:val="none" w:sz="0" w:space="0" w:color="auto"/>
        <w:left w:val="none" w:sz="0" w:space="0" w:color="auto"/>
        <w:bottom w:val="none" w:sz="0" w:space="0" w:color="auto"/>
        <w:right w:val="none" w:sz="0" w:space="0" w:color="auto"/>
      </w:divBdr>
    </w:div>
    <w:div w:id="50883787">
      <w:marLeft w:val="640"/>
      <w:marRight w:val="0"/>
      <w:marTop w:val="0"/>
      <w:marBottom w:val="0"/>
      <w:divBdr>
        <w:top w:val="none" w:sz="0" w:space="0" w:color="auto"/>
        <w:left w:val="none" w:sz="0" w:space="0" w:color="auto"/>
        <w:bottom w:val="none" w:sz="0" w:space="0" w:color="auto"/>
        <w:right w:val="none" w:sz="0" w:space="0" w:color="auto"/>
      </w:divBdr>
    </w:div>
    <w:div w:id="51079999">
      <w:marLeft w:val="640"/>
      <w:marRight w:val="0"/>
      <w:marTop w:val="0"/>
      <w:marBottom w:val="0"/>
      <w:divBdr>
        <w:top w:val="none" w:sz="0" w:space="0" w:color="auto"/>
        <w:left w:val="none" w:sz="0" w:space="0" w:color="auto"/>
        <w:bottom w:val="none" w:sz="0" w:space="0" w:color="auto"/>
        <w:right w:val="none" w:sz="0" w:space="0" w:color="auto"/>
      </w:divBdr>
    </w:div>
    <w:div w:id="51396255">
      <w:marLeft w:val="640"/>
      <w:marRight w:val="0"/>
      <w:marTop w:val="0"/>
      <w:marBottom w:val="0"/>
      <w:divBdr>
        <w:top w:val="none" w:sz="0" w:space="0" w:color="auto"/>
        <w:left w:val="none" w:sz="0" w:space="0" w:color="auto"/>
        <w:bottom w:val="none" w:sz="0" w:space="0" w:color="auto"/>
        <w:right w:val="none" w:sz="0" w:space="0" w:color="auto"/>
      </w:divBdr>
    </w:div>
    <w:div w:id="51734699">
      <w:marLeft w:val="640"/>
      <w:marRight w:val="0"/>
      <w:marTop w:val="0"/>
      <w:marBottom w:val="0"/>
      <w:divBdr>
        <w:top w:val="none" w:sz="0" w:space="0" w:color="auto"/>
        <w:left w:val="none" w:sz="0" w:space="0" w:color="auto"/>
        <w:bottom w:val="none" w:sz="0" w:space="0" w:color="auto"/>
        <w:right w:val="none" w:sz="0" w:space="0" w:color="auto"/>
      </w:divBdr>
    </w:div>
    <w:div w:id="51933414">
      <w:marLeft w:val="640"/>
      <w:marRight w:val="0"/>
      <w:marTop w:val="0"/>
      <w:marBottom w:val="0"/>
      <w:divBdr>
        <w:top w:val="none" w:sz="0" w:space="0" w:color="auto"/>
        <w:left w:val="none" w:sz="0" w:space="0" w:color="auto"/>
        <w:bottom w:val="none" w:sz="0" w:space="0" w:color="auto"/>
        <w:right w:val="none" w:sz="0" w:space="0" w:color="auto"/>
      </w:divBdr>
    </w:div>
    <w:div w:id="52780897">
      <w:marLeft w:val="640"/>
      <w:marRight w:val="0"/>
      <w:marTop w:val="0"/>
      <w:marBottom w:val="0"/>
      <w:divBdr>
        <w:top w:val="none" w:sz="0" w:space="0" w:color="auto"/>
        <w:left w:val="none" w:sz="0" w:space="0" w:color="auto"/>
        <w:bottom w:val="none" w:sz="0" w:space="0" w:color="auto"/>
        <w:right w:val="none" w:sz="0" w:space="0" w:color="auto"/>
      </w:divBdr>
    </w:div>
    <w:div w:id="52823312">
      <w:marLeft w:val="640"/>
      <w:marRight w:val="0"/>
      <w:marTop w:val="0"/>
      <w:marBottom w:val="0"/>
      <w:divBdr>
        <w:top w:val="none" w:sz="0" w:space="0" w:color="auto"/>
        <w:left w:val="none" w:sz="0" w:space="0" w:color="auto"/>
        <w:bottom w:val="none" w:sz="0" w:space="0" w:color="auto"/>
        <w:right w:val="none" w:sz="0" w:space="0" w:color="auto"/>
      </w:divBdr>
    </w:div>
    <w:div w:id="53092387">
      <w:marLeft w:val="640"/>
      <w:marRight w:val="0"/>
      <w:marTop w:val="0"/>
      <w:marBottom w:val="0"/>
      <w:divBdr>
        <w:top w:val="none" w:sz="0" w:space="0" w:color="auto"/>
        <w:left w:val="none" w:sz="0" w:space="0" w:color="auto"/>
        <w:bottom w:val="none" w:sz="0" w:space="0" w:color="auto"/>
        <w:right w:val="none" w:sz="0" w:space="0" w:color="auto"/>
      </w:divBdr>
    </w:div>
    <w:div w:id="53435667">
      <w:marLeft w:val="640"/>
      <w:marRight w:val="0"/>
      <w:marTop w:val="0"/>
      <w:marBottom w:val="0"/>
      <w:divBdr>
        <w:top w:val="none" w:sz="0" w:space="0" w:color="auto"/>
        <w:left w:val="none" w:sz="0" w:space="0" w:color="auto"/>
        <w:bottom w:val="none" w:sz="0" w:space="0" w:color="auto"/>
        <w:right w:val="none" w:sz="0" w:space="0" w:color="auto"/>
      </w:divBdr>
    </w:div>
    <w:div w:id="53435803">
      <w:marLeft w:val="640"/>
      <w:marRight w:val="0"/>
      <w:marTop w:val="0"/>
      <w:marBottom w:val="0"/>
      <w:divBdr>
        <w:top w:val="none" w:sz="0" w:space="0" w:color="auto"/>
        <w:left w:val="none" w:sz="0" w:space="0" w:color="auto"/>
        <w:bottom w:val="none" w:sz="0" w:space="0" w:color="auto"/>
        <w:right w:val="none" w:sz="0" w:space="0" w:color="auto"/>
      </w:divBdr>
    </w:div>
    <w:div w:id="53703614">
      <w:marLeft w:val="640"/>
      <w:marRight w:val="0"/>
      <w:marTop w:val="0"/>
      <w:marBottom w:val="0"/>
      <w:divBdr>
        <w:top w:val="none" w:sz="0" w:space="0" w:color="auto"/>
        <w:left w:val="none" w:sz="0" w:space="0" w:color="auto"/>
        <w:bottom w:val="none" w:sz="0" w:space="0" w:color="auto"/>
        <w:right w:val="none" w:sz="0" w:space="0" w:color="auto"/>
      </w:divBdr>
    </w:div>
    <w:div w:id="53940636">
      <w:marLeft w:val="640"/>
      <w:marRight w:val="0"/>
      <w:marTop w:val="0"/>
      <w:marBottom w:val="0"/>
      <w:divBdr>
        <w:top w:val="none" w:sz="0" w:space="0" w:color="auto"/>
        <w:left w:val="none" w:sz="0" w:space="0" w:color="auto"/>
        <w:bottom w:val="none" w:sz="0" w:space="0" w:color="auto"/>
        <w:right w:val="none" w:sz="0" w:space="0" w:color="auto"/>
      </w:divBdr>
    </w:div>
    <w:div w:id="54008903">
      <w:marLeft w:val="640"/>
      <w:marRight w:val="0"/>
      <w:marTop w:val="0"/>
      <w:marBottom w:val="0"/>
      <w:divBdr>
        <w:top w:val="none" w:sz="0" w:space="0" w:color="auto"/>
        <w:left w:val="none" w:sz="0" w:space="0" w:color="auto"/>
        <w:bottom w:val="none" w:sz="0" w:space="0" w:color="auto"/>
        <w:right w:val="none" w:sz="0" w:space="0" w:color="auto"/>
      </w:divBdr>
    </w:div>
    <w:div w:id="54203206">
      <w:marLeft w:val="640"/>
      <w:marRight w:val="0"/>
      <w:marTop w:val="0"/>
      <w:marBottom w:val="0"/>
      <w:divBdr>
        <w:top w:val="none" w:sz="0" w:space="0" w:color="auto"/>
        <w:left w:val="none" w:sz="0" w:space="0" w:color="auto"/>
        <w:bottom w:val="none" w:sz="0" w:space="0" w:color="auto"/>
        <w:right w:val="none" w:sz="0" w:space="0" w:color="auto"/>
      </w:divBdr>
    </w:div>
    <w:div w:id="55859198">
      <w:marLeft w:val="640"/>
      <w:marRight w:val="0"/>
      <w:marTop w:val="0"/>
      <w:marBottom w:val="0"/>
      <w:divBdr>
        <w:top w:val="none" w:sz="0" w:space="0" w:color="auto"/>
        <w:left w:val="none" w:sz="0" w:space="0" w:color="auto"/>
        <w:bottom w:val="none" w:sz="0" w:space="0" w:color="auto"/>
        <w:right w:val="none" w:sz="0" w:space="0" w:color="auto"/>
      </w:divBdr>
    </w:div>
    <w:div w:id="55902209">
      <w:marLeft w:val="640"/>
      <w:marRight w:val="0"/>
      <w:marTop w:val="0"/>
      <w:marBottom w:val="0"/>
      <w:divBdr>
        <w:top w:val="none" w:sz="0" w:space="0" w:color="auto"/>
        <w:left w:val="none" w:sz="0" w:space="0" w:color="auto"/>
        <w:bottom w:val="none" w:sz="0" w:space="0" w:color="auto"/>
        <w:right w:val="none" w:sz="0" w:space="0" w:color="auto"/>
      </w:divBdr>
    </w:div>
    <w:div w:id="56631622">
      <w:marLeft w:val="640"/>
      <w:marRight w:val="0"/>
      <w:marTop w:val="0"/>
      <w:marBottom w:val="0"/>
      <w:divBdr>
        <w:top w:val="none" w:sz="0" w:space="0" w:color="auto"/>
        <w:left w:val="none" w:sz="0" w:space="0" w:color="auto"/>
        <w:bottom w:val="none" w:sz="0" w:space="0" w:color="auto"/>
        <w:right w:val="none" w:sz="0" w:space="0" w:color="auto"/>
      </w:divBdr>
    </w:div>
    <w:div w:id="57093350">
      <w:marLeft w:val="640"/>
      <w:marRight w:val="0"/>
      <w:marTop w:val="0"/>
      <w:marBottom w:val="0"/>
      <w:divBdr>
        <w:top w:val="none" w:sz="0" w:space="0" w:color="auto"/>
        <w:left w:val="none" w:sz="0" w:space="0" w:color="auto"/>
        <w:bottom w:val="none" w:sz="0" w:space="0" w:color="auto"/>
        <w:right w:val="none" w:sz="0" w:space="0" w:color="auto"/>
      </w:divBdr>
    </w:div>
    <w:div w:id="57097427">
      <w:marLeft w:val="640"/>
      <w:marRight w:val="0"/>
      <w:marTop w:val="0"/>
      <w:marBottom w:val="0"/>
      <w:divBdr>
        <w:top w:val="none" w:sz="0" w:space="0" w:color="auto"/>
        <w:left w:val="none" w:sz="0" w:space="0" w:color="auto"/>
        <w:bottom w:val="none" w:sz="0" w:space="0" w:color="auto"/>
        <w:right w:val="none" w:sz="0" w:space="0" w:color="auto"/>
      </w:divBdr>
    </w:div>
    <w:div w:id="57630357">
      <w:marLeft w:val="640"/>
      <w:marRight w:val="0"/>
      <w:marTop w:val="0"/>
      <w:marBottom w:val="0"/>
      <w:divBdr>
        <w:top w:val="none" w:sz="0" w:space="0" w:color="auto"/>
        <w:left w:val="none" w:sz="0" w:space="0" w:color="auto"/>
        <w:bottom w:val="none" w:sz="0" w:space="0" w:color="auto"/>
        <w:right w:val="none" w:sz="0" w:space="0" w:color="auto"/>
      </w:divBdr>
    </w:div>
    <w:div w:id="57637275">
      <w:marLeft w:val="640"/>
      <w:marRight w:val="0"/>
      <w:marTop w:val="0"/>
      <w:marBottom w:val="0"/>
      <w:divBdr>
        <w:top w:val="none" w:sz="0" w:space="0" w:color="auto"/>
        <w:left w:val="none" w:sz="0" w:space="0" w:color="auto"/>
        <w:bottom w:val="none" w:sz="0" w:space="0" w:color="auto"/>
        <w:right w:val="none" w:sz="0" w:space="0" w:color="auto"/>
      </w:divBdr>
    </w:div>
    <w:div w:id="58286506">
      <w:marLeft w:val="640"/>
      <w:marRight w:val="0"/>
      <w:marTop w:val="0"/>
      <w:marBottom w:val="0"/>
      <w:divBdr>
        <w:top w:val="none" w:sz="0" w:space="0" w:color="auto"/>
        <w:left w:val="none" w:sz="0" w:space="0" w:color="auto"/>
        <w:bottom w:val="none" w:sz="0" w:space="0" w:color="auto"/>
        <w:right w:val="none" w:sz="0" w:space="0" w:color="auto"/>
      </w:divBdr>
    </w:div>
    <w:div w:id="58751612">
      <w:marLeft w:val="640"/>
      <w:marRight w:val="0"/>
      <w:marTop w:val="0"/>
      <w:marBottom w:val="0"/>
      <w:divBdr>
        <w:top w:val="none" w:sz="0" w:space="0" w:color="auto"/>
        <w:left w:val="none" w:sz="0" w:space="0" w:color="auto"/>
        <w:bottom w:val="none" w:sz="0" w:space="0" w:color="auto"/>
        <w:right w:val="none" w:sz="0" w:space="0" w:color="auto"/>
      </w:divBdr>
    </w:div>
    <w:div w:id="59445532">
      <w:marLeft w:val="640"/>
      <w:marRight w:val="0"/>
      <w:marTop w:val="0"/>
      <w:marBottom w:val="0"/>
      <w:divBdr>
        <w:top w:val="none" w:sz="0" w:space="0" w:color="auto"/>
        <w:left w:val="none" w:sz="0" w:space="0" w:color="auto"/>
        <w:bottom w:val="none" w:sz="0" w:space="0" w:color="auto"/>
        <w:right w:val="none" w:sz="0" w:space="0" w:color="auto"/>
      </w:divBdr>
    </w:div>
    <w:div w:id="60177701">
      <w:marLeft w:val="640"/>
      <w:marRight w:val="0"/>
      <w:marTop w:val="0"/>
      <w:marBottom w:val="0"/>
      <w:divBdr>
        <w:top w:val="none" w:sz="0" w:space="0" w:color="auto"/>
        <w:left w:val="none" w:sz="0" w:space="0" w:color="auto"/>
        <w:bottom w:val="none" w:sz="0" w:space="0" w:color="auto"/>
        <w:right w:val="none" w:sz="0" w:space="0" w:color="auto"/>
      </w:divBdr>
    </w:div>
    <w:div w:id="60831404">
      <w:marLeft w:val="640"/>
      <w:marRight w:val="0"/>
      <w:marTop w:val="0"/>
      <w:marBottom w:val="0"/>
      <w:divBdr>
        <w:top w:val="none" w:sz="0" w:space="0" w:color="auto"/>
        <w:left w:val="none" w:sz="0" w:space="0" w:color="auto"/>
        <w:bottom w:val="none" w:sz="0" w:space="0" w:color="auto"/>
        <w:right w:val="none" w:sz="0" w:space="0" w:color="auto"/>
      </w:divBdr>
    </w:div>
    <w:div w:id="60948880">
      <w:marLeft w:val="640"/>
      <w:marRight w:val="0"/>
      <w:marTop w:val="0"/>
      <w:marBottom w:val="0"/>
      <w:divBdr>
        <w:top w:val="none" w:sz="0" w:space="0" w:color="auto"/>
        <w:left w:val="none" w:sz="0" w:space="0" w:color="auto"/>
        <w:bottom w:val="none" w:sz="0" w:space="0" w:color="auto"/>
        <w:right w:val="none" w:sz="0" w:space="0" w:color="auto"/>
      </w:divBdr>
    </w:div>
    <w:div w:id="62071822">
      <w:marLeft w:val="640"/>
      <w:marRight w:val="0"/>
      <w:marTop w:val="0"/>
      <w:marBottom w:val="0"/>
      <w:divBdr>
        <w:top w:val="none" w:sz="0" w:space="0" w:color="auto"/>
        <w:left w:val="none" w:sz="0" w:space="0" w:color="auto"/>
        <w:bottom w:val="none" w:sz="0" w:space="0" w:color="auto"/>
        <w:right w:val="none" w:sz="0" w:space="0" w:color="auto"/>
      </w:divBdr>
    </w:div>
    <w:div w:id="62216270">
      <w:marLeft w:val="640"/>
      <w:marRight w:val="0"/>
      <w:marTop w:val="0"/>
      <w:marBottom w:val="0"/>
      <w:divBdr>
        <w:top w:val="none" w:sz="0" w:space="0" w:color="auto"/>
        <w:left w:val="none" w:sz="0" w:space="0" w:color="auto"/>
        <w:bottom w:val="none" w:sz="0" w:space="0" w:color="auto"/>
        <w:right w:val="none" w:sz="0" w:space="0" w:color="auto"/>
      </w:divBdr>
    </w:div>
    <w:div w:id="62653506">
      <w:marLeft w:val="640"/>
      <w:marRight w:val="0"/>
      <w:marTop w:val="0"/>
      <w:marBottom w:val="0"/>
      <w:divBdr>
        <w:top w:val="none" w:sz="0" w:space="0" w:color="auto"/>
        <w:left w:val="none" w:sz="0" w:space="0" w:color="auto"/>
        <w:bottom w:val="none" w:sz="0" w:space="0" w:color="auto"/>
        <w:right w:val="none" w:sz="0" w:space="0" w:color="auto"/>
      </w:divBdr>
    </w:div>
    <w:div w:id="63459385">
      <w:marLeft w:val="640"/>
      <w:marRight w:val="0"/>
      <w:marTop w:val="0"/>
      <w:marBottom w:val="0"/>
      <w:divBdr>
        <w:top w:val="none" w:sz="0" w:space="0" w:color="auto"/>
        <w:left w:val="none" w:sz="0" w:space="0" w:color="auto"/>
        <w:bottom w:val="none" w:sz="0" w:space="0" w:color="auto"/>
        <w:right w:val="none" w:sz="0" w:space="0" w:color="auto"/>
      </w:divBdr>
    </w:div>
    <w:div w:id="63571925">
      <w:marLeft w:val="640"/>
      <w:marRight w:val="0"/>
      <w:marTop w:val="0"/>
      <w:marBottom w:val="0"/>
      <w:divBdr>
        <w:top w:val="none" w:sz="0" w:space="0" w:color="auto"/>
        <w:left w:val="none" w:sz="0" w:space="0" w:color="auto"/>
        <w:bottom w:val="none" w:sz="0" w:space="0" w:color="auto"/>
        <w:right w:val="none" w:sz="0" w:space="0" w:color="auto"/>
      </w:divBdr>
    </w:div>
    <w:div w:id="65612397">
      <w:marLeft w:val="640"/>
      <w:marRight w:val="0"/>
      <w:marTop w:val="0"/>
      <w:marBottom w:val="0"/>
      <w:divBdr>
        <w:top w:val="none" w:sz="0" w:space="0" w:color="auto"/>
        <w:left w:val="none" w:sz="0" w:space="0" w:color="auto"/>
        <w:bottom w:val="none" w:sz="0" w:space="0" w:color="auto"/>
        <w:right w:val="none" w:sz="0" w:space="0" w:color="auto"/>
      </w:divBdr>
    </w:div>
    <w:div w:id="65685710">
      <w:marLeft w:val="640"/>
      <w:marRight w:val="0"/>
      <w:marTop w:val="0"/>
      <w:marBottom w:val="0"/>
      <w:divBdr>
        <w:top w:val="none" w:sz="0" w:space="0" w:color="auto"/>
        <w:left w:val="none" w:sz="0" w:space="0" w:color="auto"/>
        <w:bottom w:val="none" w:sz="0" w:space="0" w:color="auto"/>
        <w:right w:val="none" w:sz="0" w:space="0" w:color="auto"/>
      </w:divBdr>
    </w:div>
    <w:div w:id="65961811">
      <w:marLeft w:val="640"/>
      <w:marRight w:val="0"/>
      <w:marTop w:val="0"/>
      <w:marBottom w:val="0"/>
      <w:divBdr>
        <w:top w:val="none" w:sz="0" w:space="0" w:color="auto"/>
        <w:left w:val="none" w:sz="0" w:space="0" w:color="auto"/>
        <w:bottom w:val="none" w:sz="0" w:space="0" w:color="auto"/>
        <w:right w:val="none" w:sz="0" w:space="0" w:color="auto"/>
      </w:divBdr>
    </w:div>
    <w:div w:id="66074066">
      <w:marLeft w:val="640"/>
      <w:marRight w:val="0"/>
      <w:marTop w:val="0"/>
      <w:marBottom w:val="0"/>
      <w:divBdr>
        <w:top w:val="none" w:sz="0" w:space="0" w:color="auto"/>
        <w:left w:val="none" w:sz="0" w:space="0" w:color="auto"/>
        <w:bottom w:val="none" w:sz="0" w:space="0" w:color="auto"/>
        <w:right w:val="none" w:sz="0" w:space="0" w:color="auto"/>
      </w:divBdr>
    </w:div>
    <w:div w:id="66806194">
      <w:marLeft w:val="640"/>
      <w:marRight w:val="0"/>
      <w:marTop w:val="0"/>
      <w:marBottom w:val="0"/>
      <w:divBdr>
        <w:top w:val="none" w:sz="0" w:space="0" w:color="auto"/>
        <w:left w:val="none" w:sz="0" w:space="0" w:color="auto"/>
        <w:bottom w:val="none" w:sz="0" w:space="0" w:color="auto"/>
        <w:right w:val="none" w:sz="0" w:space="0" w:color="auto"/>
      </w:divBdr>
    </w:div>
    <w:div w:id="66923203">
      <w:marLeft w:val="640"/>
      <w:marRight w:val="0"/>
      <w:marTop w:val="0"/>
      <w:marBottom w:val="0"/>
      <w:divBdr>
        <w:top w:val="none" w:sz="0" w:space="0" w:color="auto"/>
        <w:left w:val="none" w:sz="0" w:space="0" w:color="auto"/>
        <w:bottom w:val="none" w:sz="0" w:space="0" w:color="auto"/>
        <w:right w:val="none" w:sz="0" w:space="0" w:color="auto"/>
      </w:divBdr>
    </w:div>
    <w:div w:id="67578811">
      <w:marLeft w:val="640"/>
      <w:marRight w:val="0"/>
      <w:marTop w:val="0"/>
      <w:marBottom w:val="0"/>
      <w:divBdr>
        <w:top w:val="none" w:sz="0" w:space="0" w:color="auto"/>
        <w:left w:val="none" w:sz="0" w:space="0" w:color="auto"/>
        <w:bottom w:val="none" w:sz="0" w:space="0" w:color="auto"/>
        <w:right w:val="none" w:sz="0" w:space="0" w:color="auto"/>
      </w:divBdr>
    </w:div>
    <w:div w:id="67584512">
      <w:marLeft w:val="640"/>
      <w:marRight w:val="0"/>
      <w:marTop w:val="0"/>
      <w:marBottom w:val="0"/>
      <w:divBdr>
        <w:top w:val="none" w:sz="0" w:space="0" w:color="auto"/>
        <w:left w:val="none" w:sz="0" w:space="0" w:color="auto"/>
        <w:bottom w:val="none" w:sz="0" w:space="0" w:color="auto"/>
        <w:right w:val="none" w:sz="0" w:space="0" w:color="auto"/>
      </w:divBdr>
    </w:div>
    <w:div w:id="68116330">
      <w:marLeft w:val="640"/>
      <w:marRight w:val="0"/>
      <w:marTop w:val="0"/>
      <w:marBottom w:val="0"/>
      <w:divBdr>
        <w:top w:val="none" w:sz="0" w:space="0" w:color="auto"/>
        <w:left w:val="none" w:sz="0" w:space="0" w:color="auto"/>
        <w:bottom w:val="none" w:sz="0" w:space="0" w:color="auto"/>
        <w:right w:val="none" w:sz="0" w:space="0" w:color="auto"/>
      </w:divBdr>
    </w:div>
    <w:div w:id="68770282">
      <w:marLeft w:val="640"/>
      <w:marRight w:val="0"/>
      <w:marTop w:val="0"/>
      <w:marBottom w:val="0"/>
      <w:divBdr>
        <w:top w:val="none" w:sz="0" w:space="0" w:color="auto"/>
        <w:left w:val="none" w:sz="0" w:space="0" w:color="auto"/>
        <w:bottom w:val="none" w:sz="0" w:space="0" w:color="auto"/>
        <w:right w:val="none" w:sz="0" w:space="0" w:color="auto"/>
      </w:divBdr>
    </w:div>
    <w:div w:id="69011328">
      <w:marLeft w:val="640"/>
      <w:marRight w:val="0"/>
      <w:marTop w:val="0"/>
      <w:marBottom w:val="0"/>
      <w:divBdr>
        <w:top w:val="none" w:sz="0" w:space="0" w:color="auto"/>
        <w:left w:val="none" w:sz="0" w:space="0" w:color="auto"/>
        <w:bottom w:val="none" w:sz="0" w:space="0" w:color="auto"/>
        <w:right w:val="none" w:sz="0" w:space="0" w:color="auto"/>
      </w:divBdr>
    </w:div>
    <w:div w:id="69424591">
      <w:marLeft w:val="640"/>
      <w:marRight w:val="0"/>
      <w:marTop w:val="0"/>
      <w:marBottom w:val="0"/>
      <w:divBdr>
        <w:top w:val="none" w:sz="0" w:space="0" w:color="auto"/>
        <w:left w:val="none" w:sz="0" w:space="0" w:color="auto"/>
        <w:bottom w:val="none" w:sz="0" w:space="0" w:color="auto"/>
        <w:right w:val="none" w:sz="0" w:space="0" w:color="auto"/>
      </w:divBdr>
    </w:div>
    <w:div w:id="70125185">
      <w:marLeft w:val="640"/>
      <w:marRight w:val="0"/>
      <w:marTop w:val="0"/>
      <w:marBottom w:val="0"/>
      <w:divBdr>
        <w:top w:val="none" w:sz="0" w:space="0" w:color="auto"/>
        <w:left w:val="none" w:sz="0" w:space="0" w:color="auto"/>
        <w:bottom w:val="none" w:sz="0" w:space="0" w:color="auto"/>
        <w:right w:val="none" w:sz="0" w:space="0" w:color="auto"/>
      </w:divBdr>
    </w:div>
    <w:div w:id="70322573">
      <w:marLeft w:val="640"/>
      <w:marRight w:val="0"/>
      <w:marTop w:val="0"/>
      <w:marBottom w:val="0"/>
      <w:divBdr>
        <w:top w:val="none" w:sz="0" w:space="0" w:color="auto"/>
        <w:left w:val="none" w:sz="0" w:space="0" w:color="auto"/>
        <w:bottom w:val="none" w:sz="0" w:space="0" w:color="auto"/>
        <w:right w:val="none" w:sz="0" w:space="0" w:color="auto"/>
      </w:divBdr>
    </w:div>
    <w:div w:id="70546165">
      <w:marLeft w:val="640"/>
      <w:marRight w:val="0"/>
      <w:marTop w:val="0"/>
      <w:marBottom w:val="0"/>
      <w:divBdr>
        <w:top w:val="none" w:sz="0" w:space="0" w:color="auto"/>
        <w:left w:val="none" w:sz="0" w:space="0" w:color="auto"/>
        <w:bottom w:val="none" w:sz="0" w:space="0" w:color="auto"/>
        <w:right w:val="none" w:sz="0" w:space="0" w:color="auto"/>
      </w:divBdr>
    </w:div>
    <w:div w:id="71434912">
      <w:marLeft w:val="640"/>
      <w:marRight w:val="0"/>
      <w:marTop w:val="0"/>
      <w:marBottom w:val="0"/>
      <w:divBdr>
        <w:top w:val="none" w:sz="0" w:space="0" w:color="auto"/>
        <w:left w:val="none" w:sz="0" w:space="0" w:color="auto"/>
        <w:bottom w:val="none" w:sz="0" w:space="0" w:color="auto"/>
        <w:right w:val="none" w:sz="0" w:space="0" w:color="auto"/>
      </w:divBdr>
    </w:div>
    <w:div w:id="71588754">
      <w:marLeft w:val="640"/>
      <w:marRight w:val="0"/>
      <w:marTop w:val="0"/>
      <w:marBottom w:val="0"/>
      <w:divBdr>
        <w:top w:val="none" w:sz="0" w:space="0" w:color="auto"/>
        <w:left w:val="none" w:sz="0" w:space="0" w:color="auto"/>
        <w:bottom w:val="none" w:sz="0" w:space="0" w:color="auto"/>
        <w:right w:val="none" w:sz="0" w:space="0" w:color="auto"/>
      </w:divBdr>
    </w:div>
    <w:div w:id="71780217">
      <w:marLeft w:val="640"/>
      <w:marRight w:val="0"/>
      <w:marTop w:val="0"/>
      <w:marBottom w:val="0"/>
      <w:divBdr>
        <w:top w:val="none" w:sz="0" w:space="0" w:color="auto"/>
        <w:left w:val="none" w:sz="0" w:space="0" w:color="auto"/>
        <w:bottom w:val="none" w:sz="0" w:space="0" w:color="auto"/>
        <w:right w:val="none" w:sz="0" w:space="0" w:color="auto"/>
      </w:divBdr>
    </w:div>
    <w:div w:id="71893999">
      <w:marLeft w:val="640"/>
      <w:marRight w:val="0"/>
      <w:marTop w:val="0"/>
      <w:marBottom w:val="0"/>
      <w:divBdr>
        <w:top w:val="none" w:sz="0" w:space="0" w:color="auto"/>
        <w:left w:val="none" w:sz="0" w:space="0" w:color="auto"/>
        <w:bottom w:val="none" w:sz="0" w:space="0" w:color="auto"/>
        <w:right w:val="none" w:sz="0" w:space="0" w:color="auto"/>
      </w:divBdr>
    </w:div>
    <w:div w:id="71898738">
      <w:marLeft w:val="640"/>
      <w:marRight w:val="0"/>
      <w:marTop w:val="0"/>
      <w:marBottom w:val="0"/>
      <w:divBdr>
        <w:top w:val="none" w:sz="0" w:space="0" w:color="auto"/>
        <w:left w:val="none" w:sz="0" w:space="0" w:color="auto"/>
        <w:bottom w:val="none" w:sz="0" w:space="0" w:color="auto"/>
        <w:right w:val="none" w:sz="0" w:space="0" w:color="auto"/>
      </w:divBdr>
    </w:div>
    <w:div w:id="72242804">
      <w:marLeft w:val="640"/>
      <w:marRight w:val="0"/>
      <w:marTop w:val="0"/>
      <w:marBottom w:val="0"/>
      <w:divBdr>
        <w:top w:val="none" w:sz="0" w:space="0" w:color="auto"/>
        <w:left w:val="none" w:sz="0" w:space="0" w:color="auto"/>
        <w:bottom w:val="none" w:sz="0" w:space="0" w:color="auto"/>
        <w:right w:val="none" w:sz="0" w:space="0" w:color="auto"/>
      </w:divBdr>
    </w:div>
    <w:div w:id="72628626">
      <w:marLeft w:val="640"/>
      <w:marRight w:val="0"/>
      <w:marTop w:val="0"/>
      <w:marBottom w:val="0"/>
      <w:divBdr>
        <w:top w:val="none" w:sz="0" w:space="0" w:color="auto"/>
        <w:left w:val="none" w:sz="0" w:space="0" w:color="auto"/>
        <w:bottom w:val="none" w:sz="0" w:space="0" w:color="auto"/>
        <w:right w:val="none" w:sz="0" w:space="0" w:color="auto"/>
      </w:divBdr>
    </w:div>
    <w:div w:id="72708935">
      <w:marLeft w:val="640"/>
      <w:marRight w:val="0"/>
      <w:marTop w:val="0"/>
      <w:marBottom w:val="0"/>
      <w:divBdr>
        <w:top w:val="none" w:sz="0" w:space="0" w:color="auto"/>
        <w:left w:val="none" w:sz="0" w:space="0" w:color="auto"/>
        <w:bottom w:val="none" w:sz="0" w:space="0" w:color="auto"/>
        <w:right w:val="none" w:sz="0" w:space="0" w:color="auto"/>
      </w:divBdr>
    </w:div>
    <w:div w:id="73280048">
      <w:marLeft w:val="640"/>
      <w:marRight w:val="0"/>
      <w:marTop w:val="0"/>
      <w:marBottom w:val="0"/>
      <w:divBdr>
        <w:top w:val="none" w:sz="0" w:space="0" w:color="auto"/>
        <w:left w:val="none" w:sz="0" w:space="0" w:color="auto"/>
        <w:bottom w:val="none" w:sz="0" w:space="0" w:color="auto"/>
        <w:right w:val="none" w:sz="0" w:space="0" w:color="auto"/>
      </w:divBdr>
    </w:div>
    <w:div w:id="73284983">
      <w:marLeft w:val="640"/>
      <w:marRight w:val="0"/>
      <w:marTop w:val="0"/>
      <w:marBottom w:val="0"/>
      <w:divBdr>
        <w:top w:val="none" w:sz="0" w:space="0" w:color="auto"/>
        <w:left w:val="none" w:sz="0" w:space="0" w:color="auto"/>
        <w:bottom w:val="none" w:sz="0" w:space="0" w:color="auto"/>
        <w:right w:val="none" w:sz="0" w:space="0" w:color="auto"/>
      </w:divBdr>
    </w:div>
    <w:div w:id="74010602">
      <w:marLeft w:val="640"/>
      <w:marRight w:val="0"/>
      <w:marTop w:val="0"/>
      <w:marBottom w:val="0"/>
      <w:divBdr>
        <w:top w:val="none" w:sz="0" w:space="0" w:color="auto"/>
        <w:left w:val="none" w:sz="0" w:space="0" w:color="auto"/>
        <w:bottom w:val="none" w:sz="0" w:space="0" w:color="auto"/>
        <w:right w:val="none" w:sz="0" w:space="0" w:color="auto"/>
      </w:divBdr>
    </w:div>
    <w:div w:id="74011643">
      <w:marLeft w:val="640"/>
      <w:marRight w:val="0"/>
      <w:marTop w:val="0"/>
      <w:marBottom w:val="0"/>
      <w:divBdr>
        <w:top w:val="none" w:sz="0" w:space="0" w:color="auto"/>
        <w:left w:val="none" w:sz="0" w:space="0" w:color="auto"/>
        <w:bottom w:val="none" w:sz="0" w:space="0" w:color="auto"/>
        <w:right w:val="none" w:sz="0" w:space="0" w:color="auto"/>
      </w:divBdr>
    </w:div>
    <w:div w:id="74018119">
      <w:marLeft w:val="640"/>
      <w:marRight w:val="0"/>
      <w:marTop w:val="0"/>
      <w:marBottom w:val="0"/>
      <w:divBdr>
        <w:top w:val="none" w:sz="0" w:space="0" w:color="auto"/>
        <w:left w:val="none" w:sz="0" w:space="0" w:color="auto"/>
        <w:bottom w:val="none" w:sz="0" w:space="0" w:color="auto"/>
        <w:right w:val="none" w:sz="0" w:space="0" w:color="auto"/>
      </w:divBdr>
    </w:div>
    <w:div w:id="75438865">
      <w:marLeft w:val="640"/>
      <w:marRight w:val="0"/>
      <w:marTop w:val="0"/>
      <w:marBottom w:val="0"/>
      <w:divBdr>
        <w:top w:val="none" w:sz="0" w:space="0" w:color="auto"/>
        <w:left w:val="none" w:sz="0" w:space="0" w:color="auto"/>
        <w:bottom w:val="none" w:sz="0" w:space="0" w:color="auto"/>
        <w:right w:val="none" w:sz="0" w:space="0" w:color="auto"/>
      </w:divBdr>
    </w:div>
    <w:div w:id="75447351">
      <w:marLeft w:val="640"/>
      <w:marRight w:val="0"/>
      <w:marTop w:val="0"/>
      <w:marBottom w:val="0"/>
      <w:divBdr>
        <w:top w:val="none" w:sz="0" w:space="0" w:color="auto"/>
        <w:left w:val="none" w:sz="0" w:space="0" w:color="auto"/>
        <w:bottom w:val="none" w:sz="0" w:space="0" w:color="auto"/>
        <w:right w:val="none" w:sz="0" w:space="0" w:color="auto"/>
      </w:divBdr>
    </w:div>
    <w:div w:id="75565085">
      <w:marLeft w:val="640"/>
      <w:marRight w:val="0"/>
      <w:marTop w:val="0"/>
      <w:marBottom w:val="0"/>
      <w:divBdr>
        <w:top w:val="none" w:sz="0" w:space="0" w:color="auto"/>
        <w:left w:val="none" w:sz="0" w:space="0" w:color="auto"/>
        <w:bottom w:val="none" w:sz="0" w:space="0" w:color="auto"/>
        <w:right w:val="none" w:sz="0" w:space="0" w:color="auto"/>
      </w:divBdr>
    </w:div>
    <w:div w:id="75980669">
      <w:marLeft w:val="640"/>
      <w:marRight w:val="0"/>
      <w:marTop w:val="0"/>
      <w:marBottom w:val="0"/>
      <w:divBdr>
        <w:top w:val="none" w:sz="0" w:space="0" w:color="auto"/>
        <w:left w:val="none" w:sz="0" w:space="0" w:color="auto"/>
        <w:bottom w:val="none" w:sz="0" w:space="0" w:color="auto"/>
        <w:right w:val="none" w:sz="0" w:space="0" w:color="auto"/>
      </w:divBdr>
    </w:div>
    <w:div w:id="76438783">
      <w:marLeft w:val="640"/>
      <w:marRight w:val="0"/>
      <w:marTop w:val="0"/>
      <w:marBottom w:val="0"/>
      <w:divBdr>
        <w:top w:val="none" w:sz="0" w:space="0" w:color="auto"/>
        <w:left w:val="none" w:sz="0" w:space="0" w:color="auto"/>
        <w:bottom w:val="none" w:sz="0" w:space="0" w:color="auto"/>
        <w:right w:val="none" w:sz="0" w:space="0" w:color="auto"/>
      </w:divBdr>
    </w:div>
    <w:div w:id="76512975">
      <w:marLeft w:val="640"/>
      <w:marRight w:val="0"/>
      <w:marTop w:val="0"/>
      <w:marBottom w:val="0"/>
      <w:divBdr>
        <w:top w:val="none" w:sz="0" w:space="0" w:color="auto"/>
        <w:left w:val="none" w:sz="0" w:space="0" w:color="auto"/>
        <w:bottom w:val="none" w:sz="0" w:space="0" w:color="auto"/>
        <w:right w:val="none" w:sz="0" w:space="0" w:color="auto"/>
      </w:divBdr>
    </w:div>
    <w:div w:id="76754553">
      <w:marLeft w:val="640"/>
      <w:marRight w:val="0"/>
      <w:marTop w:val="0"/>
      <w:marBottom w:val="0"/>
      <w:divBdr>
        <w:top w:val="none" w:sz="0" w:space="0" w:color="auto"/>
        <w:left w:val="none" w:sz="0" w:space="0" w:color="auto"/>
        <w:bottom w:val="none" w:sz="0" w:space="0" w:color="auto"/>
        <w:right w:val="none" w:sz="0" w:space="0" w:color="auto"/>
      </w:divBdr>
    </w:div>
    <w:div w:id="76946016">
      <w:marLeft w:val="640"/>
      <w:marRight w:val="0"/>
      <w:marTop w:val="0"/>
      <w:marBottom w:val="0"/>
      <w:divBdr>
        <w:top w:val="none" w:sz="0" w:space="0" w:color="auto"/>
        <w:left w:val="none" w:sz="0" w:space="0" w:color="auto"/>
        <w:bottom w:val="none" w:sz="0" w:space="0" w:color="auto"/>
        <w:right w:val="none" w:sz="0" w:space="0" w:color="auto"/>
      </w:divBdr>
    </w:div>
    <w:div w:id="76949458">
      <w:marLeft w:val="640"/>
      <w:marRight w:val="0"/>
      <w:marTop w:val="0"/>
      <w:marBottom w:val="0"/>
      <w:divBdr>
        <w:top w:val="none" w:sz="0" w:space="0" w:color="auto"/>
        <w:left w:val="none" w:sz="0" w:space="0" w:color="auto"/>
        <w:bottom w:val="none" w:sz="0" w:space="0" w:color="auto"/>
        <w:right w:val="none" w:sz="0" w:space="0" w:color="auto"/>
      </w:divBdr>
    </w:div>
    <w:div w:id="77137153">
      <w:marLeft w:val="640"/>
      <w:marRight w:val="0"/>
      <w:marTop w:val="0"/>
      <w:marBottom w:val="0"/>
      <w:divBdr>
        <w:top w:val="none" w:sz="0" w:space="0" w:color="auto"/>
        <w:left w:val="none" w:sz="0" w:space="0" w:color="auto"/>
        <w:bottom w:val="none" w:sz="0" w:space="0" w:color="auto"/>
        <w:right w:val="none" w:sz="0" w:space="0" w:color="auto"/>
      </w:divBdr>
    </w:div>
    <w:div w:id="77137790">
      <w:marLeft w:val="640"/>
      <w:marRight w:val="0"/>
      <w:marTop w:val="0"/>
      <w:marBottom w:val="0"/>
      <w:divBdr>
        <w:top w:val="none" w:sz="0" w:space="0" w:color="auto"/>
        <w:left w:val="none" w:sz="0" w:space="0" w:color="auto"/>
        <w:bottom w:val="none" w:sz="0" w:space="0" w:color="auto"/>
        <w:right w:val="none" w:sz="0" w:space="0" w:color="auto"/>
      </w:divBdr>
    </w:div>
    <w:div w:id="77333351">
      <w:marLeft w:val="640"/>
      <w:marRight w:val="0"/>
      <w:marTop w:val="0"/>
      <w:marBottom w:val="0"/>
      <w:divBdr>
        <w:top w:val="none" w:sz="0" w:space="0" w:color="auto"/>
        <w:left w:val="none" w:sz="0" w:space="0" w:color="auto"/>
        <w:bottom w:val="none" w:sz="0" w:space="0" w:color="auto"/>
        <w:right w:val="none" w:sz="0" w:space="0" w:color="auto"/>
      </w:divBdr>
    </w:div>
    <w:div w:id="77675336">
      <w:marLeft w:val="640"/>
      <w:marRight w:val="0"/>
      <w:marTop w:val="0"/>
      <w:marBottom w:val="0"/>
      <w:divBdr>
        <w:top w:val="none" w:sz="0" w:space="0" w:color="auto"/>
        <w:left w:val="none" w:sz="0" w:space="0" w:color="auto"/>
        <w:bottom w:val="none" w:sz="0" w:space="0" w:color="auto"/>
        <w:right w:val="none" w:sz="0" w:space="0" w:color="auto"/>
      </w:divBdr>
    </w:div>
    <w:div w:id="78063098">
      <w:marLeft w:val="640"/>
      <w:marRight w:val="0"/>
      <w:marTop w:val="0"/>
      <w:marBottom w:val="0"/>
      <w:divBdr>
        <w:top w:val="none" w:sz="0" w:space="0" w:color="auto"/>
        <w:left w:val="none" w:sz="0" w:space="0" w:color="auto"/>
        <w:bottom w:val="none" w:sz="0" w:space="0" w:color="auto"/>
        <w:right w:val="none" w:sz="0" w:space="0" w:color="auto"/>
      </w:divBdr>
    </w:div>
    <w:div w:id="78869239">
      <w:marLeft w:val="640"/>
      <w:marRight w:val="0"/>
      <w:marTop w:val="0"/>
      <w:marBottom w:val="0"/>
      <w:divBdr>
        <w:top w:val="none" w:sz="0" w:space="0" w:color="auto"/>
        <w:left w:val="none" w:sz="0" w:space="0" w:color="auto"/>
        <w:bottom w:val="none" w:sz="0" w:space="0" w:color="auto"/>
        <w:right w:val="none" w:sz="0" w:space="0" w:color="auto"/>
      </w:divBdr>
    </w:div>
    <w:div w:id="79495469">
      <w:marLeft w:val="640"/>
      <w:marRight w:val="0"/>
      <w:marTop w:val="0"/>
      <w:marBottom w:val="0"/>
      <w:divBdr>
        <w:top w:val="none" w:sz="0" w:space="0" w:color="auto"/>
        <w:left w:val="none" w:sz="0" w:space="0" w:color="auto"/>
        <w:bottom w:val="none" w:sz="0" w:space="0" w:color="auto"/>
        <w:right w:val="none" w:sz="0" w:space="0" w:color="auto"/>
      </w:divBdr>
    </w:div>
    <w:div w:id="79639227">
      <w:marLeft w:val="640"/>
      <w:marRight w:val="0"/>
      <w:marTop w:val="0"/>
      <w:marBottom w:val="0"/>
      <w:divBdr>
        <w:top w:val="none" w:sz="0" w:space="0" w:color="auto"/>
        <w:left w:val="none" w:sz="0" w:space="0" w:color="auto"/>
        <w:bottom w:val="none" w:sz="0" w:space="0" w:color="auto"/>
        <w:right w:val="none" w:sz="0" w:space="0" w:color="auto"/>
      </w:divBdr>
    </w:div>
    <w:div w:id="80181556">
      <w:marLeft w:val="640"/>
      <w:marRight w:val="0"/>
      <w:marTop w:val="0"/>
      <w:marBottom w:val="0"/>
      <w:divBdr>
        <w:top w:val="none" w:sz="0" w:space="0" w:color="auto"/>
        <w:left w:val="none" w:sz="0" w:space="0" w:color="auto"/>
        <w:bottom w:val="none" w:sz="0" w:space="0" w:color="auto"/>
        <w:right w:val="none" w:sz="0" w:space="0" w:color="auto"/>
      </w:divBdr>
    </w:div>
    <w:div w:id="80227326">
      <w:marLeft w:val="640"/>
      <w:marRight w:val="0"/>
      <w:marTop w:val="0"/>
      <w:marBottom w:val="0"/>
      <w:divBdr>
        <w:top w:val="none" w:sz="0" w:space="0" w:color="auto"/>
        <w:left w:val="none" w:sz="0" w:space="0" w:color="auto"/>
        <w:bottom w:val="none" w:sz="0" w:space="0" w:color="auto"/>
        <w:right w:val="none" w:sz="0" w:space="0" w:color="auto"/>
      </w:divBdr>
    </w:div>
    <w:div w:id="80495005">
      <w:marLeft w:val="640"/>
      <w:marRight w:val="0"/>
      <w:marTop w:val="0"/>
      <w:marBottom w:val="0"/>
      <w:divBdr>
        <w:top w:val="none" w:sz="0" w:space="0" w:color="auto"/>
        <w:left w:val="none" w:sz="0" w:space="0" w:color="auto"/>
        <w:bottom w:val="none" w:sz="0" w:space="0" w:color="auto"/>
        <w:right w:val="none" w:sz="0" w:space="0" w:color="auto"/>
      </w:divBdr>
    </w:div>
    <w:div w:id="81032188">
      <w:marLeft w:val="640"/>
      <w:marRight w:val="0"/>
      <w:marTop w:val="0"/>
      <w:marBottom w:val="0"/>
      <w:divBdr>
        <w:top w:val="none" w:sz="0" w:space="0" w:color="auto"/>
        <w:left w:val="none" w:sz="0" w:space="0" w:color="auto"/>
        <w:bottom w:val="none" w:sz="0" w:space="0" w:color="auto"/>
        <w:right w:val="none" w:sz="0" w:space="0" w:color="auto"/>
      </w:divBdr>
    </w:div>
    <w:div w:id="81145314">
      <w:marLeft w:val="640"/>
      <w:marRight w:val="0"/>
      <w:marTop w:val="0"/>
      <w:marBottom w:val="0"/>
      <w:divBdr>
        <w:top w:val="none" w:sz="0" w:space="0" w:color="auto"/>
        <w:left w:val="none" w:sz="0" w:space="0" w:color="auto"/>
        <w:bottom w:val="none" w:sz="0" w:space="0" w:color="auto"/>
        <w:right w:val="none" w:sz="0" w:space="0" w:color="auto"/>
      </w:divBdr>
    </w:div>
    <w:div w:id="81415284">
      <w:marLeft w:val="640"/>
      <w:marRight w:val="0"/>
      <w:marTop w:val="0"/>
      <w:marBottom w:val="0"/>
      <w:divBdr>
        <w:top w:val="none" w:sz="0" w:space="0" w:color="auto"/>
        <w:left w:val="none" w:sz="0" w:space="0" w:color="auto"/>
        <w:bottom w:val="none" w:sz="0" w:space="0" w:color="auto"/>
        <w:right w:val="none" w:sz="0" w:space="0" w:color="auto"/>
      </w:divBdr>
    </w:div>
    <w:div w:id="82799504">
      <w:marLeft w:val="640"/>
      <w:marRight w:val="0"/>
      <w:marTop w:val="0"/>
      <w:marBottom w:val="0"/>
      <w:divBdr>
        <w:top w:val="none" w:sz="0" w:space="0" w:color="auto"/>
        <w:left w:val="none" w:sz="0" w:space="0" w:color="auto"/>
        <w:bottom w:val="none" w:sz="0" w:space="0" w:color="auto"/>
        <w:right w:val="none" w:sz="0" w:space="0" w:color="auto"/>
      </w:divBdr>
    </w:div>
    <w:div w:id="83111635">
      <w:marLeft w:val="640"/>
      <w:marRight w:val="0"/>
      <w:marTop w:val="0"/>
      <w:marBottom w:val="0"/>
      <w:divBdr>
        <w:top w:val="none" w:sz="0" w:space="0" w:color="auto"/>
        <w:left w:val="none" w:sz="0" w:space="0" w:color="auto"/>
        <w:bottom w:val="none" w:sz="0" w:space="0" w:color="auto"/>
        <w:right w:val="none" w:sz="0" w:space="0" w:color="auto"/>
      </w:divBdr>
    </w:div>
    <w:div w:id="83427658">
      <w:marLeft w:val="640"/>
      <w:marRight w:val="0"/>
      <w:marTop w:val="0"/>
      <w:marBottom w:val="0"/>
      <w:divBdr>
        <w:top w:val="none" w:sz="0" w:space="0" w:color="auto"/>
        <w:left w:val="none" w:sz="0" w:space="0" w:color="auto"/>
        <w:bottom w:val="none" w:sz="0" w:space="0" w:color="auto"/>
        <w:right w:val="none" w:sz="0" w:space="0" w:color="auto"/>
      </w:divBdr>
    </w:div>
    <w:div w:id="83887931">
      <w:marLeft w:val="640"/>
      <w:marRight w:val="0"/>
      <w:marTop w:val="0"/>
      <w:marBottom w:val="0"/>
      <w:divBdr>
        <w:top w:val="none" w:sz="0" w:space="0" w:color="auto"/>
        <w:left w:val="none" w:sz="0" w:space="0" w:color="auto"/>
        <w:bottom w:val="none" w:sz="0" w:space="0" w:color="auto"/>
        <w:right w:val="none" w:sz="0" w:space="0" w:color="auto"/>
      </w:divBdr>
    </w:div>
    <w:div w:id="83890424">
      <w:marLeft w:val="640"/>
      <w:marRight w:val="0"/>
      <w:marTop w:val="0"/>
      <w:marBottom w:val="0"/>
      <w:divBdr>
        <w:top w:val="none" w:sz="0" w:space="0" w:color="auto"/>
        <w:left w:val="none" w:sz="0" w:space="0" w:color="auto"/>
        <w:bottom w:val="none" w:sz="0" w:space="0" w:color="auto"/>
        <w:right w:val="none" w:sz="0" w:space="0" w:color="auto"/>
      </w:divBdr>
    </w:div>
    <w:div w:id="84570318">
      <w:marLeft w:val="640"/>
      <w:marRight w:val="0"/>
      <w:marTop w:val="0"/>
      <w:marBottom w:val="0"/>
      <w:divBdr>
        <w:top w:val="none" w:sz="0" w:space="0" w:color="auto"/>
        <w:left w:val="none" w:sz="0" w:space="0" w:color="auto"/>
        <w:bottom w:val="none" w:sz="0" w:space="0" w:color="auto"/>
        <w:right w:val="none" w:sz="0" w:space="0" w:color="auto"/>
      </w:divBdr>
    </w:div>
    <w:div w:id="85082080">
      <w:marLeft w:val="640"/>
      <w:marRight w:val="0"/>
      <w:marTop w:val="0"/>
      <w:marBottom w:val="0"/>
      <w:divBdr>
        <w:top w:val="none" w:sz="0" w:space="0" w:color="auto"/>
        <w:left w:val="none" w:sz="0" w:space="0" w:color="auto"/>
        <w:bottom w:val="none" w:sz="0" w:space="0" w:color="auto"/>
        <w:right w:val="none" w:sz="0" w:space="0" w:color="auto"/>
      </w:divBdr>
    </w:div>
    <w:div w:id="85149995">
      <w:marLeft w:val="640"/>
      <w:marRight w:val="0"/>
      <w:marTop w:val="0"/>
      <w:marBottom w:val="0"/>
      <w:divBdr>
        <w:top w:val="none" w:sz="0" w:space="0" w:color="auto"/>
        <w:left w:val="none" w:sz="0" w:space="0" w:color="auto"/>
        <w:bottom w:val="none" w:sz="0" w:space="0" w:color="auto"/>
        <w:right w:val="none" w:sz="0" w:space="0" w:color="auto"/>
      </w:divBdr>
    </w:div>
    <w:div w:id="86729181">
      <w:marLeft w:val="640"/>
      <w:marRight w:val="0"/>
      <w:marTop w:val="0"/>
      <w:marBottom w:val="0"/>
      <w:divBdr>
        <w:top w:val="none" w:sz="0" w:space="0" w:color="auto"/>
        <w:left w:val="none" w:sz="0" w:space="0" w:color="auto"/>
        <w:bottom w:val="none" w:sz="0" w:space="0" w:color="auto"/>
        <w:right w:val="none" w:sz="0" w:space="0" w:color="auto"/>
      </w:divBdr>
    </w:div>
    <w:div w:id="87119762">
      <w:marLeft w:val="640"/>
      <w:marRight w:val="0"/>
      <w:marTop w:val="0"/>
      <w:marBottom w:val="0"/>
      <w:divBdr>
        <w:top w:val="none" w:sz="0" w:space="0" w:color="auto"/>
        <w:left w:val="none" w:sz="0" w:space="0" w:color="auto"/>
        <w:bottom w:val="none" w:sz="0" w:space="0" w:color="auto"/>
        <w:right w:val="none" w:sz="0" w:space="0" w:color="auto"/>
      </w:divBdr>
    </w:div>
    <w:div w:id="87510550">
      <w:marLeft w:val="640"/>
      <w:marRight w:val="0"/>
      <w:marTop w:val="0"/>
      <w:marBottom w:val="0"/>
      <w:divBdr>
        <w:top w:val="none" w:sz="0" w:space="0" w:color="auto"/>
        <w:left w:val="none" w:sz="0" w:space="0" w:color="auto"/>
        <w:bottom w:val="none" w:sz="0" w:space="0" w:color="auto"/>
        <w:right w:val="none" w:sz="0" w:space="0" w:color="auto"/>
      </w:divBdr>
    </w:div>
    <w:div w:id="87704490">
      <w:marLeft w:val="640"/>
      <w:marRight w:val="0"/>
      <w:marTop w:val="0"/>
      <w:marBottom w:val="0"/>
      <w:divBdr>
        <w:top w:val="none" w:sz="0" w:space="0" w:color="auto"/>
        <w:left w:val="none" w:sz="0" w:space="0" w:color="auto"/>
        <w:bottom w:val="none" w:sz="0" w:space="0" w:color="auto"/>
        <w:right w:val="none" w:sz="0" w:space="0" w:color="auto"/>
      </w:divBdr>
    </w:div>
    <w:div w:id="87822083">
      <w:marLeft w:val="640"/>
      <w:marRight w:val="0"/>
      <w:marTop w:val="0"/>
      <w:marBottom w:val="0"/>
      <w:divBdr>
        <w:top w:val="none" w:sz="0" w:space="0" w:color="auto"/>
        <w:left w:val="none" w:sz="0" w:space="0" w:color="auto"/>
        <w:bottom w:val="none" w:sz="0" w:space="0" w:color="auto"/>
        <w:right w:val="none" w:sz="0" w:space="0" w:color="auto"/>
      </w:divBdr>
    </w:div>
    <w:div w:id="88164161">
      <w:marLeft w:val="640"/>
      <w:marRight w:val="0"/>
      <w:marTop w:val="0"/>
      <w:marBottom w:val="0"/>
      <w:divBdr>
        <w:top w:val="none" w:sz="0" w:space="0" w:color="auto"/>
        <w:left w:val="none" w:sz="0" w:space="0" w:color="auto"/>
        <w:bottom w:val="none" w:sz="0" w:space="0" w:color="auto"/>
        <w:right w:val="none" w:sz="0" w:space="0" w:color="auto"/>
      </w:divBdr>
    </w:div>
    <w:div w:id="88350565">
      <w:marLeft w:val="640"/>
      <w:marRight w:val="0"/>
      <w:marTop w:val="0"/>
      <w:marBottom w:val="0"/>
      <w:divBdr>
        <w:top w:val="none" w:sz="0" w:space="0" w:color="auto"/>
        <w:left w:val="none" w:sz="0" w:space="0" w:color="auto"/>
        <w:bottom w:val="none" w:sz="0" w:space="0" w:color="auto"/>
        <w:right w:val="none" w:sz="0" w:space="0" w:color="auto"/>
      </w:divBdr>
    </w:div>
    <w:div w:id="88551680">
      <w:marLeft w:val="640"/>
      <w:marRight w:val="0"/>
      <w:marTop w:val="0"/>
      <w:marBottom w:val="0"/>
      <w:divBdr>
        <w:top w:val="none" w:sz="0" w:space="0" w:color="auto"/>
        <w:left w:val="none" w:sz="0" w:space="0" w:color="auto"/>
        <w:bottom w:val="none" w:sz="0" w:space="0" w:color="auto"/>
        <w:right w:val="none" w:sz="0" w:space="0" w:color="auto"/>
      </w:divBdr>
    </w:div>
    <w:div w:id="89007595">
      <w:marLeft w:val="640"/>
      <w:marRight w:val="0"/>
      <w:marTop w:val="0"/>
      <w:marBottom w:val="0"/>
      <w:divBdr>
        <w:top w:val="none" w:sz="0" w:space="0" w:color="auto"/>
        <w:left w:val="none" w:sz="0" w:space="0" w:color="auto"/>
        <w:bottom w:val="none" w:sz="0" w:space="0" w:color="auto"/>
        <w:right w:val="none" w:sz="0" w:space="0" w:color="auto"/>
      </w:divBdr>
    </w:div>
    <w:div w:id="89471043">
      <w:marLeft w:val="640"/>
      <w:marRight w:val="0"/>
      <w:marTop w:val="0"/>
      <w:marBottom w:val="0"/>
      <w:divBdr>
        <w:top w:val="none" w:sz="0" w:space="0" w:color="auto"/>
        <w:left w:val="none" w:sz="0" w:space="0" w:color="auto"/>
        <w:bottom w:val="none" w:sz="0" w:space="0" w:color="auto"/>
        <w:right w:val="none" w:sz="0" w:space="0" w:color="auto"/>
      </w:divBdr>
    </w:div>
    <w:div w:id="89737559">
      <w:marLeft w:val="640"/>
      <w:marRight w:val="0"/>
      <w:marTop w:val="0"/>
      <w:marBottom w:val="0"/>
      <w:divBdr>
        <w:top w:val="none" w:sz="0" w:space="0" w:color="auto"/>
        <w:left w:val="none" w:sz="0" w:space="0" w:color="auto"/>
        <w:bottom w:val="none" w:sz="0" w:space="0" w:color="auto"/>
        <w:right w:val="none" w:sz="0" w:space="0" w:color="auto"/>
      </w:divBdr>
    </w:div>
    <w:div w:id="89786632">
      <w:marLeft w:val="640"/>
      <w:marRight w:val="0"/>
      <w:marTop w:val="0"/>
      <w:marBottom w:val="0"/>
      <w:divBdr>
        <w:top w:val="none" w:sz="0" w:space="0" w:color="auto"/>
        <w:left w:val="none" w:sz="0" w:space="0" w:color="auto"/>
        <w:bottom w:val="none" w:sz="0" w:space="0" w:color="auto"/>
        <w:right w:val="none" w:sz="0" w:space="0" w:color="auto"/>
      </w:divBdr>
    </w:div>
    <w:div w:id="89862229">
      <w:marLeft w:val="640"/>
      <w:marRight w:val="0"/>
      <w:marTop w:val="0"/>
      <w:marBottom w:val="0"/>
      <w:divBdr>
        <w:top w:val="none" w:sz="0" w:space="0" w:color="auto"/>
        <w:left w:val="none" w:sz="0" w:space="0" w:color="auto"/>
        <w:bottom w:val="none" w:sz="0" w:space="0" w:color="auto"/>
        <w:right w:val="none" w:sz="0" w:space="0" w:color="auto"/>
      </w:divBdr>
    </w:div>
    <w:div w:id="89933257">
      <w:marLeft w:val="640"/>
      <w:marRight w:val="0"/>
      <w:marTop w:val="0"/>
      <w:marBottom w:val="0"/>
      <w:divBdr>
        <w:top w:val="none" w:sz="0" w:space="0" w:color="auto"/>
        <w:left w:val="none" w:sz="0" w:space="0" w:color="auto"/>
        <w:bottom w:val="none" w:sz="0" w:space="0" w:color="auto"/>
        <w:right w:val="none" w:sz="0" w:space="0" w:color="auto"/>
      </w:divBdr>
    </w:div>
    <w:div w:id="90054694">
      <w:marLeft w:val="640"/>
      <w:marRight w:val="0"/>
      <w:marTop w:val="0"/>
      <w:marBottom w:val="0"/>
      <w:divBdr>
        <w:top w:val="none" w:sz="0" w:space="0" w:color="auto"/>
        <w:left w:val="none" w:sz="0" w:space="0" w:color="auto"/>
        <w:bottom w:val="none" w:sz="0" w:space="0" w:color="auto"/>
        <w:right w:val="none" w:sz="0" w:space="0" w:color="auto"/>
      </w:divBdr>
    </w:div>
    <w:div w:id="90325701">
      <w:marLeft w:val="640"/>
      <w:marRight w:val="0"/>
      <w:marTop w:val="0"/>
      <w:marBottom w:val="0"/>
      <w:divBdr>
        <w:top w:val="none" w:sz="0" w:space="0" w:color="auto"/>
        <w:left w:val="none" w:sz="0" w:space="0" w:color="auto"/>
        <w:bottom w:val="none" w:sz="0" w:space="0" w:color="auto"/>
        <w:right w:val="none" w:sz="0" w:space="0" w:color="auto"/>
      </w:divBdr>
    </w:div>
    <w:div w:id="90586823">
      <w:marLeft w:val="640"/>
      <w:marRight w:val="0"/>
      <w:marTop w:val="0"/>
      <w:marBottom w:val="0"/>
      <w:divBdr>
        <w:top w:val="none" w:sz="0" w:space="0" w:color="auto"/>
        <w:left w:val="none" w:sz="0" w:space="0" w:color="auto"/>
        <w:bottom w:val="none" w:sz="0" w:space="0" w:color="auto"/>
        <w:right w:val="none" w:sz="0" w:space="0" w:color="auto"/>
      </w:divBdr>
    </w:div>
    <w:div w:id="90930534">
      <w:marLeft w:val="640"/>
      <w:marRight w:val="0"/>
      <w:marTop w:val="0"/>
      <w:marBottom w:val="0"/>
      <w:divBdr>
        <w:top w:val="none" w:sz="0" w:space="0" w:color="auto"/>
        <w:left w:val="none" w:sz="0" w:space="0" w:color="auto"/>
        <w:bottom w:val="none" w:sz="0" w:space="0" w:color="auto"/>
        <w:right w:val="none" w:sz="0" w:space="0" w:color="auto"/>
      </w:divBdr>
    </w:div>
    <w:div w:id="91367508">
      <w:marLeft w:val="640"/>
      <w:marRight w:val="0"/>
      <w:marTop w:val="0"/>
      <w:marBottom w:val="0"/>
      <w:divBdr>
        <w:top w:val="none" w:sz="0" w:space="0" w:color="auto"/>
        <w:left w:val="none" w:sz="0" w:space="0" w:color="auto"/>
        <w:bottom w:val="none" w:sz="0" w:space="0" w:color="auto"/>
        <w:right w:val="none" w:sz="0" w:space="0" w:color="auto"/>
      </w:divBdr>
    </w:div>
    <w:div w:id="91779971">
      <w:marLeft w:val="640"/>
      <w:marRight w:val="0"/>
      <w:marTop w:val="0"/>
      <w:marBottom w:val="0"/>
      <w:divBdr>
        <w:top w:val="none" w:sz="0" w:space="0" w:color="auto"/>
        <w:left w:val="none" w:sz="0" w:space="0" w:color="auto"/>
        <w:bottom w:val="none" w:sz="0" w:space="0" w:color="auto"/>
        <w:right w:val="none" w:sz="0" w:space="0" w:color="auto"/>
      </w:divBdr>
    </w:div>
    <w:div w:id="92089280">
      <w:marLeft w:val="640"/>
      <w:marRight w:val="0"/>
      <w:marTop w:val="0"/>
      <w:marBottom w:val="0"/>
      <w:divBdr>
        <w:top w:val="none" w:sz="0" w:space="0" w:color="auto"/>
        <w:left w:val="none" w:sz="0" w:space="0" w:color="auto"/>
        <w:bottom w:val="none" w:sz="0" w:space="0" w:color="auto"/>
        <w:right w:val="none" w:sz="0" w:space="0" w:color="auto"/>
      </w:divBdr>
    </w:div>
    <w:div w:id="92940958">
      <w:marLeft w:val="640"/>
      <w:marRight w:val="0"/>
      <w:marTop w:val="0"/>
      <w:marBottom w:val="0"/>
      <w:divBdr>
        <w:top w:val="none" w:sz="0" w:space="0" w:color="auto"/>
        <w:left w:val="none" w:sz="0" w:space="0" w:color="auto"/>
        <w:bottom w:val="none" w:sz="0" w:space="0" w:color="auto"/>
        <w:right w:val="none" w:sz="0" w:space="0" w:color="auto"/>
      </w:divBdr>
    </w:div>
    <w:div w:id="93019663">
      <w:marLeft w:val="640"/>
      <w:marRight w:val="0"/>
      <w:marTop w:val="0"/>
      <w:marBottom w:val="0"/>
      <w:divBdr>
        <w:top w:val="none" w:sz="0" w:space="0" w:color="auto"/>
        <w:left w:val="none" w:sz="0" w:space="0" w:color="auto"/>
        <w:bottom w:val="none" w:sz="0" w:space="0" w:color="auto"/>
        <w:right w:val="none" w:sz="0" w:space="0" w:color="auto"/>
      </w:divBdr>
    </w:div>
    <w:div w:id="93257754">
      <w:marLeft w:val="640"/>
      <w:marRight w:val="0"/>
      <w:marTop w:val="0"/>
      <w:marBottom w:val="0"/>
      <w:divBdr>
        <w:top w:val="none" w:sz="0" w:space="0" w:color="auto"/>
        <w:left w:val="none" w:sz="0" w:space="0" w:color="auto"/>
        <w:bottom w:val="none" w:sz="0" w:space="0" w:color="auto"/>
        <w:right w:val="none" w:sz="0" w:space="0" w:color="auto"/>
      </w:divBdr>
    </w:div>
    <w:div w:id="93867703">
      <w:marLeft w:val="640"/>
      <w:marRight w:val="0"/>
      <w:marTop w:val="0"/>
      <w:marBottom w:val="0"/>
      <w:divBdr>
        <w:top w:val="none" w:sz="0" w:space="0" w:color="auto"/>
        <w:left w:val="none" w:sz="0" w:space="0" w:color="auto"/>
        <w:bottom w:val="none" w:sz="0" w:space="0" w:color="auto"/>
        <w:right w:val="none" w:sz="0" w:space="0" w:color="auto"/>
      </w:divBdr>
    </w:div>
    <w:div w:id="94592604">
      <w:marLeft w:val="640"/>
      <w:marRight w:val="0"/>
      <w:marTop w:val="0"/>
      <w:marBottom w:val="0"/>
      <w:divBdr>
        <w:top w:val="none" w:sz="0" w:space="0" w:color="auto"/>
        <w:left w:val="none" w:sz="0" w:space="0" w:color="auto"/>
        <w:bottom w:val="none" w:sz="0" w:space="0" w:color="auto"/>
        <w:right w:val="none" w:sz="0" w:space="0" w:color="auto"/>
      </w:divBdr>
    </w:div>
    <w:div w:id="95028312">
      <w:marLeft w:val="640"/>
      <w:marRight w:val="0"/>
      <w:marTop w:val="0"/>
      <w:marBottom w:val="0"/>
      <w:divBdr>
        <w:top w:val="none" w:sz="0" w:space="0" w:color="auto"/>
        <w:left w:val="none" w:sz="0" w:space="0" w:color="auto"/>
        <w:bottom w:val="none" w:sz="0" w:space="0" w:color="auto"/>
        <w:right w:val="none" w:sz="0" w:space="0" w:color="auto"/>
      </w:divBdr>
    </w:div>
    <w:div w:id="95058675">
      <w:marLeft w:val="640"/>
      <w:marRight w:val="0"/>
      <w:marTop w:val="0"/>
      <w:marBottom w:val="0"/>
      <w:divBdr>
        <w:top w:val="none" w:sz="0" w:space="0" w:color="auto"/>
        <w:left w:val="none" w:sz="0" w:space="0" w:color="auto"/>
        <w:bottom w:val="none" w:sz="0" w:space="0" w:color="auto"/>
        <w:right w:val="none" w:sz="0" w:space="0" w:color="auto"/>
      </w:divBdr>
    </w:div>
    <w:div w:id="95252080">
      <w:marLeft w:val="640"/>
      <w:marRight w:val="0"/>
      <w:marTop w:val="0"/>
      <w:marBottom w:val="0"/>
      <w:divBdr>
        <w:top w:val="none" w:sz="0" w:space="0" w:color="auto"/>
        <w:left w:val="none" w:sz="0" w:space="0" w:color="auto"/>
        <w:bottom w:val="none" w:sz="0" w:space="0" w:color="auto"/>
        <w:right w:val="none" w:sz="0" w:space="0" w:color="auto"/>
      </w:divBdr>
    </w:div>
    <w:div w:id="95368919">
      <w:marLeft w:val="640"/>
      <w:marRight w:val="0"/>
      <w:marTop w:val="0"/>
      <w:marBottom w:val="0"/>
      <w:divBdr>
        <w:top w:val="none" w:sz="0" w:space="0" w:color="auto"/>
        <w:left w:val="none" w:sz="0" w:space="0" w:color="auto"/>
        <w:bottom w:val="none" w:sz="0" w:space="0" w:color="auto"/>
        <w:right w:val="none" w:sz="0" w:space="0" w:color="auto"/>
      </w:divBdr>
    </w:div>
    <w:div w:id="95633912">
      <w:marLeft w:val="640"/>
      <w:marRight w:val="0"/>
      <w:marTop w:val="0"/>
      <w:marBottom w:val="0"/>
      <w:divBdr>
        <w:top w:val="none" w:sz="0" w:space="0" w:color="auto"/>
        <w:left w:val="none" w:sz="0" w:space="0" w:color="auto"/>
        <w:bottom w:val="none" w:sz="0" w:space="0" w:color="auto"/>
        <w:right w:val="none" w:sz="0" w:space="0" w:color="auto"/>
      </w:divBdr>
    </w:div>
    <w:div w:id="95909286">
      <w:marLeft w:val="640"/>
      <w:marRight w:val="0"/>
      <w:marTop w:val="0"/>
      <w:marBottom w:val="0"/>
      <w:divBdr>
        <w:top w:val="none" w:sz="0" w:space="0" w:color="auto"/>
        <w:left w:val="none" w:sz="0" w:space="0" w:color="auto"/>
        <w:bottom w:val="none" w:sz="0" w:space="0" w:color="auto"/>
        <w:right w:val="none" w:sz="0" w:space="0" w:color="auto"/>
      </w:divBdr>
    </w:div>
    <w:div w:id="96101406">
      <w:marLeft w:val="640"/>
      <w:marRight w:val="0"/>
      <w:marTop w:val="0"/>
      <w:marBottom w:val="0"/>
      <w:divBdr>
        <w:top w:val="none" w:sz="0" w:space="0" w:color="auto"/>
        <w:left w:val="none" w:sz="0" w:space="0" w:color="auto"/>
        <w:bottom w:val="none" w:sz="0" w:space="0" w:color="auto"/>
        <w:right w:val="none" w:sz="0" w:space="0" w:color="auto"/>
      </w:divBdr>
    </w:div>
    <w:div w:id="98061628">
      <w:marLeft w:val="640"/>
      <w:marRight w:val="0"/>
      <w:marTop w:val="0"/>
      <w:marBottom w:val="0"/>
      <w:divBdr>
        <w:top w:val="none" w:sz="0" w:space="0" w:color="auto"/>
        <w:left w:val="none" w:sz="0" w:space="0" w:color="auto"/>
        <w:bottom w:val="none" w:sz="0" w:space="0" w:color="auto"/>
        <w:right w:val="none" w:sz="0" w:space="0" w:color="auto"/>
      </w:divBdr>
    </w:div>
    <w:div w:id="98181989">
      <w:marLeft w:val="640"/>
      <w:marRight w:val="0"/>
      <w:marTop w:val="0"/>
      <w:marBottom w:val="0"/>
      <w:divBdr>
        <w:top w:val="none" w:sz="0" w:space="0" w:color="auto"/>
        <w:left w:val="none" w:sz="0" w:space="0" w:color="auto"/>
        <w:bottom w:val="none" w:sz="0" w:space="0" w:color="auto"/>
        <w:right w:val="none" w:sz="0" w:space="0" w:color="auto"/>
      </w:divBdr>
    </w:div>
    <w:div w:id="98451771">
      <w:marLeft w:val="640"/>
      <w:marRight w:val="0"/>
      <w:marTop w:val="0"/>
      <w:marBottom w:val="0"/>
      <w:divBdr>
        <w:top w:val="none" w:sz="0" w:space="0" w:color="auto"/>
        <w:left w:val="none" w:sz="0" w:space="0" w:color="auto"/>
        <w:bottom w:val="none" w:sz="0" w:space="0" w:color="auto"/>
        <w:right w:val="none" w:sz="0" w:space="0" w:color="auto"/>
      </w:divBdr>
    </w:div>
    <w:div w:id="98912293">
      <w:marLeft w:val="640"/>
      <w:marRight w:val="0"/>
      <w:marTop w:val="0"/>
      <w:marBottom w:val="0"/>
      <w:divBdr>
        <w:top w:val="none" w:sz="0" w:space="0" w:color="auto"/>
        <w:left w:val="none" w:sz="0" w:space="0" w:color="auto"/>
        <w:bottom w:val="none" w:sz="0" w:space="0" w:color="auto"/>
        <w:right w:val="none" w:sz="0" w:space="0" w:color="auto"/>
      </w:divBdr>
    </w:div>
    <w:div w:id="99183392">
      <w:marLeft w:val="640"/>
      <w:marRight w:val="0"/>
      <w:marTop w:val="0"/>
      <w:marBottom w:val="0"/>
      <w:divBdr>
        <w:top w:val="none" w:sz="0" w:space="0" w:color="auto"/>
        <w:left w:val="none" w:sz="0" w:space="0" w:color="auto"/>
        <w:bottom w:val="none" w:sz="0" w:space="0" w:color="auto"/>
        <w:right w:val="none" w:sz="0" w:space="0" w:color="auto"/>
      </w:divBdr>
    </w:div>
    <w:div w:id="99184999">
      <w:marLeft w:val="640"/>
      <w:marRight w:val="0"/>
      <w:marTop w:val="0"/>
      <w:marBottom w:val="0"/>
      <w:divBdr>
        <w:top w:val="none" w:sz="0" w:space="0" w:color="auto"/>
        <w:left w:val="none" w:sz="0" w:space="0" w:color="auto"/>
        <w:bottom w:val="none" w:sz="0" w:space="0" w:color="auto"/>
        <w:right w:val="none" w:sz="0" w:space="0" w:color="auto"/>
      </w:divBdr>
    </w:div>
    <w:div w:id="100076170">
      <w:marLeft w:val="640"/>
      <w:marRight w:val="0"/>
      <w:marTop w:val="0"/>
      <w:marBottom w:val="0"/>
      <w:divBdr>
        <w:top w:val="none" w:sz="0" w:space="0" w:color="auto"/>
        <w:left w:val="none" w:sz="0" w:space="0" w:color="auto"/>
        <w:bottom w:val="none" w:sz="0" w:space="0" w:color="auto"/>
        <w:right w:val="none" w:sz="0" w:space="0" w:color="auto"/>
      </w:divBdr>
    </w:div>
    <w:div w:id="100687815">
      <w:marLeft w:val="640"/>
      <w:marRight w:val="0"/>
      <w:marTop w:val="0"/>
      <w:marBottom w:val="0"/>
      <w:divBdr>
        <w:top w:val="none" w:sz="0" w:space="0" w:color="auto"/>
        <w:left w:val="none" w:sz="0" w:space="0" w:color="auto"/>
        <w:bottom w:val="none" w:sz="0" w:space="0" w:color="auto"/>
        <w:right w:val="none" w:sz="0" w:space="0" w:color="auto"/>
      </w:divBdr>
    </w:div>
    <w:div w:id="100881309">
      <w:marLeft w:val="640"/>
      <w:marRight w:val="0"/>
      <w:marTop w:val="0"/>
      <w:marBottom w:val="0"/>
      <w:divBdr>
        <w:top w:val="none" w:sz="0" w:space="0" w:color="auto"/>
        <w:left w:val="none" w:sz="0" w:space="0" w:color="auto"/>
        <w:bottom w:val="none" w:sz="0" w:space="0" w:color="auto"/>
        <w:right w:val="none" w:sz="0" w:space="0" w:color="auto"/>
      </w:divBdr>
    </w:div>
    <w:div w:id="101271193">
      <w:marLeft w:val="640"/>
      <w:marRight w:val="0"/>
      <w:marTop w:val="0"/>
      <w:marBottom w:val="0"/>
      <w:divBdr>
        <w:top w:val="none" w:sz="0" w:space="0" w:color="auto"/>
        <w:left w:val="none" w:sz="0" w:space="0" w:color="auto"/>
        <w:bottom w:val="none" w:sz="0" w:space="0" w:color="auto"/>
        <w:right w:val="none" w:sz="0" w:space="0" w:color="auto"/>
      </w:divBdr>
    </w:div>
    <w:div w:id="101339783">
      <w:marLeft w:val="640"/>
      <w:marRight w:val="0"/>
      <w:marTop w:val="0"/>
      <w:marBottom w:val="0"/>
      <w:divBdr>
        <w:top w:val="none" w:sz="0" w:space="0" w:color="auto"/>
        <w:left w:val="none" w:sz="0" w:space="0" w:color="auto"/>
        <w:bottom w:val="none" w:sz="0" w:space="0" w:color="auto"/>
        <w:right w:val="none" w:sz="0" w:space="0" w:color="auto"/>
      </w:divBdr>
    </w:div>
    <w:div w:id="101808347">
      <w:marLeft w:val="640"/>
      <w:marRight w:val="0"/>
      <w:marTop w:val="0"/>
      <w:marBottom w:val="0"/>
      <w:divBdr>
        <w:top w:val="none" w:sz="0" w:space="0" w:color="auto"/>
        <w:left w:val="none" w:sz="0" w:space="0" w:color="auto"/>
        <w:bottom w:val="none" w:sz="0" w:space="0" w:color="auto"/>
        <w:right w:val="none" w:sz="0" w:space="0" w:color="auto"/>
      </w:divBdr>
    </w:div>
    <w:div w:id="102196067">
      <w:marLeft w:val="640"/>
      <w:marRight w:val="0"/>
      <w:marTop w:val="0"/>
      <w:marBottom w:val="0"/>
      <w:divBdr>
        <w:top w:val="none" w:sz="0" w:space="0" w:color="auto"/>
        <w:left w:val="none" w:sz="0" w:space="0" w:color="auto"/>
        <w:bottom w:val="none" w:sz="0" w:space="0" w:color="auto"/>
        <w:right w:val="none" w:sz="0" w:space="0" w:color="auto"/>
      </w:divBdr>
    </w:div>
    <w:div w:id="102504800">
      <w:marLeft w:val="640"/>
      <w:marRight w:val="0"/>
      <w:marTop w:val="0"/>
      <w:marBottom w:val="0"/>
      <w:divBdr>
        <w:top w:val="none" w:sz="0" w:space="0" w:color="auto"/>
        <w:left w:val="none" w:sz="0" w:space="0" w:color="auto"/>
        <w:bottom w:val="none" w:sz="0" w:space="0" w:color="auto"/>
        <w:right w:val="none" w:sz="0" w:space="0" w:color="auto"/>
      </w:divBdr>
    </w:div>
    <w:div w:id="102770284">
      <w:marLeft w:val="640"/>
      <w:marRight w:val="0"/>
      <w:marTop w:val="0"/>
      <w:marBottom w:val="0"/>
      <w:divBdr>
        <w:top w:val="none" w:sz="0" w:space="0" w:color="auto"/>
        <w:left w:val="none" w:sz="0" w:space="0" w:color="auto"/>
        <w:bottom w:val="none" w:sz="0" w:space="0" w:color="auto"/>
        <w:right w:val="none" w:sz="0" w:space="0" w:color="auto"/>
      </w:divBdr>
    </w:div>
    <w:div w:id="103042181">
      <w:marLeft w:val="640"/>
      <w:marRight w:val="0"/>
      <w:marTop w:val="0"/>
      <w:marBottom w:val="0"/>
      <w:divBdr>
        <w:top w:val="none" w:sz="0" w:space="0" w:color="auto"/>
        <w:left w:val="none" w:sz="0" w:space="0" w:color="auto"/>
        <w:bottom w:val="none" w:sz="0" w:space="0" w:color="auto"/>
        <w:right w:val="none" w:sz="0" w:space="0" w:color="auto"/>
      </w:divBdr>
    </w:div>
    <w:div w:id="103158243">
      <w:marLeft w:val="640"/>
      <w:marRight w:val="0"/>
      <w:marTop w:val="0"/>
      <w:marBottom w:val="0"/>
      <w:divBdr>
        <w:top w:val="none" w:sz="0" w:space="0" w:color="auto"/>
        <w:left w:val="none" w:sz="0" w:space="0" w:color="auto"/>
        <w:bottom w:val="none" w:sz="0" w:space="0" w:color="auto"/>
        <w:right w:val="none" w:sz="0" w:space="0" w:color="auto"/>
      </w:divBdr>
    </w:div>
    <w:div w:id="103695763">
      <w:marLeft w:val="640"/>
      <w:marRight w:val="0"/>
      <w:marTop w:val="0"/>
      <w:marBottom w:val="0"/>
      <w:divBdr>
        <w:top w:val="none" w:sz="0" w:space="0" w:color="auto"/>
        <w:left w:val="none" w:sz="0" w:space="0" w:color="auto"/>
        <w:bottom w:val="none" w:sz="0" w:space="0" w:color="auto"/>
        <w:right w:val="none" w:sz="0" w:space="0" w:color="auto"/>
      </w:divBdr>
    </w:div>
    <w:div w:id="103841709">
      <w:marLeft w:val="640"/>
      <w:marRight w:val="0"/>
      <w:marTop w:val="0"/>
      <w:marBottom w:val="0"/>
      <w:divBdr>
        <w:top w:val="none" w:sz="0" w:space="0" w:color="auto"/>
        <w:left w:val="none" w:sz="0" w:space="0" w:color="auto"/>
        <w:bottom w:val="none" w:sz="0" w:space="0" w:color="auto"/>
        <w:right w:val="none" w:sz="0" w:space="0" w:color="auto"/>
      </w:divBdr>
    </w:div>
    <w:div w:id="104005934">
      <w:marLeft w:val="640"/>
      <w:marRight w:val="0"/>
      <w:marTop w:val="0"/>
      <w:marBottom w:val="0"/>
      <w:divBdr>
        <w:top w:val="none" w:sz="0" w:space="0" w:color="auto"/>
        <w:left w:val="none" w:sz="0" w:space="0" w:color="auto"/>
        <w:bottom w:val="none" w:sz="0" w:space="0" w:color="auto"/>
        <w:right w:val="none" w:sz="0" w:space="0" w:color="auto"/>
      </w:divBdr>
    </w:div>
    <w:div w:id="104546570">
      <w:marLeft w:val="640"/>
      <w:marRight w:val="0"/>
      <w:marTop w:val="0"/>
      <w:marBottom w:val="0"/>
      <w:divBdr>
        <w:top w:val="none" w:sz="0" w:space="0" w:color="auto"/>
        <w:left w:val="none" w:sz="0" w:space="0" w:color="auto"/>
        <w:bottom w:val="none" w:sz="0" w:space="0" w:color="auto"/>
        <w:right w:val="none" w:sz="0" w:space="0" w:color="auto"/>
      </w:divBdr>
    </w:div>
    <w:div w:id="104664404">
      <w:marLeft w:val="640"/>
      <w:marRight w:val="0"/>
      <w:marTop w:val="0"/>
      <w:marBottom w:val="0"/>
      <w:divBdr>
        <w:top w:val="none" w:sz="0" w:space="0" w:color="auto"/>
        <w:left w:val="none" w:sz="0" w:space="0" w:color="auto"/>
        <w:bottom w:val="none" w:sz="0" w:space="0" w:color="auto"/>
        <w:right w:val="none" w:sz="0" w:space="0" w:color="auto"/>
      </w:divBdr>
    </w:div>
    <w:div w:id="105394223">
      <w:marLeft w:val="640"/>
      <w:marRight w:val="0"/>
      <w:marTop w:val="0"/>
      <w:marBottom w:val="0"/>
      <w:divBdr>
        <w:top w:val="none" w:sz="0" w:space="0" w:color="auto"/>
        <w:left w:val="none" w:sz="0" w:space="0" w:color="auto"/>
        <w:bottom w:val="none" w:sz="0" w:space="0" w:color="auto"/>
        <w:right w:val="none" w:sz="0" w:space="0" w:color="auto"/>
      </w:divBdr>
    </w:div>
    <w:div w:id="106312827">
      <w:marLeft w:val="640"/>
      <w:marRight w:val="0"/>
      <w:marTop w:val="0"/>
      <w:marBottom w:val="0"/>
      <w:divBdr>
        <w:top w:val="none" w:sz="0" w:space="0" w:color="auto"/>
        <w:left w:val="none" w:sz="0" w:space="0" w:color="auto"/>
        <w:bottom w:val="none" w:sz="0" w:space="0" w:color="auto"/>
        <w:right w:val="none" w:sz="0" w:space="0" w:color="auto"/>
      </w:divBdr>
    </w:div>
    <w:div w:id="107240681">
      <w:marLeft w:val="640"/>
      <w:marRight w:val="0"/>
      <w:marTop w:val="0"/>
      <w:marBottom w:val="0"/>
      <w:divBdr>
        <w:top w:val="none" w:sz="0" w:space="0" w:color="auto"/>
        <w:left w:val="none" w:sz="0" w:space="0" w:color="auto"/>
        <w:bottom w:val="none" w:sz="0" w:space="0" w:color="auto"/>
        <w:right w:val="none" w:sz="0" w:space="0" w:color="auto"/>
      </w:divBdr>
    </w:div>
    <w:div w:id="107243539">
      <w:marLeft w:val="640"/>
      <w:marRight w:val="0"/>
      <w:marTop w:val="0"/>
      <w:marBottom w:val="0"/>
      <w:divBdr>
        <w:top w:val="none" w:sz="0" w:space="0" w:color="auto"/>
        <w:left w:val="none" w:sz="0" w:space="0" w:color="auto"/>
        <w:bottom w:val="none" w:sz="0" w:space="0" w:color="auto"/>
        <w:right w:val="none" w:sz="0" w:space="0" w:color="auto"/>
      </w:divBdr>
    </w:div>
    <w:div w:id="107625456">
      <w:marLeft w:val="640"/>
      <w:marRight w:val="0"/>
      <w:marTop w:val="0"/>
      <w:marBottom w:val="0"/>
      <w:divBdr>
        <w:top w:val="none" w:sz="0" w:space="0" w:color="auto"/>
        <w:left w:val="none" w:sz="0" w:space="0" w:color="auto"/>
        <w:bottom w:val="none" w:sz="0" w:space="0" w:color="auto"/>
        <w:right w:val="none" w:sz="0" w:space="0" w:color="auto"/>
      </w:divBdr>
    </w:div>
    <w:div w:id="107970231">
      <w:marLeft w:val="640"/>
      <w:marRight w:val="0"/>
      <w:marTop w:val="0"/>
      <w:marBottom w:val="0"/>
      <w:divBdr>
        <w:top w:val="none" w:sz="0" w:space="0" w:color="auto"/>
        <w:left w:val="none" w:sz="0" w:space="0" w:color="auto"/>
        <w:bottom w:val="none" w:sz="0" w:space="0" w:color="auto"/>
        <w:right w:val="none" w:sz="0" w:space="0" w:color="auto"/>
      </w:divBdr>
    </w:div>
    <w:div w:id="108210895">
      <w:marLeft w:val="640"/>
      <w:marRight w:val="0"/>
      <w:marTop w:val="0"/>
      <w:marBottom w:val="0"/>
      <w:divBdr>
        <w:top w:val="none" w:sz="0" w:space="0" w:color="auto"/>
        <w:left w:val="none" w:sz="0" w:space="0" w:color="auto"/>
        <w:bottom w:val="none" w:sz="0" w:space="0" w:color="auto"/>
        <w:right w:val="none" w:sz="0" w:space="0" w:color="auto"/>
      </w:divBdr>
    </w:div>
    <w:div w:id="108815927">
      <w:marLeft w:val="640"/>
      <w:marRight w:val="0"/>
      <w:marTop w:val="0"/>
      <w:marBottom w:val="0"/>
      <w:divBdr>
        <w:top w:val="none" w:sz="0" w:space="0" w:color="auto"/>
        <w:left w:val="none" w:sz="0" w:space="0" w:color="auto"/>
        <w:bottom w:val="none" w:sz="0" w:space="0" w:color="auto"/>
        <w:right w:val="none" w:sz="0" w:space="0" w:color="auto"/>
      </w:divBdr>
    </w:div>
    <w:div w:id="109470124">
      <w:marLeft w:val="640"/>
      <w:marRight w:val="0"/>
      <w:marTop w:val="0"/>
      <w:marBottom w:val="0"/>
      <w:divBdr>
        <w:top w:val="none" w:sz="0" w:space="0" w:color="auto"/>
        <w:left w:val="none" w:sz="0" w:space="0" w:color="auto"/>
        <w:bottom w:val="none" w:sz="0" w:space="0" w:color="auto"/>
        <w:right w:val="none" w:sz="0" w:space="0" w:color="auto"/>
      </w:divBdr>
    </w:div>
    <w:div w:id="109859680">
      <w:marLeft w:val="640"/>
      <w:marRight w:val="0"/>
      <w:marTop w:val="0"/>
      <w:marBottom w:val="0"/>
      <w:divBdr>
        <w:top w:val="none" w:sz="0" w:space="0" w:color="auto"/>
        <w:left w:val="none" w:sz="0" w:space="0" w:color="auto"/>
        <w:bottom w:val="none" w:sz="0" w:space="0" w:color="auto"/>
        <w:right w:val="none" w:sz="0" w:space="0" w:color="auto"/>
      </w:divBdr>
    </w:div>
    <w:div w:id="110323944">
      <w:marLeft w:val="640"/>
      <w:marRight w:val="0"/>
      <w:marTop w:val="0"/>
      <w:marBottom w:val="0"/>
      <w:divBdr>
        <w:top w:val="none" w:sz="0" w:space="0" w:color="auto"/>
        <w:left w:val="none" w:sz="0" w:space="0" w:color="auto"/>
        <w:bottom w:val="none" w:sz="0" w:space="0" w:color="auto"/>
        <w:right w:val="none" w:sz="0" w:space="0" w:color="auto"/>
      </w:divBdr>
    </w:div>
    <w:div w:id="110444369">
      <w:marLeft w:val="640"/>
      <w:marRight w:val="0"/>
      <w:marTop w:val="0"/>
      <w:marBottom w:val="0"/>
      <w:divBdr>
        <w:top w:val="none" w:sz="0" w:space="0" w:color="auto"/>
        <w:left w:val="none" w:sz="0" w:space="0" w:color="auto"/>
        <w:bottom w:val="none" w:sz="0" w:space="0" w:color="auto"/>
        <w:right w:val="none" w:sz="0" w:space="0" w:color="auto"/>
      </w:divBdr>
    </w:div>
    <w:div w:id="110830240">
      <w:marLeft w:val="640"/>
      <w:marRight w:val="0"/>
      <w:marTop w:val="0"/>
      <w:marBottom w:val="0"/>
      <w:divBdr>
        <w:top w:val="none" w:sz="0" w:space="0" w:color="auto"/>
        <w:left w:val="none" w:sz="0" w:space="0" w:color="auto"/>
        <w:bottom w:val="none" w:sz="0" w:space="0" w:color="auto"/>
        <w:right w:val="none" w:sz="0" w:space="0" w:color="auto"/>
      </w:divBdr>
    </w:div>
    <w:div w:id="111167703">
      <w:marLeft w:val="640"/>
      <w:marRight w:val="0"/>
      <w:marTop w:val="0"/>
      <w:marBottom w:val="0"/>
      <w:divBdr>
        <w:top w:val="none" w:sz="0" w:space="0" w:color="auto"/>
        <w:left w:val="none" w:sz="0" w:space="0" w:color="auto"/>
        <w:bottom w:val="none" w:sz="0" w:space="0" w:color="auto"/>
        <w:right w:val="none" w:sz="0" w:space="0" w:color="auto"/>
      </w:divBdr>
    </w:div>
    <w:div w:id="111169969">
      <w:marLeft w:val="640"/>
      <w:marRight w:val="0"/>
      <w:marTop w:val="0"/>
      <w:marBottom w:val="0"/>
      <w:divBdr>
        <w:top w:val="none" w:sz="0" w:space="0" w:color="auto"/>
        <w:left w:val="none" w:sz="0" w:space="0" w:color="auto"/>
        <w:bottom w:val="none" w:sz="0" w:space="0" w:color="auto"/>
        <w:right w:val="none" w:sz="0" w:space="0" w:color="auto"/>
      </w:divBdr>
    </w:div>
    <w:div w:id="111873660">
      <w:marLeft w:val="640"/>
      <w:marRight w:val="0"/>
      <w:marTop w:val="0"/>
      <w:marBottom w:val="0"/>
      <w:divBdr>
        <w:top w:val="none" w:sz="0" w:space="0" w:color="auto"/>
        <w:left w:val="none" w:sz="0" w:space="0" w:color="auto"/>
        <w:bottom w:val="none" w:sz="0" w:space="0" w:color="auto"/>
        <w:right w:val="none" w:sz="0" w:space="0" w:color="auto"/>
      </w:divBdr>
    </w:div>
    <w:div w:id="112098530">
      <w:marLeft w:val="640"/>
      <w:marRight w:val="0"/>
      <w:marTop w:val="0"/>
      <w:marBottom w:val="0"/>
      <w:divBdr>
        <w:top w:val="none" w:sz="0" w:space="0" w:color="auto"/>
        <w:left w:val="none" w:sz="0" w:space="0" w:color="auto"/>
        <w:bottom w:val="none" w:sz="0" w:space="0" w:color="auto"/>
        <w:right w:val="none" w:sz="0" w:space="0" w:color="auto"/>
      </w:divBdr>
    </w:div>
    <w:div w:id="113183267">
      <w:marLeft w:val="640"/>
      <w:marRight w:val="0"/>
      <w:marTop w:val="0"/>
      <w:marBottom w:val="0"/>
      <w:divBdr>
        <w:top w:val="none" w:sz="0" w:space="0" w:color="auto"/>
        <w:left w:val="none" w:sz="0" w:space="0" w:color="auto"/>
        <w:bottom w:val="none" w:sz="0" w:space="0" w:color="auto"/>
        <w:right w:val="none" w:sz="0" w:space="0" w:color="auto"/>
      </w:divBdr>
    </w:div>
    <w:div w:id="113208337">
      <w:marLeft w:val="640"/>
      <w:marRight w:val="0"/>
      <w:marTop w:val="0"/>
      <w:marBottom w:val="0"/>
      <w:divBdr>
        <w:top w:val="none" w:sz="0" w:space="0" w:color="auto"/>
        <w:left w:val="none" w:sz="0" w:space="0" w:color="auto"/>
        <w:bottom w:val="none" w:sz="0" w:space="0" w:color="auto"/>
        <w:right w:val="none" w:sz="0" w:space="0" w:color="auto"/>
      </w:divBdr>
    </w:div>
    <w:div w:id="113330867">
      <w:marLeft w:val="640"/>
      <w:marRight w:val="0"/>
      <w:marTop w:val="0"/>
      <w:marBottom w:val="0"/>
      <w:divBdr>
        <w:top w:val="none" w:sz="0" w:space="0" w:color="auto"/>
        <w:left w:val="none" w:sz="0" w:space="0" w:color="auto"/>
        <w:bottom w:val="none" w:sz="0" w:space="0" w:color="auto"/>
        <w:right w:val="none" w:sz="0" w:space="0" w:color="auto"/>
      </w:divBdr>
    </w:div>
    <w:div w:id="113791484">
      <w:marLeft w:val="640"/>
      <w:marRight w:val="0"/>
      <w:marTop w:val="0"/>
      <w:marBottom w:val="0"/>
      <w:divBdr>
        <w:top w:val="none" w:sz="0" w:space="0" w:color="auto"/>
        <w:left w:val="none" w:sz="0" w:space="0" w:color="auto"/>
        <w:bottom w:val="none" w:sz="0" w:space="0" w:color="auto"/>
        <w:right w:val="none" w:sz="0" w:space="0" w:color="auto"/>
      </w:divBdr>
    </w:div>
    <w:div w:id="113838446">
      <w:marLeft w:val="640"/>
      <w:marRight w:val="0"/>
      <w:marTop w:val="0"/>
      <w:marBottom w:val="0"/>
      <w:divBdr>
        <w:top w:val="none" w:sz="0" w:space="0" w:color="auto"/>
        <w:left w:val="none" w:sz="0" w:space="0" w:color="auto"/>
        <w:bottom w:val="none" w:sz="0" w:space="0" w:color="auto"/>
        <w:right w:val="none" w:sz="0" w:space="0" w:color="auto"/>
      </w:divBdr>
    </w:div>
    <w:div w:id="114102735">
      <w:marLeft w:val="640"/>
      <w:marRight w:val="0"/>
      <w:marTop w:val="0"/>
      <w:marBottom w:val="0"/>
      <w:divBdr>
        <w:top w:val="none" w:sz="0" w:space="0" w:color="auto"/>
        <w:left w:val="none" w:sz="0" w:space="0" w:color="auto"/>
        <w:bottom w:val="none" w:sz="0" w:space="0" w:color="auto"/>
        <w:right w:val="none" w:sz="0" w:space="0" w:color="auto"/>
      </w:divBdr>
    </w:div>
    <w:div w:id="114104244">
      <w:marLeft w:val="640"/>
      <w:marRight w:val="0"/>
      <w:marTop w:val="0"/>
      <w:marBottom w:val="0"/>
      <w:divBdr>
        <w:top w:val="none" w:sz="0" w:space="0" w:color="auto"/>
        <w:left w:val="none" w:sz="0" w:space="0" w:color="auto"/>
        <w:bottom w:val="none" w:sz="0" w:space="0" w:color="auto"/>
        <w:right w:val="none" w:sz="0" w:space="0" w:color="auto"/>
      </w:divBdr>
    </w:div>
    <w:div w:id="114107062">
      <w:marLeft w:val="640"/>
      <w:marRight w:val="0"/>
      <w:marTop w:val="0"/>
      <w:marBottom w:val="0"/>
      <w:divBdr>
        <w:top w:val="none" w:sz="0" w:space="0" w:color="auto"/>
        <w:left w:val="none" w:sz="0" w:space="0" w:color="auto"/>
        <w:bottom w:val="none" w:sz="0" w:space="0" w:color="auto"/>
        <w:right w:val="none" w:sz="0" w:space="0" w:color="auto"/>
      </w:divBdr>
    </w:div>
    <w:div w:id="114256186">
      <w:marLeft w:val="640"/>
      <w:marRight w:val="0"/>
      <w:marTop w:val="0"/>
      <w:marBottom w:val="0"/>
      <w:divBdr>
        <w:top w:val="none" w:sz="0" w:space="0" w:color="auto"/>
        <w:left w:val="none" w:sz="0" w:space="0" w:color="auto"/>
        <w:bottom w:val="none" w:sz="0" w:space="0" w:color="auto"/>
        <w:right w:val="none" w:sz="0" w:space="0" w:color="auto"/>
      </w:divBdr>
    </w:div>
    <w:div w:id="114909152">
      <w:marLeft w:val="640"/>
      <w:marRight w:val="0"/>
      <w:marTop w:val="0"/>
      <w:marBottom w:val="0"/>
      <w:divBdr>
        <w:top w:val="none" w:sz="0" w:space="0" w:color="auto"/>
        <w:left w:val="none" w:sz="0" w:space="0" w:color="auto"/>
        <w:bottom w:val="none" w:sz="0" w:space="0" w:color="auto"/>
        <w:right w:val="none" w:sz="0" w:space="0" w:color="auto"/>
      </w:divBdr>
    </w:div>
    <w:div w:id="115102851">
      <w:marLeft w:val="640"/>
      <w:marRight w:val="0"/>
      <w:marTop w:val="0"/>
      <w:marBottom w:val="0"/>
      <w:divBdr>
        <w:top w:val="none" w:sz="0" w:space="0" w:color="auto"/>
        <w:left w:val="none" w:sz="0" w:space="0" w:color="auto"/>
        <w:bottom w:val="none" w:sz="0" w:space="0" w:color="auto"/>
        <w:right w:val="none" w:sz="0" w:space="0" w:color="auto"/>
      </w:divBdr>
    </w:div>
    <w:div w:id="115177201">
      <w:marLeft w:val="640"/>
      <w:marRight w:val="0"/>
      <w:marTop w:val="0"/>
      <w:marBottom w:val="0"/>
      <w:divBdr>
        <w:top w:val="none" w:sz="0" w:space="0" w:color="auto"/>
        <w:left w:val="none" w:sz="0" w:space="0" w:color="auto"/>
        <w:bottom w:val="none" w:sz="0" w:space="0" w:color="auto"/>
        <w:right w:val="none" w:sz="0" w:space="0" w:color="auto"/>
      </w:divBdr>
    </w:div>
    <w:div w:id="115218038">
      <w:marLeft w:val="640"/>
      <w:marRight w:val="0"/>
      <w:marTop w:val="0"/>
      <w:marBottom w:val="0"/>
      <w:divBdr>
        <w:top w:val="none" w:sz="0" w:space="0" w:color="auto"/>
        <w:left w:val="none" w:sz="0" w:space="0" w:color="auto"/>
        <w:bottom w:val="none" w:sz="0" w:space="0" w:color="auto"/>
        <w:right w:val="none" w:sz="0" w:space="0" w:color="auto"/>
      </w:divBdr>
    </w:div>
    <w:div w:id="115294666">
      <w:marLeft w:val="640"/>
      <w:marRight w:val="0"/>
      <w:marTop w:val="0"/>
      <w:marBottom w:val="0"/>
      <w:divBdr>
        <w:top w:val="none" w:sz="0" w:space="0" w:color="auto"/>
        <w:left w:val="none" w:sz="0" w:space="0" w:color="auto"/>
        <w:bottom w:val="none" w:sz="0" w:space="0" w:color="auto"/>
        <w:right w:val="none" w:sz="0" w:space="0" w:color="auto"/>
      </w:divBdr>
    </w:div>
    <w:div w:id="115494011">
      <w:marLeft w:val="640"/>
      <w:marRight w:val="0"/>
      <w:marTop w:val="0"/>
      <w:marBottom w:val="0"/>
      <w:divBdr>
        <w:top w:val="none" w:sz="0" w:space="0" w:color="auto"/>
        <w:left w:val="none" w:sz="0" w:space="0" w:color="auto"/>
        <w:bottom w:val="none" w:sz="0" w:space="0" w:color="auto"/>
        <w:right w:val="none" w:sz="0" w:space="0" w:color="auto"/>
      </w:divBdr>
    </w:div>
    <w:div w:id="115607742">
      <w:marLeft w:val="640"/>
      <w:marRight w:val="0"/>
      <w:marTop w:val="0"/>
      <w:marBottom w:val="0"/>
      <w:divBdr>
        <w:top w:val="none" w:sz="0" w:space="0" w:color="auto"/>
        <w:left w:val="none" w:sz="0" w:space="0" w:color="auto"/>
        <w:bottom w:val="none" w:sz="0" w:space="0" w:color="auto"/>
        <w:right w:val="none" w:sz="0" w:space="0" w:color="auto"/>
      </w:divBdr>
    </w:div>
    <w:div w:id="115760528">
      <w:marLeft w:val="640"/>
      <w:marRight w:val="0"/>
      <w:marTop w:val="0"/>
      <w:marBottom w:val="0"/>
      <w:divBdr>
        <w:top w:val="none" w:sz="0" w:space="0" w:color="auto"/>
        <w:left w:val="none" w:sz="0" w:space="0" w:color="auto"/>
        <w:bottom w:val="none" w:sz="0" w:space="0" w:color="auto"/>
        <w:right w:val="none" w:sz="0" w:space="0" w:color="auto"/>
      </w:divBdr>
    </w:div>
    <w:div w:id="115830123">
      <w:marLeft w:val="640"/>
      <w:marRight w:val="0"/>
      <w:marTop w:val="0"/>
      <w:marBottom w:val="0"/>
      <w:divBdr>
        <w:top w:val="none" w:sz="0" w:space="0" w:color="auto"/>
        <w:left w:val="none" w:sz="0" w:space="0" w:color="auto"/>
        <w:bottom w:val="none" w:sz="0" w:space="0" w:color="auto"/>
        <w:right w:val="none" w:sz="0" w:space="0" w:color="auto"/>
      </w:divBdr>
    </w:div>
    <w:div w:id="116414575">
      <w:marLeft w:val="640"/>
      <w:marRight w:val="0"/>
      <w:marTop w:val="0"/>
      <w:marBottom w:val="0"/>
      <w:divBdr>
        <w:top w:val="none" w:sz="0" w:space="0" w:color="auto"/>
        <w:left w:val="none" w:sz="0" w:space="0" w:color="auto"/>
        <w:bottom w:val="none" w:sz="0" w:space="0" w:color="auto"/>
        <w:right w:val="none" w:sz="0" w:space="0" w:color="auto"/>
      </w:divBdr>
    </w:div>
    <w:div w:id="116682641">
      <w:marLeft w:val="640"/>
      <w:marRight w:val="0"/>
      <w:marTop w:val="0"/>
      <w:marBottom w:val="0"/>
      <w:divBdr>
        <w:top w:val="none" w:sz="0" w:space="0" w:color="auto"/>
        <w:left w:val="none" w:sz="0" w:space="0" w:color="auto"/>
        <w:bottom w:val="none" w:sz="0" w:space="0" w:color="auto"/>
        <w:right w:val="none" w:sz="0" w:space="0" w:color="auto"/>
      </w:divBdr>
    </w:div>
    <w:div w:id="117264830">
      <w:marLeft w:val="640"/>
      <w:marRight w:val="0"/>
      <w:marTop w:val="0"/>
      <w:marBottom w:val="0"/>
      <w:divBdr>
        <w:top w:val="none" w:sz="0" w:space="0" w:color="auto"/>
        <w:left w:val="none" w:sz="0" w:space="0" w:color="auto"/>
        <w:bottom w:val="none" w:sz="0" w:space="0" w:color="auto"/>
        <w:right w:val="none" w:sz="0" w:space="0" w:color="auto"/>
      </w:divBdr>
    </w:div>
    <w:div w:id="117451250">
      <w:marLeft w:val="640"/>
      <w:marRight w:val="0"/>
      <w:marTop w:val="0"/>
      <w:marBottom w:val="0"/>
      <w:divBdr>
        <w:top w:val="none" w:sz="0" w:space="0" w:color="auto"/>
        <w:left w:val="none" w:sz="0" w:space="0" w:color="auto"/>
        <w:bottom w:val="none" w:sz="0" w:space="0" w:color="auto"/>
        <w:right w:val="none" w:sz="0" w:space="0" w:color="auto"/>
      </w:divBdr>
    </w:div>
    <w:div w:id="117843522">
      <w:marLeft w:val="640"/>
      <w:marRight w:val="0"/>
      <w:marTop w:val="0"/>
      <w:marBottom w:val="0"/>
      <w:divBdr>
        <w:top w:val="none" w:sz="0" w:space="0" w:color="auto"/>
        <w:left w:val="none" w:sz="0" w:space="0" w:color="auto"/>
        <w:bottom w:val="none" w:sz="0" w:space="0" w:color="auto"/>
        <w:right w:val="none" w:sz="0" w:space="0" w:color="auto"/>
      </w:divBdr>
    </w:div>
    <w:div w:id="117920866">
      <w:marLeft w:val="640"/>
      <w:marRight w:val="0"/>
      <w:marTop w:val="0"/>
      <w:marBottom w:val="0"/>
      <w:divBdr>
        <w:top w:val="none" w:sz="0" w:space="0" w:color="auto"/>
        <w:left w:val="none" w:sz="0" w:space="0" w:color="auto"/>
        <w:bottom w:val="none" w:sz="0" w:space="0" w:color="auto"/>
        <w:right w:val="none" w:sz="0" w:space="0" w:color="auto"/>
      </w:divBdr>
    </w:div>
    <w:div w:id="118031787">
      <w:marLeft w:val="640"/>
      <w:marRight w:val="0"/>
      <w:marTop w:val="0"/>
      <w:marBottom w:val="0"/>
      <w:divBdr>
        <w:top w:val="none" w:sz="0" w:space="0" w:color="auto"/>
        <w:left w:val="none" w:sz="0" w:space="0" w:color="auto"/>
        <w:bottom w:val="none" w:sz="0" w:space="0" w:color="auto"/>
        <w:right w:val="none" w:sz="0" w:space="0" w:color="auto"/>
      </w:divBdr>
    </w:div>
    <w:div w:id="118687366">
      <w:marLeft w:val="640"/>
      <w:marRight w:val="0"/>
      <w:marTop w:val="0"/>
      <w:marBottom w:val="0"/>
      <w:divBdr>
        <w:top w:val="none" w:sz="0" w:space="0" w:color="auto"/>
        <w:left w:val="none" w:sz="0" w:space="0" w:color="auto"/>
        <w:bottom w:val="none" w:sz="0" w:space="0" w:color="auto"/>
        <w:right w:val="none" w:sz="0" w:space="0" w:color="auto"/>
      </w:divBdr>
    </w:div>
    <w:div w:id="118958256">
      <w:marLeft w:val="640"/>
      <w:marRight w:val="0"/>
      <w:marTop w:val="0"/>
      <w:marBottom w:val="0"/>
      <w:divBdr>
        <w:top w:val="none" w:sz="0" w:space="0" w:color="auto"/>
        <w:left w:val="none" w:sz="0" w:space="0" w:color="auto"/>
        <w:bottom w:val="none" w:sz="0" w:space="0" w:color="auto"/>
        <w:right w:val="none" w:sz="0" w:space="0" w:color="auto"/>
      </w:divBdr>
    </w:div>
    <w:div w:id="119082305">
      <w:marLeft w:val="640"/>
      <w:marRight w:val="0"/>
      <w:marTop w:val="0"/>
      <w:marBottom w:val="0"/>
      <w:divBdr>
        <w:top w:val="none" w:sz="0" w:space="0" w:color="auto"/>
        <w:left w:val="none" w:sz="0" w:space="0" w:color="auto"/>
        <w:bottom w:val="none" w:sz="0" w:space="0" w:color="auto"/>
        <w:right w:val="none" w:sz="0" w:space="0" w:color="auto"/>
      </w:divBdr>
    </w:div>
    <w:div w:id="119424284">
      <w:marLeft w:val="640"/>
      <w:marRight w:val="0"/>
      <w:marTop w:val="0"/>
      <w:marBottom w:val="0"/>
      <w:divBdr>
        <w:top w:val="none" w:sz="0" w:space="0" w:color="auto"/>
        <w:left w:val="none" w:sz="0" w:space="0" w:color="auto"/>
        <w:bottom w:val="none" w:sz="0" w:space="0" w:color="auto"/>
        <w:right w:val="none" w:sz="0" w:space="0" w:color="auto"/>
      </w:divBdr>
    </w:div>
    <w:div w:id="119885559">
      <w:marLeft w:val="640"/>
      <w:marRight w:val="0"/>
      <w:marTop w:val="0"/>
      <w:marBottom w:val="0"/>
      <w:divBdr>
        <w:top w:val="none" w:sz="0" w:space="0" w:color="auto"/>
        <w:left w:val="none" w:sz="0" w:space="0" w:color="auto"/>
        <w:bottom w:val="none" w:sz="0" w:space="0" w:color="auto"/>
        <w:right w:val="none" w:sz="0" w:space="0" w:color="auto"/>
      </w:divBdr>
    </w:div>
    <w:div w:id="119956019">
      <w:marLeft w:val="640"/>
      <w:marRight w:val="0"/>
      <w:marTop w:val="0"/>
      <w:marBottom w:val="0"/>
      <w:divBdr>
        <w:top w:val="none" w:sz="0" w:space="0" w:color="auto"/>
        <w:left w:val="none" w:sz="0" w:space="0" w:color="auto"/>
        <w:bottom w:val="none" w:sz="0" w:space="0" w:color="auto"/>
        <w:right w:val="none" w:sz="0" w:space="0" w:color="auto"/>
      </w:divBdr>
    </w:div>
    <w:div w:id="120002861">
      <w:marLeft w:val="640"/>
      <w:marRight w:val="0"/>
      <w:marTop w:val="0"/>
      <w:marBottom w:val="0"/>
      <w:divBdr>
        <w:top w:val="none" w:sz="0" w:space="0" w:color="auto"/>
        <w:left w:val="none" w:sz="0" w:space="0" w:color="auto"/>
        <w:bottom w:val="none" w:sz="0" w:space="0" w:color="auto"/>
        <w:right w:val="none" w:sz="0" w:space="0" w:color="auto"/>
      </w:divBdr>
    </w:div>
    <w:div w:id="120341591">
      <w:marLeft w:val="640"/>
      <w:marRight w:val="0"/>
      <w:marTop w:val="0"/>
      <w:marBottom w:val="0"/>
      <w:divBdr>
        <w:top w:val="none" w:sz="0" w:space="0" w:color="auto"/>
        <w:left w:val="none" w:sz="0" w:space="0" w:color="auto"/>
        <w:bottom w:val="none" w:sz="0" w:space="0" w:color="auto"/>
        <w:right w:val="none" w:sz="0" w:space="0" w:color="auto"/>
      </w:divBdr>
    </w:div>
    <w:div w:id="120929086">
      <w:marLeft w:val="640"/>
      <w:marRight w:val="0"/>
      <w:marTop w:val="0"/>
      <w:marBottom w:val="0"/>
      <w:divBdr>
        <w:top w:val="none" w:sz="0" w:space="0" w:color="auto"/>
        <w:left w:val="none" w:sz="0" w:space="0" w:color="auto"/>
        <w:bottom w:val="none" w:sz="0" w:space="0" w:color="auto"/>
        <w:right w:val="none" w:sz="0" w:space="0" w:color="auto"/>
      </w:divBdr>
    </w:div>
    <w:div w:id="121846215">
      <w:marLeft w:val="640"/>
      <w:marRight w:val="0"/>
      <w:marTop w:val="0"/>
      <w:marBottom w:val="0"/>
      <w:divBdr>
        <w:top w:val="none" w:sz="0" w:space="0" w:color="auto"/>
        <w:left w:val="none" w:sz="0" w:space="0" w:color="auto"/>
        <w:bottom w:val="none" w:sz="0" w:space="0" w:color="auto"/>
        <w:right w:val="none" w:sz="0" w:space="0" w:color="auto"/>
      </w:divBdr>
    </w:div>
    <w:div w:id="121851720">
      <w:marLeft w:val="640"/>
      <w:marRight w:val="0"/>
      <w:marTop w:val="0"/>
      <w:marBottom w:val="0"/>
      <w:divBdr>
        <w:top w:val="none" w:sz="0" w:space="0" w:color="auto"/>
        <w:left w:val="none" w:sz="0" w:space="0" w:color="auto"/>
        <w:bottom w:val="none" w:sz="0" w:space="0" w:color="auto"/>
        <w:right w:val="none" w:sz="0" w:space="0" w:color="auto"/>
      </w:divBdr>
    </w:div>
    <w:div w:id="121920571">
      <w:marLeft w:val="640"/>
      <w:marRight w:val="0"/>
      <w:marTop w:val="0"/>
      <w:marBottom w:val="0"/>
      <w:divBdr>
        <w:top w:val="none" w:sz="0" w:space="0" w:color="auto"/>
        <w:left w:val="none" w:sz="0" w:space="0" w:color="auto"/>
        <w:bottom w:val="none" w:sz="0" w:space="0" w:color="auto"/>
        <w:right w:val="none" w:sz="0" w:space="0" w:color="auto"/>
      </w:divBdr>
    </w:div>
    <w:div w:id="122388050">
      <w:marLeft w:val="640"/>
      <w:marRight w:val="0"/>
      <w:marTop w:val="0"/>
      <w:marBottom w:val="0"/>
      <w:divBdr>
        <w:top w:val="none" w:sz="0" w:space="0" w:color="auto"/>
        <w:left w:val="none" w:sz="0" w:space="0" w:color="auto"/>
        <w:bottom w:val="none" w:sz="0" w:space="0" w:color="auto"/>
        <w:right w:val="none" w:sz="0" w:space="0" w:color="auto"/>
      </w:divBdr>
    </w:div>
    <w:div w:id="122772911">
      <w:marLeft w:val="640"/>
      <w:marRight w:val="0"/>
      <w:marTop w:val="0"/>
      <w:marBottom w:val="0"/>
      <w:divBdr>
        <w:top w:val="none" w:sz="0" w:space="0" w:color="auto"/>
        <w:left w:val="none" w:sz="0" w:space="0" w:color="auto"/>
        <w:bottom w:val="none" w:sz="0" w:space="0" w:color="auto"/>
        <w:right w:val="none" w:sz="0" w:space="0" w:color="auto"/>
      </w:divBdr>
    </w:div>
    <w:div w:id="122816594">
      <w:marLeft w:val="640"/>
      <w:marRight w:val="0"/>
      <w:marTop w:val="0"/>
      <w:marBottom w:val="0"/>
      <w:divBdr>
        <w:top w:val="none" w:sz="0" w:space="0" w:color="auto"/>
        <w:left w:val="none" w:sz="0" w:space="0" w:color="auto"/>
        <w:bottom w:val="none" w:sz="0" w:space="0" w:color="auto"/>
        <w:right w:val="none" w:sz="0" w:space="0" w:color="auto"/>
      </w:divBdr>
    </w:div>
    <w:div w:id="123281693">
      <w:marLeft w:val="640"/>
      <w:marRight w:val="0"/>
      <w:marTop w:val="0"/>
      <w:marBottom w:val="0"/>
      <w:divBdr>
        <w:top w:val="none" w:sz="0" w:space="0" w:color="auto"/>
        <w:left w:val="none" w:sz="0" w:space="0" w:color="auto"/>
        <w:bottom w:val="none" w:sz="0" w:space="0" w:color="auto"/>
        <w:right w:val="none" w:sz="0" w:space="0" w:color="auto"/>
      </w:divBdr>
    </w:div>
    <w:div w:id="123473029">
      <w:marLeft w:val="640"/>
      <w:marRight w:val="0"/>
      <w:marTop w:val="0"/>
      <w:marBottom w:val="0"/>
      <w:divBdr>
        <w:top w:val="none" w:sz="0" w:space="0" w:color="auto"/>
        <w:left w:val="none" w:sz="0" w:space="0" w:color="auto"/>
        <w:bottom w:val="none" w:sz="0" w:space="0" w:color="auto"/>
        <w:right w:val="none" w:sz="0" w:space="0" w:color="auto"/>
      </w:divBdr>
    </w:div>
    <w:div w:id="124200568">
      <w:marLeft w:val="640"/>
      <w:marRight w:val="0"/>
      <w:marTop w:val="0"/>
      <w:marBottom w:val="0"/>
      <w:divBdr>
        <w:top w:val="none" w:sz="0" w:space="0" w:color="auto"/>
        <w:left w:val="none" w:sz="0" w:space="0" w:color="auto"/>
        <w:bottom w:val="none" w:sz="0" w:space="0" w:color="auto"/>
        <w:right w:val="none" w:sz="0" w:space="0" w:color="auto"/>
      </w:divBdr>
    </w:div>
    <w:div w:id="124584258">
      <w:marLeft w:val="640"/>
      <w:marRight w:val="0"/>
      <w:marTop w:val="0"/>
      <w:marBottom w:val="0"/>
      <w:divBdr>
        <w:top w:val="none" w:sz="0" w:space="0" w:color="auto"/>
        <w:left w:val="none" w:sz="0" w:space="0" w:color="auto"/>
        <w:bottom w:val="none" w:sz="0" w:space="0" w:color="auto"/>
        <w:right w:val="none" w:sz="0" w:space="0" w:color="auto"/>
      </w:divBdr>
    </w:div>
    <w:div w:id="124812630">
      <w:marLeft w:val="640"/>
      <w:marRight w:val="0"/>
      <w:marTop w:val="0"/>
      <w:marBottom w:val="0"/>
      <w:divBdr>
        <w:top w:val="none" w:sz="0" w:space="0" w:color="auto"/>
        <w:left w:val="none" w:sz="0" w:space="0" w:color="auto"/>
        <w:bottom w:val="none" w:sz="0" w:space="0" w:color="auto"/>
        <w:right w:val="none" w:sz="0" w:space="0" w:color="auto"/>
      </w:divBdr>
    </w:div>
    <w:div w:id="124935219">
      <w:marLeft w:val="640"/>
      <w:marRight w:val="0"/>
      <w:marTop w:val="0"/>
      <w:marBottom w:val="0"/>
      <w:divBdr>
        <w:top w:val="none" w:sz="0" w:space="0" w:color="auto"/>
        <w:left w:val="none" w:sz="0" w:space="0" w:color="auto"/>
        <w:bottom w:val="none" w:sz="0" w:space="0" w:color="auto"/>
        <w:right w:val="none" w:sz="0" w:space="0" w:color="auto"/>
      </w:divBdr>
    </w:div>
    <w:div w:id="124936136">
      <w:marLeft w:val="640"/>
      <w:marRight w:val="0"/>
      <w:marTop w:val="0"/>
      <w:marBottom w:val="0"/>
      <w:divBdr>
        <w:top w:val="none" w:sz="0" w:space="0" w:color="auto"/>
        <w:left w:val="none" w:sz="0" w:space="0" w:color="auto"/>
        <w:bottom w:val="none" w:sz="0" w:space="0" w:color="auto"/>
        <w:right w:val="none" w:sz="0" w:space="0" w:color="auto"/>
      </w:divBdr>
    </w:div>
    <w:div w:id="125467060">
      <w:marLeft w:val="640"/>
      <w:marRight w:val="0"/>
      <w:marTop w:val="0"/>
      <w:marBottom w:val="0"/>
      <w:divBdr>
        <w:top w:val="none" w:sz="0" w:space="0" w:color="auto"/>
        <w:left w:val="none" w:sz="0" w:space="0" w:color="auto"/>
        <w:bottom w:val="none" w:sz="0" w:space="0" w:color="auto"/>
        <w:right w:val="none" w:sz="0" w:space="0" w:color="auto"/>
      </w:divBdr>
    </w:div>
    <w:div w:id="125855434">
      <w:marLeft w:val="640"/>
      <w:marRight w:val="0"/>
      <w:marTop w:val="0"/>
      <w:marBottom w:val="0"/>
      <w:divBdr>
        <w:top w:val="none" w:sz="0" w:space="0" w:color="auto"/>
        <w:left w:val="none" w:sz="0" w:space="0" w:color="auto"/>
        <w:bottom w:val="none" w:sz="0" w:space="0" w:color="auto"/>
        <w:right w:val="none" w:sz="0" w:space="0" w:color="auto"/>
      </w:divBdr>
    </w:div>
    <w:div w:id="126165978">
      <w:marLeft w:val="640"/>
      <w:marRight w:val="0"/>
      <w:marTop w:val="0"/>
      <w:marBottom w:val="0"/>
      <w:divBdr>
        <w:top w:val="none" w:sz="0" w:space="0" w:color="auto"/>
        <w:left w:val="none" w:sz="0" w:space="0" w:color="auto"/>
        <w:bottom w:val="none" w:sz="0" w:space="0" w:color="auto"/>
        <w:right w:val="none" w:sz="0" w:space="0" w:color="auto"/>
      </w:divBdr>
    </w:div>
    <w:div w:id="126171957">
      <w:marLeft w:val="640"/>
      <w:marRight w:val="0"/>
      <w:marTop w:val="0"/>
      <w:marBottom w:val="0"/>
      <w:divBdr>
        <w:top w:val="none" w:sz="0" w:space="0" w:color="auto"/>
        <w:left w:val="none" w:sz="0" w:space="0" w:color="auto"/>
        <w:bottom w:val="none" w:sz="0" w:space="0" w:color="auto"/>
        <w:right w:val="none" w:sz="0" w:space="0" w:color="auto"/>
      </w:divBdr>
    </w:div>
    <w:div w:id="126709366">
      <w:marLeft w:val="640"/>
      <w:marRight w:val="0"/>
      <w:marTop w:val="0"/>
      <w:marBottom w:val="0"/>
      <w:divBdr>
        <w:top w:val="none" w:sz="0" w:space="0" w:color="auto"/>
        <w:left w:val="none" w:sz="0" w:space="0" w:color="auto"/>
        <w:bottom w:val="none" w:sz="0" w:space="0" w:color="auto"/>
        <w:right w:val="none" w:sz="0" w:space="0" w:color="auto"/>
      </w:divBdr>
    </w:div>
    <w:div w:id="127624889">
      <w:marLeft w:val="640"/>
      <w:marRight w:val="0"/>
      <w:marTop w:val="0"/>
      <w:marBottom w:val="0"/>
      <w:divBdr>
        <w:top w:val="none" w:sz="0" w:space="0" w:color="auto"/>
        <w:left w:val="none" w:sz="0" w:space="0" w:color="auto"/>
        <w:bottom w:val="none" w:sz="0" w:space="0" w:color="auto"/>
        <w:right w:val="none" w:sz="0" w:space="0" w:color="auto"/>
      </w:divBdr>
    </w:div>
    <w:div w:id="127672905">
      <w:marLeft w:val="640"/>
      <w:marRight w:val="0"/>
      <w:marTop w:val="0"/>
      <w:marBottom w:val="0"/>
      <w:divBdr>
        <w:top w:val="none" w:sz="0" w:space="0" w:color="auto"/>
        <w:left w:val="none" w:sz="0" w:space="0" w:color="auto"/>
        <w:bottom w:val="none" w:sz="0" w:space="0" w:color="auto"/>
        <w:right w:val="none" w:sz="0" w:space="0" w:color="auto"/>
      </w:divBdr>
    </w:div>
    <w:div w:id="128481999">
      <w:marLeft w:val="640"/>
      <w:marRight w:val="0"/>
      <w:marTop w:val="0"/>
      <w:marBottom w:val="0"/>
      <w:divBdr>
        <w:top w:val="none" w:sz="0" w:space="0" w:color="auto"/>
        <w:left w:val="none" w:sz="0" w:space="0" w:color="auto"/>
        <w:bottom w:val="none" w:sz="0" w:space="0" w:color="auto"/>
        <w:right w:val="none" w:sz="0" w:space="0" w:color="auto"/>
      </w:divBdr>
    </w:div>
    <w:div w:id="128591786">
      <w:marLeft w:val="640"/>
      <w:marRight w:val="0"/>
      <w:marTop w:val="0"/>
      <w:marBottom w:val="0"/>
      <w:divBdr>
        <w:top w:val="none" w:sz="0" w:space="0" w:color="auto"/>
        <w:left w:val="none" w:sz="0" w:space="0" w:color="auto"/>
        <w:bottom w:val="none" w:sz="0" w:space="0" w:color="auto"/>
        <w:right w:val="none" w:sz="0" w:space="0" w:color="auto"/>
      </w:divBdr>
    </w:div>
    <w:div w:id="128594033">
      <w:marLeft w:val="640"/>
      <w:marRight w:val="0"/>
      <w:marTop w:val="0"/>
      <w:marBottom w:val="0"/>
      <w:divBdr>
        <w:top w:val="none" w:sz="0" w:space="0" w:color="auto"/>
        <w:left w:val="none" w:sz="0" w:space="0" w:color="auto"/>
        <w:bottom w:val="none" w:sz="0" w:space="0" w:color="auto"/>
        <w:right w:val="none" w:sz="0" w:space="0" w:color="auto"/>
      </w:divBdr>
    </w:div>
    <w:div w:id="128791787">
      <w:marLeft w:val="640"/>
      <w:marRight w:val="0"/>
      <w:marTop w:val="0"/>
      <w:marBottom w:val="0"/>
      <w:divBdr>
        <w:top w:val="none" w:sz="0" w:space="0" w:color="auto"/>
        <w:left w:val="none" w:sz="0" w:space="0" w:color="auto"/>
        <w:bottom w:val="none" w:sz="0" w:space="0" w:color="auto"/>
        <w:right w:val="none" w:sz="0" w:space="0" w:color="auto"/>
      </w:divBdr>
    </w:div>
    <w:div w:id="129322195">
      <w:marLeft w:val="640"/>
      <w:marRight w:val="0"/>
      <w:marTop w:val="0"/>
      <w:marBottom w:val="0"/>
      <w:divBdr>
        <w:top w:val="none" w:sz="0" w:space="0" w:color="auto"/>
        <w:left w:val="none" w:sz="0" w:space="0" w:color="auto"/>
        <w:bottom w:val="none" w:sz="0" w:space="0" w:color="auto"/>
        <w:right w:val="none" w:sz="0" w:space="0" w:color="auto"/>
      </w:divBdr>
    </w:div>
    <w:div w:id="130221922">
      <w:marLeft w:val="640"/>
      <w:marRight w:val="0"/>
      <w:marTop w:val="0"/>
      <w:marBottom w:val="0"/>
      <w:divBdr>
        <w:top w:val="none" w:sz="0" w:space="0" w:color="auto"/>
        <w:left w:val="none" w:sz="0" w:space="0" w:color="auto"/>
        <w:bottom w:val="none" w:sz="0" w:space="0" w:color="auto"/>
        <w:right w:val="none" w:sz="0" w:space="0" w:color="auto"/>
      </w:divBdr>
    </w:div>
    <w:div w:id="130368183">
      <w:marLeft w:val="640"/>
      <w:marRight w:val="0"/>
      <w:marTop w:val="0"/>
      <w:marBottom w:val="0"/>
      <w:divBdr>
        <w:top w:val="none" w:sz="0" w:space="0" w:color="auto"/>
        <w:left w:val="none" w:sz="0" w:space="0" w:color="auto"/>
        <w:bottom w:val="none" w:sz="0" w:space="0" w:color="auto"/>
        <w:right w:val="none" w:sz="0" w:space="0" w:color="auto"/>
      </w:divBdr>
    </w:div>
    <w:div w:id="130833103">
      <w:marLeft w:val="640"/>
      <w:marRight w:val="0"/>
      <w:marTop w:val="0"/>
      <w:marBottom w:val="0"/>
      <w:divBdr>
        <w:top w:val="none" w:sz="0" w:space="0" w:color="auto"/>
        <w:left w:val="none" w:sz="0" w:space="0" w:color="auto"/>
        <w:bottom w:val="none" w:sz="0" w:space="0" w:color="auto"/>
        <w:right w:val="none" w:sz="0" w:space="0" w:color="auto"/>
      </w:divBdr>
    </w:div>
    <w:div w:id="131293324">
      <w:marLeft w:val="640"/>
      <w:marRight w:val="0"/>
      <w:marTop w:val="0"/>
      <w:marBottom w:val="0"/>
      <w:divBdr>
        <w:top w:val="none" w:sz="0" w:space="0" w:color="auto"/>
        <w:left w:val="none" w:sz="0" w:space="0" w:color="auto"/>
        <w:bottom w:val="none" w:sz="0" w:space="0" w:color="auto"/>
        <w:right w:val="none" w:sz="0" w:space="0" w:color="auto"/>
      </w:divBdr>
    </w:div>
    <w:div w:id="131336216">
      <w:marLeft w:val="640"/>
      <w:marRight w:val="0"/>
      <w:marTop w:val="0"/>
      <w:marBottom w:val="0"/>
      <w:divBdr>
        <w:top w:val="none" w:sz="0" w:space="0" w:color="auto"/>
        <w:left w:val="none" w:sz="0" w:space="0" w:color="auto"/>
        <w:bottom w:val="none" w:sz="0" w:space="0" w:color="auto"/>
        <w:right w:val="none" w:sz="0" w:space="0" w:color="auto"/>
      </w:divBdr>
    </w:div>
    <w:div w:id="131951147">
      <w:marLeft w:val="640"/>
      <w:marRight w:val="0"/>
      <w:marTop w:val="0"/>
      <w:marBottom w:val="0"/>
      <w:divBdr>
        <w:top w:val="none" w:sz="0" w:space="0" w:color="auto"/>
        <w:left w:val="none" w:sz="0" w:space="0" w:color="auto"/>
        <w:bottom w:val="none" w:sz="0" w:space="0" w:color="auto"/>
        <w:right w:val="none" w:sz="0" w:space="0" w:color="auto"/>
      </w:divBdr>
    </w:div>
    <w:div w:id="132187761">
      <w:marLeft w:val="640"/>
      <w:marRight w:val="0"/>
      <w:marTop w:val="0"/>
      <w:marBottom w:val="0"/>
      <w:divBdr>
        <w:top w:val="none" w:sz="0" w:space="0" w:color="auto"/>
        <w:left w:val="none" w:sz="0" w:space="0" w:color="auto"/>
        <w:bottom w:val="none" w:sz="0" w:space="0" w:color="auto"/>
        <w:right w:val="none" w:sz="0" w:space="0" w:color="auto"/>
      </w:divBdr>
    </w:div>
    <w:div w:id="132601461">
      <w:marLeft w:val="640"/>
      <w:marRight w:val="0"/>
      <w:marTop w:val="0"/>
      <w:marBottom w:val="0"/>
      <w:divBdr>
        <w:top w:val="none" w:sz="0" w:space="0" w:color="auto"/>
        <w:left w:val="none" w:sz="0" w:space="0" w:color="auto"/>
        <w:bottom w:val="none" w:sz="0" w:space="0" w:color="auto"/>
        <w:right w:val="none" w:sz="0" w:space="0" w:color="auto"/>
      </w:divBdr>
    </w:div>
    <w:div w:id="133762604">
      <w:marLeft w:val="640"/>
      <w:marRight w:val="0"/>
      <w:marTop w:val="0"/>
      <w:marBottom w:val="0"/>
      <w:divBdr>
        <w:top w:val="none" w:sz="0" w:space="0" w:color="auto"/>
        <w:left w:val="none" w:sz="0" w:space="0" w:color="auto"/>
        <w:bottom w:val="none" w:sz="0" w:space="0" w:color="auto"/>
        <w:right w:val="none" w:sz="0" w:space="0" w:color="auto"/>
      </w:divBdr>
    </w:div>
    <w:div w:id="133909420">
      <w:marLeft w:val="640"/>
      <w:marRight w:val="0"/>
      <w:marTop w:val="0"/>
      <w:marBottom w:val="0"/>
      <w:divBdr>
        <w:top w:val="none" w:sz="0" w:space="0" w:color="auto"/>
        <w:left w:val="none" w:sz="0" w:space="0" w:color="auto"/>
        <w:bottom w:val="none" w:sz="0" w:space="0" w:color="auto"/>
        <w:right w:val="none" w:sz="0" w:space="0" w:color="auto"/>
      </w:divBdr>
    </w:div>
    <w:div w:id="134370056">
      <w:marLeft w:val="640"/>
      <w:marRight w:val="0"/>
      <w:marTop w:val="0"/>
      <w:marBottom w:val="0"/>
      <w:divBdr>
        <w:top w:val="none" w:sz="0" w:space="0" w:color="auto"/>
        <w:left w:val="none" w:sz="0" w:space="0" w:color="auto"/>
        <w:bottom w:val="none" w:sz="0" w:space="0" w:color="auto"/>
        <w:right w:val="none" w:sz="0" w:space="0" w:color="auto"/>
      </w:divBdr>
    </w:div>
    <w:div w:id="134684504">
      <w:marLeft w:val="640"/>
      <w:marRight w:val="0"/>
      <w:marTop w:val="0"/>
      <w:marBottom w:val="0"/>
      <w:divBdr>
        <w:top w:val="none" w:sz="0" w:space="0" w:color="auto"/>
        <w:left w:val="none" w:sz="0" w:space="0" w:color="auto"/>
        <w:bottom w:val="none" w:sz="0" w:space="0" w:color="auto"/>
        <w:right w:val="none" w:sz="0" w:space="0" w:color="auto"/>
      </w:divBdr>
    </w:div>
    <w:div w:id="135992151">
      <w:marLeft w:val="640"/>
      <w:marRight w:val="0"/>
      <w:marTop w:val="0"/>
      <w:marBottom w:val="0"/>
      <w:divBdr>
        <w:top w:val="none" w:sz="0" w:space="0" w:color="auto"/>
        <w:left w:val="none" w:sz="0" w:space="0" w:color="auto"/>
        <w:bottom w:val="none" w:sz="0" w:space="0" w:color="auto"/>
        <w:right w:val="none" w:sz="0" w:space="0" w:color="auto"/>
      </w:divBdr>
    </w:div>
    <w:div w:id="136149798">
      <w:marLeft w:val="640"/>
      <w:marRight w:val="0"/>
      <w:marTop w:val="0"/>
      <w:marBottom w:val="0"/>
      <w:divBdr>
        <w:top w:val="none" w:sz="0" w:space="0" w:color="auto"/>
        <w:left w:val="none" w:sz="0" w:space="0" w:color="auto"/>
        <w:bottom w:val="none" w:sz="0" w:space="0" w:color="auto"/>
        <w:right w:val="none" w:sz="0" w:space="0" w:color="auto"/>
      </w:divBdr>
    </w:div>
    <w:div w:id="136335664">
      <w:marLeft w:val="640"/>
      <w:marRight w:val="0"/>
      <w:marTop w:val="0"/>
      <w:marBottom w:val="0"/>
      <w:divBdr>
        <w:top w:val="none" w:sz="0" w:space="0" w:color="auto"/>
        <w:left w:val="none" w:sz="0" w:space="0" w:color="auto"/>
        <w:bottom w:val="none" w:sz="0" w:space="0" w:color="auto"/>
        <w:right w:val="none" w:sz="0" w:space="0" w:color="auto"/>
      </w:divBdr>
    </w:div>
    <w:div w:id="137386619">
      <w:marLeft w:val="640"/>
      <w:marRight w:val="0"/>
      <w:marTop w:val="0"/>
      <w:marBottom w:val="0"/>
      <w:divBdr>
        <w:top w:val="none" w:sz="0" w:space="0" w:color="auto"/>
        <w:left w:val="none" w:sz="0" w:space="0" w:color="auto"/>
        <w:bottom w:val="none" w:sz="0" w:space="0" w:color="auto"/>
        <w:right w:val="none" w:sz="0" w:space="0" w:color="auto"/>
      </w:divBdr>
    </w:div>
    <w:div w:id="137766588">
      <w:marLeft w:val="640"/>
      <w:marRight w:val="0"/>
      <w:marTop w:val="0"/>
      <w:marBottom w:val="0"/>
      <w:divBdr>
        <w:top w:val="none" w:sz="0" w:space="0" w:color="auto"/>
        <w:left w:val="none" w:sz="0" w:space="0" w:color="auto"/>
        <w:bottom w:val="none" w:sz="0" w:space="0" w:color="auto"/>
        <w:right w:val="none" w:sz="0" w:space="0" w:color="auto"/>
      </w:divBdr>
    </w:div>
    <w:div w:id="137841996">
      <w:marLeft w:val="640"/>
      <w:marRight w:val="0"/>
      <w:marTop w:val="0"/>
      <w:marBottom w:val="0"/>
      <w:divBdr>
        <w:top w:val="none" w:sz="0" w:space="0" w:color="auto"/>
        <w:left w:val="none" w:sz="0" w:space="0" w:color="auto"/>
        <w:bottom w:val="none" w:sz="0" w:space="0" w:color="auto"/>
        <w:right w:val="none" w:sz="0" w:space="0" w:color="auto"/>
      </w:divBdr>
    </w:div>
    <w:div w:id="137963330">
      <w:marLeft w:val="640"/>
      <w:marRight w:val="0"/>
      <w:marTop w:val="0"/>
      <w:marBottom w:val="0"/>
      <w:divBdr>
        <w:top w:val="none" w:sz="0" w:space="0" w:color="auto"/>
        <w:left w:val="none" w:sz="0" w:space="0" w:color="auto"/>
        <w:bottom w:val="none" w:sz="0" w:space="0" w:color="auto"/>
        <w:right w:val="none" w:sz="0" w:space="0" w:color="auto"/>
      </w:divBdr>
    </w:div>
    <w:div w:id="138035884">
      <w:marLeft w:val="640"/>
      <w:marRight w:val="0"/>
      <w:marTop w:val="0"/>
      <w:marBottom w:val="0"/>
      <w:divBdr>
        <w:top w:val="none" w:sz="0" w:space="0" w:color="auto"/>
        <w:left w:val="none" w:sz="0" w:space="0" w:color="auto"/>
        <w:bottom w:val="none" w:sz="0" w:space="0" w:color="auto"/>
        <w:right w:val="none" w:sz="0" w:space="0" w:color="auto"/>
      </w:divBdr>
    </w:div>
    <w:div w:id="138958157">
      <w:marLeft w:val="640"/>
      <w:marRight w:val="0"/>
      <w:marTop w:val="0"/>
      <w:marBottom w:val="0"/>
      <w:divBdr>
        <w:top w:val="none" w:sz="0" w:space="0" w:color="auto"/>
        <w:left w:val="none" w:sz="0" w:space="0" w:color="auto"/>
        <w:bottom w:val="none" w:sz="0" w:space="0" w:color="auto"/>
        <w:right w:val="none" w:sz="0" w:space="0" w:color="auto"/>
      </w:divBdr>
    </w:div>
    <w:div w:id="139079010">
      <w:marLeft w:val="640"/>
      <w:marRight w:val="0"/>
      <w:marTop w:val="0"/>
      <w:marBottom w:val="0"/>
      <w:divBdr>
        <w:top w:val="none" w:sz="0" w:space="0" w:color="auto"/>
        <w:left w:val="none" w:sz="0" w:space="0" w:color="auto"/>
        <w:bottom w:val="none" w:sz="0" w:space="0" w:color="auto"/>
        <w:right w:val="none" w:sz="0" w:space="0" w:color="auto"/>
      </w:divBdr>
    </w:div>
    <w:div w:id="139154765">
      <w:marLeft w:val="640"/>
      <w:marRight w:val="0"/>
      <w:marTop w:val="0"/>
      <w:marBottom w:val="0"/>
      <w:divBdr>
        <w:top w:val="none" w:sz="0" w:space="0" w:color="auto"/>
        <w:left w:val="none" w:sz="0" w:space="0" w:color="auto"/>
        <w:bottom w:val="none" w:sz="0" w:space="0" w:color="auto"/>
        <w:right w:val="none" w:sz="0" w:space="0" w:color="auto"/>
      </w:divBdr>
    </w:div>
    <w:div w:id="139470863">
      <w:marLeft w:val="640"/>
      <w:marRight w:val="0"/>
      <w:marTop w:val="0"/>
      <w:marBottom w:val="0"/>
      <w:divBdr>
        <w:top w:val="none" w:sz="0" w:space="0" w:color="auto"/>
        <w:left w:val="none" w:sz="0" w:space="0" w:color="auto"/>
        <w:bottom w:val="none" w:sz="0" w:space="0" w:color="auto"/>
        <w:right w:val="none" w:sz="0" w:space="0" w:color="auto"/>
      </w:divBdr>
    </w:div>
    <w:div w:id="139732222">
      <w:marLeft w:val="640"/>
      <w:marRight w:val="0"/>
      <w:marTop w:val="0"/>
      <w:marBottom w:val="0"/>
      <w:divBdr>
        <w:top w:val="none" w:sz="0" w:space="0" w:color="auto"/>
        <w:left w:val="none" w:sz="0" w:space="0" w:color="auto"/>
        <w:bottom w:val="none" w:sz="0" w:space="0" w:color="auto"/>
        <w:right w:val="none" w:sz="0" w:space="0" w:color="auto"/>
      </w:divBdr>
    </w:div>
    <w:div w:id="139733219">
      <w:marLeft w:val="640"/>
      <w:marRight w:val="0"/>
      <w:marTop w:val="0"/>
      <w:marBottom w:val="0"/>
      <w:divBdr>
        <w:top w:val="none" w:sz="0" w:space="0" w:color="auto"/>
        <w:left w:val="none" w:sz="0" w:space="0" w:color="auto"/>
        <w:bottom w:val="none" w:sz="0" w:space="0" w:color="auto"/>
        <w:right w:val="none" w:sz="0" w:space="0" w:color="auto"/>
      </w:divBdr>
    </w:div>
    <w:div w:id="140659046">
      <w:marLeft w:val="640"/>
      <w:marRight w:val="0"/>
      <w:marTop w:val="0"/>
      <w:marBottom w:val="0"/>
      <w:divBdr>
        <w:top w:val="none" w:sz="0" w:space="0" w:color="auto"/>
        <w:left w:val="none" w:sz="0" w:space="0" w:color="auto"/>
        <w:bottom w:val="none" w:sz="0" w:space="0" w:color="auto"/>
        <w:right w:val="none" w:sz="0" w:space="0" w:color="auto"/>
      </w:divBdr>
    </w:div>
    <w:div w:id="140856986">
      <w:marLeft w:val="640"/>
      <w:marRight w:val="0"/>
      <w:marTop w:val="0"/>
      <w:marBottom w:val="0"/>
      <w:divBdr>
        <w:top w:val="none" w:sz="0" w:space="0" w:color="auto"/>
        <w:left w:val="none" w:sz="0" w:space="0" w:color="auto"/>
        <w:bottom w:val="none" w:sz="0" w:space="0" w:color="auto"/>
        <w:right w:val="none" w:sz="0" w:space="0" w:color="auto"/>
      </w:divBdr>
    </w:div>
    <w:div w:id="141655196">
      <w:marLeft w:val="640"/>
      <w:marRight w:val="0"/>
      <w:marTop w:val="0"/>
      <w:marBottom w:val="0"/>
      <w:divBdr>
        <w:top w:val="none" w:sz="0" w:space="0" w:color="auto"/>
        <w:left w:val="none" w:sz="0" w:space="0" w:color="auto"/>
        <w:bottom w:val="none" w:sz="0" w:space="0" w:color="auto"/>
        <w:right w:val="none" w:sz="0" w:space="0" w:color="auto"/>
      </w:divBdr>
    </w:div>
    <w:div w:id="141896955">
      <w:marLeft w:val="640"/>
      <w:marRight w:val="0"/>
      <w:marTop w:val="0"/>
      <w:marBottom w:val="0"/>
      <w:divBdr>
        <w:top w:val="none" w:sz="0" w:space="0" w:color="auto"/>
        <w:left w:val="none" w:sz="0" w:space="0" w:color="auto"/>
        <w:bottom w:val="none" w:sz="0" w:space="0" w:color="auto"/>
        <w:right w:val="none" w:sz="0" w:space="0" w:color="auto"/>
      </w:divBdr>
    </w:div>
    <w:div w:id="142432018">
      <w:marLeft w:val="640"/>
      <w:marRight w:val="0"/>
      <w:marTop w:val="0"/>
      <w:marBottom w:val="0"/>
      <w:divBdr>
        <w:top w:val="none" w:sz="0" w:space="0" w:color="auto"/>
        <w:left w:val="none" w:sz="0" w:space="0" w:color="auto"/>
        <w:bottom w:val="none" w:sz="0" w:space="0" w:color="auto"/>
        <w:right w:val="none" w:sz="0" w:space="0" w:color="auto"/>
      </w:divBdr>
    </w:div>
    <w:div w:id="142620868">
      <w:marLeft w:val="640"/>
      <w:marRight w:val="0"/>
      <w:marTop w:val="0"/>
      <w:marBottom w:val="0"/>
      <w:divBdr>
        <w:top w:val="none" w:sz="0" w:space="0" w:color="auto"/>
        <w:left w:val="none" w:sz="0" w:space="0" w:color="auto"/>
        <w:bottom w:val="none" w:sz="0" w:space="0" w:color="auto"/>
        <w:right w:val="none" w:sz="0" w:space="0" w:color="auto"/>
      </w:divBdr>
    </w:div>
    <w:div w:id="142896955">
      <w:marLeft w:val="640"/>
      <w:marRight w:val="0"/>
      <w:marTop w:val="0"/>
      <w:marBottom w:val="0"/>
      <w:divBdr>
        <w:top w:val="none" w:sz="0" w:space="0" w:color="auto"/>
        <w:left w:val="none" w:sz="0" w:space="0" w:color="auto"/>
        <w:bottom w:val="none" w:sz="0" w:space="0" w:color="auto"/>
        <w:right w:val="none" w:sz="0" w:space="0" w:color="auto"/>
      </w:divBdr>
    </w:div>
    <w:div w:id="143545907">
      <w:marLeft w:val="640"/>
      <w:marRight w:val="0"/>
      <w:marTop w:val="0"/>
      <w:marBottom w:val="0"/>
      <w:divBdr>
        <w:top w:val="none" w:sz="0" w:space="0" w:color="auto"/>
        <w:left w:val="none" w:sz="0" w:space="0" w:color="auto"/>
        <w:bottom w:val="none" w:sz="0" w:space="0" w:color="auto"/>
        <w:right w:val="none" w:sz="0" w:space="0" w:color="auto"/>
      </w:divBdr>
    </w:div>
    <w:div w:id="143671355">
      <w:marLeft w:val="640"/>
      <w:marRight w:val="0"/>
      <w:marTop w:val="0"/>
      <w:marBottom w:val="0"/>
      <w:divBdr>
        <w:top w:val="none" w:sz="0" w:space="0" w:color="auto"/>
        <w:left w:val="none" w:sz="0" w:space="0" w:color="auto"/>
        <w:bottom w:val="none" w:sz="0" w:space="0" w:color="auto"/>
        <w:right w:val="none" w:sz="0" w:space="0" w:color="auto"/>
      </w:divBdr>
    </w:div>
    <w:div w:id="144010797">
      <w:marLeft w:val="640"/>
      <w:marRight w:val="0"/>
      <w:marTop w:val="0"/>
      <w:marBottom w:val="0"/>
      <w:divBdr>
        <w:top w:val="none" w:sz="0" w:space="0" w:color="auto"/>
        <w:left w:val="none" w:sz="0" w:space="0" w:color="auto"/>
        <w:bottom w:val="none" w:sz="0" w:space="0" w:color="auto"/>
        <w:right w:val="none" w:sz="0" w:space="0" w:color="auto"/>
      </w:divBdr>
    </w:div>
    <w:div w:id="144055588">
      <w:marLeft w:val="640"/>
      <w:marRight w:val="0"/>
      <w:marTop w:val="0"/>
      <w:marBottom w:val="0"/>
      <w:divBdr>
        <w:top w:val="none" w:sz="0" w:space="0" w:color="auto"/>
        <w:left w:val="none" w:sz="0" w:space="0" w:color="auto"/>
        <w:bottom w:val="none" w:sz="0" w:space="0" w:color="auto"/>
        <w:right w:val="none" w:sz="0" w:space="0" w:color="auto"/>
      </w:divBdr>
    </w:div>
    <w:div w:id="144392560">
      <w:marLeft w:val="640"/>
      <w:marRight w:val="0"/>
      <w:marTop w:val="0"/>
      <w:marBottom w:val="0"/>
      <w:divBdr>
        <w:top w:val="none" w:sz="0" w:space="0" w:color="auto"/>
        <w:left w:val="none" w:sz="0" w:space="0" w:color="auto"/>
        <w:bottom w:val="none" w:sz="0" w:space="0" w:color="auto"/>
        <w:right w:val="none" w:sz="0" w:space="0" w:color="auto"/>
      </w:divBdr>
    </w:div>
    <w:div w:id="145707832">
      <w:marLeft w:val="640"/>
      <w:marRight w:val="0"/>
      <w:marTop w:val="0"/>
      <w:marBottom w:val="0"/>
      <w:divBdr>
        <w:top w:val="none" w:sz="0" w:space="0" w:color="auto"/>
        <w:left w:val="none" w:sz="0" w:space="0" w:color="auto"/>
        <w:bottom w:val="none" w:sz="0" w:space="0" w:color="auto"/>
        <w:right w:val="none" w:sz="0" w:space="0" w:color="auto"/>
      </w:divBdr>
    </w:div>
    <w:div w:id="145905609">
      <w:marLeft w:val="640"/>
      <w:marRight w:val="0"/>
      <w:marTop w:val="0"/>
      <w:marBottom w:val="0"/>
      <w:divBdr>
        <w:top w:val="none" w:sz="0" w:space="0" w:color="auto"/>
        <w:left w:val="none" w:sz="0" w:space="0" w:color="auto"/>
        <w:bottom w:val="none" w:sz="0" w:space="0" w:color="auto"/>
        <w:right w:val="none" w:sz="0" w:space="0" w:color="auto"/>
      </w:divBdr>
    </w:div>
    <w:div w:id="146941888">
      <w:marLeft w:val="640"/>
      <w:marRight w:val="0"/>
      <w:marTop w:val="0"/>
      <w:marBottom w:val="0"/>
      <w:divBdr>
        <w:top w:val="none" w:sz="0" w:space="0" w:color="auto"/>
        <w:left w:val="none" w:sz="0" w:space="0" w:color="auto"/>
        <w:bottom w:val="none" w:sz="0" w:space="0" w:color="auto"/>
        <w:right w:val="none" w:sz="0" w:space="0" w:color="auto"/>
      </w:divBdr>
    </w:div>
    <w:div w:id="147212294">
      <w:marLeft w:val="640"/>
      <w:marRight w:val="0"/>
      <w:marTop w:val="0"/>
      <w:marBottom w:val="0"/>
      <w:divBdr>
        <w:top w:val="none" w:sz="0" w:space="0" w:color="auto"/>
        <w:left w:val="none" w:sz="0" w:space="0" w:color="auto"/>
        <w:bottom w:val="none" w:sz="0" w:space="0" w:color="auto"/>
        <w:right w:val="none" w:sz="0" w:space="0" w:color="auto"/>
      </w:divBdr>
    </w:div>
    <w:div w:id="147522576">
      <w:marLeft w:val="640"/>
      <w:marRight w:val="0"/>
      <w:marTop w:val="0"/>
      <w:marBottom w:val="0"/>
      <w:divBdr>
        <w:top w:val="none" w:sz="0" w:space="0" w:color="auto"/>
        <w:left w:val="none" w:sz="0" w:space="0" w:color="auto"/>
        <w:bottom w:val="none" w:sz="0" w:space="0" w:color="auto"/>
        <w:right w:val="none" w:sz="0" w:space="0" w:color="auto"/>
      </w:divBdr>
    </w:div>
    <w:div w:id="147675105">
      <w:marLeft w:val="640"/>
      <w:marRight w:val="0"/>
      <w:marTop w:val="0"/>
      <w:marBottom w:val="0"/>
      <w:divBdr>
        <w:top w:val="none" w:sz="0" w:space="0" w:color="auto"/>
        <w:left w:val="none" w:sz="0" w:space="0" w:color="auto"/>
        <w:bottom w:val="none" w:sz="0" w:space="0" w:color="auto"/>
        <w:right w:val="none" w:sz="0" w:space="0" w:color="auto"/>
      </w:divBdr>
    </w:div>
    <w:div w:id="147747030">
      <w:marLeft w:val="640"/>
      <w:marRight w:val="0"/>
      <w:marTop w:val="0"/>
      <w:marBottom w:val="0"/>
      <w:divBdr>
        <w:top w:val="none" w:sz="0" w:space="0" w:color="auto"/>
        <w:left w:val="none" w:sz="0" w:space="0" w:color="auto"/>
        <w:bottom w:val="none" w:sz="0" w:space="0" w:color="auto"/>
        <w:right w:val="none" w:sz="0" w:space="0" w:color="auto"/>
      </w:divBdr>
    </w:div>
    <w:div w:id="148251895">
      <w:marLeft w:val="640"/>
      <w:marRight w:val="0"/>
      <w:marTop w:val="0"/>
      <w:marBottom w:val="0"/>
      <w:divBdr>
        <w:top w:val="none" w:sz="0" w:space="0" w:color="auto"/>
        <w:left w:val="none" w:sz="0" w:space="0" w:color="auto"/>
        <w:bottom w:val="none" w:sz="0" w:space="0" w:color="auto"/>
        <w:right w:val="none" w:sz="0" w:space="0" w:color="auto"/>
      </w:divBdr>
    </w:div>
    <w:div w:id="148333127">
      <w:marLeft w:val="640"/>
      <w:marRight w:val="0"/>
      <w:marTop w:val="0"/>
      <w:marBottom w:val="0"/>
      <w:divBdr>
        <w:top w:val="none" w:sz="0" w:space="0" w:color="auto"/>
        <w:left w:val="none" w:sz="0" w:space="0" w:color="auto"/>
        <w:bottom w:val="none" w:sz="0" w:space="0" w:color="auto"/>
        <w:right w:val="none" w:sz="0" w:space="0" w:color="auto"/>
      </w:divBdr>
    </w:div>
    <w:div w:id="148785763">
      <w:marLeft w:val="640"/>
      <w:marRight w:val="0"/>
      <w:marTop w:val="0"/>
      <w:marBottom w:val="0"/>
      <w:divBdr>
        <w:top w:val="none" w:sz="0" w:space="0" w:color="auto"/>
        <w:left w:val="none" w:sz="0" w:space="0" w:color="auto"/>
        <w:bottom w:val="none" w:sz="0" w:space="0" w:color="auto"/>
        <w:right w:val="none" w:sz="0" w:space="0" w:color="auto"/>
      </w:divBdr>
    </w:div>
    <w:div w:id="148981655">
      <w:marLeft w:val="640"/>
      <w:marRight w:val="0"/>
      <w:marTop w:val="0"/>
      <w:marBottom w:val="0"/>
      <w:divBdr>
        <w:top w:val="none" w:sz="0" w:space="0" w:color="auto"/>
        <w:left w:val="none" w:sz="0" w:space="0" w:color="auto"/>
        <w:bottom w:val="none" w:sz="0" w:space="0" w:color="auto"/>
        <w:right w:val="none" w:sz="0" w:space="0" w:color="auto"/>
      </w:divBdr>
    </w:div>
    <w:div w:id="149175803">
      <w:marLeft w:val="640"/>
      <w:marRight w:val="0"/>
      <w:marTop w:val="0"/>
      <w:marBottom w:val="0"/>
      <w:divBdr>
        <w:top w:val="none" w:sz="0" w:space="0" w:color="auto"/>
        <w:left w:val="none" w:sz="0" w:space="0" w:color="auto"/>
        <w:bottom w:val="none" w:sz="0" w:space="0" w:color="auto"/>
        <w:right w:val="none" w:sz="0" w:space="0" w:color="auto"/>
      </w:divBdr>
    </w:div>
    <w:div w:id="149835605">
      <w:marLeft w:val="640"/>
      <w:marRight w:val="0"/>
      <w:marTop w:val="0"/>
      <w:marBottom w:val="0"/>
      <w:divBdr>
        <w:top w:val="none" w:sz="0" w:space="0" w:color="auto"/>
        <w:left w:val="none" w:sz="0" w:space="0" w:color="auto"/>
        <w:bottom w:val="none" w:sz="0" w:space="0" w:color="auto"/>
        <w:right w:val="none" w:sz="0" w:space="0" w:color="auto"/>
      </w:divBdr>
    </w:div>
    <w:div w:id="149951745">
      <w:marLeft w:val="640"/>
      <w:marRight w:val="0"/>
      <w:marTop w:val="0"/>
      <w:marBottom w:val="0"/>
      <w:divBdr>
        <w:top w:val="none" w:sz="0" w:space="0" w:color="auto"/>
        <w:left w:val="none" w:sz="0" w:space="0" w:color="auto"/>
        <w:bottom w:val="none" w:sz="0" w:space="0" w:color="auto"/>
        <w:right w:val="none" w:sz="0" w:space="0" w:color="auto"/>
      </w:divBdr>
    </w:div>
    <w:div w:id="150296803">
      <w:marLeft w:val="640"/>
      <w:marRight w:val="0"/>
      <w:marTop w:val="0"/>
      <w:marBottom w:val="0"/>
      <w:divBdr>
        <w:top w:val="none" w:sz="0" w:space="0" w:color="auto"/>
        <w:left w:val="none" w:sz="0" w:space="0" w:color="auto"/>
        <w:bottom w:val="none" w:sz="0" w:space="0" w:color="auto"/>
        <w:right w:val="none" w:sz="0" w:space="0" w:color="auto"/>
      </w:divBdr>
    </w:div>
    <w:div w:id="150341576">
      <w:marLeft w:val="640"/>
      <w:marRight w:val="0"/>
      <w:marTop w:val="0"/>
      <w:marBottom w:val="0"/>
      <w:divBdr>
        <w:top w:val="none" w:sz="0" w:space="0" w:color="auto"/>
        <w:left w:val="none" w:sz="0" w:space="0" w:color="auto"/>
        <w:bottom w:val="none" w:sz="0" w:space="0" w:color="auto"/>
        <w:right w:val="none" w:sz="0" w:space="0" w:color="auto"/>
      </w:divBdr>
    </w:div>
    <w:div w:id="150369382">
      <w:marLeft w:val="640"/>
      <w:marRight w:val="0"/>
      <w:marTop w:val="0"/>
      <w:marBottom w:val="0"/>
      <w:divBdr>
        <w:top w:val="none" w:sz="0" w:space="0" w:color="auto"/>
        <w:left w:val="none" w:sz="0" w:space="0" w:color="auto"/>
        <w:bottom w:val="none" w:sz="0" w:space="0" w:color="auto"/>
        <w:right w:val="none" w:sz="0" w:space="0" w:color="auto"/>
      </w:divBdr>
    </w:div>
    <w:div w:id="150370994">
      <w:marLeft w:val="640"/>
      <w:marRight w:val="0"/>
      <w:marTop w:val="0"/>
      <w:marBottom w:val="0"/>
      <w:divBdr>
        <w:top w:val="none" w:sz="0" w:space="0" w:color="auto"/>
        <w:left w:val="none" w:sz="0" w:space="0" w:color="auto"/>
        <w:bottom w:val="none" w:sz="0" w:space="0" w:color="auto"/>
        <w:right w:val="none" w:sz="0" w:space="0" w:color="auto"/>
      </w:divBdr>
    </w:div>
    <w:div w:id="150412505">
      <w:marLeft w:val="640"/>
      <w:marRight w:val="0"/>
      <w:marTop w:val="0"/>
      <w:marBottom w:val="0"/>
      <w:divBdr>
        <w:top w:val="none" w:sz="0" w:space="0" w:color="auto"/>
        <w:left w:val="none" w:sz="0" w:space="0" w:color="auto"/>
        <w:bottom w:val="none" w:sz="0" w:space="0" w:color="auto"/>
        <w:right w:val="none" w:sz="0" w:space="0" w:color="auto"/>
      </w:divBdr>
    </w:div>
    <w:div w:id="150948066">
      <w:marLeft w:val="640"/>
      <w:marRight w:val="0"/>
      <w:marTop w:val="0"/>
      <w:marBottom w:val="0"/>
      <w:divBdr>
        <w:top w:val="none" w:sz="0" w:space="0" w:color="auto"/>
        <w:left w:val="none" w:sz="0" w:space="0" w:color="auto"/>
        <w:bottom w:val="none" w:sz="0" w:space="0" w:color="auto"/>
        <w:right w:val="none" w:sz="0" w:space="0" w:color="auto"/>
      </w:divBdr>
    </w:div>
    <w:div w:id="151601903">
      <w:marLeft w:val="640"/>
      <w:marRight w:val="0"/>
      <w:marTop w:val="0"/>
      <w:marBottom w:val="0"/>
      <w:divBdr>
        <w:top w:val="none" w:sz="0" w:space="0" w:color="auto"/>
        <w:left w:val="none" w:sz="0" w:space="0" w:color="auto"/>
        <w:bottom w:val="none" w:sz="0" w:space="0" w:color="auto"/>
        <w:right w:val="none" w:sz="0" w:space="0" w:color="auto"/>
      </w:divBdr>
    </w:div>
    <w:div w:id="151995995">
      <w:marLeft w:val="640"/>
      <w:marRight w:val="0"/>
      <w:marTop w:val="0"/>
      <w:marBottom w:val="0"/>
      <w:divBdr>
        <w:top w:val="none" w:sz="0" w:space="0" w:color="auto"/>
        <w:left w:val="none" w:sz="0" w:space="0" w:color="auto"/>
        <w:bottom w:val="none" w:sz="0" w:space="0" w:color="auto"/>
        <w:right w:val="none" w:sz="0" w:space="0" w:color="auto"/>
      </w:divBdr>
    </w:div>
    <w:div w:id="152382695">
      <w:marLeft w:val="640"/>
      <w:marRight w:val="0"/>
      <w:marTop w:val="0"/>
      <w:marBottom w:val="0"/>
      <w:divBdr>
        <w:top w:val="none" w:sz="0" w:space="0" w:color="auto"/>
        <w:left w:val="none" w:sz="0" w:space="0" w:color="auto"/>
        <w:bottom w:val="none" w:sz="0" w:space="0" w:color="auto"/>
        <w:right w:val="none" w:sz="0" w:space="0" w:color="auto"/>
      </w:divBdr>
    </w:div>
    <w:div w:id="152767527">
      <w:marLeft w:val="640"/>
      <w:marRight w:val="0"/>
      <w:marTop w:val="0"/>
      <w:marBottom w:val="0"/>
      <w:divBdr>
        <w:top w:val="none" w:sz="0" w:space="0" w:color="auto"/>
        <w:left w:val="none" w:sz="0" w:space="0" w:color="auto"/>
        <w:bottom w:val="none" w:sz="0" w:space="0" w:color="auto"/>
        <w:right w:val="none" w:sz="0" w:space="0" w:color="auto"/>
      </w:divBdr>
    </w:div>
    <w:div w:id="152916043">
      <w:marLeft w:val="640"/>
      <w:marRight w:val="0"/>
      <w:marTop w:val="0"/>
      <w:marBottom w:val="0"/>
      <w:divBdr>
        <w:top w:val="none" w:sz="0" w:space="0" w:color="auto"/>
        <w:left w:val="none" w:sz="0" w:space="0" w:color="auto"/>
        <w:bottom w:val="none" w:sz="0" w:space="0" w:color="auto"/>
        <w:right w:val="none" w:sz="0" w:space="0" w:color="auto"/>
      </w:divBdr>
    </w:div>
    <w:div w:id="153373561">
      <w:marLeft w:val="640"/>
      <w:marRight w:val="0"/>
      <w:marTop w:val="0"/>
      <w:marBottom w:val="0"/>
      <w:divBdr>
        <w:top w:val="none" w:sz="0" w:space="0" w:color="auto"/>
        <w:left w:val="none" w:sz="0" w:space="0" w:color="auto"/>
        <w:bottom w:val="none" w:sz="0" w:space="0" w:color="auto"/>
        <w:right w:val="none" w:sz="0" w:space="0" w:color="auto"/>
      </w:divBdr>
    </w:div>
    <w:div w:id="153645564">
      <w:marLeft w:val="640"/>
      <w:marRight w:val="0"/>
      <w:marTop w:val="0"/>
      <w:marBottom w:val="0"/>
      <w:divBdr>
        <w:top w:val="none" w:sz="0" w:space="0" w:color="auto"/>
        <w:left w:val="none" w:sz="0" w:space="0" w:color="auto"/>
        <w:bottom w:val="none" w:sz="0" w:space="0" w:color="auto"/>
        <w:right w:val="none" w:sz="0" w:space="0" w:color="auto"/>
      </w:divBdr>
    </w:div>
    <w:div w:id="153840420">
      <w:marLeft w:val="640"/>
      <w:marRight w:val="0"/>
      <w:marTop w:val="0"/>
      <w:marBottom w:val="0"/>
      <w:divBdr>
        <w:top w:val="none" w:sz="0" w:space="0" w:color="auto"/>
        <w:left w:val="none" w:sz="0" w:space="0" w:color="auto"/>
        <w:bottom w:val="none" w:sz="0" w:space="0" w:color="auto"/>
        <w:right w:val="none" w:sz="0" w:space="0" w:color="auto"/>
      </w:divBdr>
    </w:div>
    <w:div w:id="154030624">
      <w:marLeft w:val="640"/>
      <w:marRight w:val="0"/>
      <w:marTop w:val="0"/>
      <w:marBottom w:val="0"/>
      <w:divBdr>
        <w:top w:val="none" w:sz="0" w:space="0" w:color="auto"/>
        <w:left w:val="none" w:sz="0" w:space="0" w:color="auto"/>
        <w:bottom w:val="none" w:sz="0" w:space="0" w:color="auto"/>
        <w:right w:val="none" w:sz="0" w:space="0" w:color="auto"/>
      </w:divBdr>
    </w:div>
    <w:div w:id="154226237">
      <w:marLeft w:val="640"/>
      <w:marRight w:val="0"/>
      <w:marTop w:val="0"/>
      <w:marBottom w:val="0"/>
      <w:divBdr>
        <w:top w:val="none" w:sz="0" w:space="0" w:color="auto"/>
        <w:left w:val="none" w:sz="0" w:space="0" w:color="auto"/>
        <w:bottom w:val="none" w:sz="0" w:space="0" w:color="auto"/>
        <w:right w:val="none" w:sz="0" w:space="0" w:color="auto"/>
      </w:divBdr>
    </w:div>
    <w:div w:id="154299609">
      <w:marLeft w:val="640"/>
      <w:marRight w:val="0"/>
      <w:marTop w:val="0"/>
      <w:marBottom w:val="0"/>
      <w:divBdr>
        <w:top w:val="none" w:sz="0" w:space="0" w:color="auto"/>
        <w:left w:val="none" w:sz="0" w:space="0" w:color="auto"/>
        <w:bottom w:val="none" w:sz="0" w:space="0" w:color="auto"/>
        <w:right w:val="none" w:sz="0" w:space="0" w:color="auto"/>
      </w:divBdr>
    </w:div>
    <w:div w:id="155075367">
      <w:marLeft w:val="640"/>
      <w:marRight w:val="0"/>
      <w:marTop w:val="0"/>
      <w:marBottom w:val="0"/>
      <w:divBdr>
        <w:top w:val="none" w:sz="0" w:space="0" w:color="auto"/>
        <w:left w:val="none" w:sz="0" w:space="0" w:color="auto"/>
        <w:bottom w:val="none" w:sz="0" w:space="0" w:color="auto"/>
        <w:right w:val="none" w:sz="0" w:space="0" w:color="auto"/>
      </w:divBdr>
    </w:div>
    <w:div w:id="155151906">
      <w:marLeft w:val="640"/>
      <w:marRight w:val="0"/>
      <w:marTop w:val="0"/>
      <w:marBottom w:val="0"/>
      <w:divBdr>
        <w:top w:val="none" w:sz="0" w:space="0" w:color="auto"/>
        <w:left w:val="none" w:sz="0" w:space="0" w:color="auto"/>
        <w:bottom w:val="none" w:sz="0" w:space="0" w:color="auto"/>
        <w:right w:val="none" w:sz="0" w:space="0" w:color="auto"/>
      </w:divBdr>
    </w:div>
    <w:div w:id="155922563">
      <w:marLeft w:val="640"/>
      <w:marRight w:val="0"/>
      <w:marTop w:val="0"/>
      <w:marBottom w:val="0"/>
      <w:divBdr>
        <w:top w:val="none" w:sz="0" w:space="0" w:color="auto"/>
        <w:left w:val="none" w:sz="0" w:space="0" w:color="auto"/>
        <w:bottom w:val="none" w:sz="0" w:space="0" w:color="auto"/>
        <w:right w:val="none" w:sz="0" w:space="0" w:color="auto"/>
      </w:divBdr>
    </w:div>
    <w:div w:id="155994266">
      <w:marLeft w:val="640"/>
      <w:marRight w:val="0"/>
      <w:marTop w:val="0"/>
      <w:marBottom w:val="0"/>
      <w:divBdr>
        <w:top w:val="none" w:sz="0" w:space="0" w:color="auto"/>
        <w:left w:val="none" w:sz="0" w:space="0" w:color="auto"/>
        <w:bottom w:val="none" w:sz="0" w:space="0" w:color="auto"/>
        <w:right w:val="none" w:sz="0" w:space="0" w:color="auto"/>
      </w:divBdr>
    </w:div>
    <w:div w:id="156044192">
      <w:marLeft w:val="640"/>
      <w:marRight w:val="0"/>
      <w:marTop w:val="0"/>
      <w:marBottom w:val="0"/>
      <w:divBdr>
        <w:top w:val="none" w:sz="0" w:space="0" w:color="auto"/>
        <w:left w:val="none" w:sz="0" w:space="0" w:color="auto"/>
        <w:bottom w:val="none" w:sz="0" w:space="0" w:color="auto"/>
        <w:right w:val="none" w:sz="0" w:space="0" w:color="auto"/>
      </w:divBdr>
    </w:div>
    <w:div w:id="157119599">
      <w:marLeft w:val="640"/>
      <w:marRight w:val="0"/>
      <w:marTop w:val="0"/>
      <w:marBottom w:val="0"/>
      <w:divBdr>
        <w:top w:val="none" w:sz="0" w:space="0" w:color="auto"/>
        <w:left w:val="none" w:sz="0" w:space="0" w:color="auto"/>
        <w:bottom w:val="none" w:sz="0" w:space="0" w:color="auto"/>
        <w:right w:val="none" w:sz="0" w:space="0" w:color="auto"/>
      </w:divBdr>
    </w:div>
    <w:div w:id="157355548">
      <w:marLeft w:val="640"/>
      <w:marRight w:val="0"/>
      <w:marTop w:val="0"/>
      <w:marBottom w:val="0"/>
      <w:divBdr>
        <w:top w:val="none" w:sz="0" w:space="0" w:color="auto"/>
        <w:left w:val="none" w:sz="0" w:space="0" w:color="auto"/>
        <w:bottom w:val="none" w:sz="0" w:space="0" w:color="auto"/>
        <w:right w:val="none" w:sz="0" w:space="0" w:color="auto"/>
      </w:divBdr>
    </w:div>
    <w:div w:id="157578942">
      <w:marLeft w:val="640"/>
      <w:marRight w:val="0"/>
      <w:marTop w:val="0"/>
      <w:marBottom w:val="0"/>
      <w:divBdr>
        <w:top w:val="none" w:sz="0" w:space="0" w:color="auto"/>
        <w:left w:val="none" w:sz="0" w:space="0" w:color="auto"/>
        <w:bottom w:val="none" w:sz="0" w:space="0" w:color="auto"/>
        <w:right w:val="none" w:sz="0" w:space="0" w:color="auto"/>
      </w:divBdr>
    </w:div>
    <w:div w:id="158158181">
      <w:marLeft w:val="640"/>
      <w:marRight w:val="0"/>
      <w:marTop w:val="0"/>
      <w:marBottom w:val="0"/>
      <w:divBdr>
        <w:top w:val="none" w:sz="0" w:space="0" w:color="auto"/>
        <w:left w:val="none" w:sz="0" w:space="0" w:color="auto"/>
        <w:bottom w:val="none" w:sz="0" w:space="0" w:color="auto"/>
        <w:right w:val="none" w:sz="0" w:space="0" w:color="auto"/>
      </w:divBdr>
    </w:div>
    <w:div w:id="158347942">
      <w:marLeft w:val="640"/>
      <w:marRight w:val="0"/>
      <w:marTop w:val="0"/>
      <w:marBottom w:val="0"/>
      <w:divBdr>
        <w:top w:val="none" w:sz="0" w:space="0" w:color="auto"/>
        <w:left w:val="none" w:sz="0" w:space="0" w:color="auto"/>
        <w:bottom w:val="none" w:sz="0" w:space="0" w:color="auto"/>
        <w:right w:val="none" w:sz="0" w:space="0" w:color="auto"/>
      </w:divBdr>
    </w:div>
    <w:div w:id="158424554">
      <w:marLeft w:val="640"/>
      <w:marRight w:val="0"/>
      <w:marTop w:val="0"/>
      <w:marBottom w:val="0"/>
      <w:divBdr>
        <w:top w:val="none" w:sz="0" w:space="0" w:color="auto"/>
        <w:left w:val="none" w:sz="0" w:space="0" w:color="auto"/>
        <w:bottom w:val="none" w:sz="0" w:space="0" w:color="auto"/>
        <w:right w:val="none" w:sz="0" w:space="0" w:color="auto"/>
      </w:divBdr>
    </w:div>
    <w:div w:id="159083377">
      <w:marLeft w:val="640"/>
      <w:marRight w:val="0"/>
      <w:marTop w:val="0"/>
      <w:marBottom w:val="0"/>
      <w:divBdr>
        <w:top w:val="none" w:sz="0" w:space="0" w:color="auto"/>
        <w:left w:val="none" w:sz="0" w:space="0" w:color="auto"/>
        <w:bottom w:val="none" w:sz="0" w:space="0" w:color="auto"/>
        <w:right w:val="none" w:sz="0" w:space="0" w:color="auto"/>
      </w:divBdr>
    </w:div>
    <w:div w:id="159121453">
      <w:marLeft w:val="640"/>
      <w:marRight w:val="0"/>
      <w:marTop w:val="0"/>
      <w:marBottom w:val="0"/>
      <w:divBdr>
        <w:top w:val="none" w:sz="0" w:space="0" w:color="auto"/>
        <w:left w:val="none" w:sz="0" w:space="0" w:color="auto"/>
        <w:bottom w:val="none" w:sz="0" w:space="0" w:color="auto"/>
        <w:right w:val="none" w:sz="0" w:space="0" w:color="auto"/>
      </w:divBdr>
    </w:div>
    <w:div w:id="159152624">
      <w:marLeft w:val="640"/>
      <w:marRight w:val="0"/>
      <w:marTop w:val="0"/>
      <w:marBottom w:val="0"/>
      <w:divBdr>
        <w:top w:val="none" w:sz="0" w:space="0" w:color="auto"/>
        <w:left w:val="none" w:sz="0" w:space="0" w:color="auto"/>
        <w:bottom w:val="none" w:sz="0" w:space="0" w:color="auto"/>
        <w:right w:val="none" w:sz="0" w:space="0" w:color="auto"/>
      </w:divBdr>
    </w:div>
    <w:div w:id="159855762">
      <w:marLeft w:val="640"/>
      <w:marRight w:val="0"/>
      <w:marTop w:val="0"/>
      <w:marBottom w:val="0"/>
      <w:divBdr>
        <w:top w:val="none" w:sz="0" w:space="0" w:color="auto"/>
        <w:left w:val="none" w:sz="0" w:space="0" w:color="auto"/>
        <w:bottom w:val="none" w:sz="0" w:space="0" w:color="auto"/>
        <w:right w:val="none" w:sz="0" w:space="0" w:color="auto"/>
      </w:divBdr>
    </w:div>
    <w:div w:id="159932542">
      <w:marLeft w:val="640"/>
      <w:marRight w:val="0"/>
      <w:marTop w:val="0"/>
      <w:marBottom w:val="0"/>
      <w:divBdr>
        <w:top w:val="none" w:sz="0" w:space="0" w:color="auto"/>
        <w:left w:val="none" w:sz="0" w:space="0" w:color="auto"/>
        <w:bottom w:val="none" w:sz="0" w:space="0" w:color="auto"/>
        <w:right w:val="none" w:sz="0" w:space="0" w:color="auto"/>
      </w:divBdr>
    </w:div>
    <w:div w:id="160122348">
      <w:marLeft w:val="640"/>
      <w:marRight w:val="0"/>
      <w:marTop w:val="0"/>
      <w:marBottom w:val="0"/>
      <w:divBdr>
        <w:top w:val="none" w:sz="0" w:space="0" w:color="auto"/>
        <w:left w:val="none" w:sz="0" w:space="0" w:color="auto"/>
        <w:bottom w:val="none" w:sz="0" w:space="0" w:color="auto"/>
        <w:right w:val="none" w:sz="0" w:space="0" w:color="auto"/>
      </w:divBdr>
    </w:div>
    <w:div w:id="160588086">
      <w:marLeft w:val="640"/>
      <w:marRight w:val="0"/>
      <w:marTop w:val="0"/>
      <w:marBottom w:val="0"/>
      <w:divBdr>
        <w:top w:val="none" w:sz="0" w:space="0" w:color="auto"/>
        <w:left w:val="none" w:sz="0" w:space="0" w:color="auto"/>
        <w:bottom w:val="none" w:sz="0" w:space="0" w:color="auto"/>
        <w:right w:val="none" w:sz="0" w:space="0" w:color="auto"/>
      </w:divBdr>
    </w:div>
    <w:div w:id="160588456">
      <w:marLeft w:val="640"/>
      <w:marRight w:val="0"/>
      <w:marTop w:val="0"/>
      <w:marBottom w:val="0"/>
      <w:divBdr>
        <w:top w:val="none" w:sz="0" w:space="0" w:color="auto"/>
        <w:left w:val="none" w:sz="0" w:space="0" w:color="auto"/>
        <w:bottom w:val="none" w:sz="0" w:space="0" w:color="auto"/>
        <w:right w:val="none" w:sz="0" w:space="0" w:color="auto"/>
      </w:divBdr>
    </w:div>
    <w:div w:id="161043994">
      <w:marLeft w:val="640"/>
      <w:marRight w:val="0"/>
      <w:marTop w:val="0"/>
      <w:marBottom w:val="0"/>
      <w:divBdr>
        <w:top w:val="none" w:sz="0" w:space="0" w:color="auto"/>
        <w:left w:val="none" w:sz="0" w:space="0" w:color="auto"/>
        <w:bottom w:val="none" w:sz="0" w:space="0" w:color="auto"/>
        <w:right w:val="none" w:sz="0" w:space="0" w:color="auto"/>
      </w:divBdr>
    </w:div>
    <w:div w:id="161091804">
      <w:marLeft w:val="640"/>
      <w:marRight w:val="0"/>
      <w:marTop w:val="0"/>
      <w:marBottom w:val="0"/>
      <w:divBdr>
        <w:top w:val="none" w:sz="0" w:space="0" w:color="auto"/>
        <w:left w:val="none" w:sz="0" w:space="0" w:color="auto"/>
        <w:bottom w:val="none" w:sz="0" w:space="0" w:color="auto"/>
        <w:right w:val="none" w:sz="0" w:space="0" w:color="auto"/>
      </w:divBdr>
    </w:div>
    <w:div w:id="161164311">
      <w:marLeft w:val="640"/>
      <w:marRight w:val="0"/>
      <w:marTop w:val="0"/>
      <w:marBottom w:val="0"/>
      <w:divBdr>
        <w:top w:val="none" w:sz="0" w:space="0" w:color="auto"/>
        <w:left w:val="none" w:sz="0" w:space="0" w:color="auto"/>
        <w:bottom w:val="none" w:sz="0" w:space="0" w:color="auto"/>
        <w:right w:val="none" w:sz="0" w:space="0" w:color="auto"/>
      </w:divBdr>
    </w:div>
    <w:div w:id="161316713">
      <w:marLeft w:val="640"/>
      <w:marRight w:val="0"/>
      <w:marTop w:val="0"/>
      <w:marBottom w:val="0"/>
      <w:divBdr>
        <w:top w:val="none" w:sz="0" w:space="0" w:color="auto"/>
        <w:left w:val="none" w:sz="0" w:space="0" w:color="auto"/>
        <w:bottom w:val="none" w:sz="0" w:space="0" w:color="auto"/>
        <w:right w:val="none" w:sz="0" w:space="0" w:color="auto"/>
      </w:divBdr>
    </w:div>
    <w:div w:id="162286029">
      <w:marLeft w:val="640"/>
      <w:marRight w:val="0"/>
      <w:marTop w:val="0"/>
      <w:marBottom w:val="0"/>
      <w:divBdr>
        <w:top w:val="none" w:sz="0" w:space="0" w:color="auto"/>
        <w:left w:val="none" w:sz="0" w:space="0" w:color="auto"/>
        <w:bottom w:val="none" w:sz="0" w:space="0" w:color="auto"/>
        <w:right w:val="none" w:sz="0" w:space="0" w:color="auto"/>
      </w:divBdr>
    </w:div>
    <w:div w:id="162358053">
      <w:marLeft w:val="640"/>
      <w:marRight w:val="0"/>
      <w:marTop w:val="0"/>
      <w:marBottom w:val="0"/>
      <w:divBdr>
        <w:top w:val="none" w:sz="0" w:space="0" w:color="auto"/>
        <w:left w:val="none" w:sz="0" w:space="0" w:color="auto"/>
        <w:bottom w:val="none" w:sz="0" w:space="0" w:color="auto"/>
        <w:right w:val="none" w:sz="0" w:space="0" w:color="auto"/>
      </w:divBdr>
    </w:div>
    <w:div w:id="162358539">
      <w:marLeft w:val="640"/>
      <w:marRight w:val="0"/>
      <w:marTop w:val="0"/>
      <w:marBottom w:val="0"/>
      <w:divBdr>
        <w:top w:val="none" w:sz="0" w:space="0" w:color="auto"/>
        <w:left w:val="none" w:sz="0" w:space="0" w:color="auto"/>
        <w:bottom w:val="none" w:sz="0" w:space="0" w:color="auto"/>
        <w:right w:val="none" w:sz="0" w:space="0" w:color="auto"/>
      </w:divBdr>
    </w:div>
    <w:div w:id="162361452">
      <w:marLeft w:val="640"/>
      <w:marRight w:val="0"/>
      <w:marTop w:val="0"/>
      <w:marBottom w:val="0"/>
      <w:divBdr>
        <w:top w:val="none" w:sz="0" w:space="0" w:color="auto"/>
        <w:left w:val="none" w:sz="0" w:space="0" w:color="auto"/>
        <w:bottom w:val="none" w:sz="0" w:space="0" w:color="auto"/>
        <w:right w:val="none" w:sz="0" w:space="0" w:color="auto"/>
      </w:divBdr>
    </w:div>
    <w:div w:id="162821276">
      <w:marLeft w:val="640"/>
      <w:marRight w:val="0"/>
      <w:marTop w:val="0"/>
      <w:marBottom w:val="0"/>
      <w:divBdr>
        <w:top w:val="none" w:sz="0" w:space="0" w:color="auto"/>
        <w:left w:val="none" w:sz="0" w:space="0" w:color="auto"/>
        <w:bottom w:val="none" w:sz="0" w:space="0" w:color="auto"/>
        <w:right w:val="none" w:sz="0" w:space="0" w:color="auto"/>
      </w:divBdr>
    </w:div>
    <w:div w:id="163083872">
      <w:marLeft w:val="640"/>
      <w:marRight w:val="0"/>
      <w:marTop w:val="0"/>
      <w:marBottom w:val="0"/>
      <w:divBdr>
        <w:top w:val="none" w:sz="0" w:space="0" w:color="auto"/>
        <w:left w:val="none" w:sz="0" w:space="0" w:color="auto"/>
        <w:bottom w:val="none" w:sz="0" w:space="0" w:color="auto"/>
        <w:right w:val="none" w:sz="0" w:space="0" w:color="auto"/>
      </w:divBdr>
    </w:div>
    <w:div w:id="163253278">
      <w:marLeft w:val="640"/>
      <w:marRight w:val="0"/>
      <w:marTop w:val="0"/>
      <w:marBottom w:val="0"/>
      <w:divBdr>
        <w:top w:val="none" w:sz="0" w:space="0" w:color="auto"/>
        <w:left w:val="none" w:sz="0" w:space="0" w:color="auto"/>
        <w:bottom w:val="none" w:sz="0" w:space="0" w:color="auto"/>
        <w:right w:val="none" w:sz="0" w:space="0" w:color="auto"/>
      </w:divBdr>
    </w:div>
    <w:div w:id="164513820">
      <w:marLeft w:val="640"/>
      <w:marRight w:val="0"/>
      <w:marTop w:val="0"/>
      <w:marBottom w:val="0"/>
      <w:divBdr>
        <w:top w:val="none" w:sz="0" w:space="0" w:color="auto"/>
        <w:left w:val="none" w:sz="0" w:space="0" w:color="auto"/>
        <w:bottom w:val="none" w:sz="0" w:space="0" w:color="auto"/>
        <w:right w:val="none" w:sz="0" w:space="0" w:color="auto"/>
      </w:divBdr>
    </w:div>
    <w:div w:id="164783706">
      <w:marLeft w:val="640"/>
      <w:marRight w:val="0"/>
      <w:marTop w:val="0"/>
      <w:marBottom w:val="0"/>
      <w:divBdr>
        <w:top w:val="none" w:sz="0" w:space="0" w:color="auto"/>
        <w:left w:val="none" w:sz="0" w:space="0" w:color="auto"/>
        <w:bottom w:val="none" w:sz="0" w:space="0" w:color="auto"/>
        <w:right w:val="none" w:sz="0" w:space="0" w:color="auto"/>
      </w:divBdr>
    </w:div>
    <w:div w:id="165831256">
      <w:marLeft w:val="640"/>
      <w:marRight w:val="0"/>
      <w:marTop w:val="0"/>
      <w:marBottom w:val="0"/>
      <w:divBdr>
        <w:top w:val="none" w:sz="0" w:space="0" w:color="auto"/>
        <w:left w:val="none" w:sz="0" w:space="0" w:color="auto"/>
        <w:bottom w:val="none" w:sz="0" w:space="0" w:color="auto"/>
        <w:right w:val="none" w:sz="0" w:space="0" w:color="auto"/>
      </w:divBdr>
    </w:div>
    <w:div w:id="166017060">
      <w:marLeft w:val="640"/>
      <w:marRight w:val="0"/>
      <w:marTop w:val="0"/>
      <w:marBottom w:val="0"/>
      <w:divBdr>
        <w:top w:val="none" w:sz="0" w:space="0" w:color="auto"/>
        <w:left w:val="none" w:sz="0" w:space="0" w:color="auto"/>
        <w:bottom w:val="none" w:sz="0" w:space="0" w:color="auto"/>
        <w:right w:val="none" w:sz="0" w:space="0" w:color="auto"/>
      </w:divBdr>
    </w:div>
    <w:div w:id="166559642">
      <w:marLeft w:val="640"/>
      <w:marRight w:val="0"/>
      <w:marTop w:val="0"/>
      <w:marBottom w:val="0"/>
      <w:divBdr>
        <w:top w:val="none" w:sz="0" w:space="0" w:color="auto"/>
        <w:left w:val="none" w:sz="0" w:space="0" w:color="auto"/>
        <w:bottom w:val="none" w:sz="0" w:space="0" w:color="auto"/>
        <w:right w:val="none" w:sz="0" w:space="0" w:color="auto"/>
      </w:divBdr>
    </w:div>
    <w:div w:id="166671887">
      <w:marLeft w:val="640"/>
      <w:marRight w:val="0"/>
      <w:marTop w:val="0"/>
      <w:marBottom w:val="0"/>
      <w:divBdr>
        <w:top w:val="none" w:sz="0" w:space="0" w:color="auto"/>
        <w:left w:val="none" w:sz="0" w:space="0" w:color="auto"/>
        <w:bottom w:val="none" w:sz="0" w:space="0" w:color="auto"/>
        <w:right w:val="none" w:sz="0" w:space="0" w:color="auto"/>
      </w:divBdr>
    </w:div>
    <w:div w:id="167061100">
      <w:marLeft w:val="640"/>
      <w:marRight w:val="0"/>
      <w:marTop w:val="0"/>
      <w:marBottom w:val="0"/>
      <w:divBdr>
        <w:top w:val="none" w:sz="0" w:space="0" w:color="auto"/>
        <w:left w:val="none" w:sz="0" w:space="0" w:color="auto"/>
        <w:bottom w:val="none" w:sz="0" w:space="0" w:color="auto"/>
        <w:right w:val="none" w:sz="0" w:space="0" w:color="auto"/>
      </w:divBdr>
    </w:div>
    <w:div w:id="167331175">
      <w:marLeft w:val="640"/>
      <w:marRight w:val="0"/>
      <w:marTop w:val="0"/>
      <w:marBottom w:val="0"/>
      <w:divBdr>
        <w:top w:val="none" w:sz="0" w:space="0" w:color="auto"/>
        <w:left w:val="none" w:sz="0" w:space="0" w:color="auto"/>
        <w:bottom w:val="none" w:sz="0" w:space="0" w:color="auto"/>
        <w:right w:val="none" w:sz="0" w:space="0" w:color="auto"/>
      </w:divBdr>
    </w:div>
    <w:div w:id="167448105">
      <w:marLeft w:val="640"/>
      <w:marRight w:val="0"/>
      <w:marTop w:val="0"/>
      <w:marBottom w:val="0"/>
      <w:divBdr>
        <w:top w:val="none" w:sz="0" w:space="0" w:color="auto"/>
        <w:left w:val="none" w:sz="0" w:space="0" w:color="auto"/>
        <w:bottom w:val="none" w:sz="0" w:space="0" w:color="auto"/>
        <w:right w:val="none" w:sz="0" w:space="0" w:color="auto"/>
      </w:divBdr>
    </w:div>
    <w:div w:id="167794031">
      <w:marLeft w:val="640"/>
      <w:marRight w:val="0"/>
      <w:marTop w:val="0"/>
      <w:marBottom w:val="0"/>
      <w:divBdr>
        <w:top w:val="none" w:sz="0" w:space="0" w:color="auto"/>
        <w:left w:val="none" w:sz="0" w:space="0" w:color="auto"/>
        <w:bottom w:val="none" w:sz="0" w:space="0" w:color="auto"/>
        <w:right w:val="none" w:sz="0" w:space="0" w:color="auto"/>
      </w:divBdr>
    </w:div>
    <w:div w:id="168100678">
      <w:marLeft w:val="640"/>
      <w:marRight w:val="0"/>
      <w:marTop w:val="0"/>
      <w:marBottom w:val="0"/>
      <w:divBdr>
        <w:top w:val="none" w:sz="0" w:space="0" w:color="auto"/>
        <w:left w:val="none" w:sz="0" w:space="0" w:color="auto"/>
        <w:bottom w:val="none" w:sz="0" w:space="0" w:color="auto"/>
        <w:right w:val="none" w:sz="0" w:space="0" w:color="auto"/>
      </w:divBdr>
    </w:div>
    <w:div w:id="168297402">
      <w:marLeft w:val="640"/>
      <w:marRight w:val="0"/>
      <w:marTop w:val="0"/>
      <w:marBottom w:val="0"/>
      <w:divBdr>
        <w:top w:val="none" w:sz="0" w:space="0" w:color="auto"/>
        <w:left w:val="none" w:sz="0" w:space="0" w:color="auto"/>
        <w:bottom w:val="none" w:sz="0" w:space="0" w:color="auto"/>
        <w:right w:val="none" w:sz="0" w:space="0" w:color="auto"/>
      </w:divBdr>
    </w:div>
    <w:div w:id="168567291">
      <w:marLeft w:val="640"/>
      <w:marRight w:val="0"/>
      <w:marTop w:val="0"/>
      <w:marBottom w:val="0"/>
      <w:divBdr>
        <w:top w:val="none" w:sz="0" w:space="0" w:color="auto"/>
        <w:left w:val="none" w:sz="0" w:space="0" w:color="auto"/>
        <w:bottom w:val="none" w:sz="0" w:space="0" w:color="auto"/>
        <w:right w:val="none" w:sz="0" w:space="0" w:color="auto"/>
      </w:divBdr>
    </w:div>
    <w:div w:id="169100132">
      <w:marLeft w:val="640"/>
      <w:marRight w:val="0"/>
      <w:marTop w:val="0"/>
      <w:marBottom w:val="0"/>
      <w:divBdr>
        <w:top w:val="none" w:sz="0" w:space="0" w:color="auto"/>
        <w:left w:val="none" w:sz="0" w:space="0" w:color="auto"/>
        <w:bottom w:val="none" w:sz="0" w:space="0" w:color="auto"/>
        <w:right w:val="none" w:sz="0" w:space="0" w:color="auto"/>
      </w:divBdr>
    </w:div>
    <w:div w:id="169179781">
      <w:marLeft w:val="640"/>
      <w:marRight w:val="0"/>
      <w:marTop w:val="0"/>
      <w:marBottom w:val="0"/>
      <w:divBdr>
        <w:top w:val="none" w:sz="0" w:space="0" w:color="auto"/>
        <w:left w:val="none" w:sz="0" w:space="0" w:color="auto"/>
        <w:bottom w:val="none" w:sz="0" w:space="0" w:color="auto"/>
        <w:right w:val="none" w:sz="0" w:space="0" w:color="auto"/>
      </w:divBdr>
    </w:div>
    <w:div w:id="169762280">
      <w:marLeft w:val="640"/>
      <w:marRight w:val="0"/>
      <w:marTop w:val="0"/>
      <w:marBottom w:val="0"/>
      <w:divBdr>
        <w:top w:val="none" w:sz="0" w:space="0" w:color="auto"/>
        <w:left w:val="none" w:sz="0" w:space="0" w:color="auto"/>
        <w:bottom w:val="none" w:sz="0" w:space="0" w:color="auto"/>
        <w:right w:val="none" w:sz="0" w:space="0" w:color="auto"/>
      </w:divBdr>
    </w:div>
    <w:div w:id="169806051">
      <w:marLeft w:val="640"/>
      <w:marRight w:val="0"/>
      <w:marTop w:val="0"/>
      <w:marBottom w:val="0"/>
      <w:divBdr>
        <w:top w:val="none" w:sz="0" w:space="0" w:color="auto"/>
        <w:left w:val="none" w:sz="0" w:space="0" w:color="auto"/>
        <w:bottom w:val="none" w:sz="0" w:space="0" w:color="auto"/>
        <w:right w:val="none" w:sz="0" w:space="0" w:color="auto"/>
      </w:divBdr>
    </w:div>
    <w:div w:id="171337452">
      <w:marLeft w:val="640"/>
      <w:marRight w:val="0"/>
      <w:marTop w:val="0"/>
      <w:marBottom w:val="0"/>
      <w:divBdr>
        <w:top w:val="none" w:sz="0" w:space="0" w:color="auto"/>
        <w:left w:val="none" w:sz="0" w:space="0" w:color="auto"/>
        <w:bottom w:val="none" w:sz="0" w:space="0" w:color="auto"/>
        <w:right w:val="none" w:sz="0" w:space="0" w:color="auto"/>
      </w:divBdr>
    </w:div>
    <w:div w:id="171721217">
      <w:marLeft w:val="640"/>
      <w:marRight w:val="0"/>
      <w:marTop w:val="0"/>
      <w:marBottom w:val="0"/>
      <w:divBdr>
        <w:top w:val="none" w:sz="0" w:space="0" w:color="auto"/>
        <w:left w:val="none" w:sz="0" w:space="0" w:color="auto"/>
        <w:bottom w:val="none" w:sz="0" w:space="0" w:color="auto"/>
        <w:right w:val="none" w:sz="0" w:space="0" w:color="auto"/>
      </w:divBdr>
    </w:div>
    <w:div w:id="172189254">
      <w:marLeft w:val="640"/>
      <w:marRight w:val="0"/>
      <w:marTop w:val="0"/>
      <w:marBottom w:val="0"/>
      <w:divBdr>
        <w:top w:val="none" w:sz="0" w:space="0" w:color="auto"/>
        <w:left w:val="none" w:sz="0" w:space="0" w:color="auto"/>
        <w:bottom w:val="none" w:sz="0" w:space="0" w:color="auto"/>
        <w:right w:val="none" w:sz="0" w:space="0" w:color="auto"/>
      </w:divBdr>
    </w:div>
    <w:div w:id="172306771">
      <w:marLeft w:val="640"/>
      <w:marRight w:val="0"/>
      <w:marTop w:val="0"/>
      <w:marBottom w:val="0"/>
      <w:divBdr>
        <w:top w:val="none" w:sz="0" w:space="0" w:color="auto"/>
        <w:left w:val="none" w:sz="0" w:space="0" w:color="auto"/>
        <w:bottom w:val="none" w:sz="0" w:space="0" w:color="auto"/>
        <w:right w:val="none" w:sz="0" w:space="0" w:color="auto"/>
      </w:divBdr>
    </w:div>
    <w:div w:id="172377157">
      <w:marLeft w:val="640"/>
      <w:marRight w:val="0"/>
      <w:marTop w:val="0"/>
      <w:marBottom w:val="0"/>
      <w:divBdr>
        <w:top w:val="none" w:sz="0" w:space="0" w:color="auto"/>
        <w:left w:val="none" w:sz="0" w:space="0" w:color="auto"/>
        <w:bottom w:val="none" w:sz="0" w:space="0" w:color="auto"/>
        <w:right w:val="none" w:sz="0" w:space="0" w:color="auto"/>
      </w:divBdr>
    </w:div>
    <w:div w:id="172453786">
      <w:marLeft w:val="640"/>
      <w:marRight w:val="0"/>
      <w:marTop w:val="0"/>
      <w:marBottom w:val="0"/>
      <w:divBdr>
        <w:top w:val="none" w:sz="0" w:space="0" w:color="auto"/>
        <w:left w:val="none" w:sz="0" w:space="0" w:color="auto"/>
        <w:bottom w:val="none" w:sz="0" w:space="0" w:color="auto"/>
        <w:right w:val="none" w:sz="0" w:space="0" w:color="auto"/>
      </w:divBdr>
    </w:div>
    <w:div w:id="173081132">
      <w:marLeft w:val="640"/>
      <w:marRight w:val="0"/>
      <w:marTop w:val="0"/>
      <w:marBottom w:val="0"/>
      <w:divBdr>
        <w:top w:val="none" w:sz="0" w:space="0" w:color="auto"/>
        <w:left w:val="none" w:sz="0" w:space="0" w:color="auto"/>
        <w:bottom w:val="none" w:sz="0" w:space="0" w:color="auto"/>
        <w:right w:val="none" w:sz="0" w:space="0" w:color="auto"/>
      </w:divBdr>
    </w:div>
    <w:div w:id="173541453">
      <w:marLeft w:val="640"/>
      <w:marRight w:val="0"/>
      <w:marTop w:val="0"/>
      <w:marBottom w:val="0"/>
      <w:divBdr>
        <w:top w:val="none" w:sz="0" w:space="0" w:color="auto"/>
        <w:left w:val="none" w:sz="0" w:space="0" w:color="auto"/>
        <w:bottom w:val="none" w:sz="0" w:space="0" w:color="auto"/>
        <w:right w:val="none" w:sz="0" w:space="0" w:color="auto"/>
      </w:divBdr>
    </w:div>
    <w:div w:id="173694127">
      <w:marLeft w:val="640"/>
      <w:marRight w:val="0"/>
      <w:marTop w:val="0"/>
      <w:marBottom w:val="0"/>
      <w:divBdr>
        <w:top w:val="none" w:sz="0" w:space="0" w:color="auto"/>
        <w:left w:val="none" w:sz="0" w:space="0" w:color="auto"/>
        <w:bottom w:val="none" w:sz="0" w:space="0" w:color="auto"/>
        <w:right w:val="none" w:sz="0" w:space="0" w:color="auto"/>
      </w:divBdr>
    </w:div>
    <w:div w:id="173765728">
      <w:marLeft w:val="640"/>
      <w:marRight w:val="0"/>
      <w:marTop w:val="0"/>
      <w:marBottom w:val="0"/>
      <w:divBdr>
        <w:top w:val="none" w:sz="0" w:space="0" w:color="auto"/>
        <w:left w:val="none" w:sz="0" w:space="0" w:color="auto"/>
        <w:bottom w:val="none" w:sz="0" w:space="0" w:color="auto"/>
        <w:right w:val="none" w:sz="0" w:space="0" w:color="auto"/>
      </w:divBdr>
    </w:div>
    <w:div w:id="174344683">
      <w:marLeft w:val="640"/>
      <w:marRight w:val="0"/>
      <w:marTop w:val="0"/>
      <w:marBottom w:val="0"/>
      <w:divBdr>
        <w:top w:val="none" w:sz="0" w:space="0" w:color="auto"/>
        <w:left w:val="none" w:sz="0" w:space="0" w:color="auto"/>
        <w:bottom w:val="none" w:sz="0" w:space="0" w:color="auto"/>
        <w:right w:val="none" w:sz="0" w:space="0" w:color="auto"/>
      </w:divBdr>
    </w:div>
    <w:div w:id="174422099">
      <w:marLeft w:val="640"/>
      <w:marRight w:val="0"/>
      <w:marTop w:val="0"/>
      <w:marBottom w:val="0"/>
      <w:divBdr>
        <w:top w:val="none" w:sz="0" w:space="0" w:color="auto"/>
        <w:left w:val="none" w:sz="0" w:space="0" w:color="auto"/>
        <w:bottom w:val="none" w:sz="0" w:space="0" w:color="auto"/>
        <w:right w:val="none" w:sz="0" w:space="0" w:color="auto"/>
      </w:divBdr>
    </w:div>
    <w:div w:id="174882454">
      <w:marLeft w:val="640"/>
      <w:marRight w:val="0"/>
      <w:marTop w:val="0"/>
      <w:marBottom w:val="0"/>
      <w:divBdr>
        <w:top w:val="none" w:sz="0" w:space="0" w:color="auto"/>
        <w:left w:val="none" w:sz="0" w:space="0" w:color="auto"/>
        <w:bottom w:val="none" w:sz="0" w:space="0" w:color="auto"/>
        <w:right w:val="none" w:sz="0" w:space="0" w:color="auto"/>
      </w:divBdr>
    </w:div>
    <w:div w:id="174882609">
      <w:marLeft w:val="640"/>
      <w:marRight w:val="0"/>
      <w:marTop w:val="0"/>
      <w:marBottom w:val="0"/>
      <w:divBdr>
        <w:top w:val="none" w:sz="0" w:space="0" w:color="auto"/>
        <w:left w:val="none" w:sz="0" w:space="0" w:color="auto"/>
        <w:bottom w:val="none" w:sz="0" w:space="0" w:color="auto"/>
        <w:right w:val="none" w:sz="0" w:space="0" w:color="auto"/>
      </w:divBdr>
    </w:div>
    <w:div w:id="175315497">
      <w:marLeft w:val="640"/>
      <w:marRight w:val="0"/>
      <w:marTop w:val="0"/>
      <w:marBottom w:val="0"/>
      <w:divBdr>
        <w:top w:val="none" w:sz="0" w:space="0" w:color="auto"/>
        <w:left w:val="none" w:sz="0" w:space="0" w:color="auto"/>
        <w:bottom w:val="none" w:sz="0" w:space="0" w:color="auto"/>
        <w:right w:val="none" w:sz="0" w:space="0" w:color="auto"/>
      </w:divBdr>
    </w:div>
    <w:div w:id="175660162">
      <w:marLeft w:val="640"/>
      <w:marRight w:val="0"/>
      <w:marTop w:val="0"/>
      <w:marBottom w:val="0"/>
      <w:divBdr>
        <w:top w:val="none" w:sz="0" w:space="0" w:color="auto"/>
        <w:left w:val="none" w:sz="0" w:space="0" w:color="auto"/>
        <w:bottom w:val="none" w:sz="0" w:space="0" w:color="auto"/>
        <w:right w:val="none" w:sz="0" w:space="0" w:color="auto"/>
      </w:divBdr>
    </w:div>
    <w:div w:id="175661450">
      <w:marLeft w:val="640"/>
      <w:marRight w:val="0"/>
      <w:marTop w:val="0"/>
      <w:marBottom w:val="0"/>
      <w:divBdr>
        <w:top w:val="none" w:sz="0" w:space="0" w:color="auto"/>
        <w:left w:val="none" w:sz="0" w:space="0" w:color="auto"/>
        <w:bottom w:val="none" w:sz="0" w:space="0" w:color="auto"/>
        <w:right w:val="none" w:sz="0" w:space="0" w:color="auto"/>
      </w:divBdr>
    </w:div>
    <w:div w:id="175968713">
      <w:marLeft w:val="640"/>
      <w:marRight w:val="0"/>
      <w:marTop w:val="0"/>
      <w:marBottom w:val="0"/>
      <w:divBdr>
        <w:top w:val="none" w:sz="0" w:space="0" w:color="auto"/>
        <w:left w:val="none" w:sz="0" w:space="0" w:color="auto"/>
        <w:bottom w:val="none" w:sz="0" w:space="0" w:color="auto"/>
        <w:right w:val="none" w:sz="0" w:space="0" w:color="auto"/>
      </w:divBdr>
    </w:div>
    <w:div w:id="176383949">
      <w:marLeft w:val="640"/>
      <w:marRight w:val="0"/>
      <w:marTop w:val="0"/>
      <w:marBottom w:val="0"/>
      <w:divBdr>
        <w:top w:val="none" w:sz="0" w:space="0" w:color="auto"/>
        <w:left w:val="none" w:sz="0" w:space="0" w:color="auto"/>
        <w:bottom w:val="none" w:sz="0" w:space="0" w:color="auto"/>
        <w:right w:val="none" w:sz="0" w:space="0" w:color="auto"/>
      </w:divBdr>
    </w:div>
    <w:div w:id="176694059">
      <w:marLeft w:val="640"/>
      <w:marRight w:val="0"/>
      <w:marTop w:val="0"/>
      <w:marBottom w:val="0"/>
      <w:divBdr>
        <w:top w:val="none" w:sz="0" w:space="0" w:color="auto"/>
        <w:left w:val="none" w:sz="0" w:space="0" w:color="auto"/>
        <w:bottom w:val="none" w:sz="0" w:space="0" w:color="auto"/>
        <w:right w:val="none" w:sz="0" w:space="0" w:color="auto"/>
      </w:divBdr>
    </w:div>
    <w:div w:id="176817046">
      <w:marLeft w:val="640"/>
      <w:marRight w:val="0"/>
      <w:marTop w:val="0"/>
      <w:marBottom w:val="0"/>
      <w:divBdr>
        <w:top w:val="none" w:sz="0" w:space="0" w:color="auto"/>
        <w:left w:val="none" w:sz="0" w:space="0" w:color="auto"/>
        <w:bottom w:val="none" w:sz="0" w:space="0" w:color="auto"/>
        <w:right w:val="none" w:sz="0" w:space="0" w:color="auto"/>
      </w:divBdr>
    </w:div>
    <w:div w:id="177082615">
      <w:marLeft w:val="640"/>
      <w:marRight w:val="0"/>
      <w:marTop w:val="0"/>
      <w:marBottom w:val="0"/>
      <w:divBdr>
        <w:top w:val="none" w:sz="0" w:space="0" w:color="auto"/>
        <w:left w:val="none" w:sz="0" w:space="0" w:color="auto"/>
        <w:bottom w:val="none" w:sz="0" w:space="0" w:color="auto"/>
        <w:right w:val="none" w:sz="0" w:space="0" w:color="auto"/>
      </w:divBdr>
    </w:div>
    <w:div w:id="177160800">
      <w:marLeft w:val="640"/>
      <w:marRight w:val="0"/>
      <w:marTop w:val="0"/>
      <w:marBottom w:val="0"/>
      <w:divBdr>
        <w:top w:val="none" w:sz="0" w:space="0" w:color="auto"/>
        <w:left w:val="none" w:sz="0" w:space="0" w:color="auto"/>
        <w:bottom w:val="none" w:sz="0" w:space="0" w:color="auto"/>
        <w:right w:val="none" w:sz="0" w:space="0" w:color="auto"/>
      </w:divBdr>
    </w:div>
    <w:div w:id="177619863">
      <w:marLeft w:val="640"/>
      <w:marRight w:val="0"/>
      <w:marTop w:val="0"/>
      <w:marBottom w:val="0"/>
      <w:divBdr>
        <w:top w:val="none" w:sz="0" w:space="0" w:color="auto"/>
        <w:left w:val="none" w:sz="0" w:space="0" w:color="auto"/>
        <w:bottom w:val="none" w:sz="0" w:space="0" w:color="auto"/>
        <w:right w:val="none" w:sz="0" w:space="0" w:color="auto"/>
      </w:divBdr>
    </w:div>
    <w:div w:id="177696746">
      <w:marLeft w:val="640"/>
      <w:marRight w:val="0"/>
      <w:marTop w:val="0"/>
      <w:marBottom w:val="0"/>
      <w:divBdr>
        <w:top w:val="none" w:sz="0" w:space="0" w:color="auto"/>
        <w:left w:val="none" w:sz="0" w:space="0" w:color="auto"/>
        <w:bottom w:val="none" w:sz="0" w:space="0" w:color="auto"/>
        <w:right w:val="none" w:sz="0" w:space="0" w:color="auto"/>
      </w:divBdr>
    </w:div>
    <w:div w:id="177932008">
      <w:marLeft w:val="640"/>
      <w:marRight w:val="0"/>
      <w:marTop w:val="0"/>
      <w:marBottom w:val="0"/>
      <w:divBdr>
        <w:top w:val="none" w:sz="0" w:space="0" w:color="auto"/>
        <w:left w:val="none" w:sz="0" w:space="0" w:color="auto"/>
        <w:bottom w:val="none" w:sz="0" w:space="0" w:color="auto"/>
        <w:right w:val="none" w:sz="0" w:space="0" w:color="auto"/>
      </w:divBdr>
    </w:div>
    <w:div w:id="178204788">
      <w:marLeft w:val="640"/>
      <w:marRight w:val="0"/>
      <w:marTop w:val="0"/>
      <w:marBottom w:val="0"/>
      <w:divBdr>
        <w:top w:val="none" w:sz="0" w:space="0" w:color="auto"/>
        <w:left w:val="none" w:sz="0" w:space="0" w:color="auto"/>
        <w:bottom w:val="none" w:sz="0" w:space="0" w:color="auto"/>
        <w:right w:val="none" w:sz="0" w:space="0" w:color="auto"/>
      </w:divBdr>
    </w:div>
    <w:div w:id="178933782">
      <w:marLeft w:val="640"/>
      <w:marRight w:val="0"/>
      <w:marTop w:val="0"/>
      <w:marBottom w:val="0"/>
      <w:divBdr>
        <w:top w:val="none" w:sz="0" w:space="0" w:color="auto"/>
        <w:left w:val="none" w:sz="0" w:space="0" w:color="auto"/>
        <w:bottom w:val="none" w:sz="0" w:space="0" w:color="auto"/>
        <w:right w:val="none" w:sz="0" w:space="0" w:color="auto"/>
      </w:divBdr>
    </w:div>
    <w:div w:id="179005045">
      <w:marLeft w:val="640"/>
      <w:marRight w:val="0"/>
      <w:marTop w:val="0"/>
      <w:marBottom w:val="0"/>
      <w:divBdr>
        <w:top w:val="none" w:sz="0" w:space="0" w:color="auto"/>
        <w:left w:val="none" w:sz="0" w:space="0" w:color="auto"/>
        <w:bottom w:val="none" w:sz="0" w:space="0" w:color="auto"/>
        <w:right w:val="none" w:sz="0" w:space="0" w:color="auto"/>
      </w:divBdr>
    </w:div>
    <w:div w:id="179050831">
      <w:marLeft w:val="640"/>
      <w:marRight w:val="0"/>
      <w:marTop w:val="0"/>
      <w:marBottom w:val="0"/>
      <w:divBdr>
        <w:top w:val="none" w:sz="0" w:space="0" w:color="auto"/>
        <w:left w:val="none" w:sz="0" w:space="0" w:color="auto"/>
        <w:bottom w:val="none" w:sz="0" w:space="0" w:color="auto"/>
        <w:right w:val="none" w:sz="0" w:space="0" w:color="auto"/>
      </w:divBdr>
    </w:div>
    <w:div w:id="179664723">
      <w:marLeft w:val="640"/>
      <w:marRight w:val="0"/>
      <w:marTop w:val="0"/>
      <w:marBottom w:val="0"/>
      <w:divBdr>
        <w:top w:val="none" w:sz="0" w:space="0" w:color="auto"/>
        <w:left w:val="none" w:sz="0" w:space="0" w:color="auto"/>
        <w:bottom w:val="none" w:sz="0" w:space="0" w:color="auto"/>
        <w:right w:val="none" w:sz="0" w:space="0" w:color="auto"/>
      </w:divBdr>
    </w:div>
    <w:div w:id="179861382">
      <w:marLeft w:val="640"/>
      <w:marRight w:val="0"/>
      <w:marTop w:val="0"/>
      <w:marBottom w:val="0"/>
      <w:divBdr>
        <w:top w:val="none" w:sz="0" w:space="0" w:color="auto"/>
        <w:left w:val="none" w:sz="0" w:space="0" w:color="auto"/>
        <w:bottom w:val="none" w:sz="0" w:space="0" w:color="auto"/>
        <w:right w:val="none" w:sz="0" w:space="0" w:color="auto"/>
      </w:divBdr>
    </w:div>
    <w:div w:id="179971173">
      <w:marLeft w:val="640"/>
      <w:marRight w:val="0"/>
      <w:marTop w:val="0"/>
      <w:marBottom w:val="0"/>
      <w:divBdr>
        <w:top w:val="none" w:sz="0" w:space="0" w:color="auto"/>
        <w:left w:val="none" w:sz="0" w:space="0" w:color="auto"/>
        <w:bottom w:val="none" w:sz="0" w:space="0" w:color="auto"/>
        <w:right w:val="none" w:sz="0" w:space="0" w:color="auto"/>
      </w:divBdr>
    </w:div>
    <w:div w:id="179972574">
      <w:marLeft w:val="640"/>
      <w:marRight w:val="0"/>
      <w:marTop w:val="0"/>
      <w:marBottom w:val="0"/>
      <w:divBdr>
        <w:top w:val="none" w:sz="0" w:space="0" w:color="auto"/>
        <w:left w:val="none" w:sz="0" w:space="0" w:color="auto"/>
        <w:bottom w:val="none" w:sz="0" w:space="0" w:color="auto"/>
        <w:right w:val="none" w:sz="0" w:space="0" w:color="auto"/>
      </w:divBdr>
    </w:div>
    <w:div w:id="180053630">
      <w:marLeft w:val="640"/>
      <w:marRight w:val="0"/>
      <w:marTop w:val="0"/>
      <w:marBottom w:val="0"/>
      <w:divBdr>
        <w:top w:val="none" w:sz="0" w:space="0" w:color="auto"/>
        <w:left w:val="none" w:sz="0" w:space="0" w:color="auto"/>
        <w:bottom w:val="none" w:sz="0" w:space="0" w:color="auto"/>
        <w:right w:val="none" w:sz="0" w:space="0" w:color="auto"/>
      </w:divBdr>
    </w:div>
    <w:div w:id="180626275">
      <w:marLeft w:val="640"/>
      <w:marRight w:val="0"/>
      <w:marTop w:val="0"/>
      <w:marBottom w:val="0"/>
      <w:divBdr>
        <w:top w:val="none" w:sz="0" w:space="0" w:color="auto"/>
        <w:left w:val="none" w:sz="0" w:space="0" w:color="auto"/>
        <w:bottom w:val="none" w:sz="0" w:space="0" w:color="auto"/>
        <w:right w:val="none" w:sz="0" w:space="0" w:color="auto"/>
      </w:divBdr>
    </w:div>
    <w:div w:id="180704963">
      <w:marLeft w:val="640"/>
      <w:marRight w:val="0"/>
      <w:marTop w:val="0"/>
      <w:marBottom w:val="0"/>
      <w:divBdr>
        <w:top w:val="none" w:sz="0" w:space="0" w:color="auto"/>
        <w:left w:val="none" w:sz="0" w:space="0" w:color="auto"/>
        <w:bottom w:val="none" w:sz="0" w:space="0" w:color="auto"/>
        <w:right w:val="none" w:sz="0" w:space="0" w:color="auto"/>
      </w:divBdr>
    </w:div>
    <w:div w:id="181163612">
      <w:marLeft w:val="640"/>
      <w:marRight w:val="0"/>
      <w:marTop w:val="0"/>
      <w:marBottom w:val="0"/>
      <w:divBdr>
        <w:top w:val="none" w:sz="0" w:space="0" w:color="auto"/>
        <w:left w:val="none" w:sz="0" w:space="0" w:color="auto"/>
        <w:bottom w:val="none" w:sz="0" w:space="0" w:color="auto"/>
        <w:right w:val="none" w:sz="0" w:space="0" w:color="auto"/>
      </w:divBdr>
    </w:div>
    <w:div w:id="181281944">
      <w:marLeft w:val="640"/>
      <w:marRight w:val="0"/>
      <w:marTop w:val="0"/>
      <w:marBottom w:val="0"/>
      <w:divBdr>
        <w:top w:val="none" w:sz="0" w:space="0" w:color="auto"/>
        <w:left w:val="none" w:sz="0" w:space="0" w:color="auto"/>
        <w:bottom w:val="none" w:sz="0" w:space="0" w:color="auto"/>
        <w:right w:val="none" w:sz="0" w:space="0" w:color="auto"/>
      </w:divBdr>
    </w:div>
    <w:div w:id="182212825">
      <w:marLeft w:val="640"/>
      <w:marRight w:val="0"/>
      <w:marTop w:val="0"/>
      <w:marBottom w:val="0"/>
      <w:divBdr>
        <w:top w:val="none" w:sz="0" w:space="0" w:color="auto"/>
        <w:left w:val="none" w:sz="0" w:space="0" w:color="auto"/>
        <w:bottom w:val="none" w:sz="0" w:space="0" w:color="auto"/>
        <w:right w:val="none" w:sz="0" w:space="0" w:color="auto"/>
      </w:divBdr>
    </w:div>
    <w:div w:id="183788405">
      <w:marLeft w:val="640"/>
      <w:marRight w:val="0"/>
      <w:marTop w:val="0"/>
      <w:marBottom w:val="0"/>
      <w:divBdr>
        <w:top w:val="none" w:sz="0" w:space="0" w:color="auto"/>
        <w:left w:val="none" w:sz="0" w:space="0" w:color="auto"/>
        <w:bottom w:val="none" w:sz="0" w:space="0" w:color="auto"/>
        <w:right w:val="none" w:sz="0" w:space="0" w:color="auto"/>
      </w:divBdr>
    </w:div>
    <w:div w:id="183980763">
      <w:marLeft w:val="640"/>
      <w:marRight w:val="0"/>
      <w:marTop w:val="0"/>
      <w:marBottom w:val="0"/>
      <w:divBdr>
        <w:top w:val="none" w:sz="0" w:space="0" w:color="auto"/>
        <w:left w:val="none" w:sz="0" w:space="0" w:color="auto"/>
        <w:bottom w:val="none" w:sz="0" w:space="0" w:color="auto"/>
        <w:right w:val="none" w:sz="0" w:space="0" w:color="auto"/>
      </w:divBdr>
    </w:div>
    <w:div w:id="184055464">
      <w:marLeft w:val="640"/>
      <w:marRight w:val="0"/>
      <w:marTop w:val="0"/>
      <w:marBottom w:val="0"/>
      <w:divBdr>
        <w:top w:val="none" w:sz="0" w:space="0" w:color="auto"/>
        <w:left w:val="none" w:sz="0" w:space="0" w:color="auto"/>
        <w:bottom w:val="none" w:sz="0" w:space="0" w:color="auto"/>
        <w:right w:val="none" w:sz="0" w:space="0" w:color="auto"/>
      </w:divBdr>
    </w:div>
    <w:div w:id="184177357">
      <w:marLeft w:val="640"/>
      <w:marRight w:val="0"/>
      <w:marTop w:val="0"/>
      <w:marBottom w:val="0"/>
      <w:divBdr>
        <w:top w:val="none" w:sz="0" w:space="0" w:color="auto"/>
        <w:left w:val="none" w:sz="0" w:space="0" w:color="auto"/>
        <w:bottom w:val="none" w:sz="0" w:space="0" w:color="auto"/>
        <w:right w:val="none" w:sz="0" w:space="0" w:color="auto"/>
      </w:divBdr>
    </w:div>
    <w:div w:id="184366668">
      <w:marLeft w:val="640"/>
      <w:marRight w:val="0"/>
      <w:marTop w:val="0"/>
      <w:marBottom w:val="0"/>
      <w:divBdr>
        <w:top w:val="none" w:sz="0" w:space="0" w:color="auto"/>
        <w:left w:val="none" w:sz="0" w:space="0" w:color="auto"/>
        <w:bottom w:val="none" w:sz="0" w:space="0" w:color="auto"/>
        <w:right w:val="none" w:sz="0" w:space="0" w:color="auto"/>
      </w:divBdr>
    </w:div>
    <w:div w:id="184366730">
      <w:marLeft w:val="640"/>
      <w:marRight w:val="0"/>
      <w:marTop w:val="0"/>
      <w:marBottom w:val="0"/>
      <w:divBdr>
        <w:top w:val="none" w:sz="0" w:space="0" w:color="auto"/>
        <w:left w:val="none" w:sz="0" w:space="0" w:color="auto"/>
        <w:bottom w:val="none" w:sz="0" w:space="0" w:color="auto"/>
        <w:right w:val="none" w:sz="0" w:space="0" w:color="auto"/>
      </w:divBdr>
    </w:div>
    <w:div w:id="184367394">
      <w:marLeft w:val="640"/>
      <w:marRight w:val="0"/>
      <w:marTop w:val="0"/>
      <w:marBottom w:val="0"/>
      <w:divBdr>
        <w:top w:val="none" w:sz="0" w:space="0" w:color="auto"/>
        <w:left w:val="none" w:sz="0" w:space="0" w:color="auto"/>
        <w:bottom w:val="none" w:sz="0" w:space="0" w:color="auto"/>
        <w:right w:val="none" w:sz="0" w:space="0" w:color="auto"/>
      </w:divBdr>
    </w:div>
    <w:div w:id="184367838">
      <w:marLeft w:val="640"/>
      <w:marRight w:val="0"/>
      <w:marTop w:val="0"/>
      <w:marBottom w:val="0"/>
      <w:divBdr>
        <w:top w:val="none" w:sz="0" w:space="0" w:color="auto"/>
        <w:left w:val="none" w:sz="0" w:space="0" w:color="auto"/>
        <w:bottom w:val="none" w:sz="0" w:space="0" w:color="auto"/>
        <w:right w:val="none" w:sz="0" w:space="0" w:color="auto"/>
      </w:divBdr>
    </w:div>
    <w:div w:id="184708157">
      <w:marLeft w:val="640"/>
      <w:marRight w:val="0"/>
      <w:marTop w:val="0"/>
      <w:marBottom w:val="0"/>
      <w:divBdr>
        <w:top w:val="none" w:sz="0" w:space="0" w:color="auto"/>
        <w:left w:val="none" w:sz="0" w:space="0" w:color="auto"/>
        <w:bottom w:val="none" w:sz="0" w:space="0" w:color="auto"/>
        <w:right w:val="none" w:sz="0" w:space="0" w:color="auto"/>
      </w:divBdr>
    </w:div>
    <w:div w:id="185602826">
      <w:marLeft w:val="640"/>
      <w:marRight w:val="0"/>
      <w:marTop w:val="0"/>
      <w:marBottom w:val="0"/>
      <w:divBdr>
        <w:top w:val="none" w:sz="0" w:space="0" w:color="auto"/>
        <w:left w:val="none" w:sz="0" w:space="0" w:color="auto"/>
        <w:bottom w:val="none" w:sz="0" w:space="0" w:color="auto"/>
        <w:right w:val="none" w:sz="0" w:space="0" w:color="auto"/>
      </w:divBdr>
    </w:div>
    <w:div w:id="185606329">
      <w:marLeft w:val="640"/>
      <w:marRight w:val="0"/>
      <w:marTop w:val="0"/>
      <w:marBottom w:val="0"/>
      <w:divBdr>
        <w:top w:val="none" w:sz="0" w:space="0" w:color="auto"/>
        <w:left w:val="none" w:sz="0" w:space="0" w:color="auto"/>
        <w:bottom w:val="none" w:sz="0" w:space="0" w:color="auto"/>
        <w:right w:val="none" w:sz="0" w:space="0" w:color="auto"/>
      </w:divBdr>
    </w:div>
    <w:div w:id="185677686">
      <w:marLeft w:val="640"/>
      <w:marRight w:val="0"/>
      <w:marTop w:val="0"/>
      <w:marBottom w:val="0"/>
      <w:divBdr>
        <w:top w:val="none" w:sz="0" w:space="0" w:color="auto"/>
        <w:left w:val="none" w:sz="0" w:space="0" w:color="auto"/>
        <w:bottom w:val="none" w:sz="0" w:space="0" w:color="auto"/>
        <w:right w:val="none" w:sz="0" w:space="0" w:color="auto"/>
      </w:divBdr>
    </w:div>
    <w:div w:id="185992454">
      <w:marLeft w:val="640"/>
      <w:marRight w:val="0"/>
      <w:marTop w:val="0"/>
      <w:marBottom w:val="0"/>
      <w:divBdr>
        <w:top w:val="none" w:sz="0" w:space="0" w:color="auto"/>
        <w:left w:val="none" w:sz="0" w:space="0" w:color="auto"/>
        <w:bottom w:val="none" w:sz="0" w:space="0" w:color="auto"/>
        <w:right w:val="none" w:sz="0" w:space="0" w:color="auto"/>
      </w:divBdr>
    </w:div>
    <w:div w:id="186257966">
      <w:marLeft w:val="640"/>
      <w:marRight w:val="0"/>
      <w:marTop w:val="0"/>
      <w:marBottom w:val="0"/>
      <w:divBdr>
        <w:top w:val="none" w:sz="0" w:space="0" w:color="auto"/>
        <w:left w:val="none" w:sz="0" w:space="0" w:color="auto"/>
        <w:bottom w:val="none" w:sz="0" w:space="0" w:color="auto"/>
        <w:right w:val="none" w:sz="0" w:space="0" w:color="auto"/>
      </w:divBdr>
    </w:div>
    <w:div w:id="186330640">
      <w:marLeft w:val="640"/>
      <w:marRight w:val="0"/>
      <w:marTop w:val="0"/>
      <w:marBottom w:val="0"/>
      <w:divBdr>
        <w:top w:val="none" w:sz="0" w:space="0" w:color="auto"/>
        <w:left w:val="none" w:sz="0" w:space="0" w:color="auto"/>
        <w:bottom w:val="none" w:sz="0" w:space="0" w:color="auto"/>
        <w:right w:val="none" w:sz="0" w:space="0" w:color="auto"/>
      </w:divBdr>
    </w:div>
    <w:div w:id="186523767">
      <w:marLeft w:val="640"/>
      <w:marRight w:val="0"/>
      <w:marTop w:val="0"/>
      <w:marBottom w:val="0"/>
      <w:divBdr>
        <w:top w:val="none" w:sz="0" w:space="0" w:color="auto"/>
        <w:left w:val="none" w:sz="0" w:space="0" w:color="auto"/>
        <w:bottom w:val="none" w:sz="0" w:space="0" w:color="auto"/>
        <w:right w:val="none" w:sz="0" w:space="0" w:color="auto"/>
      </w:divBdr>
    </w:div>
    <w:div w:id="187183828">
      <w:marLeft w:val="640"/>
      <w:marRight w:val="0"/>
      <w:marTop w:val="0"/>
      <w:marBottom w:val="0"/>
      <w:divBdr>
        <w:top w:val="none" w:sz="0" w:space="0" w:color="auto"/>
        <w:left w:val="none" w:sz="0" w:space="0" w:color="auto"/>
        <w:bottom w:val="none" w:sz="0" w:space="0" w:color="auto"/>
        <w:right w:val="none" w:sz="0" w:space="0" w:color="auto"/>
      </w:divBdr>
    </w:div>
    <w:div w:id="187303383">
      <w:marLeft w:val="640"/>
      <w:marRight w:val="0"/>
      <w:marTop w:val="0"/>
      <w:marBottom w:val="0"/>
      <w:divBdr>
        <w:top w:val="none" w:sz="0" w:space="0" w:color="auto"/>
        <w:left w:val="none" w:sz="0" w:space="0" w:color="auto"/>
        <w:bottom w:val="none" w:sz="0" w:space="0" w:color="auto"/>
        <w:right w:val="none" w:sz="0" w:space="0" w:color="auto"/>
      </w:divBdr>
    </w:div>
    <w:div w:id="187765032">
      <w:marLeft w:val="640"/>
      <w:marRight w:val="0"/>
      <w:marTop w:val="0"/>
      <w:marBottom w:val="0"/>
      <w:divBdr>
        <w:top w:val="none" w:sz="0" w:space="0" w:color="auto"/>
        <w:left w:val="none" w:sz="0" w:space="0" w:color="auto"/>
        <w:bottom w:val="none" w:sz="0" w:space="0" w:color="auto"/>
        <w:right w:val="none" w:sz="0" w:space="0" w:color="auto"/>
      </w:divBdr>
    </w:div>
    <w:div w:id="188758386">
      <w:marLeft w:val="640"/>
      <w:marRight w:val="0"/>
      <w:marTop w:val="0"/>
      <w:marBottom w:val="0"/>
      <w:divBdr>
        <w:top w:val="none" w:sz="0" w:space="0" w:color="auto"/>
        <w:left w:val="none" w:sz="0" w:space="0" w:color="auto"/>
        <w:bottom w:val="none" w:sz="0" w:space="0" w:color="auto"/>
        <w:right w:val="none" w:sz="0" w:space="0" w:color="auto"/>
      </w:divBdr>
    </w:div>
    <w:div w:id="189077969">
      <w:marLeft w:val="640"/>
      <w:marRight w:val="0"/>
      <w:marTop w:val="0"/>
      <w:marBottom w:val="0"/>
      <w:divBdr>
        <w:top w:val="none" w:sz="0" w:space="0" w:color="auto"/>
        <w:left w:val="none" w:sz="0" w:space="0" w:color="auto"/>
        <w:bottom w:val="none" w:sz="0" w:space="0" w:color="auto"/>
        <w:right w:val="none" w:sz="0" w:space="0" w:color="auto"/>
      </w:divBdr>
    </w:div>
    <w:div w:id="189101773">
      <w:marLeft w:val="640"/>
      <w:marRight w:val="0"/>
      <w:marTop w:val="0"/>
      <w:marBottom w:val="0"/>
      <w:divBdr>
        <w:top w:val="none" w:sz="0" w:space="0" w:color="auto"/>
        <w:left w:val="none" w:sz="0" w:space="0" w:color="auto"/>
        <w:bottom w:val="none" w:sz="0" w:space="0" w:color="auto"/>
        <w:right w:val="none" w:sz="0" w:space="0" w:color="auto"/>
      </w:divBdr>
    </w:div>
    <w:div w:id="189417097">
      <w:marLeft w:val="640"/>
      <w:marRight w:val="0"/>
      <w:marTop w:val="0"/>
      <w:marBottom w:val="0"/>
      <w:divBdr>
        <w:top w:val="none" w:sz="0" w:space="0" w:color="auto"/>
        <w:left w:val="none" w:sz="0" w:space="0" w:color="auto"/>
        <w:bottom w:val="none" w:sz="0" w:space="0" w:color="auto"/>
        <w:right w:val="none" w:sz="0" w:space="0" w:color="auto"/>
      </w:divBdr>
    </w:div>
    <w:div w:id="190269064">
      <w:marLeft w:val="640"/>
      <w:marRight w:val="0"/>
      <w:marTop w:val="0"/>
      <w:marBottom w:val="0"/>
      <w:divBdr>
        <w:top w:val="none" w:sz="0" w:space="0" w:color="auto"/>
        <w:left w:val="none" w:sz="0" w:space="0" w:color="auto"/>
        <w:bottom w:val="none" w:sz="0" w:space="0" w:color="auto"/>
        <w:right w:val="none" w:sz="0" w:space="0" w:color="auto"/>
      </w:divBdr>
    </w:div>
    <w:div w:id="190457472">
      <w:marLeft w:val="640"/>
      <w:marRight w:val="0"/>
      <w:marTop w:val="0"/>
      <w:marBottom w:val="0"/>
      <w:divBdr>
        <w:top w:val="none" w:sz="0" w:space="0" w:color="auto"/>
        <w:left w:val="none" w:sz="0" w:space="0" w:color="auto"/>
        <w:bottom w:val="none" w:sz="0" w:space="0" w:color="auto"/>
        <w:right w:val="none" w:sz="0" w:space="0" w:color="auto"/>
      </w:divBdr>
    </w:div>
    <w:div w:id="190921780">
      <w:marLeft w:val="640"/>
      <w:marRight w:val="0"/>
      <w:marTop w:val="0"/>
      <w:marBottom w:val="0"/>
      <w:divBdr>
        <w:top w:val="none" w:sz="0" w:space="0" w:color="auto"/>
        <w:left w:val="none" w:sz="0" w:space="0" w:color="auto"/>
        <w:bottom w:val="none" w:sz="0" w:space="0" w:color="auto"/>
        <w:right w:val="none" w:sz="0" w:space="0" w:color="auto"/>
      </w:divBdr>
    </w:div>
    <w:div w:id="191498552">
      <w:marLeft w:val="640"/>
      <w:marRight w:val="0"/>
      <w:marTop w:val="0"/>
      <w:marBottom w:val="0"/>
      <w:divBdr>
        <w:top w:val="none" w:sz="0" w:space="0" w:color="auto"/>
        <w:left w:val="none" w:sz="0" w:space="0" w:color="auto"/>
        <w:bottom w:val="none" w:sz="0" w:space="0" w:color="auto"/>
        <w:right w:val="none" w:sz="0" w:space="0" w:color="auto"/>
      </w:divBdr>
    </w:div>
    <w:div w:id="191501177">
      <w:marLeft w:val="640"/>
      <w:marRight w:val="0"/>
      <w:marTop w:val="0"/>
      <w:marBottom w:val="0"/>
      <w:divBdr>
        <w:top w:val="none" w:sz="0" w:space="0" w:color="auto"/>
        <w:left w:val="none" w:sz="0" w:space="0" w:color="auto"/>
        <w:bottom w:val="none" w:sz="0" w:space="0" w:color="auto"/>
        <w:right w:val="none" w:sz="0" w:space="0" w:color="auto"/>
      </w:divBdr>
    </w:div>
    <w:div w:id="191652839">
      <w:marLeft w:val="640"/>
      <w:marRight w:val="0"/>
      <w:marTop w:val="0"/>
      <w:marBottom w:val="0"/>
      <w:divBdr>
        <w:top w:val="none" w:sz="0" w:space="0" w:color="auto"/>
        <w:left w:val="none" w:sz="0" w:space="0" w:color="auto"/>
        <w:bottom w:val="none" w:sz="0" w:space="0" w:color="auto"/>
        <w:right w:val="none" w:sz="0" w:space="0" w:color="auto"/>
      </w:divBdr>
    </w:div>
    <w:div w:id="192115719">
      <w:marLeft w:val="640"/>
      <w:marRight w:val="0"/>
      <w:marTop w:val="0"/>
      <w:marBottom w:val="0"/>
      <w:divBdr>
        <w:top w:val="none" w:sz="0" w:space="0" w:color="auto"/>
        <w:left w:val="none" w:sz="0" w:space="0" w:color="auto"/>
        <w:bottom w:val="none" w:sz="0" w:space="0" w:color="auto"/>
        <w:right w:val="none" w:sz="0" w:space="0" w:color="auto"/>
      </w:divBdr>
    </w:div>
    <w:div w:id="192694053">
      <w:marLeft w:val="640"/>
      <w:marRight w:val="0"/>
      <w:marTop w:val="0"/>
      <w:marBottom w:val="0"/>
      <w:divBdr>
        <w:top w:val="none" w:sz="0" w:space="0" w:color="auto"/>
        <w:left w:val="none" w:sz="0" w:space="0" w:color="auto"/>
        <w:bottom w:val="none" w:sz="0" w:space="0" w:color="auto"/>
        <w:right w:val="none" w:sz="0" w:space="0" w:color="auto"/>
      </w:divBdr>
    </w:div>
    <w:div w:id="193467711">
      <w:marLeft w:val="640"/>
      <w:marRight w:val="0"/>
      <w:marTop w:val="0"/>
      <w:marBottom w:val="0"/>
      <w:divBdr>
        <w:top w:val="none" w:sz="0" w:space="0" w:color="auto"/>
        <w:left w:val="none" w:sz="0" w:space="0" w:color="auto"/>
        <w:bottom w:val="none" w:sz="0" w:space="0" w:color="auto"/>
        <w:right w:val="none" w:sz="0" w:space="0" w:color="auto"/>
      </w:divBdr>
    </w:div>
    <w:div w:id="193622172">
      <w:marLeft w:val="640"/>
      <w:marRight w:val="0"/>
      <w:marTop w:val="0"/>
      <w:marBottom w:val="0"/>
      <w:divBdr>
        <w:top w:val="none" w:sz="0" w:space="0" w:color="auto"/>
        <w:left w:val="none" w:sz="0" w:space="0" w:color="auto"/>
        <w:bottom w:val="none" w:sz="0" w:space="0" w:color="auto"/>
        <w:right w:val="none" w:sz="0" w:space="0" w:color="auto"/>
      </w:divBdr>
    </w:div>
    <w:div w:id="193689202">
      <w:marLeft w:val="640"/>
      <w:marRight w:val="0"/>
      <w:marTop w:val="0"/>
      <w:marBottom w:val="0"/>
      <w:divBdr>
        <w:top w:val="none" w:sz="0" w:space="0" w:color="auto"/>
        <w:left w:val="none" w:sz="0" w:space="0" w:color="auto"/>
        <w:bottom w:val="none" w:sz="0" w:space="0" w:color="auto"/>
        <w:right w:val="none" w:sz="0" w:space="0" w:color="auto"/>
      </w:divBdr>
    </w:div>
    <w:div w:id="193809348">
      <w:marLeft w:val="640"/>
      <w:marRight w:val="0"/>
      <w:marTop w:val="0"/>
      <w:marBottom w:val="0"/>
      <w:divBdr>
        <w:top w:val="none" w:sz="0" w:space="0" w:color="auto"/>
        <w:left w:val="none" w:sz="0" w:space="0" w:color="auto"/>
        <w:bottom w:val="none" w:sz="0" w:space="0" w:color="auto"/>
        <w:right w:val="none" w:sz="0" w:space="0" w:color="auto"/>
      </w:divBdr>
    </w:div>
    <w:div w:id="194121293">
      <w:marLeft w:val="640"/>
      <w:marRight w:val="0"/>
      <w:marTop w:val="0"/>
      <w:marBottom w:val="0"/>
      <w:divBdr>
        <w:top w:val="none" w:sz="0" w:space="0" w:color="auto"/>
        <w:left w:val="none" w:sz="0" w:space="0" w:color="auto"/>
        <w:bottom w:val="none" w:sz="0" w:space="0" w:color="auto"/>
        <w:right w:val="none" w:sz="0" w:space="0" w:color="auto"/>
      </w:divBdr>
    </w:div>
    <w:div w:id="194344616">
      <w:marLeft w:val="640"/>
      <w:marRight w:val="0"/>
      <w:marTop w:val="0"/>
      <w:marBottom w:val="0"/>
      <w:divBdr>
        <w:top w:val="none" w:sz="0" w:space="0" w:color="auto"/>
        <w:left w:val="none" w:sz="0" w:space="0" w:color="auto"/>
        <w:bottom w:val="none" w:sz="0" w:space="0" w:color="auto"/>
        <w:right w:val="none" w:sz="0" w:space="0" w:color="auto"/>
      </w:divBdr>
    </w:div>
    <w:div w:id="194390486">
      <w:marLeft w:val="640"/>
      <w:marRight w:val="0"/>
      <w:marTop w:val="0"/>
      <w:marBottom w:val="0"/>
      <w:divBdr>
        <w:top w:val="none" w:sz="0" w:space="0" w:color="auto"/>
        <w:left w:val="none" w:sz="0" w:space="0" w:color="auto"/>
        <w:bottom w:val="none" w:sz="0" w:space="0" w:color="auto"/>
        <w:right w:val="none" w:sz="0" w:space="0" w:color="auto"/>
      </w:divBdr>
    </w:div>
    <w:div w:id="196966172">
      <w:marLeft w:val="640"/>
      <w:marRight w:val="0"/>
      <w:marTop w:val="0"/>
      <w:marBottom w:val="0"/>
      <w:divBdr>
        <w:top w:val="none" w:sz="0" w:space="0" w:color="auto"/>
        <w:left w:val="none" w:sz="0" w:space="0" w:color="auto"/>
        <w:bottom w:val="none" w:sz="0" w:space="0" w:color="auto"/>
        <w:right w:val="none" w:sz="0" w:space="0" w:color="auto"/>
      </w:divBdr>
    </w:div>
    <w:div w:id="197202159">
      <w:marLeft w:val="640"/>
      <w:marRight w:val="0"/>
      <w:marTop w:val="0"/>
      <w:marBottom w:val="0"/>
      <w:divBdr>
        <w:top w:val="none" w:sz="0" w:space="0" w:color="auto"/>
        <w:left w:val="none" w:sz="0" w:space="0" w:color="auto"/>
        <w:bottom w:val="none" w:sz="0" w:space="0" w:color="auto"/>
        <w:right w:val="none" w:sz="0" w:space="0" w:color="auto"/>
      </w:divBdr>
    </w:div>
    <w:div w:id="197478121">
      <w:marLeft w:val="640"/>
      <w:marRight w:val="0"/>
      <w:marTop w:val="0"/>
      <w:marBottom w:val="0"/>
      <w:divBdr>
        <w:top w:val="none" w:sz="0" w:space="0" w:color="auto"/>
        <w:left w:val="none" w:sz="0" w:space="0" w:color="auto"/>
        <w:bottom w:val="none" w:sz="0" w:space="0" w:color="auto"/>
        <w:right w:val="none" w:sz="0" w:space="0" w:color="auto"/>
      </w:divBdr>
    </w:div>
    <w:div w:id="197670331">
      <w:marLeft w:val="640"/>
      <w:marRight w:val="0"/>
      <w:marTop w:val="0"/>
      <w:marBottom w:val="0"/>
      <w:divBdr>
        <w:top w:val="none" w:sz="0" w:space="0" w:color="auto"/>
        <w:left w:val="none" w:sz="0" w:space="0" w:color="auto"/>
        <w:bottom w:val="none" w:sz="0" w:space="0" w:color="auto"/>
        <w:right w:val="none" w:sz="0" w:space="0" w:color="auto"/>
      </w:divBdr>
    </w:div>
    <w:div w:id="197938551">
      <w:marLeft w:val="640"/>
      <w:marRight w:val="0"/>
      <w:marTop w:val="0"/>
      <w:marBottom w:val="0"/>
      <w:divBdr>
        <w:top w:val="none" w:sz="0" w:space="0" w:color="auto"/>
        <w:left w:val="none" w:sz="0" w:space="0" w:color="auto"/>
        <w:bottom w:val="none" w:sz="0" w:space="0" w:color="auto"/>
        <w:right w:val="none" w:sz="0" w:space="0" w:color="auto"/>
      </w:divBdr>
    </w:div>
    <w:div w:id="198127880">
      <w:marLeft w:val="640"/>
      <w:marRight w:val="0"/>
      <w:marTop w:val="0"/>
      <w:marBottom w:val="0"/>
      <w:divBdr>
        <w:top w:val="none" w:sz="0" w:space="0" w:color="auto"/>
        <w:left w:val="none" w:sz="0" w:space="0" w:color="auto"/>
        <w:bottom w:val="none" w:sz="0" w:space="0" w:color="auto"/>
        <w:right w:val="none" w:sz="0" w:space="0" w:color="auto"/>
      </w:divBdr>
    </w:div>
    <w:div w:id="198399146">
      <w:marLeft w:val="640"/>
      <w:marRight w:val="0"/>
      <w:marTop w:val="0"/>
      <w:marBottom w:val="0"/>
      <w:divBdr>
        <w:top w:val="none" w:sz="0" w:space="0" w:color="auto"/>
        <w:left w:val="none" w:sz="0" w:space="0" w:color="auto"/>
        <w:bottom w:val="none" w:sz="0" w:space="0" w:color="auto"/>
        <w:right w:val="none" w:sz="0" w:space="0" w:color="auto"/>
      </w:divBdr>
    </w:div>
    <w:div w:id="198475309">
      <w:marLeft w:val="640"/>
      <w:marRight w:val="0"/>
      <w:marTop w:val="0"/>
      <w:marBottom w:val="0"/>
      <w:divBdr>
        <w:top w:val="none" w:sz="0" w:space="0" w:color="auto"/>
        <w:left w:val="none" w:sz="0" w:space="0" w:color="auto"/>
        <w:bottom w:val="none" w:sz="0" w:space="0" w:color="auto"/>
        <w:right w:val="none" w:sz="0" w:space="0" w:color="auto"/>
      </w:divBdr>
    </w:div>
    <w:div w:id="198592834">
      <w:marLeft w:val="640"/>
      <w:marRight w:val="0"/>
      <w:marTop w:val="0"/>
      <w:marBottom w:val="0"/>
      <w:divBdr>
        <w:top w:val="none" w:sz="0" w:space="0" w:color="auto"/>
        <w:left w:val="none" w:sz="0" w:space="0" w:color="auto"/>
        <w:bottom w:val="none" w:sz="0" w:space="0" w:color="auto"/>
        <w:right w:val="none" w:sz="0" w:space="0" w:color="auto"/>
      </w:divBdr>
    </w:div>
    <w:div w:id="198906229">
      <w:marLeft w:val="640"/>
      <w:marRight w:val="0"/>
      <w:marTop w:val="0"/>
      <w:marBottom w:val="0"/>
      <w:divBdr>
        <w:top w:val="none" w:sz="0" w:space="0" w:color="auto"/>
        <w:left w:val="none" w:sz="0" w:space="0" w:color="auto"/>
        <w:bottom w:val="none" w:sz="0" w:space="0" w:color="auto"/>
        <w:right w:val="none" w:sz="0" w:space="0" w:color="auto"/>
      </w:divBdr>
    </w:div>
    <w:div w:id="198981254">
      <w:marLeft w:val="640"/>
      <w:marRight w:val="0"/>
      <w:marTop w:val="0"/>
      <w:marBottom w:val="0"/>
      <w:divBdr>
        <w:top w:val="none" w:sz="0" w:space="0" w:color="auto"/>
        <w:left w:val="none" w:sz="0" w:space="0" w:color="auto"/>
        <w:bottom w:val="none" w:sz="0" w:space="0" w:color="auto"/>
        <w:right w:val="none" w:sz="0" w:space="0" w:color="auto"/>
      </w:divBdr>
    </w:div>
    <w:div w:id="199053907">
      <w:marLeft w:val="640"/>
      <w:marRight w:val="0"/>
      <w:marTop w:val="0"/>
      <w:marBottom w:val="0"/>
      <w:divBdr>
        <w:top w:val="none" w:sz="0" w:space="0" w:color="auto"/>
        <w:left w:val="none" w:sz="0" w:space="0" w:color="auto"/>
        <w:bottom w:val="none" w:sz="0" w:space="0" w:color="auto"/>
        <w:right w:val="none" w:sz="0" w:space="0" w:color="auto"/>
      </w:divBdr>
    </w:div>
    <w:div w:id="199125871">
      <w:marLeft w:val="640"/>
      <w:marRight w:val="0"/>
      <w:marTop w:val="0"/>
      <w:marBottom w:val="0"/>
      <w:divBdr>
        <w:top w:val="none" w:sz="0" w:space="0" w:color="auto"/>
        <w:left w:val="none" w:sz="0" w:space="0" w:color="auto"/>
        <w:bottom w:val="none" w:sz="0" w:space="0" w:color="auto"/>
        <w:right w:val="none" w:sz="0" w:space="0" w:color="auto"/>
      </w:divBdr>
    </w:div>
    <w:div w:id="199897708">
      <w:marLeft w:val="640"/>
      <w:marRight w:val="0"/>
      <w:marTop w:val="0"/>
      <w:marBottom w:val="0"/>
      <w:divBdr>
        <w:top w:val="none" w:sz="0" w:space="0" w:color="auto"/>
        <w:left w:val="none" w:sz="0" w:space="0" w:color="auto"/>
        <w:bottom w:val="none" w:sz="0" w:space="0" w:color="auto"/>
        <w:right w:val="none" w:sz="0" w:space="0" w:color="auto"/>
      </w:divBdr>
    </w:div>
    <w:div w:id="200023274">
      <w:marLeft w:val="640"/>
      <w:marRight w:val="0"/>
      <w:marTop w:val="0"/>
      <w:marBottom w:val="0"/>
      <w:divBdr>
        <w:top w:val="none" w:sz="0" w:space="0" w:color="auto"/>
        <w:left w:val="none" w:sz="0" w:space="0" w:color="auto"/>
        <w:bottom w:val="none" w:sz="0" w:space="0" w:color="auto"/>
        <w:right w:val="none" w:sz="0" w:space="0" w:color="auto"/>
      </w:divBdr>
    </w:div>
    <w:div w:id="200482979">
      <w:marLeft w:val="640"/>
      <w:marRight w:val="0"/>
      <w:marTop w:val="0"/>
      <w:marBottom w:val="0"/>
      <w:divBdr>
        <w:top w:val="none" w:sz="0" w:space="0" w:color="auto"/>
        <w:left w:val="none" w:sz="0" w:space="0" w:color="auto"/>
        <w:bottom w:val="none" w:sz="0" w:space="0" w:color="auto"/>
        <w:right w:val="none" w:sz="0" w:space="0" w:color="auto"/>
      </w:divBdr>
    </w:div>
    <w:div w:id="200555435">
      <w:marLeft w:val="640"/>
      <w:marRight w:val="0"/>
      <w:marTop w:val="0"/>
      <w:marBottom w:val="0"/>
      <w:divBdr>
        <w:top w:val="none" w:sz="0" w:space="0" w:color="auto"/>
        <w:left w:val="none" w:sz="0" w:space="0" w:color="auto"/>
        <w:bottom w:val="none" w:sz="0" w:space="0" w:color="auto"/>
        <w:right w:val="none" w:sz="0" w:space="0" w:color="auto"/>
      </w:divBdr>
    </w:div>
    <w:div w:id="200557638">
      <w:marLeft w:val="640"/>
      <w:marRight w:val="0"/>
      <w:marTop w:val="0"/>
      <w:marBottom w:val="0"/>
      <w:divBdr>
        <w:top w:val="none" w:sz="0" w:space="0" w:color="auto"/>
        <w:left w:val="none" w:sz="0" w:space="0" w:color="auto"/>
        <w:bottom w:val="none" w:sz="0" w:space="0" w:color="auto"/>
        <w:right w:val="none" w:sz="0" w:space="0" w:color="auto"/>
      </w:divBdr>
    </w:div>
    <w:div w:id="201132044">
      <w:marLeft w:val="640"/>
      <w:marRight w:val="0"/>
      <w:marTop w:val="0"/>
      <w:marBottom w:val="0"/>
      <w:divBdr>
        <w:top w:val="none" w:sz="0" w:space="0" w:color="auto"/>
        <w:left w:val="none" w:sz="0" w:space="0" w:color="auto"/>
        <w:bottom w:val="none" w:sz="0" w:space="0" w:color="auto"/>
        <w:right w:val="none" w:sz="0" w:space="0" w:color="auto"/>
      </w:divBdr>
    </w:div>
    <w:div w:id="201134989">
      <w:marLeft w:val="640"/>
      <w:marRight w:val="0"/>
      <w:marTop w:val="0"/>
      <w:marBottom w:val="0"/>
      <w:divBdr>
        <w:top w:val="none" w:sz="0" w:space="0" w:color="auto"/>
        <w:left w:val="none" w:sz="0" w:space="0" w:color="auto"/>
        <w:bottom w:val="none" w:sz="0" w:space="0" w:color="auto"/>
        <w:right w:val="none" w:sz="0" w:space="0" w:color="auto"/>
      </w:divBdr>
    </w:div>
    <w:div w:id="201403171">
      <w:marLeft w:val="640"/>
      <w:marRight w:val="0"/>
      <w:marTop w:val="0"/>
      <w:marBottom w:val="0"/>
      <w:divBdr>
        <w:top w:val="none" w:sz="0" w:space="0" w:color="auto"/>
        <w:left w:val="none" w:sz="0" w:space="0" w:color="auto"/>
        <w:bottom w:val="none" w:sz="0" w:space="0" w:color="auto"/>
        <w:right w:val="none" w:sz="0" w:space="0" w:color="auto"/>
      </w:divBdr>
    </w:div>
    <w:div w:id="201406571">
      <w:marLeft w:val="640"/>
      <w:marRight w:val="0"/>
      <w:marTop w:val="0"/>
      <w:marBottom w:val="0"/>
      <w:divBdr>
        <w:top w:val="none" w:sz="0" w:space="0" w:color="auto"/>
        <w:left w:val="none" w:sz="0" w:space="0" w:color="auto"/>
        <w:bottom w:val="none" w:sz="0" w:space="0" w:color="auto"/>
        <w:right w:val="none" w:sz="0" w:space="0" w:color="auto"/>
      </w:divBdr>
    </w:div>
    <w:div w:id="201525862">
      <w:marLeft w:val="640"/>
      <w:marRight w:val="0"/>
      <w:marTop w:val="0"/>
      <w:marBottom w:val="0"/>
      <w:divBdr>
        <w:top w:val="none" w:sz="0" w:space="0" w:color="auto"/>
        <w:left w:val="none" w:sz="0" w:space="0" w:color="auto"/>
        <w:bottom w:val="none" w:sz="0" w:space="0" w:color="auto"/>
        <w:right w:val="none" w:sz="0" w:space="0" w:color="auto"/>
      </w:divBdr>
    </w:div>
    <w:div w:id="201595347">
      <w:marLeft w:val="640"/>
      <w:marRight w:val="0"/>
      <w:marTop w:val="0"/>
      <w:marBottom w:val="0"/>
      <w:divBdr>
        <w:top w:val="none" w:sz="0" w:space="0" w:color="auto"/>
        <w:left w:val="none" w:sz="0" w:space="0" w:color="auto"/>
        <w:bottom w:val="none" w:sz="0" w:space="0" w:color="auto"/>
        <w:right w:val="none" w:sz="0" w:space="0" w:color="auto"/>
      </w:divBdr>
    </w:div>
    <w:div w:id="201983398">
      <w:marLeft w:val="640"/>
      <w:marRight w:val="0"/>
      <w:marTop w:val="0"/>
      <w:marBottom w:val="0"/>
      <w:divBdr>
        <w:top w:val="none" w:sz="0" w:space="0" w:color="auto"/>
        <w:left w:val="none" w:sz="0" w:space="0" w:color="auto"/>
        <w:bottom w:val="none" w:sz="0" w:space="0" w:color="auto"/>
        <w:right w:val="none" w:sz="0" w:space="0" w:color="auto"/>
      </w:divBdr>
    </w:div>
    <w:div w:id="202643088">
      <w:marLeft w:val="640"/>
      <w:marRight w:val="0"/>
      <w:marTop w:val="0"/>
      <w:marBottom w:val="0"/>
      <w:divBdr>
        <w:top w:val="none" w:sz="0" w:space="0" w:color="auto"/>
        <w:left w:val="none" w:sz="0" w:space="0" w:color="auto"/>
        <w:bottom w:val="none" w:sz="0" w:space="0" w:color="auto"/>
        <w:right w:val="none" w:sz="0" w:space="0" w:color="auto"/>
      </w:divBdr>
    </w:div>
    <w:div w:id="203100047">
      <w:marLeft w:val="640"/>
      <w:marRight w:val="0"/>
      <w:marTop w:val="0"/>
      <w:marBottom w:val="0"/>
      <w:divBdr>
        <w:top w:val="none" w:sz="0" w:space="0" w:color="auto"/>
        <w:left w:val="none" w:sz="0" w:space="0" w:color="auto"/>
        <w:bottom w:val="none" w:sz="0" w:space="0" w:color="auto"/>
        <w:right w:val="none" w:sz="0" w:space="0" w:color="auto"/>
      </w:divBdr>
    </w:div>
    <w:div w:id="204021816">
      <w:marLeft w:val="640"/>
      <w:marRight w:val="0"/>
      <w:marTop w:val="0"/>
      <w:marBottom w:val="0"/>
      <w:divBdr>
        <w:top w:val="none" w:sz="0" w:space="0" w:color="auto"/>
        <w:left w:val="none" w:sz="0" w:space="0" w:color="auto"/>
        <w:bottom w:val="none" w:sz="0" w:space="0" w:color="auto"/>
        <w:right w:val="none" w:sz="0" w:space="0" w:color="auto"/>
      </w:divBdr>
    </w:div>
    <w:div w:id="204484004">
      <w:marLeft w:val="640"/>
      <w:marRight w:val="0"/>
      <w:marTop w:val="0"/>
      <w:marBottom w:val="0"/>
      <w:divBdr>
        <w:top w:val="none" w:sz="0" w:space="0" w:color="auto"/>
        <w:left w:val="none" w:sz="0" w:space="0" w:color="auto"/>
        <w:bottom w:val="none" w:sz="0" w:space="0" w:color="auto"/>
        <w:right w:val="none" w:sz="0" w:space="0" w:color="auto"/>
      </w:divBdr>
    </w:div>
    <w:div w:id="204608947">
      <w:marLeft w:val="640"/>
      <w:marRight w:val="0"/>
      <w:marTop w:val="0"/>
      <w:marBottom w:val="0"/>
      <w:divBdr>
        <w:top w:val="none" w:sz="0" w:space="0" w:color="auto"/>
        <w:left w:val="none" w:sz="0" w:space="0" w:color="auto"/>
        <w:bottom w:val="none" w:sz="0" w:space="0" w:color="auto"/>
        <w:right w:val="none" w:sz="0" w:space="0" w:color="auto"/>
      </w:divBdr>
    </w:div>
    <w:div w:id="205222713">
      <w:marLeft w:val="640"/>
      <w:marRight w:val="0"/>
      <w:marTop w:val="0"/>
      <w:marBottom w:val="0"/>
      <w:divBdr>
        <w:top w:val="none" w:sz="0" w:space="0" w:color="auto"/>
        <w:left w:val="none" w:sz="0" w:space="0" w:color="auto"/>
        <w:bottom w:val="none" w:sz="0" w:space="0" w:color="auto"/>
        <w:right w:val="none" w:sz="0" w:space="0" w:color="auto"/>
      </w:divBdr>
    </w:div>
    <w:div w:id="205605880">
      <w:marLeft w:val="640"/>
      <w:marRight w:val="0"/>
      <w:marTop w:val="0"/>
      <w:marBottom w:val="0"/>
      <w:divBdr>
        <w:top w:val="none" w:sz="0" w:space="0" w:color="auto"/>
        <w:left w:val="none" w:sz="0" w:space="0" w:color="auto"/>
        <w:bottom w:val="none" w:sz="0" w:space="0" w:color="auto"/>
        <w:right w:val="none" w:sz="0" w:space="0" w:color="auto"/>
      </w:divBdr>
    </w:div>
    <w:div w:id="205874049">
      <w:marLeft w:val="640"/>
      <w:marRight w:val="0"/>
      <w:marTop w:val="0"/>
      <w:marBottom w:val="0"/>
      <w:divBdr>
        <w:top w:val="none" w:sz="0" w:space="0" w:color="auto"/>
        <w:left w:val="none" w:sz="0" w:space="0" w:color="auto"/>
        <w:bottom w:val="none" w:sz="0" w:space="0" w:color="auto"/>
        <w:right w:val="none" w:sz="0" w:space="0" w:color="auto"/>
      </w:divBdr>
    </w:div>
    <w:div w:id="206140624">
      <w:marLeft w:val="640"/>
      <w:marRight w:val="0"/>
      <w:marTop w:val="0"/>
      <w:marBottom w:val="0"/>
      <w:divBdr>
        <w:top w:val="none" w:sz="0" w:space="0" w:color="auto"/>
        <w:left w:val="none" w:sz="0" w:space="0" w:color="auto"/>
        <w:bottom w:val="none" w:sz="0" w:space="0" w:color="auto"/>
        <w:right w:val="none" w:sz="0" w:space="0" w:color="auto"/>
      </w:divBdr>
    </w:div>
    <w:div w:id="207226304">
      <w:marLeft w:val="640"/>
      <w:marRight w:val="0"/>
      <w:marTop w:val="0"/>
      <w:marBottom w:val="0"/>
      <w:divBdr>
        <w:top w:val="none" w:sz="0" w:space="0" w:color="auto"/>
        <w:left w:val="none" w:sz="0" w:space="0" w:color="auto"/>
        <w:bottom w:val="none" w:sz="0" w:space="0" w:color="auto"/>
        <w:right w:val="none" w:sz="0" w:space="0" w:color="auto"/>
      </w:divBdr>
    </w:div>
    <w:div w:id="207423333">
      <w:marLeft w:val="640"/>
      <w:marRight w:val="0"/>
      <w:marTop w:val="0"/>
      <w:marBottom w:val="0"/>
      <w:divBdr>
        <w:top w:val="none" w:sz="0" w:space="0" w:color="auto"/>
        <w:left w:val="none" w:sz="0" w:space="0" w:color="auto"/>
        <w:bottom w:val="none" w:sz="0" w:space="0" w:color="auto"/>
        <w:right w:val="none" w:sz="0" w:space="0" w:color="auto"/>
      </w:divBdr>
    </w:div>
    <w:div w:id="207450628">
      <w:marLeft w:val="640"/>
      <w:marRight w:val="0"/>
      <w:marTop w:val="0"/>
      <w:marBottom w:val="0"/>
      <w:divBdr>
        <w:top w:val="none" w:sz="0" w:space="0" w:color="auto"/>
        <w:left w:val="none" w:sz="0" w:space="0" w:color="auto"/>
        <w:bottom w:val="none" w:sz="0" w:space="0" w:color="auto"/>
        <w:right w:val="none" w:sz="0" w:space="0" w:color="auto"/>
      </w:divBdr>
    </w:div>
    <w:div w:id="207495538">
      <w:marLeft w:val="640"/>
      <w:marRight w:val="0"/>
      <w:marTop w:val="0"/>
      <w:marBottom w:val="0"/>
      <w:divBdr>
        <w:top w:val="none" w:sz="0" w:space="0" w:color="auto"/>
        <w:left w:val="none" w:sz="0" w:space="0" w:color="auto"/>
        <w:bottom w:val="none" w:sz="0" w:space="0" w:color="auto"/>
        <w:right w:val="none" w:sz="0" w:space="0" w:color="auto"/>
      </w:divBdr>
    </w:div>
    <w:div w:id="207685336">
      <w:marLeft w:val="640"/>
      <w:marRight w:val="0"/>
      <w:marTop w:val="0"/>
      <w:marBottom w:val="0"/>
      <w:divBdr>
        <w:top w:val="none" w:sz="0" w:space="0" w:color="auto"/>
        <w:left w:val="none" w:sz="0" w:space="0" w:color="auto"/>
        <w:bottom w:val="none" w:sz="0" w:space="0" w:color="auto"/>
        <w:right w:val="none" w:sz="0" w:space="0" w:color="auto"/>
      </w:divBdr>
    </w:div>
    <w:div w:id="207961555">
      <w:marLeft w:val="640"/>
      <w:marRight w:val="0"/>
      <w:marTop w:val="0"/>
      <w:marBottom w:val="0"/>
      <w:divBdr>
        <w:top w:val="none" w:sz="0" w:space="0" w:color="auto"/>
        <w:left w:val="none" w:sz="0" w:space="0" w:color="auto"/>
        <w:bottom w:val="none" w:sz="0" w:space="0" w:color="auto"/>
        <w:right w:val="none" w:sz="0" w:space="0" w:color="auto"/>
      </w:divBdr>
    </w:div>
    <w:div w:id="208108673">
      <w:marLeft w:val="640"/>
      <w:marRight w:val="0"/>
      <w:marTop w:val="0"/>
      <w:marBottom w:val="0"/>
      <w:divBdr>
        <w:top w:val="none" w:sz="0" w:space="0" w:color="auto"/>
        <w:left w:val="none" w:sz="0" w:space="0" w:color="auto"/>
        <w:bottom w:val="none" w:sz="0" w:space="0" w:color="auto"/>
        <w:right w:val="none" w:sz="0" w:space="0" w:color="auto"/>
      </w:divBdr>
    </w:div>
    <w:div w:id="208298664">
      <w:marLeft w:val="640"/>
      <w:marRight w:val="0"/>
      <w:marTop w:val="0"/>
      <w:marBottom w:val="0"/>
      <w:divBdr>
        <w:top w:val="none" w:sz="0" w:space="0" w:color="auto"/>
        <w:left w:val="none" w:sz="0" w:space="0" w:color="auto"/>
        <w:bottom w:val="none" w:sz="0" w:space="0" w:color="auto"/>
        <w:right w:val="none" w:sz="0" w:space="0" w:color="auto"/>
      </w:divBdr>
    </w:div>
    <w:div w:id="208615032">
      <w:marLeft w:val="640"/>
      <w:marRight w:val="0"/>
      <w:marTop w:val="0"/>
      <w:marBottom w:val="0"/>
      <w:divBdr>
        <w:top w:val="none" w:sz="0" w:space="0" w:color="auto"/>
        <w:left w:val="none" w:sz="0" w:space="0" w:color="auto"/>
        <w:bottom w:val="none" w:sz="0" w:space="0" w:color="auto"/>
        <w:right w:val="none" w:sz="0" w:space="0" w:color="auto"/>
      </w:divBdr>
    </w:div>
    <w:div w:id="208617592">
      <w:marLeft w:val="640"/>
      <w:marRight w:val="0"/>
      <w:marTop w:val="0"/>
      <w:marBottom w:val="0"/>
      <w:divBdr>
        <w:top w:val="none" w:sz="0" w:space="0" w:color="auto"/>
        <w:left w:val="none" w:sz="0" w:space="0" w:color="auto"/>
        <w:bottom w:val="none" w:sz="0" w:space="0" w:color="auto"/>
        <w:right w:val="none" w:sz="0" w:space="0" w:color="auto"/>
      </w:divBdr>
    </w:div>
    <w:div w:id="208804649">
      <w:marLeft w:val="640"/>
      <w:marRight w:val="0"/>
      <w:marTop w:val="0"/>
      <w:marBottom w:val="0"/>
      <w:divBdr>
        <w:top w:val="none" w:sz="0" w:space="0" w:color="auto"/>
        <w:left w:val="none" w:sz="0" w:space="0" w:color="auto"/>
        <w:bottom w:val="none" w:sz="0" w:space="0" w:color="auto"/>
        <w:right w:val="none" w:sz="0" w:space="0" w:color="auto"/>
      </w:divBdr>
    </w:div>
    <w:div w:id="208808275">
      <w:marLeft w:val="640"/>
      <w:marRight w:val="0"/>
      <w:marTop w:val="0"/>
      <w:marBottom w:val="0"/>
      <w:divBdr>
        <w:top w:val="none" w:sz="0" w:space="0" w:color="auto"/>
        <w:left w:val="none" w:sz="0" w:space="0" w:color="auto"/>
        <w:bottom w:val="none" w:sz="0" w:space="0" w:color="auto"/>
        <w:right w:val="none" w:sz="0" w:space="0" w:color="auto"/>
      </w:divBdr>
    </w:div>
    <w:div w:id="209195667">
      <w:marLeft w:val="640"/>
      <w:marRight w:val="0"/>
      <w:marTop w:val="0"/>
      <w:marBottom w:val="0"/>
      <w:divBdr>
        <w:top w:val="none" w:sz="0" w:space="0" w:color="auto"/>
        <w:left w:val="none" w:sz="0" w:space="0" w:color="auto"/>
        <w:bottom w:val="none" w:sz="0" w:space="0" w:color="auto"/>
        <w:right w:val="none" w:sz="0" w:space="0" w:color="auto"/>
      </w:divBdr>
    </w:div>
    <w:div w:id="209417930">
      <w:marLeft w:val="640"/>
      <w:marRight w:val="0"/>
      <w:marTop w:val="0"/>
      <w:marBottom w:val="0"/>
      <w:divBdr>
        <w:top w:val="none" w:sz="0" w:space="0" w:color="auto"/>
        <w:left w:val="none" w:sz="0" w:space="0" w:color="auto"/>
        <w:bottom w:val="none" w:sz="0" w:space="0" w:color="auto"/>
        <w:right w:val="none" w:sz="0" w:space="0" w:color="auto"/>
      </w:divBdr>
    </w:div>
    <w:div w:id="209466024">
      <w:marLeft w:val="640"/>
      <w:marRight w:val="0"/>
      <w:marTop w:val="0"/>
      <w:marBottom w:val="0"/>
      <w:divBdr>
        <w:top w:val="none" w:sz="0" w:space="0" w:color="auto"/>
        <w:left w:val="none" w:sz="0" w:space="0" w:color="auto"/>
        <w:bottom w:val="none" w:sz="0" w:space="0" w:color="auto"/>
        <w:right w:val="none" w:sz="0" w:space="0" w:color="auto"/>
      </w:divBdr>
    </w:div>
    <w:div w:id="210046725">
      <w:marLeft w:val="640"/>
      <w:marRight w:val="0"/>
      <w:marTop w:val="0"/>
      <w:marBottom w:val="0"/>
      <w:divBdr>
        <w:top w:val="none" w:sz="0" w:space="0" w:color="auto"/>
        <w:left w:val="none" w:sz="0" w:space="0" w:color="auto"/>
        <w:bottom w:val="none" w:sz="0" w:space="0" w:color="auto"/>
        <w:right w:val="none" w:sz="0" w:space="0" w:color="auto"/>
      </w:divBdr>
    </w:div>
    <w:div w:id="210578501">
      <w:marLeft w:val="640"/>
      <w:marRight w:val="0"/>
      <w:marTop w:val="0"/>
      <w:marBottom w:val="0"/>
      <w:divBdr>
        <w:top w:val="none" w:sz="0" w:space="0" w:color="auto"/>
        <w:left w:val="none" w:sz="0" w:space="0" w:color="auto"/>
        <w:bottom w:val="none" w:sz="0" w:space="0" w:color="auto"/>
        <w:right w:val="none" w:sz="0" w:space="0" w:color="auto"/>
      </w:divBdr>
    </w:div>
    <w:div w:id="211112556">
      <w:marLeft w:val="640"/>
      <w:marRight w:val="0"/>
      <w:marTop w:val="0"/>
      <w:marBottom w:val="0"/>
      <w:divBdr>
        <w:top w:val="none" w:sz="0" w:space="0" w:color="auto"/>
        <w:left w:val="none" w:sz="0" w:space="0" w:color="auto"/>
        <w:bottom w:val="none" w:sz="0" w:space="0" w:color="auto"/>
        <w:right w:val="none" w:sz="0" w:space="0" w:color="auto"/>
      </w:divBdr>
    </w:div>
    <w:div w:id="211115767">
      <w:marLeft w:val="640"/>
      <w:marRight w:val="0"/>
      <w:marTop w:val="0"/>
      <w:marBottom w:val="0"/>
      <w:divBdr>
        <w:top w:val="none" w:sz="0" w:space="0" w:color="auto"/>
        <w:left w:val="none" w:sz="0" w:space="0" w:color="auto"/>
        <w:bottom w:val="none" w:sz="0" w:space="0" w:color="auto"/>
        <w:right w:val="none" w:sz="0" w:space="0" w:color="auto"/>
      </w:divBdr>
    </w:div>
    <w:div w:id="211237415">
      <w:marLeft w:val="640"/>
      <w:marRight w:val="0"/>
      <w:marTop w:val="0"/>
      <w:marBottom w:val="0"/>
      <w:divBdr>
        <w:top w:val="none" w:sz="0" w:space="0" w:color="auto"/>
        <w:left w:val="none" w:sz="0" w:space="0" w:color="auto"/>
        <w:bottom w:val="none" w:sz="0" w:space="0" w:color="auto"/>
        <w:right w:val="none" w:sz="0" w:space="0" w:color="auto"/>
      </w:divBdr>
    </w:div>
    <w:div w:id="211310961">
      <w:marLeft w:val="640"/>
      <w:marRight w:val="0"/>
      <w:marTop w:val="0"/>
      <w:marBottom w:val="0"/>
      <w:divBdr>
        <w:top w:val="none" w:sz="0" w:space="0" w:color="auto"/>
        <w:left w:val="none" w:sz="0" w:space="0" w:color="auto"/>
        <w:bottom w:val="none" w:sz="0" w:space="0" w:color="auto"/>
        <w:right w:val="none" w:sz="0" w:space="0" w:color="auto"/>
      </w:divBdr>
    </w:div>
    <w:div w:id="211312904">
      <w:marLeft w:val="640"/>
      <w:marRight w:val="0"/>
      <w:marTop w:val="0"/>
      <w:marBottom w:val="0"/>
      <w:divBdr>
        <w:top w:val="none" w:sz="0" w:space="0" w:color="auto"/>
        <w:left w:val="none" w:sz="0" w:space="0" w:color="auto"/>
        <w:bottom w:val="none" w:sz="0" w:space="0" w:color="auto"/>
        <w:right w:val="none" w:sz="0" w:space="0" w:color="auto"/>
      </w:divBdr>
    </w:div>
    <w:div w:id="211501127">
      <w:marLeft w:val="640"/>
      <w:marRight w:val="0"/>
      <w:marTop w:val="0"/>
      <w:marBottom w:val="0"/>
      <w:divBdr>
        <w:top w:val="none" w:sz="0" w:space="0" w:color="auto"/>
        <w:left w:val="none" w:sz="0" w:space="0" w:color="auto"/>
        <w:bottom w:val="none" w:sz="0" w:space="0" w:color="auto"/>
        <w:right w:val="none" w:sz="0" w:space="0" w:color="auto"/>
      </w:divBdr>
    </w:div>
    <w:div w:id="211624872">
      <w:marLeft w:val="640"/>
      <w:marRight w:val="0"/>
      <w:marTop w:val="0"/>
      <w:marBottom w:val="0"/>
      <w:divBdr>
        <w:top w:val="none" w:sz="0" w:space="0" w:color="auto"/>
        <w:left w:val="none" w:sz="0" w:space="0" w:color="auto"/>
        <w:bottom w:val="none" w:sz="0" w:space="0" w:color="auto"/>
        <w:right w:val="none" w:sz="0" w:space="0" w:color="auto"/>
      </w:divBdr>
    </w:div>
    <w:div w:id="211812750">
      <w:marLeft w:val="640"/>
      <w:marRight w:val="0"/>
      <w:marTop w:val="0"/>
      <w:marBottom w:val="0"/>
      <w:divBdr>
        <w:top w:val="none" w:sz="0" w:space="0" w:color="auto"/>
        <w:left w:val="none" w:sz="0" w:space="0" w:color="auto"/>
        <w:bottom w:val="none" w:sz="0" w:space="0" w:color="auto"/>
        <w:right w:val="none" w:sz="0" w:space="0" w:color="auto"/>
      </w:divBdr>
    </w:div>
    <w:div w:id="212086015">
      <w:marLeft w:val="640"/>
      <w:marRight w:val="0"/>
      <w:marTop w:val="0"/>
      <w:marBottom w:val="0"/>
      <w:divBdr>
        <w:top w:val="none" w:sz="0" w:space="0" w:color="auto"/>
        <w:left w:val="none" w:sz="0" w:space="0" w:color="auto"/>
        <w:bottom w:val="none" w:sz="0" w:space="0" w:color="auto"/>
        <w:right w:val="none" w:sz="0" w:space="0" w:color="auto"/>
      </w:divBdr>
    </w:div>
    <w:div w:id="213198195">
      <w:marLeft w:val="640"/>
      <w:marRight w:val="0"/>
      <w:marTop w:val="0"/>
      <w:marBottom w:val="0"/>
      <w:divBdr>
        <w:top w:val="none" w:sz="0" w:space="0" w:color="auto"/>
        <w:left w:val="none" w:sz="0" w:space="0" w:color="auto"/>
        <w:bottom w:val="none" w:sz="0" w:space="0" w:color="auto"/>
        <w:right w:val="none" w:sz="0" w:space="0" w:color="auto"/>
      </w:divBdr>
    </w:div>
    <w:div w:id="213389101">
      <w:marLeft w:val="640"/>
      <w:marRight w:val="0"/>
      <w:marTop w:val="0"/>
      <w:marBottom w:val="0"/>
      <w:divBdr>
        <w:top w:val="none" w:sz="0" w:space="0" w:color="auto"/>
        <w:left w:val="none" w:sz="0" w:space="0" w:color="auto"/>
        <w:bottom w:val="none" w:sz="0" w:space="0" w:color="auto"/>
        <w:right w:val="none" w:sz="0" w:space="0" w:color="auto"/>
      </w:divBdr>
    </w:div>
    <w:div w:id="213548034">
      <w:marLeft w:val="640"/>
      <w:marRight w:val="0"/>
      <w:marTop w:val="0"/>
      <w:marBottom w:val="0"/>
      <w:divBdr>
        <w:top w:val="none" w:sz="0" w:space="0" w:color="auto"/>
        <w:left w:val="none" w:sz="0" w:space="0" w:color="auto"/>
        <w:bottom w:val="none" w:sz="0" w:space="0" w:color="auto"/>
        <w:right w:val="none" w:sz="0" w:space="0" w:color="auto"/>
      </w:divBdr>
    </w:div>
    <w:div w:id="213657764">
      <w:marLeft w:val="640"/>
      <w:marRight w:val="0"/>
      <w:marTop w:val="0"/>
      <w:marBottom w:val="0"/>
      <w:divBdr>
        <w:top w:val="none" w:sz="0" w:space="0" w:color="auto"/>
        <w:left w:val="none" w:sz="0" w:space="0" w:color="auto"/>
        <w:bottom w:val="none" w:sz="0" w:space="0" w:color="auto"/>
        <w:right w:val="none" w:sz="0" w:space="0" w:color="auto"/>
      </w:divBdr>
    </w:div>
    <w:div w:id="214125880">
      <w:marLeft w:val="640"/>
      <w:marRight w:val="0"/>
      <w:marTop w:val="0"/>
      <w:marBottom w:val="0"/>
      <w:divBdr>
        <w:top w:val="none" w:sz="0" w:space="0" w:color="auto"/>
        <w:left w:val="none" w:sz="0" w:space="0" w:color="auto"/>
        <w:bottom w:val="none" w:sz="0" w:space="0" w:color="auto"/>
        <w:right w:val="none" w:sz="0" w:space="0" w:color="auto"/>
      </w:divBdr>
    </w:div>
    <w:div w:id="214783697">
      <w:marLeft w:val="640"/>
      <w:marRight w:val="0"/>
      <w:marTop w:val="0"/>
      <w:marBottom w:val="0"/>
      <w:divBdr>
        <w:top w:val="none" w:sz="0" w:space="0" w:color="auto"/>
        <w:left w:val="none" w:sz="0" w:space="0" w:color="auto"/>
        <w:bottom w:val="none" w:sz="0" w:space="0" w:color="auto"/>
        <w:right w:val="none" w:sz="0" w:space="0" w:color="auto"/>
      </w:divBdr>
    </w:div>
    <w:div w:id="214855592">
      <w:marLeft w:val="640"/>
      <w:marRight w:val="0"/>
      <w:marTop w:val="0"/>
      <w:marBottom w:val="0"/>
      <w:divBdr>
        <w:top w:val="none" w:sz="0" w:space="0" w:color="auto"/>
        <w:left w:val="none" w:sz="0" w:space="0" w:color="auto"/>
        <w:bottom w:val="none" w:sz="0" w:space="0" w:color="auto"/>
        <w:right w:val="none" w:sz="0" w:space="0" w:color="auto"/>
      </w:divBdr>
    </w:div>
    <w:div w:id="215316994">
      <w:marLeft w:val="640"/>
      <w:marRight w:val="0"/>
      <w:marTop w:val="0"/>
      <w:marBottom w:val="0"/>
      <w:divBdr>
        <w:top w:val="none" w:sz="0" w:space="0" w:color="auto"/>
        <w:left w:val="none" w:sz="0" w:space="0" w:color="auto"/>
        <w:bottom w:val="none" w:sz="0" w:space="0" w:color="auto"/>
        <w:right w:val="none" w:sz="0" w:space="0" w:color="auto"/>
      </w:divBdr>
    </w:div>
    <w:div w:id="215967434">
      <w:marLeft w:val="640"/>
      <w:marRight w:val="0"/>
      <w:marTop w:val="0"/>
      <w:marBottom w:val="0"/>
      <w:divBdr>
        <w:top w:val="none" w:sz="0" w:space="0" w:color="auto"/>
        <w:left w:val="none" w:sz="0" w:space="0" w:color="auto"/>
        <w:bottom w:val="none" w:sz="0" w:space="0" w:color="auto"/>
        <w:right w:val="none" w:sz="0" w:space="0" w:color="auto"/>
      </w:divBdr>
    </w:div>
    <w:div w:id="216090290">
      <w:marLeft w:val="640"/>
      <w:marRight w:val="0"/>
      <w:marTop w:val="0"/>
      <w:marBottom w:val="0"/>
      <w:divBdr>
        <w:top w:val="none" w:sz="0" w:space="0" w:color="auto"/>
        <w:left w:val="none" w:sz="0" w:space="0" w:color="auto"/>
        <w:bottom w:val="none" w:sz="0" w:space="0" w:color="auto"/>
        <w:right w:val="none" w:sz="0" w:space="0" w:color="auto"/>
      </w:divBdr>
    </w:div>
    <w:div w:id="216169395">
      <w:marLeft w:val="640"/>
      <w:marRight w:val="0"/>
      <w:marTop w:val="0"/>
      <w:marBottom w:val="0"/>
      <w:divBdr>
        <w:top w:val="none" w:sz="0" w:space="0" w:color="auto"/>
        <w:left w:val="none" w:sz="0" w:space="0" w:color="auto"/>
        <w:bottom w:val="none" w:sz="0" w:space="0" w:color="auto"/>
        <w:right w:val="none" w:sz="0" w:space="0" w:color="auto"/>
      </w:divBdr>
    </w:div>
    <w:div w:id="216363104">
      <w:marLeft w:val="640"/>
      <w:marRight w:val="0"/>
      <w:marTop w:val="0"/>
      <w:marBottom w:val="0"/>
      <w:divBdr>
        <w:top w:val="none" w:sz="0" w:space="0" w:color="auto"/>
        <w:left w:val="none" w:sz="0" w:space="0" w:color="auto"/>
        <w:bottom w:val="none" w:sz="0" w:space="0" w:color="auto"/>
        <w:right w:val="none" w:sz="0" w:space="0" w:color="auto"/>
      </w:divBdr>
    </w:div>
    <w:div w:id="217010934">
      <w:marLeft w:val="640"/>
      <w:marRight w:val="0"/>
      <w:marTop w:val="0"/>
      <w:marBottom w:val="0"/>
      <w:divBdr>
        <w:top w:val="none" w:sz="0" w:space="0" w:color="auto"/>
        <w:left w:val="none" w:sz="0" w:space="0" w:color="auto"/>
        <w:bottom w:val="none" w:sz="0" w:space="0" w:color="auto"/>
        <w:right w:val="none" w:sz="0" w:space="0" w:color="auto"/>
      </w:divBdr>
    </w:div>
    <w:div w:id="217012276">
      <w:marLeft w:val="640"/>
      <w:marRight w:val="0"/>
      <w:marTop w:val="0"/>
      <w:marBottom w:val="0"/>
      <w:divBdr>
        <w:top w:val="none" w:sz="0" w:space="0" w:color="auto"/>
        <w:left w:val="none" w:sz="0" w:space="0" w:color="auto"/>
        <w:bottom w:val="none" w:sz="0" w:space="0" w:color="auto"/>
        <w:right w:val="none" w:sz="0" w:space="0" w:color="auto"/>
      </w:divBdr>
    </w:div>
    <w:div w:id="217785860">
      <w:marLeft w:val="640"/>
      <w:marRight w:val="0"/>
      <w:marTop w:val="0"/>
      <w:marBottom w:val="0"/>
      <w:divBdr>
        <w:top w:val="none" w:sz="0" w:space="0" w:color="auto"/>
        <w:left w:val="none" w:sz="0" w:space="0" w:color="auto"/>
        <w:bottom w:val="none" w:sz="0" w:space="0" w:color="auto"/>
        <w:right w:val="none" w:sz="0" w:space="0" w:color="auto"/>
      </w:divBdr>
    </w:div>
    <w:div w:id="218516547">
      <w:marLeft w:val="640"/>
      <w:marRight w:val="0"/>
      <w:marTop w:val="0"/>
      <w:marBottom w:val="0"/>
      <w:divBdr>
        <w:top w:val="none" w:sz="0" w:space="0" w:color="auto"/>
        <w:left w:val="none" w:sz="0" w:space="0" w:color="auto"/>
        <w:bottom w:val="none" w:sz="0" w:space="0" w:color="auto"/>
        <w:right w:val="none" w:sz="0" w:space="0" w:color="auto"/>
      </w:divBdr>
    </w:div>
    <w:div w:id="218632359">
      <w:marLeft w:val="640"/>
      <w:marRight w:val="0"/>
      <w:marTop w:val="0"/>
      <w:marBottom w:val="0"/>
      <w:divBdr>
        <w:top w:val="none" w:sz="0" w:space="0" w:color="auto"/>
        <w:left w:val="none" w:sz="0" w:space="0" w:color="auto"/>
        <w:bottom w:val="none" w:sz="0" w:space="0" w:color="auto"/>
        <w:right w:val="none" w:sz="0" w:space="0" w:color="auto"/>
      </w:divBdr>
    </w:div>
    <w:div w:id="219168340">
      <w:marLeft w:val="640"/>
      <w:marRight w:val="0"/>
      <w:marTop w:val="0"/>
      <w:marBottom w:val="0"/>
      <w:divBdr>
        <w:top w:val="none" w:sz="0" w:space="0" w:color="auto"/>
        <w:left w:val="none" w:sz="0" w:space="0" w:color="auto"/>
        <w:bottom w:val="none" w:sz="0" w:space="0" w:color="auto"/>
        <w:right w:val="none" w:sz="0" w:space="0" w:color="auto"/>
      </w:divBdr>
    </w:div>
    <w:div w:id="219487176">
      <w:marLeft w:val="640"/>
      <w:marRight w:val="0"/>
      <w:marTop w:val="0"/>
      <w:marBottom w:val="0"/>
      <w:divBdr>
        <w:top w:val="none" w:sz="0" w:space="0" w:color="auto"/>
        <w:left w:val="none" w:sz="0" w:space="0" w:color="auto"/>
        <w:bottom w:val="none" w:sz="0" w:space="0" w:color="auto"/>
        <w:right w:val="none" w:sz="0" w:space="0" w:color="auto"/>
      </w:divBdr>
    </w:div>
    <w:div w:id="219676953">
      <w:marLeft w:val="640"/>
      <w:marRight w:val="0"/>
      <w:marTop w:val="0"/>
      <w:marBottom w:val="0"/>
      <w:divBdr>
        <w:top w:val="none" w:sz="0" w:space="0" w:color="auto"/>
        <w:left w:val="none" w:sz="0" w:space="0" w:color="auto"/>
        <w:bottom w:val="none" w:sz="0" w:space="0" w:color="auto"/>
        <w:right w:val="none" w:sz="0" w:space="0" w:color="auto"/>
      </w:divBdr>
    </w:div>
    <w:div w:id="219949261">
      <w:marLeft w:val="640"/>
      <w:marRight w:val="0"/>
      <w:marTop w:val="0"/>
      <w:marBottom w:val="0"/>
      <w:divBdr>
        <w:top w:val="none" w:sz="0" w:space="0" w:color="auto"/>
        <w:left w:val="none" w:sz="0" w:space="0" w:color="auto"/>
        <w:bottom w:val="none" w:sz="0" w:space="0" w:color="auto"/>
        <w:right w:val="none" w:sz="0" w:space="0" w:color="auto"/>
      </w:divBdr>
    </w:div>
    <w:div w:id="220096714">
      <w:marLeft w:val="640"/>
      <w:marRight w:val="0"/>
      <w:marTop w:val="0"/>
      <w:marBottom w:val="0"/>
      <w:divBdr>
        <w:top w:val="none" w:sz="0" w:space="0" w:color="auto"/>
        <w:left w:val="none" w:sz="0" w:space="0" w:color="auto"/>
        <w:bottom w:val="none" w:sz="0" w:space="0" w:color="auto"/>
        <w:right w:val="none" w:sz="0" w:space="0" w:color="auto"/>
      </w:divBdr>
    </w:div>
    <w:div w:id="220412561">
      <w:marLeft w:val="640"/>
      <w:marRight w:val="0"/>
      <w:marTop w:val="0"/>
      <w:marBottom w:val="0"/>
      <w:divBdr>
        <w:top w:val="none" w:sz="0" w:space="0" w:color="auto"/>
        <w:left w:val="none" w:sz="0" w:space="0" w:color="auto"/>
        <w:bottom w:val="none" w:sz="0" w:space="0" w:color="auto"/>
        <w:right w:val="none" w:sz="0" w:space="0" w:color="auto"/>
      </w:divBdr>
    </w:div>
    <w:div w:id="220752910">
      <w:marLeft w:val="640"/>
      <w:marRight w:val="0"/>
      <w:marTop w:val="0"/>
      <w:marBottom w:val="0"/>
      <w:divBdr>
        <w:top w:val="none" w:sz="0" w:space="0" w:color="auto"/>
        <w:left w:val="none" w:sz="0" w:space="0" w:color="auto"/>
        <w:bottom w:val="none" w:sz="0" w:space="0" w:color="auto"/>
        <w:right w:val="none" w:sz="0" w:space="0" w:color="auto"/>
      </w:divBdr>
    </w:div>
    <w:div w:id="220754230">
      <w:marLeft w:val="640"/>
      <w:marRight w:val="0"/>
      <w:marTop w:val="0"/>
      <w:marBottom w:val="0"/>
      <w:divBdr>
        <w:top w:val="none" w:sz="0" w:space="0" w:color="auto"/>
        <w:left w:val="none" w:sz="0" w:space="0" w:color="auto"/>
        <w:bottom w:val="none" w:sz="0" w:space="0" w:color="auto"/>
        <w:right w:val="none" w:sz="0" w:space="0" w:color="auto"/>
      </w:divBdr>
    </w:div>
    <w:div w:id="220949576">
      <w:marLeft w:val="640"/>
      <w:marRight w:val="0"/>
      <w:marTop w:val="0"/>
      <w:marBottom w:val="0"/>
      <w:divBdr>
        <w:top w:val="none" w:sz="0" w:space="0" w:color="auto"/>
        <w:left w:val="none" w:sz="0" w:space="0" w:color="auto"/>
        <w:bottom w:val="none" w:sz="0" w:space="0" w:color="auto"/>
        <w:right w:val="none" w:sz="0" w:space="0" w:color="auto"/>
      </w:divBdr>
    </w:div>
    <w:div w:id="221018058">
      <w:marLeft w:val="640"/>
      <w:marRight w:val="0"/>
      <w:marTop w:val="0"/>
      <w:marBottom w:val="0"/>
      <w:divBdr>
        <w:top w:val="none" w:sz="0" w:space="0" w:color="auto"/>
        <w:left w:val="none" w:sz="0" w:space="0" w:color="auto"/>
        <w:bottom w:val="none" w:sz="0" w:space="0" w:color="auto"/>
        <w:right w:val="none" w:sz="0" w:space="0" w:color="auto"/>
      </w:divBdr>
    </w:div>
    <w:div w:id="221602009">
      <w:marLeft w:val="640"/>
      <w:marRight w:val="0"/>
      <w:marTop w:val="0"/>
      <w:marBottom w:val="0"/>
      <w:divBdr>
        <w:top w:val="none" w:sz="0" w:space="0" w:color="auto"/>
        <w:left w:val="none" w:sz="0" w:space="0" w:color="auto"/>
        <w:bottom w:val="none" w:sz="0" w:space="0" w:color="auto"/>
        <w:right w:val="none" w:sz="0" w:space="0" w:color="auto"/>
      </w:divBdr>
    </w:div>
    <w:div w:id="221909494">
      <w:marLeft w:val="640"/>
      <w:marRight w:val="0"/>
      <w:marTop w:val="0"/>
      <w:marBottom w:val="0"/>
      <w:divBdr>
        <w:top w:val="none" w:sz="0" w:space="0" w:color="auto"/>
        <w:left w:val="none" w:sz="0" w:space="0" w:color="auto"/>
        <w:bottom w:val="none" w:sz="0" w:space="0" w:color="auto"/>
        <w:right w:val="none" w:sz="0" w:space="0" w:color="auto"/>
      </w:divBdr>
    </w:div>
    <w:div w:id="222062116">
      <w:marLeft w:val="640"/>
      <w:marRight w:val="0"/>
      <w:marTop w:val="0"/>
      <w:marBottom w:val="0"/>
      <w:divBdr>
        <w:top w:val="none" w:sz="0" w:space="0" w:color="auto"/>
        <w:left w:val="none" w:sz="0" w:space="0" w:color="auto"/>
        <w:bottom w:val="none" w:sz="0" w:space="0" w:color="auto"/>
        <w:right w:val="none" w:sz="0" w:space="0" w:color="auto"/>
      </w:divBdr>
    </w:div>
    <w:div w:id="222563619">
      <w:marLeft w:val="640"/>
      <w:marRight w:val="0"/>
      <w:marTop w:val="0"/>
      <w:marBottom w:val="0"/>
      <w:divBdr>
        <w:top w:val="none" w:sz="0" w:space="0" w:color="auto"/>
        <w:left w:val="none" w:sz="0" w:space="0" w:color="auto"/>
        <w:bottom w:val="none" w:sz="0" w:space="0" w:color="auto"/>
        <w:right w:val="none" w:sz="0" w:space="0" w:color="auto"/>
      </w:divBdr>
    </w:div>
    <w:div w:id="222566928">
      <w:marLeft w:val="640"/>
      <w:marRight w:val="0"/>
      <w:marTop w:val="0"/>
      <w:marBottom w:val="0"/>
      <w:divBdr>
        <w:top w:val="none" w:sz="0" w:space="0" w:color="auto"/>
        <w:left w:val="none" w:sz="0" w:space="0" w:color="auto"/>
        <w:bottom w:val="none" w:sz="0" w:space="0" w:color="auto"/>
        <w:right w:val="none" w:sz="0" w:space="0" w:color="auto"/>
      </w:divBdr>
    </w:div>
    <w:div w:id="222763760">
      <w:marLeft w:val="640"/>
      <w:marRight w:val="0"/>
      <w:marTop w:val="0"/>
      <w:marBottom w:val="0"/>
      <w:divBdr>
        <w:top w:val="none" w:sz="0" w:space="0" w:color="auto"/>
        <w:left w:val="none" w:sz="0" w:space="0" w:color="auto"/>
        <w:bottom w:val="none" w:sz="0" w:space="0" w:color="auto"/>
        <w:right w:val="none" w:sz="0" w:space="0" w:color="auto"/>
      </w:divBdr>
    </w:div>
    <w:div w:id="222910339">
      <w:marLeft w:val="640"/>
      <w:marRight w:val="0"/>
      <w:marTop w:val="0"/>
      <w:marBottom w:val="0"/>
      <w:divBdr>
        <w:top w:val="none" w:sz="0" w:space="0" w:color="auto"/>
        <w:left w:val="none" w:sz="0" w:space="0" w:color="auto"/>
        <w:bottom w:val="none" w:sz="0" w:space="0" w:color="auto"/>
        <w:right w:val="none" w:sz="0" w:space="0" w:color="auto"/>
      </w:divBdr>
    </w:div>
    <w:div w:id="223487713">
      <w:marLeft w:val="640"/>
      <w:marRight w:val="0"/>
      <w:marTop w:val="0"/>
      <w:marBottom w:val="0"/>
      <w:divBdr>
        <w:top w:val="none" w:sz="0" w:space="0" w:color="auto"/>
        <w:left w:val="none" w:sz="0" w:space="0" w:color="auto"/>
        <w:bottom w:val="none" w:sz="0" w:space="0" w:color="auto"/>
        <w:right w:val="none" w:sz="0" w:space="0" w:color="auto"/>
      </w:divBdr>
    </w:div>
    <w:div w:id="223640164">
      <w:marLeft w:val="640"/>
      <w:marRight w:val="0"/>
      <w:marTop w:val="0"/>
      <w:marBottom w:val="0"/>
      <w:divBdr>
        <w:top w:val="none" w:sz="0" w:space="0" w:color="auto"/>
        <w:left w:val="none" w:sz="0" w:space="0" w:color="auto"/>
        <w:bottom w:val="none" w:sz="0" w:space="0" w:color="auto"/>
        <w:right w:val="none" w:sz="0" w:space="0" w:color="auto"/>
      </w:divBdr>
    </w:div>
    <w:div w:id="223882822">
      <w:marLeft w:val="640"/>
      <w:marRight w:val="0"/>
      <w:marTop w:val="0"/>
      <w:marBottom w:val="0"/>
      <w:divBdr>
        <w:top w:val="none" w:sz="0" w:space="0" w:color="auto"/>
        <w:left w:val="none" w:sz="0" w:space="0" w:color="auto"/>
        <w:bottom w:val="none" w:sz="0" w:space="0" w:color="auto"/>
        <w:right w:val="none" w:sz="0" w:space="0" w:color="auto"/>
      </w:divBdr>
    </w:div>
    <w:div w:id="224023976">
      <w:marLeft w:val="640"/>
      <w:marRight w:val="0"/>
      <w:marTop w:val="0"/>
      <w:marBottom w:val="0"/>
      <w:divBdr>
        <w:top w:val="none" w:sz="0" w:space="0" w:color="auto"/>
        <w:left w:val="none" w:sz="0" w:space="0" w:color="auto"/>
        <w:bottom w:val="none" w:sz="0" w:space="0" w:color="auto"/>
        <w:right w:val="none" w:sz="0" w:space="0" w:color="auto"/>
      </w:divBdr>
    </w:div>
    <w:div w:id="224226086">
      <w:marLeft w:val="640"/>
      <w:marRight w:val="0"/>
      <w:marTop w:val="0"/>
      <w:marBottom w:val="0"/>
      <w:divBdr>
        <w:top w:val="none" w:sz="0" w:space="0" w:color="auto"/>
        <w:left w:val="none" w:sz="0" w:space="0" w:color="auto"/>
        <w:bottom w:val="none" w:sz="0" w:space="0" w:color="auto"/>
        <w:right w:val="none" w:sz="0" w:space="0" w:color="auto"/>
      </w:divBdr>
    </w:div>
    <w:div w:id="224724225">
      <w:marLeft w:val="640"/>
      <w:marRight w:val="0"/>
      <w:marTop w:val="0"/>
      <w:marBottom w:val="0"/>
      <w:divBdr>
        <w:top w:val="none" w:sz="0" w:space="0" w:color="auto"/>
        <w:left w:val="none" w:sz="0" w:space="0" w:color="auto"/>
        <w:bottom w:val="none" w:sz="0" w:space="0" w:color="auto"/>
        <w:right w:val="none" w:sz="0" w:space="0" w:color="auto"/>
      </w:divBdr>
    </w:div>
    <w:div w:id="224950565">
      <w:marLeft w:val="640"/>
      <w:marRight w:val="0"/>
      <w:marTop w:val="0"/>
      <w:marBottom w:val="0"/>
      <w:divBdr>
        <w:top w:val="none" w:sz="0" w:space="0" w:color="auto"/>
        <w:left w:val="none" w:sz="0" w:space="0" w:color="auto"/>
        <w:bottom w:val="none" w:sz="0" w:space="0" w:color="auto"/>
        <w:right w:val="none" w:sz="0" w:space="0" w:color="auto"/>
      </w:divBdr>
    </w:div>
    <w:div w:id="225141660">
      <w:marLeft w:val="640"/>
      <w:marRight w:val="0"/>
      <w:marTop w:val="0"/>
      <w:marBottom w:val="0"/>
      <w:divBdr>
        <w:top w:val="none" w:sz="0" w:space="0" w:color="auto"/>
        <w:left w:val="none" w:sz="0" w:space="0" w:color="auto"/>
        <w:bottom w:val="none" w:sz="0" w:space="0" w:color="auto"/>
        <w:right w:val="none" w:sz="0" w:space="0" w:color="auto"/>
      </w:divBdr>
    </w:div>
    <w:div w:id="225267061">
      <w:marLeft w:val="640"/>
      <w:marRight w:val="0"/>
      <w:marTop w:val="0"/>
      <w:marBottom w:val="0"/>
      <w:divBdr>
        <w:top w:val="none" w:sz="0" w:space="0" w:color="auto"/>
        <w:left w:val="none" w:sz="0" w:space="0" w:color="auto"/>
        <w:bottom w:val="none" w:sz="0" w:space="0" w:color="auto"/>
        <w:right w:val="none" w:sz="0" w:space="0" w:color="auto"/>
      </w:divBdr>
    </w:div>
    <w:div w:id="225730654">
      <w:marLeft w:val="640"/>
      <w:marRight w:val="0"/>
      <w:marTop w:val="0"/>
      <w:marBottom w:val="0"/>
      <w:divBdr>
        <w:top w:val="none" w:sz="0" w:space="0" w:color="auto"/>
        <w:left w:val="none" w:sz="0" w:space="0" w:color="auto"/>
        <w:bottom w:val="none" w:sz="0" w:space="0" w:color="auto"/>
        <w:right w:val="none" w:sz="0" w:space="0" w:color="auto"/>
      </w:divBdr>
    </w:div>
    <w:div w:id="226036463">
      <w:marLeft w:val="640"/>
      <w:marRight w:val="0"/>
      <w:marTop w:val="0"/>
      <w:marBottom w:val="0"/>
      <w:divBdr>
        <w:top w:val="none" w:sz="0" w:space="0" w:color="auto"/>
        <w:left w:val="none" w:sz="0" w:space="0" w:color="auto"/>
        <w:bottom w:val="none" w:sz="0" w:space="0" w:color="auto"/>
        <w:right w:val="none" w:sz="0" w:space="0" w:color="auto"/>
      </w:divBdr>
    </w:div>
    <w:div w:id="226037369">
      <w:marLeft w:val="640"/>
      <w:marRight w:val="0"/>
      <w:marTop w:val="0"/>
      <w:marBottom w:val="0"/>
      <w:divBdr>
        <w:top w:val="none" w:sz="0" w:space="0" w:color="auto"/>
        <w:left w:val="none" w:sz="0" w:space="0" w:color="auto"/>
        <w:bottom w:val="none" w:sz="0" w:space="0" w:color="auto"/>
        <w:right w:val="none" w:sz="0" w:space="0" w:color="auto"/>
      </w:divBdr>
    </w:div>
    <w:div w:id="226235258">
      <w:marLeft w:val="640"/>
      <w:marRight w:val="0"/>
      <w:marTop w:val="0"/>
      <w:marBottom w:val="0"/>
      <w:divBdr>
        <w:top w:val="none" w:sz="0" w:space="0" w:color="auto"/>
        <w:left w:val="none" w:sz="0" w:space="0" w:color="auto"/>
        <w:bottom w:val="none" w:sz="0" w:space="0" w:color="auto"/>
        <w:right w:val="none" w:sz="0" w:space="0" w:color="auto"/>
      </w:divBdr>
    </w:div>
    <w:div w:id="226914248">
      <w:marLeft w:val="640"/>
      <w:marRight w:val="0"/>
      <w:marTop w:val="0"/>
      <w:marBottom w:val="0"/>
      <w:divBdr>
        <w:top w:val="none" w:sz="0" w:space="0" w:color="auto"/>
        <w:left w:val="none" w:sz="0" w:space="0" w:color="auto"/>
        <w:bottom w:val="none" w:sz="0" w:space="0" w:color="auto"/>
        <w:right w:val="none" w:sz="0" w:space="0" w:color="auto"/>
      </w:divBdr>
    </w:div>
    <w:div w:id="227155229">
      <w:marLeft w:val="640"/>
      <w:marRight w:val="0"/>
      <w:marTop w:val="0"/>
      <w:marBottom w:val="0"/>
      <w:divBdr>
        <w:top w:val="none" w:sz="0" w:space="0" w:color="auto"/>
        <w:left w:val="none" w:sz="0" w:space="0" w:color="auto"/>
        <w:bottom w:val="none" w:sz="0" w:space="0" w:color="auto"/>
        <w:right w:val="none" w:sz="0" w:space="0" w:color="auto"/>
      </w:divBdr>
    </w:div>
    <w:div w:id="227616652">
      <w:marLeft w:val="640"/>
      <w:marRight w:val="0"/>
      <w:marTop w:val="0"/>
      <w:marBottom w:val="0"/>
      <w:divBdr>
        <w:top w:val="none" w:sz="0" w:space="0" w:color="auto"/>
        <w:left w:val="none" w:sz="0" w:space="0" w:color="auto"/>
        <w:bottom w:val="none" w:sz="0" w:space="0" w:color="auto"/>
        <w:right w:val="none" w:sz="0" w:space="0" w:color="auto"/>
      </w:divBdr>
    </w:div>
    <w:div w:id="228149504">
      <w:marLeft w:val="640"/>
      <w:marRight w:val="0"/>
      <w:marTop w:val="0"/>
      <w:marBottom w:val="0"/>
      <w:divBdr>
        <w:top w:val="none" w:sz="0" w:space="0" w:color="auto"/>
        <w:left w:val="none" w:sz="0" w:space="0" w:color="auto"/>
        <w:bottom w:val="none" w:sz="0" w:space="0" w:color="auto"/>
        <w:right w:val="none" w:sz="0" w:space="0" w:color="auto"/>
      </w:divBdr>
    </w:div>
    <w:div w:id="228269892">
      <w:marLeft w:val="640"/>
      <w:marRight w:val="0"/>
      <w:marTop w:val="0"/>
      <w:marBottom w:val="0"/>
      <w:divBdr>
        <w:top w:val="none" w:sz="0" w:space="0" w:color="auto"/>
        <w:left w:val="none" w:sz="0" w:space="0" w:color="auto"/>
        <w:bottom w:val="none" w:sz="0" w:space="0" w:color="auto"/>
        <w:right w:val="none" w:sz="0" w:space="0" w:color="auto"/>
      </w:divBdr>
    </w:div>
    <w:div w:id="228275885">
      <w:marLeft w:val="640"/>
      <w:marRight w:val="0"/>
      <w:marTop w:val="0"/>
      <w:marBottom w:val="0"/>
      <w:divBdr>
        <w:top w:val="none" w:sz="0" w:space="0" w:color="auto"/>
        <w:left w:val="none" w:sz="0" w:space="0" w:color="auto"/>
        <w:bottom w:val="none" w:sz="0" w:space="0" w:color="auto"/>
        <w:right w:val="none" w:sz="0" w:space="0" w:color="auto"/>
      </w:divBdr>
    </w:div>
    <w:div w:id="229193646">
      <w:marLeft w:val="640"/>
      <w:marRight w:val="0"/>
      <w:marTop w:val="0"/>
      <w:marBottom w:val="0"/>
      <w:divBdr>
        <w:top w:val="none" w:sz="0" w:space="0" w:color="auto"/>
        <w:left w:val="none" w:sz="0" w:space="0" w:color="auto"/>
        <w:bottom w:val="none" w:sz="0" w:space="0" w:color="auto"/>
        <w:right w:val="none" w:sz="0" w:space="0" w:color="auto"/>
      </w:divBdr>
    </w:div>
    <w:div w:id="229312628">
      <w:marLeft w:val="640"/>
      <w:marRight w:val="0"/>
      <w:marTop w:val="0"/>
      <w:marBottom w:val="0"/>
      <w:divBdr>
        <w:top w:val="none" w:sz="0" w:space="0" w:color="auto"/>
        <w:left w:val="none" w:sz="0" w:space="0" w:color="auto"/>
        <w:bottom w:val="none" w:sz="0" w:space="0" w:color="auto"/>
        <w:right w:val="none" w:sz="0" w:space="0" w:color="auto"/>
      </w:divBdr>
    </w:div>
    <w:div w:id="229391329">
      <w:marLeft w:val="640"/>
      <w:marRight w:val="0"/>
      <w:marTop w:val="0"/>
      <w:marBottom w:val="0"/>
      <w:divBdr>
        <w:top w:val="none" w:sz="0" w:space="0" w:color="auto"/>
        <w:left w:val="none" w:sz="0" w:space="0" w:color="auto"/>
        <w:bottom w:val="none" w:sz="0" w:space="0" w:color="auto"/>
        <w:right w:val="none" w:sz="0" w:space="0" w:color="auto"/>
      </w:divBdr>
    </w:div>
    <w:div w:id="229508159">
      <w:marLeft w:val="640"/>
      <w:marRight w:val="0"/>
      <w:marTop w:val="0"/>
      <w:marBottom w:val="0"/>
      <w:divBdr>
        <w:top w:val="none" w:sz="0" w:space="0" w:color="auto"/>
        <w:left w:val="none" w:sz="0" w:space="0" w:color="auto"/>
        <w:bottom w:val="none" w:sz="0" w:space="0" w:color="auto"/>
        <w:right w:val="none" w:sz="0" w:space="0" w:color="auto"/>
      </w:divBdr>
    </w:div>
    <w:div w:id="229657156">
      <w:marLeft w:val="640"/>
      <w:marRight w:val="0"/>
      <w:marTop w:val="0"/>
      <w:marBottom w:val="0"/>
      <w:divBdr>
        <w:top w:val="none" w:sz="0" w:space="0" w:color="auto"/>
        <w:left w:val="none" w:sz="0" w:space="0" w:color="auto"/>
        <w:bottom w:val="none" w:sz="0" w:space="0" w:color="auto"/>
        <w:right w:val="none" w:sz="0" w:space="0" w:color="auto"/>
      </w:divBdr>
    </w:div>
    <w:div w:id="229968385">
      <w:marLeft w:val="640"/>
      <w:marRight w:val="0"/>
      <w:marTop w:val="0"/>
      <w:marBottom w:val="0"/>
      <w:divBdr>
        <w:top w:val="none" w:sz="0" w:space="0" w:color="auto"/>
        <w:left w:val="none" w:sz="0" w:space="0" w:color="auto"/>
        <w:bottom w:val="none" w:sz="0" w:space="0" w:color="auto"/>
        <w:right w:val="none" w:sz="0" w:space="0" w:color="auto"/>
      </w:divBdr>
    </w:div>
    <w:div w:id="230044934">
      <w:marLeft w:val="640"/>
      <w:marRight w:val="0"/>
      <w:marTop w:val="0"/>
      <w:marBottom w:val="0"/>
      <w:divBdr>
        <w:top w:val="none" w:sz="0" w:space="0" w:color="auto"/>
        <w:left w:val="none" w:sz="0" w:space="0" w:color="auto"/>
        <w:bottom w:val="none" w:sz="0" w:space="0" w:color="auto"/>
        <w:right w:val="none" w:sz="0" w:space="0" w:color="auto"/>
      </w:divBdr>
    </w:div>
    <w:div w:id="230849055">
      <w:marLeft w:val="640"/>
      <w:marRight w:val="0"/>
      <w:marTop w:val="0"/>
      <w:marBottom w:val="0"/>
      <w:divBdr>
        <w:top w:val="none" w:sz="0" w:space="0" w:color="auto"/>
        <w:left w:val="none" w:sz="0" w:space="0" w:color="auto"/>
        <w:bottom w:val="none" w:sz="0" w:space="0" w:color="auto"/>
        <w:right w:val="none" w:sz="0" w:space="0" w:color="auto"/>
      </w:divBdr>
    </w:div>
    <w:div w:id="230970097">
      <w:marLeft w:val="640"/>
      <w:marRight w:val="0"/>
      <w:marTop w:val="0"/>
      <w:marBottom w:val="0"/>
      <w:divBdr>
        <w:top w:val="none" w:sz="0" w:space="0" w:color="auto"/>
        <w:left w:val="none" w:sz="0" w:space="0" w:color="auto"/>
        <w:bottom w:val="none" w:sz="0" w:space="0" w:color="auto"/>
        <w:right w:val="none" w:sz="0" w:space="0" w:color="auto"/>
      </w:divBdr>
    </w:div>
    <w:div w:id="231161480">
      <w:marLeft w:val="640"/>
      <w:marRight w:val="0"/>
      <w:marTop w:val="0"/>
      <w:marBottom w:val="0"/>
      <w:divBdr>
        <w:top w:val="none" w:sz="0" w:space="0" w:color="auto"/>
        <w:left w:val="none" w:sz="0" w:space="0" w:color="auto"/>
        <w:bottom w:val="none" w:sz="0" w:space="0" w:color="auto"/>
        <w:right w:val="none" w:sz="0" w:space="0" w:color="auto"/>
      </w:divBdr>
    </w:div>
    <w:div w:id="231505479">
      <w:marLeft w:val="640"/>
      <w:marRight w:val="0"/>
      <w:marTop w:val="0"/>
      <w:marBottom w:val="0"/>
      <w:divBdr>
        <w:top w:val="none" w:sz="0" w:space="0" w:color="auto"/>
        <w:left w:val="none" w:sz="0" w:space="0" w:color="auto"/>
        <w:bottom w:val="none" w:sz="0" w:space="0" w:color="auto"/>
        <w:right w:val="none" w:sz="0" w:space="0" w:color="auto"/>
      </w:divBdr>
    </w:div>
    <w:div w:id="231623122">
      <w:marLeft w:val="640"/>
      <w:marRight w:val="0"/>
      <w:marTop w:val="0"/>
      <w:marBottom w:val="0"/>
      <w:divBdr>
        <w:top w:val="none" w:sz="0" w:space="0" w:color="auto"/>
        <w:left w:val="none" w:sz="0" w:space="0" w:color="auto"/>
        <w:bottom w:val="none" w:sz="0" w:space="0" w:color="auto"/>
        <w:right w:val="none" w:sz="0" w:space="0" w:color="auto"/>
      </w:divBdr>
    </w:div>
    <w:div w:id="231627691">
      <w:marLeft w:val="640"/>
      <w:marRight w:val="0"/>
      <w:marTop w:val="0"/>
      <w:marBottom w:val="0"/>
      <w:divBdr>
        <w:top w:val="none" w:sz="0" w:space="0" w:color="auto"/>
        <w:left w:val="none" w:sz="0" w:space="0" w:color="auto"/>
        <w:bottom w:val="none" w:sz="0" w:space="0" w:color="auto"/>
        <w:right w:val="none" w:sz="0" w:space="0" w:color="auto"/>
      </w:divBdr>
    </w:div>
    <w:div w:id="232350496">
      <w:marLeft w:val="640"/>
      <w:marRight w:val="0"/>
      <w:marTop w:val="0"/>
      <w:marBottom w:val="0"/>
      <w:divBdr>
        <w:top w:val="none" w:sz="0" w:space="0" w:color="auto"/>
        <w:left w:val="none" w:sz="0" w:space="0" w:color="auto"/>
        <w:bottom w:val="none" w:sz="0" w:space="0" w:color="auto"/>
        <w:right w:val="none" w:sz="0" w:space="0" w:color="auto"/>
      </w:divBdr>
    </w:div>
    <w:div w:id="232397264">
      <w:marLeft w:val="640"/>
      <w:marRight w:val="0"/>
      <w:marTop w:val="0"/>
      <w:marBottom w:val="0"/>
      <w:divBdr>
        <w:top w:val="none" w:sz="0" w:space="0" w:color="auto"/>
        <w:left w:val="none" w:sz="0" w:space="0" w:color="auto"/>
        <w:bottom w:val="none" w:sz="0" w:space="0" w:color="auto"/>
        <w:right w:val="none" w:sz="0" w:space="0" w:color="auto"/>
      </w:divBdr>
    </w:div>
    <w:div w:id="232744151">
      <w:marLeft w:val="640"/>
      <w:marRight w:val="0"/>
      <w:marTop w:val="0"/>
      <w:marBottom w:val="0"/>
      <w:divBdr>
        <w:top w:val="none" w:sz="0" w:space="0" w:color="auto"/>
        <w:left w:val="none" w:sz="0" w:space="0" w:color="auto"/>
        <w:bottom w:val="none" w:sz="0" w:space="0" w:color="auto"/>
        <w:right w:val="none" w:sz="0" w:space="0" w:color="auto"/>
      </w:divBdr>
    </w:div>
    <w:div w:id="232785313">
      <w:marLeft w:val="640"/>
      <w:marRight w:val="0"/>
      <w:marTop w:val="0"/>
      <w:marBottom w:val="0"/>
      <w:divBdr>
        <w:top w:val="none" w:sz="0" w:space="0" w:color="auto"/>
        <w:left w:val="none" w:sz="0" w:space="0" w:color="auto"/>
        <w:bottom w:val="none" w:sz="0" w:space="0" w:color="auto"/>
        <w:right w:val="none" w:sz="0" w:space="0" w:color="auto"/>
      </w:divBdr>
    </w:div>
    <w:div w:id="232786062">
      <w:marLeft w:val="640"/>
      <w:marRight w:val="0"/>
      <w:marTop w:val="0"/>
      <w:marBottom w:val="0"/>
      <w:divBdr>
        <w:top w:val="none" w:sz="0" w:space="0" w:color="auto"/>
        <w:left w:val="none" w:sz="0" w:space="0" w:color="auto"/>
        <w:bottom w:val="none" w:sz="0" w:space="0" w:color="auto"/>
        <w:right w:val="none" w:sz="0" w:space="0" w:color="auto"/>
      </w:divBdr>
    </w:div>
    <w:div w:id="232863131">
      <w:marLeft w:val="640"/>
      <w:marRight w:val="0"/>
      <w:marTop w:val="0"/>
      <w:marBottom w:val="0"/>
      <w:divBdr>
        <w:top w:val="none" w:sz="0" w:space="0" w:color="auto"/>
        <w:left w:val="none" w:sz="0" w:space="0" w:color="auto"/>
        <w:bottom w:val="none" w:sz="0" w:space="0" w:color="auto"/>
        <w:right w:val="none" w:sz="0" w:space="0" w:color="auto"/>
      </w:divBdr>
    </w:div>
    <w:div w:id="233127101">
      <w:marLeft w:val="640"/>
      <w:marRight w:val="0"/>
      <w:marTop w:val="0"/>
      <w:marBottom w:val="0"/>
      <w:divBdr>
        <w:top w:val="none" w:sz="0" w:space="0" w:color="auto"/>
        <w:left w:val="none" w:sz="0" w:space="0" w:color="auto"/>
        <w:bottom w:val="none" w:sz="0" w:space="0" w:color="auto"/>
        <w:right w:val="none" w:sz="0" w:space="0" w:color="auto"/>
      </w:divBdr>
    </w:div>
    <w:div w:id="233320766">
      <w:marLeft w:val="640"/>
      <w:marRight w:val="0"/>
      <w:marTop w:val="0"/>
      <w:marBottom w:val="0"/>
      <w:divBdr>
        <w:top w:val="none" w:sz="0" w:space="0" w:color="auto"/>
        <w:left w:val="none" w:sz="0" w:space="0" w:color="auto"/>
        <w:bottom w:val="none" w:sz="0" w:space="0" w:color="auto"/>
        <w:right w:val="none" w:sz="0" w:space="0" w:color="auto"/>
      </w:divBdr>
    </w:div>
    <w:div w:id="233705235">
      <w:marLeft w:val="640"/>
      <w:marRight w:val="0"/>
      <w:marTop w:val="0"/>
      <w:marBottom w:val="0"/>
      <w:divBdr>
        <w:top w:val="none" w:sz="0" w:space="0" w:color="auto"/>
        <w:left w:val="none" w:sz="0" w:space="0" w:color="auto"/>
        <w:bottom w:val="none" w:sz="0" w:space="0" w:color="auto"/>
        <w:right w:val="none" w:sz="0" w:space="0" w:color="auto"/>
      </w:divBdr>
    </w:div>
    <w:div w:id="233976872">
      <w:marLeft w:val="640"/>
      <w:marRight w:val="0"/>
      <w:marTop w:val="0"/>
      <w:marBottom w:val="0"/>
      <w:divBdr>
        <w:top w:val="none" w:sz="0" w:space="0" w:color="auto"/>
        <w:left w:val="none" w:sz="0" w:space="0" w:color="auto"/>
        <w:bottom w:val="none" w:sz="0" w:space="0" w:color="auto"/>
        <w:right w:val="none" w:sz="0" w:space="0" w:color="auto"/>
      </w:divBdr>
    </w:div>
    <w:div w:id="234095462">
      <w:marLeft w:val="640"/>
      <w:marRight w:val="0"/>
      <w:marTop w:val="0"/>
      <w:marBottom w:val="0"/>
      <w:divBdr>
        <w:top w:val="none" w:sz="0" w:space="0" w:color="auto"/>
        <w:left w:val="none" w:sz="0" w:space="0" w:color="auto"/>
        <w:bottom w:val="none" w:sz="0" w:space="0" w:color="auto"/>
        <w:right w:val="none" w:sz="0" w:space="0" w:color="auto"/>
      </w:divBdr>
    </w:div>
    <w:div w:id="235015211">
      <w:marLeft w:val="640"/>
      <w:marRight w:val="0"/>
      <w:marTop w:val="0"/>
      <w:marBottom w:val="0"/>
      <w:divBdr>
        <w:top w:val="none" w:sz="0" w:space="0" w:color="auto"/>
        <w:left w:val="none" w:sz="0" w:space="0" w:color="auto"/>
        <w:bottom w:val="none" w:sz="0" w:space="0" w:color="auto"/>
        <w:right w:val="none" w:sz="0" w:space="0" w:color="auto"/>
      </w:divBdr>
    </w:div>
    <w:div w:id="235675531">
      <w:marLeft w:val="640"/>
      <w:marRight w:val="0"/>
      <w:marTop w:val="0"/>
      <w:marBottom w:val="0"/>
      <w:divBdr>
        <w:top w:val="none" w:sz="0" w:space="0" w:color="auto"/>
        <w:left w:val="none" w:sz="0" w:space="0" w:color="auto"/>
        <w:bottom w:val="none" w:sz="0" w:space="0" w:color="auto"/>
        <w:right w:val="none" w:sz="0" w:space="0" w:color="auto"/>
      </w:divBdr>
    </w:div>
    <w:div w:id="236283790">
      <w:marLeft w:val="640"/>
      <w:marRight w:val="0"/>
      <w:marTop w:val="0"/>
      <w:marBottom w:val="0"/>
      <w:divBdr>
        <w:top w:val="none" w:sz="0" w:space="0" w:color="auto"/>
        <w:left w:val="none" w:sz="0" w:space="0" w:color="auto"/>
        <w:bottom w:val="none" w:sz="0" w:space="0" w:color="auto"/>
        <w:right w:val="none" w:sz="0" w:space="0" w:color="auto"/>
      </w:divBdr>
    </w:div>
    <w:div w:id="236288003">
      <w:marLeft w:val="640"/>
      <w:marRight w:val="0"/>
      <w:marTop w:val="0"/>
      <w:marBottom w:val="0"/>
      <w:divBdr>
        <w:top w:val="none" w:sz="0" w:space="0" w:color="auto"/>
        <w:left w:val="none" w:sz="0" w:space="0" w:color="auto"/>
        <w:bottom w:val="none" w:sz="0" w:space="0" w:color="auto"/>
        <w:right w:val="none" w:sz="0" w:space="0" w:color="auto"/>
      </w:divBdr>
    </w:div>
    <w:div w:id="236482466">
      <w:marLeft w:val="640"/>
      <w:marRight w:val="0"/>
      <w:marTop w:val="0"/>
      <w:marBottom w:val="0"/>
      <w:divBdr>
        <w:top w:val="none" w:sz="0" w:space="0" w:color="auto"/>
        <w:left w:val="none" w:sz="0" w:space="0" w:color="auto"/>
        <w:bottom w:val="none" w:sz="0" w:space="0" w:color="auto"/>
        <w:right w:val="none" w:sz="0" w:space="0" w:color="auto"/>
      </w:divBdr>
    </w:div>
    <w:div w:id="236520228">
      <w:marLeft w:val="640"/>
      <w:marRight w:val="0"/>
      <w:marTop w:val="0"/>
      <w:marBottom w:val="0"/>
      <w:divBdr>
        <w:top w:val="none" w:sz="0" w:space="0" w:color="auto"/>
        <w:left w:val="none" w:sz="0" w:space="0" w:color="auto"/>
        <w:bottom w:val="none" w:sz="0" w:space="0" w:color="auto"/>
        <w:right w:val="none" w:sz="0" w:space="0" w:color="auto"/>
      </w:divBdr>
    </w:div>
    <w:div w:id="237055207">
      <w:marLeft w:val="640"/>
      <w:marRight w:val="0"/>
      <w:marTop w:val="0"/>
      <w:marBottom w:val="0"/>
      <w:divBdr>
        <w:top w:val="none" w:sz="0" w:space="0" w:color="auto"/>
        <w:left w:val="none" w:sz="0" w:space="0" w:color="auto"/>
        <w:bottom w:val="none" w:sz="0" w:space="0" w:color="auto"/>
        <w:right w:val="none" w:sz="0" w:space="0" w:color="auto"/>
      </w:divBdr>
    </w:div>
    <w:div w:id="237522758">
      <w:marLeft w:val="640"/>
      <w:marRight w:val="0"/>
      <w:marTop w:val="0"/>
      <w:marBottom w:val="0"/>
      <w:divBdr>
        <w:top w:val="none" w:sz="0" w:space="0" w:color="auto"/>
        <w:left w:val="none" w:sz="0" w:space="0" w:color="auto"/>
        <w:bottom w:val="none" w:sz="0" w:space="0" w:color="auto"/>
        <w:right w:val="none" w:sz="0" w:space="0" w:color="auto"/>
      </w:divBdr>
    </w:div>
    <w:div w:id="238027651">
      <w:marLeft w:val="640"/>
      <w:marRight w:val="0"/>
      <w:marTop w:val="0"/>
      <w:marBottom w:val="0"/>
      <w:divBdr>
        <w:top w:val="none" w:sz="0" w:space="0" w:color="auto"/>
        <w:left w:val="none" w:sz="0" w:space="0" w:color="auto"/>
        <w:bottom w:val="none" w:sz="0" w:space="0" w:color="auto"/>
        <w:right w:val="none" w:sz="0" w:space="0" w:color="auto"/>
      </w:divBdr>
    </w:div>
    <w:div w:id="238102590">
      <w:marLeft w:val="640"/>
      <w:marRight w:val="0"/>
      <w:marTop w:val="0"/>
      <w:marBottom w:val="0"/>
      <w:divBdr>
        <w:top w:val="none" w:sz="0" w:space="0" w:color="auto"/>
        <w:left w:val="none" w:sz="0" w:space="0" w:color="auto"/>
        <w:bottom w:val="none" w:sz="0" w:space="0" w:color="auto"/>
        <w:right w:val="none" w:sz="0" w:space="0" w:color="auto"/>
      </w:divBdr>
    </w:div>
    <w:div w:id="238295378">
      <w:marLeft w:val="640"/>
      <w:marRight w:val="0"/>
      <w:marTop w:val="0"/>
      <w:marBottom w:val="0"/>
      <w:divBdr>
        <w:top w:val="none" w:sz="0" w:space="0" w:color="auto"/>
        <w:left w:val="none" w:sz="0" w:space="0" w:color="auto"/>
        <w:bottom w:val="none" w:sz="0" w:space="0" w:color="auto"/>
        <w:right w:val="none" w:sz="0" w:space="0" w:color="auto"/>
      </w:divBdr>
    </w:div>
    <w:div w:id="238442844">
      <w:marLeft w:val="640"/>
      <w:marRight w:val="0"/>
      <w:marTop w:val="0"/>
      <w:marBottom w:val="0"/>
      <w:divBdr>
        <w:top w:val="none" w:sz="0" w:space="0" w:color="auto"/>
        <w:left w:val="none" w:sz="0" w:space="0" w:color="auto"/>
        <w:bottom w:val="none" w:sz="0" w:space="0" w:color="auto"/>
        <w:right w:val="none" w:sz="0" w:space="0" w:color="auto"/>
      </w:divBdr>
    </w:div>
    <w:div w:id="238444054">
      <w:marLeft w:val="640"/>
      <w:marRight w:val="0"/>
      <w:marTop w:val="0"/>
      <w:marBottom w:val="0"/>
      <w:divBdr>
        <w:top w:val="none" w:sz="0" w:space="0" w:color="auto"/>
        <w:left w:val="none" w:sz="0" w:space="0" w:color="auto"/>
        <w:bottom w:val="none" w:sz="0" w:space="0" w:color="auto"/>
        <w:right w:val="none" w:sz="0" w:space="0" w:color="auto"/>
      </w:divBdr>
    </w:div>
    <w:div w:id="238714676">
      <w:marLeft w:val="640"/>
      <w:marRight w:val="0"/>
      <w:marTop w:val="0"/>
      <w:marBottom w:val="0"/>
      <w:divBdr>
        <w:top w:val="none" w:sz="0" w:space="0" w:color="auto"/>
        <w:left w:val="none" w:sz="0" w:space="0" w:color="auto"/>
        <w:bottom w:val="none" w:sz="0" w:space="0" w:color="auto"/>
        <w:right w:val="none" w:sz="0" w:space="0" w:color="auto"/>
      </w:divBdr>
    </w:div>
    <w:div w:id="239143744">
      <w:marLeft w:val="640"/>
      <w:marRight w:val="0"/>
      <w:marTop w:val="0"/>
      <w:marBottom w:val="0"/>
      <w:divBdr>
        <w:top w:val="none" w:sz="0" w:space="0" w:color="auto"/>
        <w:left w:val="none" w:sz="0" w:space="0" w:color="auto"/>
        <w:bottom w:val="none" w:sz="0" w:space="0" w:color="auto"/>
        <w:right w:val="none" w:sz="0" w:space="0" w:color="auto"/>
      </w:divBdr>
    </w:div>
    <w:div w:id="239486740">
      <w:marLeft w:val="640"/>
      <w:marRight w:val="0"/>
      <w:marTop w:val="0"/>
      <w:marBottom w:val="0"/>
      <w:divBdr>
        <w:top w:val="none" w:sz="0" w:space="0" w:color="auto"/>
        <w:left w:val="none" w:sz="0" w:space="0" w:color="auto"/>
        <w:bottom w:val="none" w:sz="0" w:space="0" w:color="auto"/>
        <w:right w:val="none" w:sz="0" w:space="0" w:color="auto"/>
      </w:divBdr>
    </w:div>
    <w:div w:id="241306177">
      <w:marLeft w:val="640"/>
      <w:marRight w:val="0"/>
      <w:marTop w:val="0"/>
      <w:marBottom w:val="0"/>
      <w:divBdr>
        <w:top w:val="none" w:sz="0" w:space="0" w:color="auto"/>
        <w:left w:val="none" w:sz="0" w:space="0" w:color="auto"/>
        <w:bottom w:val="none" w:sz="0" w:space="0" w:color="auto"/>
        <w:right w:val="none" w:sz="0" w:space="0" w:color="auto"/>
      </w:divBdr>
    </w:div>
    <w:div w:id="241335851">
      <w:marLeft w:val="640"/>
      <w:marRight w:val="0"/>
      <w:marTop w:val="0"/>
      <w:marBottom w:val="0"/>
      <w:divBdr>
        <w:top w:val="none" w:sz="0" w:space="0" w:color="auto"/>
        <w:left w:val="none" w:sz="0" w:space="0" w:color="auto"/>
        <w:bottom w:val="none" w:sz="0" w:space="0" w:color="auto"/>
        <w:right w:val="none" w:sz="0" w:space="0" w:color="auto"/>
      </w:divBdr>
    </w:div>
    <w:div w:id="241454037">
      <w:marLeft w:val="640"/>
      <w:marRight w:val="0"/>
      <w:marTop w:val="0"/>
      <w:marBottom w:val="0"/>
      <w:divBdr>
        <w:top w:val="none" w:sz="0" w:space="0" w:color="auto"/>
        <w:left w:val="none" w:sz="0" w:space="0" w:color="auto"/>
        <w:bottom w:val="none" w:sz="0" w:space="0" w:color="auto"/>
        <w:right w:val="none" w:sz="0" w:space="0" w:color="auto"/>
      </w:divBdr>
    </w:div>
    <w:div w:id="241648810">
      <w:marLeft w:val="640"/>
      <w:marRight w:val="0"/>
      <w:marTop w:val="0"/>
      <w:marBottom w:val="0"/>
      <w:divBdr>
        <w:top w:val="none" w:sz="0" w:space="0" w:color="auto"/>
        <w:left w:val="none" w:sz="0" w:space="0" w:color="auto"/>
        <w:bottom w:val="none" w:sz="0" w:space="0" w:color="auto"/>
        <w:right w:val="none" w:sz="0" w:space="0" w:color="auto"/>
      </w:divBdr>
    </w:div>
    <w:div w:id="242183218">
      <w:marLeft w:val="640"/>
      <w:marRight w:val="0"/>
      <w:marTop w:val="0"/>
      <w:marBottom w:val="0"/>
      <w:divBdr>
        <w:top w:val="none" w:sz="0" w:space="0" w:color="auto"/>
        <w:left w:val="none" w:sz="0" w:space="0" w:color="auto"/>
        <w:bottom w:val="none" w:sz="0" w:space="0" w:color="auto"/>
        <w:right w:val="none" w:sz="0" w:space="0" w:color="auto"/>
      </w:divBdr>
    </w:div>
    <w:div w:id="242303325">
      <w:marLeft w:val="640"/>
      <w:marRight w:val="0"/>
      <w:marTop w:val="0"/>
      <w:marBottom w:val="0"/>
      <w:divBdr>
        <w:top w:val="none" w:sz="0" w:space="0" w:color="auto"/>
        <w:left w:val="none" w:sz="0" w:space="0" w:color="auto"/>
        <w:bottom w:val="none" w:sz="0" w:space="0" w:color="auto"/>
        <w:right w:val="none" w:sz="0" w:space="0" w:color="auto"/>
      </w:divBdr>
    </w:div>
    <w:div w:id="242570462">
      <w:marLeft w:val="640"/>
      <w:marRight w:val="0"/>
      <w:marTop w:val="0"/>
      <w:marBottom w:val="0"/>
      <w:divBdr>
        <w:top w:val="none" w:sz="0" w:space="0" w:color="auto"/>
        <w:left w:val="none" w:sz="0" w:space="0" w:color="auto"/>
        <w:bottom w:val="none" w:sz="0" w:space="0" w:color="auto"/>
        <w:right w:val="none" w:sz="0" w:space="0" w:color="auto"/>
      </w:divBdr>
    </w:div>
    <w:div w:id="243338279">
      <w:marLeft w:val="640"/>
      <w:marRight w:val="0"/>
      <w:marTop w:val="0"/>
      <w:marBottom w:val="0"/>
      <w:divBdr>
        <w:top w:val="none" w:sz="0" w:space="0" w:color="auto"/>
        <w:left w:val="none" w:sz="0" w:space="0" w:color="auto"/>
        <w:bottom w:val="none" w:sz="0" w:space="0" w:color="auto"/>
        <w:right w:val="none" w:sz="0" w:space="0" w:color="auto"/>
      </w:divBdr>
    </w:div>
    <w:div w:id="244843039">
      <w:marLeft w:val="640"/>
      <w:marRight w:val="0"/>
      <w:marTop w:val="0"/>
      <w:marBottom w:val="0"/>
      <w:divBdr>
        <w:top w:val="none" w:sz="0" w:space="0" w:color="auto"/>
        <w:left w:val="none" w:sz="0" w:space="0" w:color="auto"/>
        <w:bottom w:val="none" w:sz="0" w:space="0" w:color="auto"/>
        <w:right w:val="none" w:sz="0" w:space="0" w:color="auto"/>
      </w:divBdr>
    </w:div>
    <w:div w:id="245186555">
      <w:marLeft w:val="640"/>
      <w:marRight w:val="0"/>
      <w:marTop w:val="0"/>
      <w:marBottom w:val="0"/>
      <w:divBdr>
        <w:top w:val="none" w:sz="0" w:space="0" w:color="auto"/>
        <w:left w:val="none" w:sz="0" w:space="0" w:color="auto"/>
        <w:bottom w:val="none" w:sz="0" w:space="0" w:color="auto"/>
        <w:right w:val="none" w:sz="0" w:space="0" w:color="auto"/>
      </w:divBdr>
    </w:div>
    <w:div w:id="245723065">
      <w:marLeft w:val="640"/>
      <w:marRight w:val="0"/>
      <w:marTop w:val="0"/>
      <w:marBottom w:val="0"/>
      <w:divBdr>
        <w:top w:val="none" w:sz="0" w:space="0" w:color="auto"/>
        <w:left w:val="none" w:sz="0" w:space="0" w:color="auto"/>
        <w:bottom w:val="none" w:sz="0" w:space="0" w:color="auto"/>
        <w:right w:val="none" w:sz="0" w:space="0" w:color="auto"/>
      </w:divBdr>
    </w:div>
    <w:div w:id="245773199">
      <w:marLeft w:val="640"/>
      <w:marRight w:val="0"/>
      <w:marTop w:val="0"/>
      <w:marBottom w:val="0"/>
      <w:divBdr>
        <w:top w:val="none" w:sz="0" w:space="0" w:color="auto"/>
        <w:left w:val="none" w:sz="0" w:space="0" w:color="auto"/>
        <w:bottom w:val="none" w:sz="0" w:space="0" w:color="auto"/>
        <w:right w:val="none" w:sz="0" w:space="0" w:color="auto"/>
      </w:divBdr>
    </w:div>
    <w:div w:id="245918591">
      <w:marLeft w:val="640"/>
      <w:marRight w:val="0"/>
      <w:marTop w:val="0"/>
      <w:marBottom w:val="0"/>
      <w:divBdr>
        <w:top w:val="none" w:sz="0" w:space="0" w:color="auto"/>
        <w:left w:val="none" w:sz="0" w:space="0" w:color="auto"/>
        <w:bottom w:val="none" w:sz="0" w:space="0" w:color="auto"/>
        <w:right w:val="none" w:sz="0" w:space="0" w:color="auto"/>
      </w:divBdr>
    </w:div>
    <w:div w:id="245921222">
      <w:marLeft w:val="640"/>
      <w:marRight w:val="0"/>
      <w:marTop w:val="0"/>
      <w:marBottom w:val="0"/>
      <w:divBdr>
        <w:top w:val="none" w:sz="0" w:space="0" w:color="auto"/>
        <w:left w:val="none" w:sz="0" w:space="0" w:color="auto"/>
        <w:bottom w:val="none" w:sz="0" w:space="0" w:color="auto"/>
        <w:right w:val="none" w:sz="0" w:space="0" w:color="auto"/>
      </w:divBdr>
    </w:div>
    <w:div w:id="246112018">
      <w:marLeft w:val="640"/>
      <w:marRight w:val="0"/>
      <w:marTop w:val="0"/>
      <w:marBottom w:val="0"/>
      <w:divBdr>
        <w:top w:val="none" w:sz="0" w:space="0" w:color="auto"/>
        <w:left w:val="none" w:sz="0" w:space="0" w:color="auto"/>
        <w:bottom w:val="none" w:sz="0" w:space="0" w:color="auto"/>
        <w:right w:val="none" w:sz="0" w:space="0" w:color="auto"/>
      </w:divBdr>
    </w:div>
    <w:div w:id="246306339">
      <w:marLeft w:val="640"/>
      <w:marRight w:val="0"/>
      <w:marTop w:val="0"/>
      <w:marBottom w:val="0"/>
      <w:divBdr>
        <w:top w:val="none" w:sz="0" w:space="0" w:color="auto"/>
        <w:left w:val="none" w:sz="0" w:space="0" w:color="auto"/>
        <w:bottom w:val="none" w:sz="0" w:space="0" w:color="auto"/>
        <w:right w:val="none" w:sz="0" w:space="0" w:color="auto"/>
      </w:divBdr>
    </w:div>
    <w:div w:id="246690966">
      <w:marLeft w:val="640"/>
      <w:marRight w:val="0"/>
      <w:marTop w:val="0"/>
      <w:marBottom w:val="0"/>
      <w:divBdr>
        <w:top w:val="none" w:sz="0" w:space="0" w:color="auto"/>
        <w:left w:val="none" w:sz="0" w:space="0" w:color="auto"/>
        <w:bottom w:val="none" w:sz="0" w:space="0" w:color="auto"/>
        <w:right w:val="none" w:sz="0" w:space="0" w:color="auto"/>
      </w:divBdr>
    </w:div>
    <w:div w:id="246767313">
      <w:marLeft w:val="640"/>
      <w:marRight w:val="0"/>
      <w:marTop w:val="0"/>
      <w:marBottom w:val="0"/>
      <w:divBdr>
        <w:top w:val="none" w:sz="0" w:space="0" w:color="auto"/>
        <w:left w:val="none" w:sz="0" w:space="0" w:color="auto"/>
        <w:bottom w:val="none" w:sz="0" w:space="0" w:color="auto"/>
        <w:right w:val="none" w:sz="0" w:space="0" w:color="auto"/>
      </w:divBdr>
    </w:div>
    <w:div w:id="247156579">
      <w:marLeft w:val="640"/>
      <w:marRight w:val="0"/>
      <w:marTop w:val="0"/>
      <w:marBottom w:val="0"/>
      <w:divBdr>
        <w:top w:val="none" w:sz="0" w:space="0" w:color="auto"/>
        <w:left w:val="none" w:sz="0" w:space="0" w:color="auto"/>
        <w:bottom w:val="none" w:sz="0" w:space="0" w:color="auto"/>
        <w:right w:val="none" w:sz="0" w:space="0" w:color="auto"/>
      </w:divBdr>
    </w:div>
    <w:div w:id="248084281">
      <w:marLeft w:val="640"/>
      <w:marRight w:val="0"/>
      <w:marTop w:val="0"/>
      <w:marBottom w:val="0"/>
      <w:divBdr>
        <w:top w:val="none" w:sz="0" w:space="0" w:color="auto"/>
        <w:left w:val="none" w:sz="0" w:space="0" w:color="auto"/>
        <w:bottom w:val="none" w:sz="0" w:space="0" w:color="auto"/>
        <w:right w:val="none" w:sz="0" w:space="0" w:color="auto"/>
      </w:divBdr>
    </w:div>
    <w:div w:id="248738379">
      <w:marLeft w:val="640"/>
      <w:marRight w:val="0"/>
      <w:marTop w:val="0"/>
      <w:marBottom w:val="0"/>
      <w:divBdr>
        <w:top w:val="none" w:sz="0" w:space="0" w:color="auto"/>
        <w:left w:val="none" w:sz="0" w:space="0" w:color="auto"/>
        <w:bottom w:val="none" w:sz="0" w:space="0" w:color="auto"/>
        <w:right w:val="none" w:sz="0" w:space="0" w:color="auto"/>
      </w:divBdr>
    </w:div>
    <w:div w:id="249049104">
      <w:marLeft w:val="640"/>
      <w:marRight w:val="0"/>
      <w:marTop w:val="0"/>
      <w:marBottom w:val="0"/>
      <w:divBdr>
        <w:top w:val="none" w:sz="0" w:space="0" w:color="auto"/>
        <w:left w:val="none" w:sz="0" w:space="0" w:color="auto"/>
        <w:bottom w:val="none" w:sz="0" w:space="0" w:color="auto"/>
        <w:right w:val="none" w:sz="0" w:space="0" w:color="auto"/>
      </w:divBdr>
    </w:div>
    <w:div w:id="249586104">
      <w:marLeft w:val="640"/>
      <w:marRight w:val="0"/>
      <w:marTop w:val="0"/>
      <w:marBottom w:val="0"/>
      <w:divBdr>
        <w:top w:val="none" w:sz="0" w:space="0" w:color="auto"/>
        <w:left w:val="none" w:sz="0" w:space="0" w:color="auto"/>
        <w:bottom w:val="none" w:sz="0" w:space="0" w:color="auto"/>
        <w:right w:val="none" w:sz="0" w:space="0" w:color="auto"/>
      </w:divBdr>
    </w:div>
    <w:div w:id="249776477">
      <w:marLeft w:val="640"/>
      <w:marRight w:val="0"/>
      <w:marTop w:val="0"/>
      <w:marBottom w:val="0"/>
      <w:divBdr>
        <w:top w:val="none" w:sz="0" w:space="0" w:color="auto"/>
        <w:left w:val="none" w:sz="0" w:space="0" w:color="auto"/>
        <w:bottom w:val="none" w:sz="0" w:space="0" w:color="auto"/>
        <w:right w:val="none" w:sz="0" w:space="0" w:color="auto"/>
      </w:divBdr>
    </w:div>
    <w:div w:id="249782093">
      <w:marLeft w:val="640"/>
      <w:marRight w:val="0"/>
      <w:marTop w:val="0"/>
      <w:marBottom w:val="0"/>
      <w:divBdr>
        <w:top w:val="none" w:sz="0" w:space="0" w:color="auto"/>
        <w:left w:val="none" w:sz="0" w:space="0" w:color="auto"/>
        <w:bottom w:val="none" w:sz="0" w:space="0" w:color="auto"/>
        <w:right w:val="none" w:sz="0" w:space="0" w:color="auto"/>
      </w:divBdr>
    </w:div>
    <w:div w:id="249897498">
      <w:marLeft w:val="640"/>
      <w:marRight w:val="0"/>
      <w:marTop w:val="0"/>
      <w:marBottom w:val="0"/>
      <w:divBdr>
        <w:top w:val="none" w:sz="0" w:space="0" w:color="auto"/>
        <w:left w:val="none" w:sz="0" w:space="0" w:color="auto"/>
        <w:bottom w:val="none" w:sz="0" w:space="0" w:color="auto"/>
        <w:right w:val="none" w:sz="0" w:space="0" w:color="auto"/>
      </w:divBdr>
    </w:div>
    <w:div w:id="250897573">
      <w:marLeft w:val="640"/>
      <w:marRight w:val="0"/>
      <w:marTop w:val="0"/>
      <w:marBottom w:val="0"/>
      <w:divBdr>
        <w:top w:val="none" w:sz="0" w:space="0" w:color="auto"/>
        <w:left w:val="none" w:sz="0" w:space="0" w:color="auto"/>
        <w:bottom w:val="none" w:sz="0" w:space="0" w:color="auto"/>
        <w:right w:val="none" w:sz="0" w:space="0" w:color="auto"/>
      </w:divBdr>
    </w:div>
    <w:div w:id="250939300">
      <w:marLeft w:val="640"/>
      <w:marRight w:val="0"/>
      <w:marTop w:val="0"/>
      <w:marBottom w:val="0"/>
      <w:divBdr>
        <w:top w:val="none" w:sz="0" w:space="0" w:color="auto"/>
        <w:left w:val="none" w:sz="0" w:space="0" w:color="auto"/>
        <w:bottom w:val="none" w:sz="0" w:space="0" w:color="auto"/>
        <w:right w:val="none" w:sz="0" w:space="0" w:color="auto"/>
      </w:divBdr>
    </w:div>
    <w:div w:id="251007872">
      <w:marLeft w:val="640"/>
      <w:marRight w:val="0"/>
      <w:marTop w:val="0"/>
      <w:marBottom w:val="0"/>
      <w:divBdr>
        <w:top w:val="none" w:sz="0" w:space="0" w:color="auto"/>
        <w:left w:val="none" w:sz="0" w:space="0" w:color="auto"/>
        <w:bottom w:val="none" w:sz="0" w:space="0" w:color="auto"/>
        <w:right w:val="none" w:sz="0" w:space="0" w:color="auto"/>
      </w:divBdr>
    </w:div>
    <w:div w:id="252013777">
      <w:marLeft w:val="640"/>
      <w:marRight w:val="0"/>
      <w:marTop w:val="0"/>
      <w:marBottom w:val="0"/>
      <w:divBdr>
        <w:top w:val="none" w:sz="0" w:space="0" w:color="auto"/>
        <w:left w:val="none" w:sz="0" w:space="0" w:color="auto"/>
        <w:bottom w:val="none" w:sz="0" w:space="0" w:color="auto"/>
        <w:right w:val="none" w:sz="0" w:space="0" w:color="auto"/>
      </w:divBdr>
    </w:div>
    <w:div w:id="252276664">
      <w:marLeft w:val="640"/>
      <w:marRight w:val="0"/>
      <w:marTop w:val="0"/>
      <w:marBottom w:val="0"/>
      <w:divBdr>
        <w:top w:val="none" w:sz="0" w:space="0" w:color="auto"/>
        <w:left w:val="none" w:sz="0" w:space="0" w:color="auto"/>
        <w:bottom w:val="none" w:sz="0" w:space="0" w:color="auto"/>
        <w:right w:val="none" w:sz="0" w:space="0" w:color="auto"/>
      </w:divBdr>
    </w:div>
    <w:div w:id="252474422">
      <w:marLeft w:val="640"/>
      <w:marRight w:val="0"/>
      <w:marTop w:val="0"/>
      <w:marBottom w:val="0"/>
      <w:divBdr>
        <w:top w:val="none" w:sz="0" w:space="0" w:color="auto"/>
        <w:left w:val="none" w:sz="0" w:space="0" w:color="auto"/>
        <w:bottom w:val="none" w:sz="0" w:space="0" w:color="auto"/>
        <w:right w:val="none" w:sz="0" w:space="0" w:color="auto"/>
      </w:divBdr>
    </w:div>
    <w:div w:id="252521371">
      <w:marLeft w:val="640"/>
      <w:marRight w:val="0"/>
      <w:marTop w:val="0"/>
      <w:marBottom w:val="0"/>
      <w:divBdr>
        <w:top w:val="none" w:sz="0" w:space="0" w:color="auto"/>
        <w:left w:val="none" w:sz="0" w:space="0" w:color="auto"/>
        <w:bottom w:val="none" w:sz="0" w:space="0" w:color="auto"/>
        <w:right w:val="none" w:sz="0" w:space="0" w:color="auto"/>
      </w:divBdr>
    </w:div>
    <w:div w:id="252590467">
      <w:marLeft w:val="640"/>
      <w:marRight w:val="0"/>
      <w:marTop w:val="0"/>
      <w:marBottom w:val="0"/>
      <w:divBdr>
        <w:top w:val="none" w:sz="0" w:space="0" w:color="auto"/>
        <w:left w:val="none" w:sz="0" w:space="0" w:color="auto"/>
        <w:bottom w:val="none" w:sz="0" w:space="0" w:color="auto"/>
        <w:right w:val="none" w:sz="0" w:space="0" w:color="auto"/>
      </w:divBdr>
    </w:div>
    <w:div w:id="253128589">
      <w:marLeft w:val="640"/>
      <w:marRight w:val="0"/>
      <w:marTop w:val="0"/>
      <w:marBottom w:val="0"/>
      <w:divBdr>
        <w:top w:val="none" w:sz="0" w:space="0" w:color="auto"/>
        <w:left w:val="none" w:sz="0" w:space="0" w:color="auto"/>
        <w:bottom w:val="none" w:sz="0" w:space="0" w:color="auto"/>
        <w:right w:val="none" w:sz="0" w:space="0" w:color="auto"/>
      </w:divBdr>
    </w:div>
    <w:div w:id="253174566">
      <w:marLeft w:val="640"/>
      <w:marRight w:val="0"/>
      <w:marTop w:val="0"/>
      <w:marBottom w:val="0"/>
      <w:divBdr>
        <w:top w:val="none" w:sz="0" w:space="0" w:color="auto"/>
        <w:left w:val="none" w:sz="0" w:space="0" w:color="auto"/>
        <w:bottom w:val="none" w:sz="0" w:space="0" w:color="auto"/>
        <w:right w:val="none" w:sz="0" w:space="0" w:color="auto"/>
      </w:divBdr>
    </w:div>
    <w:div w:id="253250641">
      <w:marLeft w:val="640"/>
      <w:marRight w:val="0"/>
      <w:marTop w:val="0"/>
      <w:marBottom w:val="0"/>
      <w:divBdr>
        <w:top w:val="none" w:sz="0" w:space="0" w:color="auto"/>
        <w:left w:val="none" w:sz="0" w:space="0" w:color="auto"/>
        <w:bottom w:val="none" w:sz="0" w:space="0" w:color="auto"/>
        <w:right w:val="none" w:sz="0" w:space="0" w:color="auto"/>
      </w:divBdr>
    </w:div>
    <w:div w:id="253363020">
      <w:marLeft w:val="640"/>
      <w:marRight w:val="0"/>
      <w:marTop w:val="0"/>
      <w:marBottom w:val="0"/>
      <w:divBdr>
        <w:top w:val="none" w:sz="0" w:space="0" w:color="auto"/>
        <w:left w:val="none" w:sz="0" w:space="0" w:color="auto"/>
        <w:bottom w:val="none" w:sz="0" w:space="0" w:color="auto"/>
        <w:right w:val="none" w:sz="0" w:space="0" w:color="auto"/>
      </w:divBdr>
    </w:div>
    <w:div w:id="254479182">
      <w:marLeft w:val="640"/>
      <w:marRight w:val="0"/>
      <w:marTop w:val="0"/>
      <w:marBottom w:val="0"/>
      <w:divBdr>
        <w:top w:val="none" w:sz="0" w:space="0" w:color="auto"/>
        <w:left w:val="none" w:sz="0" w:space="0" w:color="auto"/>
        <w:bottom w:val="none" w:sz="0" w:space="0" w:color="auto"/>
        <w:right w:val="none" w:sz="0" w:space="0" w:color="auto"/>
      </w:divBdr>
    </w:div>
    <w:div w:id="254635645">
      <w:marLeft w:val="640"/>
      <w:marRight w:val="0"/>
      <w:marTop w:val="0"/>
      <w:marBottom w:val="0"/>
      <w:divBdr>
        <w:top w:val="none" w:sz="0" w:space="0" w:color="auto"/>
        <w:left w:val="none" w:sz="0" w:space="0" w:color="auto"/>
        <w:bottom w:val="none" w:sz="0" w:space="0" w:color="auto"/>
        <w:right w:val="none" w:sz="0" w:space="0" w:color="auto"/>
      </w:divBdr>
    </w:div>
    <w:div w:id="255291474">
      <w:marLeft w:val="640"/>
      <w:marRight w:val="0"/>
      <w:marTop w:val="0"/>
      <w:marBottom w:val="0"/>
      <w:divBdr>
        <w:top w:val="none" w:sz="0" w:space="0" w:color="auto"/>
        <w:left w:val="none" w:sz="0" w:space="0" w:color="auto"/>
        <w:bottom w:val="none" w:sz="0" w:space="0" w:color="auto"/>
        <w:right w:val="none" w:sz="0" w:space="0" w:color="auto"/>
      </w:divBdr>
    </w:div>
    <w:div w:id="255331774">
      <w:marLeft w:val="640"/>
      <w:marRight w:val="0"/>
      <w:marTop w:val="0"/>
      <w:marBottom w:val="0"/>
      <w:divBdr>
        <w:top w:val="none" w:sz="0" w:space="0" w:color="auto"/>
        <w:left w:val="none" w:sz="0" w:space="0" w:color="auto"/>
        <w:bottom w:val="none" w:sz="0" w:space="0" w:color="auto"/>
        <w:right w:val="none" w:sz="0" w:space="0" w:color="auto"/>
      </w:divBdr>
    </w:div>
    <w:div w:id="255482130">
      <w:marLeft w:val="640"/>
      <w:marRight w:val="0"/>
      <w:marTop w:val="0"/>
      <w:marBottom w:val="0"/>
      <w:divBdr>
        <w:top w:val="none" w:sz="0" w:space="0" w:color="auto"/>
        <w:left w:val="none" w:sz="0" w:space="0" w:color="auto"/>
        <w:bottom w:val="none" w:sz="0" w:space="0" w:color="auto"/>
        <w:right w:val="none" w:sz="0" w:space="0" w:color="auto"/>
      </w:divBdr>
    </w:div>
    <w:div w:id="255940838">
      <w:marLeft w:val="640"/>
      <w:marRight w:val="0"/>
      <w:marTop w:val="0"/>
      <w:marBottom w:val="0"/>
      <w:divBdr>
        <w:top w:val="none" w:sz="0" w:space="0" w:color="auto"/>
        <w:left w:val="none" w:sz="0" w:space="0" w:color="auto"/>
        <w:bottom w:val="none" w:sz="0" w:space="0" w:color="auto"/>
        <w:right w:val="none" w:sz="0" w:space="0" w:color="auto"/>
      </w:divBdr>
    </w:div>
    <w:div w:id="256251107">
      <w:marLeft w:val="640"/>
      <w:marRight w:val="0"/>
      <w:marTop w:val="0"/>
      <w:marBottom w:val="0"/>
      <w:divBdr>
        <w:top w:val="none" w:sz="0" w:space="0" w:color="auto"/>
        <w:left w:val="none" w:sz="0" w:space="0" w:color="auto"/>
        <w:bottom w:val="none" w:sz="0" w:space="0" w:color="auto"/>
        <w:right w:val="none" w:sz="0" w:space="0" w:color="auto"/>
      </w:divBdr>
    </w:div>
    <w:div w:id="256594782">
      <w:marLeft w:val="640"/>
      <w:marRight w:val="0"/>
      <w:marTop w:val="0"/>
      <w:marBottom w:val="0"/>
      <w:divBdr>
        <w:top w:val="none" w:sz="0" w:space="0" w:color="auto"/>
        <w:left w:val="none" w:sz="0" w:space="0" w:color="auto"/>
        <w:bottom w:val="none" w:sz="0" w:space="0" w:color="auto"/>
        <w:right w:val="none" w:sz="0" w:space="0" w:color="auto"/>
      </w:divBdr>
    </w:div>
    <w:div w:id="256909405">
      <w:marLeft w:val="640"/>
      <w:marRight w:val="0"/>
      <w:marTop w:val="0"/>
      <w:marBottom w:val="0"/>
      <w:divBdr>
        <w:top w:val="none" w:sz="0" w:space="0" w:color="auto"/>
        <w:left w:val="none" w:sz="0" w:space="0" w:color="auto"/>
        <w:bottom w:val="none" w:sz="0" w:space="0" w:color="auto"/>
        <w:right w:val="none" w:sz="0" w:space="0" w:color="auto"/>
      </w:divBdr>
    </w:div>
    <w:div w:id="256989138">
      <w:marLeft w:val="640"/>
      <w:marRight w:val="0"/>
      <w:marTop w:val="0"/>
      <w:marBottom w:val="0"/>
      <w:divBdr>
        <w:top w:val="none" w:sz="0" w:space="0" w:color="auto"/>
        <w:left w:val="none" w:sz="0" w:space="0" w:color="auto"/>
        <w:bottom w:val="none" w:sz="0" w:space="0" w:color="auto"/>
        <w:right w:val="none" w:sz="0" w:space="0" w:color="auto"/>
      </w:divBdr>
    </w:div>
    <w:div w:id="257325172">
      <w:marLeft w:val="640"/>
      <w:marRight w:val="0"/>
      <w:marTop w:val="0"/>
      <w:marBottom w:val="0"/>
      <w:divBdr>
        <w:top w:val="none" w:sz="0" w:space="0" w:color="auto"/>
        <w:left w:val="none" w:sz="0" w:space="0" w:color="auto"/>
        <w:bottom w:val="none" w:sz="0" w:space="0" w:color="auto"/>
        <w:right w:val="none" w:sz="0" w:space="0" w:color="auto"/>
      </w:divBdr>
    </w:div>
    <w:div w:id="257371715">
      <w:marLeft w:val="640"/>
      <w:marRight w:val="0"/>
      <w:marTop w:val="0"/>
      <w:marBottom w:val="0"/>
      <w:divBdr>
        <w:top w:val="none" w:sz="0" w:space="0" w:color="auto"/>
        <w:left w:val="none" w:sz="0" w:space="0" w:color="auto"/>
        <w:bottom w:val="none" w:sz="0" w:space="0" w:color="auto"/>
        <w:right w:val="none" w:sz="0" w:space="0" w:color="auto"/>
      </w:divBdr>
    </w:div>
    <w:div w:id="257449835">
      <w:marLeft w:val="640"/>
      <w:marRight w:val="0"/>
      <w:marTop w:val="0"/>
      <w:marBottom w:val="0"/>
      <w:divBdr>
        <w:top w:val="none" w:sz="0" w:space="0" w:color="auto"/>
        <w:left w:val="none" w:sz="0" w:space="0" w:color="auto"/>
        <w:bottom w:val="none" w:sz="0" w:space="0" w:color="auto"/>
        <w:right w:val="none" w:sz="0" w:space="0" w:color="auto"/>
      </w:divBdr>
    </w:div>
    <w:div w:id="257759079">
      <w:marLeft w:val="640"/>
      <w:marRight w:val="0"/>
      <w:marTop w:val="0"/>
      <w:marBottom w:val="0"/>
      <w:divBdr>
        <w:top w:val="none" w:sz="0" w:space="0" w:color="auto"/>
        <w:left w:val="none" w:sz="0" w:space="0" w:color="auto"/>
        <w:bottom w:val="none" w:sz="0" w:space="0" w:color="auto"/>
        <w:right w:val="none" w:sz="0" w:space="0" w:color="auto"/>
      </w:divBdr>
    </w:div>
    <w:div w:id="258102694">
      <w:marLeft w:val="640"/>
      <w:marRight w:val="0"/>
      <w:marTop w:val="0"/>
      <w:marBottom w:val="0"/>
      <w:divBdr>
        <w:top w:val="none" w:sz="0" w:space="0" w:color="auto"/>
        <w:left w:val="none" w:sz="0" w:space="0" w:color="auto"/>
        <w:bottom w:val="none" w:sz="0" w:space="0" w:color="auto"/>
        <w:right w:val="none" w:sz="0" w:space="0" w:color="auto"/>
      </w:divBdr>
    </w:div>
    <w:div w:id="258367992">
      <w:marLeft w:val="640"/>
      <w:marRight w:val="0"/>
      <w:marTop w:val="0"/>
      <w:marBottom w:val="0"/>
      <w:divBdr>
        <w:top w:val="none" w:sz="0" w:space="0" w:color="auto"/>
        <w:left w:val="none" w:sz="0" w:space="0" w:color="auto"/>
        <w:bottom w:val="none" w:sz="0" w:space="0" w:color="auto"/>
        <w:right w:val="none" w:sz="0" w:space="0" w:color="auto"/>
      </w:divBdr>
    </w:div>
    <w:div w:id="258561062">
      <w:marLeft w:val="640"/>
      <w:marRight w:val="0"/>
      <w:marTop w:val="0"/>
      <w:marBottom w:val="0"/>
      <w:divBdr>
        <w:top w:val="none" w:sz="0" w:space="0" w:color="auto"/>
        <w:left w:val="none" w:sz="0" w:space="0" w:color="auto"/>
        <w:bottom w:val="none" w:sz="0" w:space="0" w:color="auto"/>
        <w:right w:val="none" w:sz="0" w:space="0" w:color="auto"/>
      </w:divBdr>
    </w:div>
    <w:div w:id="259337130">
      <w:marLeft w:val="640"/>
      <w:marRight w:val="0"/>
      <w:marTop w:val="0"/>
      <w:marBottom w:val="0"/>
      <w:divBdr>
        <w:top w:val="none" w:sz="0" w:space="0" w:color="auto"/>
        <w:left w:val="none" w:sz="0" w:space="0" w:color="auto"/>
        <w:bottom w:val="none" w:sz="0" w:space="0" w:color="auto"/>
        <w:right w:val="none" w:sz="0" w:space="0" w:color="auto"/>
      </w:divBdr>
    </w:div>
    <w:div w:id="259410174">
      <w:marLeft w:val="640"/>
      <w:marRight w:val="0"/>
      <w:marTop w:val="0"/>
      <w:marBottom w:val="0"/>
      <w:divBdr>
        <w:top w:val="none" w:sz="0" w:space="0" w:color="auto"/>
        <w:left w:val="none" w:sz="0" w:space="0" w:color="auto"/>
        <w:bottom w:val="none" w:sz="0" w:space="0" w:color="auto"/>
        <w:right w:val="none" w:sz="0" w:space="0" w:color="auto"/>
      </w:divBdr>
    </w:div>
    <w:div w:id="259413042">
      <w:marLeft w:val="640"/>
      <w:marRight w:val="0"/>
      <w:marTop w:val="0"/>
      <w:marBottom w:val="0"/>
      <w:divBdr>
        <w:top w:val="none" w:sz="0" w:space="0" w:color="auto"/>
        <w:left w:val="none" w:sz="0" w:space="0" w:color="auto"/>
        <w:bottom w:val="none" w:sz="0" w:space="0" w:color="auto"/>
        <w:right w:val="none" w:sz="0" w:space="0" w:color="auto"/>
      </w:divBdr>
    </w:div>
    <w:div w:id="259604872">
      <w:marLeft w:val="640"/>
      <w:marRight w:val="0"/>
      <w:marTop w:val="0"/>
      <w:marBottom w:val="0"/>
      <w:divBdr>
        <w:top w:val="none" w:sz="0" w:space="0" w:color="auto"/>
        <w:left w:val="none" w:sz="0" w:space="0" w:color="auto"/>
        <w:bottom w:val="none" w:sz="0" w:space="0" w:color="auto"/>
        <w:right w:val="none" w:sz="0" w:space="0" w:color="auto"/>
      </w:divBdr>
    </w:div>
    <w:div w:id="259725867">
      <w:marLeft w:val="640"/>
      <w:marRight w:val="0"/>
      <w:marTop w:val="0"/>
      <w:marBottom w:val="0"/>
      <w:divBdr>
        <w:top w:val="none" w:sz="0" w:space="0" w:color="auto"/>
        <w:left w:val="none" w:sz="0" w:space="0" w:color="auto"/>
        <w:bottom w:val="none" w:sz="0" w:space="0" w:color="auto"/>
        <w:right w:val="none" w:sz="0" w:space="0" w:color="auto"/>
      </w:divBdr>
    </w:div>
    <w:div w:id="259803587">
      <w:marLeft w:val="640"/>
      <w:marRight w:val="0"/>
      <w:marTop w:val="0"/>
      <w:marBottom w:val="0"/>
      <w:divBdr>
        <w:top w:val="none" w:sz="0" w:space="0" w:color="auto"/>
        <w:left w:val="none" w:sz="0" w:space="0" w:color="auto"/>
        <w:bottom w:val="none" w:sz="0" w:space="0" w:color="auto"/>
        <w:right w:val="none" w:sz="0" w:space="0" w:color="auto"/>
      </w:divBdr>
    </w:div>
    <w:div w:id="260182001">
      <w:marLeft w:val="640"/>
      <w:marRight w:val="0"/>
      <w:marTop w:val="0"/>
      <w:marBottom w:val="0"/>
      <w:divBdr>
        <w:top w:val="none" w:sz="0" w:space="0" w:color="auto"/>
        <w:left w:val="none" w:sz="0" w:space="0" w:color="auto"/>
        <w:bottom w:val="none" w:sz="0" w:space="0" w:color="auto"/>
        <w:right w:val="none" w:sz="0" w:space="0" w:color="auto"/>
      </w:divBdr>
    </w:div>
    <w:div w:id="261382642">
      <w:marLeft w:val="640"/>
      <w:marRight w:val="0"/>
      <w:marTop w:val="0"/>
      <w:marBottom w:val="0"/>
      <w:divBdr>
        <w:top w:val="none" w:sz="0" w:space="0" w:color="auto"/>
        <w:left w:val="none" w:sz="0" w:space="0" w:color="auto"/>
        <w:bottom w:val="none" w:sz="0" w:space="0" w:color="auto"/>
        <w:right w:val="none" w:sz="0" w:space="0" w:color="auto"/>
      </w:divBdr>
    </w:div>
    <w:div w:id="261493588">
      <w:marLeft w:val="640"/>
      <w:marRight w:val="0"/>
      <w:marTop w:val="0"/>
      <w:marBottom w:val="0"/>
      <w:divBdr>
        <w:top w:val="none" w:sz="0" w:space="0" w:color="auto"/>
        <w:left w:val="none" w:sz="0" w:space="0" w:color="auto"/>
        <w:bottom w:val="none" w:sz="0" w:space="0" w:color="auto"/>
        <w:right w:val="none" w:sz="0" w:space="0" w:color="auto"/>
      </w:divBdr>
    </w:div>
    <w:div w:id="261501313">
      <w:marLeft w:val="640"/>
      <w:marRight w:val="0"/>
      <w:marTop w:val="0"/>
      <w:marBottom w:val="0"/>
      <w:divBdr>
        <w:top w:val="none" w:sz="0" w:space="0" w:color="auto"/>
        <w:left w:val="none" w:sz="0" w:space="0" w:color="auto"/>
        <w:bottom w:val="none" w:sz="0" w:space="0" w:color="auto"/>
        <w:right w:val="none" w:sz="0" w:space="0" w:color="auto"/>
      </w:divBdr>
    </w:div>
    <w:div w:id="261567656">
      <w:marLeft w:val="640"/>
      <w:marRight w:val="0"/>
      <w:marTop w:val="0"/>
      <w:marBottom w:val="0"/>
      <w:divBdr>
        <w:top w:val="none" w:sz="0" w:space="0" w:color="auto"/>
        <w:left w:val="none" w:sz="0" w:space="0" w:color="auto"/>
        <w:bottom w:val="none" w:sz="0" w:space="0" w:color="auto"/>
        <w:right w:val="none" w:sz="0" w:space="0" w:color="auto"/>
      </w:divBdr>
    </w:div>
    <w:div w:id="261844044">
      <w:marLeft w:val="640"/>
      <w:marRight w:val="0"/>
      <w:marTop w:val="0"/>
      <w:marBottom w:val="0"/>
      <w:divBdr>
        <w:top w:val="none" w:sz="0" w:space="0" w:color="auto"/>
        <w:left w:val="none" w:sz="0" w:space="0" w:color="auto"/>
        <w:bottom w:val="none" w:sz="0" w:space="0" w:color="auto"/>
        <w:right w:val="none" w:sz="0" w:space="0" w:color="auto"/>
      </w:divBdr>
    </w:div>
    <w:div w:id="261914135">
      <w:marLeft w:val="640"/>
      <w:marRight w:val="0"/>
      <w:marTop w:val="0"/>
      <w:marBottom w:val="0"/>
      <w:divBdr>
        <w:top w:val="none" w:sz="0" w:space="0" w:color="auto"/>
        <w:left w:val="none" w:sz="0" w:space="0" w:color="auto"/>
        <w:bottom w:val="none" w:sz="0" w:space="0" w:color="auto"/>
        <w:right w:val="none" w:sz="0" w:space="0" w:color="auto"/>
      </w:divBdr>
    </w:div>
    <w:div w:id="261958199">
      <w:marLeft w:val="640"/>
      <w:marRight w:val="0"/>
      <w:marTop w:val="0"/>
      <w:marBottom w:val="0"/>
      <w:divBdr>
        <w:top w:val="none" w:sz="0" w:space="0" w:color="auto"/>
        <w:left w:val="none" w:sz="0" w:space="0" w:color="auto"/>
        <w:bottom w:val="none" w:sz="0" w:space="0" w:color="auto"/>
        <w:right w:val="none" w:sz="0" w:space="0" w:color="auto"/>
      </w:divBdr>
    </w:div>
    <w:div w:id="262491406">
      <w:marLeft w:val="640"/>
      <w:marRight w:val="0"/>
      <w:marTop w:val="0"/>
      <w:marBottom w:val="0"/>
      <w:divBdr>
        <w:top w:val="none" w:sz="0" w:space="0" w:color="auto"/>
        <w:left w:val="none" w:sz="0" w:space="0" w:color="auto"/>
        <w:bottom w:val="none" w:sz="0" w:space="0" w:color="auto"/>
        <w:right w:val="none" w:sz="0" w:space="0" w:color="auto"/>
      </w:divBdr>
    </w:div>
    <w:div w:id="262541329">
      <w:marLeft w:val="640"/>
      <w:marRight w:val="0"/>
      <w:marTop w:val="0"/>
      <w:marBottom w:val="0"/>
      <w:divBdr>
        <w:top w:val="none" w:sz="0" w:space="0" w:color="auto"/>
        <w:left w:val="none" w:sz="0" w:space="0" w:color="auto"/>
        <w:bottom w:val="none" w:sz="0" w:space="0" w:color="auto"/>
        <w:right w:val="none" w:sz="0" w:space="0" w:color="auto"/>
      </w:divBdr>
    </w:div>
    <w:div w:id="262736686">
      <w:marLeft w:val="640"/>
      <w:marRight w:val="0"/>
      <w:marTop w:val="0"/>
      <w:marBottom w:val="0"/>
      <w:divBdr>
        <w:top w:val="none" w:sz="0" w:space="0" w:color="auto"/>
        <w:left w:val="none" w:sz="0" w:space="0" w:color="auto"/>
        <w:bottom w:val="none" w:sz="0" w:space="0" w:color="auto"/>
        <w:right w:val="none" w:sz="0" w:space="0" w:color="auto"/>
      </w:divBdr>
    </w:div>
    <w:div w:id="262805152">
      <w:marLeft w:val="640"/>
      <w:marRight w:val="0"/>
      <w:marTop w:val="0"/>
      <w:marBottom w:val="0"/>
      <w:divBdr>
        <w:top w:val="none" w:sz="0" w:space="0" w:color="auto"/>
        <w:left w:val="none" w:sz="0" w:space="0" w:color="auto"/>
        <w:bottom w:val="none" w:sz="0" w:space="0" w:color="auto"/>
        <w:right w:val="none" w:sz="0" w:space="0" w:color="auto"/>
      </w:divBdr>
    </w:div>
    <w:div w:id="263651831">
      <w:marLeft w:val="640"/>
      <w:marRight w:val="0"/>
      <w:marTop w:val="0"/>
      <w:marBottom w:val="0"/>
      <w:divBdr>
        <w:top w:val="none" w:sz="0" w:space="0" w:color="auto"/>
        <w:left w:val="none" w:sz="0" w:space="0" w:color="auto"/>
        <w:bottom w:val="none" w:sz="0" w:space="0" w:color="auto"/>
        <w:right w:val="none" w:sz="0" w:space="0" w:color="auto"/>
      </w:divBdr>
    </w:div>
    <w:div w:id="263651884">
      <w:marLeft w:val="640"/>
      <w:marRight w:val="0"/>
      <w:marTop w:val="0"/>
      <w:marBottom w:val="0"/>
      <w:divBdr>
        <w:top w:val="none" w:sz="0" w:space="0" w:color="auto"/>
        <w:left w:val="none" w:sz="0" w:space="0" w:color="auto"/>
        <w:bottom w:val="none" w:sz="0" w:space="0" w:color="auto"/>
        <w:right w:val="none" w:sz="0" w:space="0" w:color="auto"/>
      </w:divBdr>
    </w:div>
    <w:div w:id="263928729">
      <w:marLeft w:val="640"/>
      <w:marRight w:val="0"/>
      <w:marTop w:val="0"/>
      <w:marBottom w:val="0"/>
      <w:divBdr>
        <w:top w:val="none" w:sz="0" w:space="0" w:color="auto"/>
        <w:left w:val="none" w:sz="0" w:space="0" w:color="auto"/>
        <w:bottom w:val="none" w:sz="0" w:space="0" w:color="auto"/>
        <w:right w:val="none" w:sz="0" w:space="0" w:color="auto"/>
      </w:divBdr>
    </w:div>
    <w:div w:id="264533054">
      <w:marLeft w:val="640"/>
      <w:marRight w:val="0"/>
      <w:marTop w:val="0"/>
      <w:marBottom w:val="0"/>
      <w:divBdr>
        <w:top w:val="none" w:sz="0" w:space="0" w:color="auto"/>
        <w:left w:val="none" w:sz="0" w:space="0" w:color="auto"/>
        <w:bottom w:val="none" w:sz="0" w:space="0" w:color="auto"/>
        <w:right w:val="none" w:sz="0" w:space="0" w:color="auto"/>
      </w:divBdr>
    </w:div>
    <w:div w:id="265619268">
      <w:marLeft w:val="640"/>
      <w:marRight w:val="0"/>
      <w:marTop w:val="0"/>
      <w:marBottom w:val="0"/>
      <w:divBdr>
        <w:top w:val="none" w:sz="0" w:space="0" w:color="auto"/>
        <w:left w:val="none" w:sz="0" w:space="0" w:color="auto"/>
        <w:bottom w:val="none" w:sz="0" w:space="0" w:color="auto"/>
        <w:right w:val="none" w:sz="0" w:space="0" w:color="auto"/>
      </w:divBdr>
    </w:div>
    <w:div w:id="266162646">
      <w:marLeft w:val="640"/>
      <w:marRight w:val="0"/>
      <w:marTop w:val="0"/>
      <w:marBottom w:val="0"/>
      <w:divBdr>
        <w:top w:val="none" w:sz="0" w:space="0" w:color="auto"/>
        <w:left w:val="none" w:sz="0" w:space="0" w:color="auto"/>
        <w:bottom w:val="none" w:sz="0" w:space="0" w:color="auto"/>
        <w:right w:val="none" w:sz="0" w:space="0" w:color="auto"/>
      </w:divBdr>
    </w:div>
    <w:div w:id="266305225">
      <w:marLeft w:val="640"/>
      <w:marRight w:val="0"/>
      <w:marTop w:val="0"/>
      <w:marBottom w:val="0"/>
      <w:divBdr>
        <w:top w:val="none" w:sz="0" w:space="0" w:color="auto"/>
        <w:left w:val="none" w:sz="0" w:space="0" w:color="auto"/>
        <w:bottom w:val="none" w:sz="0" w:space="0" w:color="auto"/>
        <w:right w:val="none" w:sz="0" w:space="0" w:color="auto"/>
      </w:divBdr>
    </w:div>
    <w:div w:id="268198306">
      <w:marLeft w:val="640"/>
      <w:marRight w:val="0"/>
      <w:marTop w:val="0"/>
      <w:marBottom w:val="0"/>
      <w:divBdr>
        <w:top w:val="none" w:sz="0" w:space="0" w:color="auto"/>
        <w:left w:val="none" w:sz="0" w:space="0" w:color="auto"/>
        <w:bottom w:val="none" w:sz="0" w:space="0" w:color="auto"/>
        <w:right w:val="none" w:sz="0" w:space="0" w:color="auto"/>
      </w:divBdr>
    </w:div>
    <w:div w:id="268199401">
      <w:marLeft w:val="640"/>
      <w:marRight w:val="0"/>
      <w:marTop w:val="0"/>
      <w:marBottom w:val="0"/>
      <w:divBdr>
        <w:top w:val="none" w:sz="0" w:space="0" w:color="auto"/>
        <w:left w:val="none" w:sz="0" w:space="0" w:color="auto"/>
        <w:bottom w:val="none" w:sz="0" w:space="0" w:color="auto"/>
        <w:right w:val="none" w:sz="0" w:space="0" w:color="auto"/>
      </w:divBdr>
    </w:div>
    <w:div w:id="269044542">
      <w:marLeft w:val="640"/>
      <w:marRight w:val="0"/>
      <w:marTop w:val="0"/>
      <w:marBottom w:val="0"/>
      <w:divBdr>
        <w:top w:val="none" w:sz="0" w:space="0" w:color="auto"/>
        <w:left w:val="none" w:sz="0" w:space="0" w:color="auto"/>
        <w:bottom w:val="none" w:sz="0" w:space="0" w:color="auto"/>
        <w:right w:val="none" w:sz="0" w:space="0" w:color="auto"/>
      </w:divBdr>
    </w:div>
    <w:div w:id="269050979">
      <w:marLeft w:val="640"/>
      <w:marRight w:val="0"/>
      <w:marTop w:val="0"/>
      <w:marBottom w:val="0"/>
      <w:divBdr>
        <w:top w:val="none" w:sz="0" w:space="0" w:color="auto"/>
        <w:left w:val="none" w:sz="0" w:space="0" w:color="auto"/>
        <w:bottom w:val="none" w:sz="0" w:space="0" w:color="auto"/>
        <w:right w:val="none" w:sz="0" w:space="0" w:color="auto"/>
      </w:divBdr>
    </w:div>
    <w:div w:id="269437861">
      <w:marLeft w:val="640"/>
      <w:marRight w:val="0"/>
      <w:marTop w:val="0"/>
      <w:marBottom w:val="0"/>
      <w:divBdr>
        <w:top w:val="none" w:sz="0" w:space="0" w:color="auto"/>
        <w:left w:val="none" w:sz="0" w:space="0" w:color="auto"/>
        <w:bottom w:val="none" w:sz="0" w:space="0" w:color="auto"/>
        <w:right w:val="none" w:sz="0" w:space="0" w:color="auto"/>
      </w:divBdr>
    </w:div>
    <w:div w:id="269822370">
      <w:marLeft w:val="640"/>
      <w:marRight w:val="0"/>
      <w:marTop w:val="0"/>
      <w:marBottom w:val="0"/>
      <w:divBdr>
        <w:top w:val="none" w:sz="0" w:space="0" w:color="auto"/>
        <w:left w:val="none" w:sz="0" w:space="0" w:color="auto"/>
        <w:bottom w:val="none" w:sz="0" w:space="0" w:color="auto"/>
        <w:right w:val="none" w:sz="0" w:space="0" w:color="auto"/>
      </w:divBdr>
    </w:div>
    <w:div w:id="271860973">
      <w:marLeft w:val="640"/>
      <w:marRight w:val="0"/>
      <w:marTop w:val="0"/>
      <w:marBottom w:val="0"/>
      <w:divBdr>
        <w:top w:val="none" w:sz="0" w:space="0" w:color="auto"/>
        <w:left w:val="none" w:sz="0" w:space="0" w:color="auto"/>
        <w:bottom w:val="none" w:sz="0" w:space="0" w:color="auto"/>
        <w:right w:val="none" w:sz="0" w:space="0" w:color="auto"/>
      </w:divBdr>
    </w:div>
    <w:div w:id="272127091">
      <w:marLeft w:val="640"/>
      <w:marRight w:val="0"/>
      <w:marTop w:val="0"/>
      <w:marBottom w:val="0"/>
      <w:divBdr>
        <w:top w:val="none" w:sz="0" w:space="0" w:color="auto"/>
        <w:left w:val="none" w:sz="0" w:space="0" w:color="auto"/>
        <w:bottom w:val="none" w:sz="0" w:space="0" w:color="auto"/>
        <w:right w:val="none" w:sz="0" w:space="0" w:color="auto"/>
      </w:divBdr>
    </w:div>
    <w:div w:id="272171502">
      <w:marLeft w:val="640"/>
      <w:marRight w:val="0"/>
      <w:marTop w:val="0"/>
      <w:marBottom w:val="0"/>
      <w:divBdr>
        <w:top w:val="none" w:sz="0" w:space="0" w:color="auto"/>
        <w:left w:val="none" w:sz="0" w:space="0" w:color="auto"/>
        <w:bottom w:val="none" w:sz="0" w:space="0" w:color="auto"/>
        <w:right w:val="none" w:sz="0" w:space="0" w:color="auto"/>
      </w:divBdr>
    </w:div>
    <w:div w:id="272320688">
      <w:marLeft w:val="640"/>
      <w:marRight w:val="0"/>
      <w:marTop w:val="0"/>
      <w:marBottom w:val="0"/>
      <w:divBdr>
        <w:top w:val="none" w:sz="0" w:space="0" w:color="auto"/>
        <w:left w:val="none" w:sz="0" w:space="0" w:color="auto"/>
        <w:bottom w:val="none" w:sz="0" w:space="0" w:color="auto"/>
        <w:right w:val="none" w:sz="0" w:space="0" w:color="auto"/>
      </w:divBdr>
    </w:div>
    <w:div w:id="272444895">
      <w:marLeft w:val="640"/>
      <w:marRight w:val="0"/>
      <w:marTop w:val="0"/>
      <w:marBottom w:val="0"/>
      <w:divBdr>
        <w:top w:val="none" w:sz="0" w:space="0" w:color="auto"/>
        <w:left w:val="none" w:sz="0" w:space="0" w:color="auto"/>
        <w:bottom w:val="none" w:sz="0" w:space="0" w:color="auto"/>
        <w:right w:val="none" w:sz="0" w:space="0" w:color="auto"/>
      </w:divBdr>
    </w:div>
    <w:div w:id="272523312">
      <w:marLeft w:val="640"/>
      <w:marRight w:val="0"/>
      <w:marTop w:val="0"/>
      <w:marBottom w:val="0"/>
      <w:divBdr>
        <w:top w:val="none" w:sz="0" w:space="0" w:color="auto"/>
        <w:left w:val="none" w:sz="0" w:space="0" w:color="auto"/>
        <w:bottom w:val="none" w:sz="0" w:space="0" w:color="auto"/>
        <w:right w:val="none" w:sz="0" w:space="0" w:color="auto"/>
      </w:divBdr>
    </w:div>
    <w:div w:id="272977108">
      <w:marLeft w:val="640"/>
      <w:marRight w:val="0"/>
      <w:marTop w:val="0"/>
      <w:marBottom w:val="0"/>
      <w:divBdr>
        <w:top w:val="none" w:sz="0" w:space="0" w:color="auto"/>
        <w:left w:val="none" w:sz="0" w:space="0" w:color="auto"/>
        <w:bottom w:val="none" w:sz="0" w:space="0" w:color="auto"/>
        <w:right w:val="none" w:sz="0" w:space="0" w:color="auto"/>
      </w:divBdr>
    </w:div>
    <w:div w:id="272982436">
      <w:marLeft w:val="640"/>
      <w:marRight w:val="0"/>
      <w:marTop w:val="0"/>
      <w:marBottom w:val="0"/>
      <w:divBdr>
        <w:top w:val="none" w:sz="0" w:space="0" w:color="auto"/>
        <w:left w:val="none" w:sz="0" w:space="0" w:color="auto"/>
        <w:bottom w:val="none" w:sz="0" w:space="0" w:color="auto"/>
        <w:right w:val="none" w:sz="0" w:space="0" w:color="auto"/>
      </w:divBdr>
    </w:div>
    <w:div w:id="273025159">
      <w:marLeft w:val="640"/>
      <w:marRight w:val="0"/>
      <w:marTop w:val="0"/>
      <w:marBottom w:val="0"/>
      <w:divBdr>
        <w:top w:val="none" w:sz="0" w:space="0" w:color="auto"/>
        <w:left w:val="none" w:sz="0" w:space="0" w:color="auto"/>
        <w:bottom w:val="none" w:sz="0" w:space="0" w:color="auto"/>
        <w:right w:val="none" w:sz="0" w:space="0" w:color="auto"/>
      </w:divBdr>
    </w:div>
    <w:div w:id="273483039">
      <w:marLeft w:val="640"/>
      <w:marRight w:val="0"/>
      <w:marTop w:val="0"/>
      <w:marBottom w:val="0"/>
      <w:divBdr>
        <w:top w:val="none" w:sz="0" w:space="0" w:color="auto"/>
        <w:left w:val="none" w:sz="0" w:space="0" w:color="auto"/>
        <w:bottom w:val="none" w:sz="0" w:space="0" w:color="auto"/>
        <w:right w:val="none" w:sz="0" w:space="0" w:color="auto"/>
      </w:divBdr>
    </w:div>
    <w:div w:id="273900449">
      <w:marLeft w:val="640"/>
      <w:marRight w:val="0"/>
      <w:marTop w:val="0"/>
      <w:marBottom w:val="0"/>
      <w:divBdr>
        <w:top w:val="none" w:sz="0" w:space="0" w:color="auto"/>
        <w:left w:val="none" w:sz="0" w:space="0" w:color="auto"/>
        <w:bottom w:val="none" w:sz="0" w:space="0" w:color="auto"/>
        <w:right w:val="none" w:sz="0" w:space="0" w:color="auto"/>
      </w:divBdr>
    </w:div>
    <w:div w:id="274286485">
      <w:marLeft w:val="640"/>
      <w:marRight w:val="0"/>
      <w:marTop w:val="0"/>
      <w:marBottom w:val="0"/>
      <w:divBdr>
        <w:top w:val="none" w:sz="0" w:space="0" w:color="auto"/>
        <w:left w:val="none" w:sz="0" w:space="0" w:color="auto"/>
        <w:bottom w:val="none" w:sz="0" w:space="0" w:color="auto"/>
        <w:right w:val="none" w:sz="0" w:space="0" w:color="auto"/>
      </w:divBdr>
    </w:div>
    <w:div w:id="274363347">
      <w:marLeft w:val="640"/>
      <w:marRight w:val="0"/>
      <w:marTop w:val="0"/>
      <w:marBottom w:val="0"/>
      <w:divBdr>
        <w:top w:val="none" w:sz="0" w:space="0" w:color="auto"/>
        <w:left w:val="none" w:sz="0" w:space="0" w:color="auto"/>
        <w:bottom w:val="none" w:sz="0" w:space="0" w:color="auto"/>
        <w:right w:val="none" w:sz="0" w:space="0" w:color="auto"/>
      </w:divBdr>
    </w:div>
    <w:div w:id="275018420">
      <w:marLeft w:val="640"/>
      <w:marRight w:val="0"/>
      <w:marTop w:val="0"/>
      <w:marBottom w:val="0"/>
      <w:divBdr>
        <w:top w:val="none" w:sz="0" w:space="0" w:color="auto"/>
        <w:left w:val="none" w:sz="0" w:space="0" w:color="auto"/>
        <w:bottom w:val="none" w:sz="0" w:space="0" w:color="auto"/>
        <w:right w:val="none" w:sz="0" w:space="0" w:color="auto"/>
      </w:divBdr>
    </w:div>
    <w:div w:id="275328154">
      <w:marLeft w:val="640"/>
      <w:marRight w:val="0"/>
      <w:marTop w:val="0"/>
      <w:marBottom w:val="0"/>
      <w:divBdr>
        <w:top w:val="none" w:sz="0" w:space="0" w:color="auto"/>
        <w:left w:val="none" w:sz="0" w:space="0" w:color="auto"/>
        <w:bottom w:val="none" w:sz="0" w:space="0" w:color="auto"/>
        <w:right w:val="none" w:sz="0" w:space="0" w:color="auto"/>
      </w:divBdr>
    </w:div>
    <w:div w:id="275333087">
      <w:marLeft w:val="640"/>
      <w:marRight w:val="0"/>
      <w:marTop w:val="0"/>
      <w:marBottom w:val="0"/>
      <w:divBdr>
        <w:top w:val="none" w:sz="0" w:space="0" w:color="auto"/>
        <w:left w:val="none" w:sz="0" w:space="0" w:color="auto"/>
        <w:bottom w:val="none" w:sz="0" w:space="0" w:color="auto"/>
        <w:right w:val="none" w:sz="0" w:space="0" w:color="auto"/>
      </w:divBdr>
    </w:div>
    <w:div w:id="275795708">
      <w:marLeft w:val="640"/>
      <w:marRight w:val="0"/>
      <w:marTop w:val="0"/>
      <w:marBottom w:val="0"/>
      <w:divBdr>
        <w:top w:val="none" w:sz="0" w:space="0" w:color="auto"/>
        <w:left w:val="none" w:sz="0" w:space="0" w:color="auto"/>
        <w:bottom w:val="none" w:sz="0" w:space="0" w:color="auto"/>
        <w:right w:val="none" w:sz="0" w:space="0" w:color="auto"/>
      </w:divBdr>
    </w:div>
    <w:div w:id="275913554">
      <w:marLeft w:val="640"/>
      <w:marRight w:val="0"/>
      <w:marTop w:val="0"/>
      <w:marBottom w:val="0"/>
      <w:divBdr>
        <w:top w:val="none" w:sz="0" w:space="0" w:color="auto"/>
        <w:left w:val="none" w:sz="0" w:space="0" w:color="auto"/>
        <w:bottom w:val="none" w:sz="0" w:space="0" w:color="auto"/>
        <w:right w:val="none" w:sz="0" w:space="0" w:color="auto"/>
      </w:divBdr>
    </w:div>
    <w:div w:id="275917545">
      <w:marLeft w:val="640"/>
      <w:marRight w:val="0"/>
      <w:marTop w:val="0"/>
      <w:marBottom w:val="0"/>
      <w:divBdr>
        <w:top w:val="none" w:sz="0" w:space="0" w:color="auto"/>
        <w:left w:val="none" w:sz="0" w:space="0" w:color="auto"/>
        <w:bottom w:val="none" w:sz="0" w:space="0" w:color="auto"/>
        <w:right w:val="none" w:sz="0" w:space="0" w:color="auto"/>
      </w:divBdr>
    </w:div>
    <w:div w:id="275990463">
      <w:marLeft w:val="640"/>
      <w:marRight w:val="0"/>
      <w:marTop w:val="0"/>
      <w:marBottom w:val="0"/>
      <w:divBdr>
        <w:top w:val="none" w:sz="0" w:space="0" w:color="auto"/>
        <w:left w:val="none" w:sz="0" w:space="0" w:color="auto"/>
        <w:bottom w:val="none" w:sz="0" w:space="0" w:color="auto"/>
        <w:right w:val="none" w:sz="0" w:space="0" w:color="auto"/>
      </w:divBdr>
    </w:div>
    <w:div w:id="276066960">
      <w:marLeft w:val="640"/>
      <w:marRight w:val="0"/>
      <w:marTop w:val="0"/>
      <w:marBottom w:val="0"/>
      <w:divBdr>
        <w:top w:val="none" w:sz="0" w:space="0" w:color="auto"/>
        <w:left w:val="none" w:sz="0" w:space="0" w:color="auto"/>
        <w:bottom w:val="none" w:sz="0" w:space="0" w:color="auto"/>
        <w:right w:val="none" w:sz="0" w:space="0" w:color="auto"/>
      </w:divBdr>
    </w:div>
    <w:div w:id="276254531">
      <w:marLeft w:val="640"/>
      <w:marRight w:val="0"/>
      <w:marTop w:val="0"/>
      <w:marBottom w:val="0"/>
      <w:divBdr>
        <w:top w:val="none" w:sz="0" w:space="0" w:color="auto"/>
        <w:left w:val="none" w:sz="0" w:space="0" w:color="auto"/>
        <w:bottom w:val="none" w:sz="0" w:space="0" w:color="auto"/>
        <w:right w:val="none" w:sz="0" w:space="0" w:color="auto"/>
      </w:divBdr>
    </w:div>
    <w:div w:id="276303713">
      <w:marLeft w:val="640"/>
      <w:marRight w:val="0"/>
      <w:marTop w:val="0"/>
      <w:marBottom w:val="0"/>
      <w:divBdr>
        <w:top w:val="none" w:sz="0" w:space="0" w:color="auto"/>
        <w:left w:val="none" w:sz="0" w:space="0" w:color="auto"/>
        <w:bottom w:val="none" w:sz="0" w:space="0" w:color="auto"/>
        <w:right w:val="none" w:sz="0" w:space="0" w:color="auto"/>
      </w:divBdr>
    </w:div>
    <w:div w:id="276639225">
      <w:marLeft w:val="640"/>
      <w:marRight w:val="0"/>
      <w:marTop w:val="0"/>
      <w:marBottom w:val="0"/>
      <w:divBdr>
        <w:top w:val="none" w:sz="0" w:space="0" w:color="auto"/>
        <w:left w:val="none" w:sz="0" w:space="0" w:color="auto"/>
        <w:bottom w:val="none" w:sz="0" w:space="0" w:color="auto"/>
        <w:right w:val="none" w:sz="0" w:space="0" w:color="auto"/>
      </w:divBdr>
    </w:div>
    <w:div w:id="277223882">
      <w:marLeft w:val="640"/>
      <w:marRight w:val="0"/>
      <w:marTop w:val="0"/>
      <w:marBottom w:val="0"/>
      <w:divBdr>
        <w:top w:val="none" w:sz="0" w:space="0" w:color="auto"/>
        <w:left w:val="none" w:sz="0" w:space="0" w:color="auto"/>
        <w:bottom w:val="none" w:sz="0" w:space="0" w:color="auto"/>
        <w:right w:val="none" w:sz="0" w:space="0" w:color="auto"/>
      </w:divBdr>
    </w:div>
    <w:div w:id="277565515">
      <w:marLeft w:val="640"/>
      <w:marRight w:val="0"/>
      <w:marTop w:val="0"/>
      <w:marBottom w:val="0"/>
      <w:divBdr>
        <w:top w:val="none" w:sz="0" w:space="0" w:color="auto"/>
        <w:left w:val="none" w:sz="0" w:space="0" w:color="auto"/>
        <w:bottom w:val="none" w:sz="0" w:space="0" w:color="auto"/>
        <w:right w:val="none" w:sz="0" w:space="0" w:color="auto"/>
      </w:divBdr>
    </w:div>
    <w:div w:id="277759103">
      <w:marLeft w:val="640"/>
      <w:marRight w:val="0"/>
      <w:marTop w:val="0"/>
      <w:marBottom w:val="0"/>
      <w:divBdr>
        <w:top w:val="none" w:sz="0" w:space="0" w:color="auto"/>
        <w:left w:val="none" w:sz="0" w:space="0" w:color="auto"/>
        <w:bottom w:val="none" w:sz="0" w:space="0" w:color="auto"/>
        <w:right w:val="none" w:sz="0" w:space="0" w:color="auto"/>
      </w:divBdr>
    </w:div>
    <w:div w:id="277807398">
      <w:marLeft w:val="640"/>
      <w:marRight w:val="0"/>
      <w:marTop w:val="0"/>
      <w:marBottom w:val="0"/>
      <w:divBdr>
        <w:top w:val="none" w:sz="0" w:space="0" w:color="auto"/>
        <w:left w:val="none" w:sz="0" w:space="0" w:color="auto"/>
        <w:bottom w:val="none" w:sz="0" w:space="0" w:color="auto"/>
        <w:right w:val="none" w:sz="0" w:space="0" w:color="auto"/>
      </w:divBdr>
    </w:div>
    <w:div w:id="277838625">
      <w:marLeft w:val="640"/>
      <w:marRight w:val="0"/>
      <w:marTop w:val="0"/>
      <w:marBottom w:val="0"/>
      <w:divBdr>
        <w:top w:val="none" w:sz="0" w:space="0" w:color="auto"/>
        <w:left w:val="none" w:sz="0" w:space="0" w:color="auto"/>
        <w:bottom w:val="none" w:sz="0" w:space="0" w:color="auto"/>
        <w:right w:val="none" w:sz="0" w:space="0" w:color="auto"/>
      </w:divBdr>
    </w:div>
    <w:div w:id="278226516">
      <w:marLeft w:val="640"/>
      <w:marRight w:val="0"/>
      <w:marTop w:val="0"/>
      <w:marBottom w:val="0"/>
      <w:divBdr>
        <w:top w:val="none" w:sz="0" w:space="0" w:color="auto"/>
        <w:left w:val="none" w:sz="0" w:space="0" w:color="auto"/>
        <w:bottom w:val="none" w:sz="0" w:space="0" w:color="auto"/>
        <w:right w:val="none" w:sz="0" w:space="0" w:color="auto"/>
      </w:divBdr>
    </w:div>
    <w:div w:id="278880110">
      <w:marLeft w:val="640"/>
      <w:marRight w:val="0"/>
      <w:marTop w:val="0"/>
      <w:marBottom w:val="0"/>
      <w:divBdr>
        <w:top w:val="none" w:sz="0" w:space="0" w:color="auto"/>
        <w:left w:val="none" w:sz="0" w:space="0" w:color="auto"/>
        <w:bottom w:val="none" w:sz="0" w:space="0" w:color="auto"/>
        <w:right w:val="none" w:sz="0" w:space="0" w:color="auto"/>
      </w:divBdr>
    </w:div>
    <w:div w:id="278950068">
      <w:marLeft w:val="640"/>
      <w:marRight w:val="0"/>
      <w:marTop w:val="0"/>
      <w:marBottom w:val="0"/>
      <w:divBdr>
        <w:top w:val="none" w:sz="0" w:space="0" w:color="auto"/>
        <w:left w:val="none" w:sz="0" w:space="0" w:color="auto"/>
        <w:bottom w:val="none" w:sz="0" w:space="0" w:color="auto"/>
        <w:right w:val="none" w:sz="0" w:space="0" w:color="auto"/>
      </w:divBdr>
    </w:div>
    <w:div w:id="278992048">
      <w:marLeft w:val="640"/>
      <w:marRight w:val="0"/>
      <w:marTop w:val="0"/>
      <w:marBottom w:val="0"/>
      <w:divBdr>
        <w:top w:val="none" w:sz="0" w:space="0" w:color="auto"/>
        <w:left w:val="none" w:sz="0" w:space="0" w:color="auto"/>
        <w:bottom w:val="none" w:sz="0" w:space="0" w:color="auto"/>
        <w:right w:val="none" w:sz="0" w:space="0" w:color="auto"/>
      </w:divBdr>
    </w:div>
    <w:div w:id="279411930">
      <w:marLeft w:val="640"/>
      <w:marRight w:val="0"/>
      <w:marTop w:val="0"/>
      <w:marBottom w:val="0"/>
      <w:divBdr>
        <w:top w:val="none" w:sz="0" w:space="0" w:color="auto"/>
        <w:left w:val="none" w:sz="0" w:space="0" w:color="auto"/>
        <w:bottom w:val="none" w:sz="0" w:space="0" w:color="auto"/>
        <w:right w:val="none" w:sz="0" w:space="0" w:color="auto"/>
      </w:divBdr>
    </w:div>
    <w:div w:id="279534663">
      <w:marLeft w:val="640"/>
      <w:marRight w:val="0"/>
      <w:marTop w:val="0"/>
      <w:marBottom w:val="0"/>
      <w:divBdr>
        <w:top w:val="none" w:sz="0" w:space="0" w:color="auto"/>
        <w:left w:val="none" w:sz="0" w:space="0" w:color="auto"/>
        <w:bottom w:val="none" w:sz="0" w:space="0" w:color="auto"/>
        <w:right w:val="none" w:sz="0" w:space="0" w:color="auto"/>
      </w:divBdr>
    </w:div>
    <w:div w:id="279578810">
      <w:marLeft w:val="640"/>
      <w:marRight w:val="0"/>
      <w:marTop w:val="0"/>
      <w:marBottom w:val="0"/>
      <w:divBdr>
        <w:top w:val="none" w:sz="0" w:space="0" w:color="auto"/>
        <w:left w:val="none" w:sz="0" w:space="0" w:color="auto"/>
        <w:bottom w:val="none" w:sz="0" w:space="0" w:color="auto"/>
        <w:right w:val="none" w:sz="0" w:space="0" w:color="auto"/>
      </w:divBdr>
    </w:div>
    <w:div w:id="279608635">
      <w:marLeft w:val="640"/>
      <w:marRight w:val="0"/>
      <w:marTop w:val="0"/>
      <w:marBottom w:val="0"/>
      <w:divBdr>
        <w:top w:val="none" w:sz="0" w:space="0" w:color="auto"/>
        <w:left w:val="none" w:sz="0" w:space="0" w:color="auto"/>
        <w:bottom w:val="none" w:sz="0" w:space="0" w:color="auto"/>
        <w:right w:val="none" w:sz="0" w:space="0" w:color="auto"/>
      </w:divBdr>
    </w:div>
    <w:div w:id="279651441">
      <w:marLeft w:val="640"/>
      <w:marRight w:val="0"/>
      <w:marTop w:val="0"/>
      <w:marBottom w:val="0"/>
      <w:divBdr>
        <w:top w:val="none" w:sz="0" w:space="0" w:color="auto"/>
        <w:left w:val="none" w:sz="0" w:space="0" w:color="auto"/>
        <w:bottom w:val="none" w:sz="0" w:space="0" w:color="auto"/>
        <w:right w:val="none" w:sz="0" w:space="0" w:color="auto"/>
      </w:divBdr>
    </w:div>
    <w:div w:id="280456489">
      <w:marLeft w:val="640"/>
      <w:marRight w:val="0"/>
      <w:marTop w:val="0"/>
      <w:marBottom w:val="0"/>
      <w:divBdr>
        <w:top w:val="none" w:sz="0" w:space="0" w:color="auto"/>
        <w:left w:val="none" w:sz="0" w:space="0" w:color="auto"/>
        <w:bottom w:val="none" w:sz="0" w:space="0" w:color="auto"/>
        <w:right w:val="none" w:sz="0" w:space="0" w:color="auto"/>
      </w:divBdr>
    </w:div>
    <w:div w:id="281110309">
      <w:marLeft w:val="640"/>
      <w:marRight w:val="0"/>
      <w:marTop w:val="0"/>
      <w:marBottom w:val="0"/>
      <w:divBdr>
        <w:top w:val="none" w:sz="0" w:space="0" w:color="auto"/>
        <w:left w:val="none" w:sz="0" w:space="0" w:color="auto"/>
        <w:bottom w:val="none" w:sz="0" w:space="0" w:color="auto"/>
        <w:right w:val="none" w:sz="0" w:space="0" w:color="auto"/>
      </w:divBdr>
    </w:div>
    <w:div w:id="281421588">
      <w:marLeft w:val="640"/>
      <w:marRight w:val="0"/>
      <w:marTop w:val="0"/>
      <w:marBottom w:val="0"/>
      <w:divBdr>
        <w:top w:val="none" w:sz="0" w:space="0" w:color="auto"/>
        <w:left w:val="none" w:sz="0" w:space="0" w:color="auto"/>
        <w:bottom w:val="none" w:sz="0" w:space="0" w:color="auto"/>
        <w:right w:val="none" w:sz="0" w:space="0" w:color="auto"/>
      </w:divBdr>
    </w:div>
    <w:div w:id="281546127">
      <w:marLeft w:val="640"/>
      <w:marRight w:val="0"/>
      <w:marTop w:val="0"/>
      <w:marBottom w:val="0"/>
      <w:divBdr>
        <w:top w:val="none" w:sz="0" w:space="0" w:color="auto"/>
        <w:left w:val="none" w:sz="0" w:space="0" w:color="auto"/>
        <w:bottom w:val="none" w:sz="0" w:space="0" w:color="auto"/>
        <w:right w:val="none" w:sz="0" w:space="0" w:color="auto"/>
      </w:divBdr>
    </w:div>
    <w:div w:id="282426924">
      <w:marLeft w:val="640"/>
      <w:marRight w:val="0"/>
      <w:marTop w:val="0"/>
      <w:marBottom w:val="0"/>
      <w:divBdr>
        <w:top w:val="none" w:sz="0" w:space="0" w:color="auto"/>
        <w:left w:val="none" w:sz="0" w:space="0" w:color="auto"/>
        <w:bottom w:val="none" w:sz="0" w:space="0" w:color="auto"/>
        <w:right w:val="none" w:sz="0" w:space="0" w:color="auto"/>
      </w:divBdr>
    </w:div>
    <w:div w:id="283342086">
      <w:marLeft w:val="640"/>
      <w:marRight w:val="0"/>
      <w:marTop w:val="0"/>
      <w:marBottom w:val="0"/>
      <w:divBdr>
        <w:top w:val="none" w:sz="0" w:space="0" w:color="auto"/>
        <w:left w:val="none" w:sz="0" w:space="0" w:color="auto"/>
        <w:bottom w:val="none" w:sz="0" w:space="0" w:color="auto"/>
        <w:right w:val="none" w:sz="0" w:space="0" w:color="auto"/>
      </w:divBdr>
    </w:div>
    <w:div w:id="283385340">
      <w:marLeft w:val="640"/>
      <w:marRight w:val="0"/>
      <w:marTop w:val="0"/>
      <w:marBottom w:val="0"/>
      <w:divBdr>
        <w:top w:val="none" w:sz="0" w:space="0" w:color="auto"/>
        <w:left w:val="none" w:sz="0" w:space="0" w:color="auto"/>
        <w:bottom w:val="none" w:sz="0" w:space="0" w:color="auto"/>
        <w:right w:val="none" w:sz="0" w:space="0" w:color="auto"/>
      </w:divBdr>
    </w:div>
    <w:div w:id="284193530">
      <w:marLeft w:val="640"/>
      <w:marRight w:val="0"/>
      <w:marTop w:val="0"/>
      <w:marBottom w:val="0"/>
      <w:divBdr>
        <w:top w:val="none" w:sz="0" w:space="0" w:color="auto"/>
        <w:left w:val="none" w:sz="0" w:space="0" w:color="auto"/>
        <w:bottom w:val="none" w:sz="0" w:space="0" w:color="auto"/>
        <w:right w:val="none" w:sz="0" w:space="0" w:color="auto"/>
      </w:divBdr>
    </w:div>
    <w:div w:id="284233157">
      <w:marLeft w:val="640"/>
      <w:marRight w:val="0"/>
      <w:marTop w:val="0"/>
      <w:marBottom w:val="0"/>
      <w:divBdr>
        <w:top w:val="none" w:sz="0" w:space="0" w:color="auto"/>
        <w:left w:val="none" w:sz="0" w:space="0" w:color="auto"/>
        <w:bottom w:val="none" w:sz="0" w:space="0" w:color="auto"/>
        <w:right w:val="none" w:sz="0" w:space="0" w:color="auto"/>
      </w:divBdr>
    </w:div>
    <w:div w:id="284242824">
      <w:marLeft w:val="640"/>
      <w:marRight w:val="0"/>
      <w:marTop w:val="0"/>
      <w:marBottom w:val="0"/>
      <w:divBdr>
        <w:top w:val="none" w:sz="0" w:space="0" w:color="auto"/>
        <w:left w:val="none" w:sz="0" w:space="0" w:color="auto"/>
        <w:bottom w:val="none" w:sz="0" w:space="0" w:color="auto"/>
        <w:right w:val="none" w:sz="0" w:space="0" w:color="auto"/>
      </w:divBdr>
    </w:div>
    <w:div w:id="284313830">
      <w:marLeft w:val="640"/>
      <w:marRight w:val="0"/>
      <w:marTop w:val="0"/>
      <w:marBottom w:val="0"/>
      <w:divBdr>
        <w:top w:val="none" w:sz="0" w:space="0" w:color="auto"/>
        <w:left w:val="none" w:sz="0" w:space="0" w:color="auto"/>
        <w:bottom w:val="none" w:sz="0" w:space="0" w:color="auto"/>
        <w:right w:val="none" w:sz="0" w:space="0" w:color="auto"/>
      </w:divBdr>
    </w:div>
    <w:div w:id="284392819">
      <w:marLeft w:val="640"/>
      <w:marRight w:val="0"/>
      <w:marTop w:val="0"/>
      <w:marBottom w:val="0"/>
      <w:divBdr>
        <w:top w:val="none" w:sz="0" w:space="0" w:color="auto"/>
        <w:left w:val="none" w:sz="0" w:space="0" w:color="auto"/>
        <w:bottom w:val="none" w:sz="0" w:space="0" w:color="auto"/>
        <w:right w:val="none" w:sz="0" w:space="0" w:color="auto"/>
      </w:divBdr>
    </w:div>
    <w:div w:id="284849002">
      <w:marLeft w:val="640"/>
      <w:marRight w:val="0"/>
      <w:marTop w:val="0"/>
      <w:marBottom w:val="0"/>
      <w:divBdr>
        <w:top w:val="none" w:sz="0" w:space="0" w:color="auto"/>
        <w:left w:val="none" w:sz="0" w:space="0" w:color="auto"/>
        <w:bottom w:val="none" w:sz="0" w:space="0" w:color="auto"/>
        <w:right w:val="none" w:sz="0" w:space="0" w:color="auto"/>
      </w:divBdr>
    </w:div>
    <w:div w:id="285163797">
      <w:marLeft w:val="640"/>
      <w:marRight w:val="0"/>
      <w:marTop w:val="0"/>
      <w:marBottom w:val="0"/>
      <w:divBdr>
        <w:top w:val="none" w:sz="0" w:space="0" w:color="auto"/>
        <w:left w:val="none" w:sz="0" w:space="0" w:color="auto"/>
        <w:bottom w:val="none" w:sz="0" w:space="0" w:color="auto"/>
        <w:right w:val="none" w:sz="0" w:space="0" w:color="auto"/>
      </w:divBdr>
    </w:div>
    <w:div w:id="285621956">
      <w:marLeft w:val="640"/>
      <w:marRight w:val="0"/>
      <w:marTop w:val="0"/>
      <w:marBottom w:val="0"/>
      <w:divBdr>
        <w:top w:val="none" w:sz="0" w:space="0" w:color="auto"/>
        <w:left w:val="none" w:sz="0" w:space="0" w:color="auto"/>
        <w:bottom w:val="none" w:sz="0" w:space="0" w:color="auto"/>
        <w:right w:val="none" w:sz="0" w:space="0" w:color="auto"/>
      </w:divBdr>
    </w:div>
    <w:div w:id="287322589">
      <w:marLeft w:val="640"/>
      <w:marRight w:val="0"/>
      <w:marTop w:val="0"/>
      <w:marBottom w:val="0"/>
      <w:divBdr>
        <w:top w:val="none" w:sz="0" w:space="0" w:color="auto"/>
        <w:left w:val="none" w:sz="0" w:space="0" w:color="auto"/>
        <w:bottom w:val="none" w:sz="0" w:space="0" w:color="auto"/>
        <w:right w:val="none" w:sz="0" w:space="0" w:color="auto"/>
      </w:divBdr>
    </w:div>
    <w:div w:id="287932019">
      <w:marLeft w:val="640"/>
      <w:marRight w:val="0"/>
      <w:marTop w:val="0"/>
      <w:marBottom w:val="0"/>
      <w:divBdr>
        <w:top w:val="none" w:sz="0" w:space="0" w:color="auto"/>
        <w:left w:val="none" w:sz="0" w:space="0" w:color="auto"/>
        <w:bottom w:val="none" w:sz="0" w:space="0" w:color="auto"/>
        <w:right w:val="none" w:sz="0" w:space="0" w:color="auto"/>
      </w:divBdr>
    </w:div>
    <w:div w:id="288049937">
      <w:marLeft w:val="640"/>
      <w:marRight w:val="0"/>
      <w:marTop w:val="0"/>
      <w:marBottom w:val="0"/>
      <w:divBdr>
        <w:top w:val="none" w:sz="0" w:space="0" w:color="auto"/>
        <w:left w:val="none" w:sz="0" w:space="0" w:color="auto"/>
        <w:bottom w:val="none" w:sz="0" w:space="0" w:color="auto"/>
        <w:right w:val="none" w:sz="0" w:space="0" w:color="auto"/>
      </w:divBdr>
    </w:div>
    <w:div w:id="288122435">
      <w:marLeft w:val="640"/>
      <w:marRight w:val="0"/>
      <w:marTop w:val="0"/>
      <w:marBottom w:val="0"/>
      <w:divBdr>
        <w:top w:val="none" w:sz="0" w:space="0" w:color="auto"/>
        <w:left w:val="none" w:sz="0" w:space="0" w:color="auto"/>
        <w:bottom w:val="none" w:sz="0" w:space="0" w:color="auto"/>
        <w:right w:val="none" w:sz="0" w:space="0" w:color="auto"/>
      </w:divBdr>
    </w:div>
    <w:div w:id="288249383">
      <w:marLeft w:val="640"/>
      <w:marRight w:val="0"/>
      <w:marTop w:val="0"/>
      <w:marBottom w:val="0"/>
      <w:divBdr>
        <w:top w:val="none" w:sz="0" w:space="0" w:color="auto"/>
        <w:left w:val="none" w:sz="0" w:space="0" w:color="auto"/>
        <w:bottom w:val="none" w:sz="0" w:space="0" w:color="auto"/>
        <w:right w:val="none" w:sz="0" w:space="0" w:color="auto"/>
      </w:divBdr>
    </w:div>
    <w:div w:id="288358986">
      <w:marLeft w:val="640"/>
      <w:marRight w:val="0"/>
      <w:marTop w:val="0"/>
      <w:marBottom w:val="0"/>
      <w:divBdr>
        <w:top w:val="none" w:sz="0" w:space="0" w:color="auto"/>
        <w:left w:val="none" w:sz="0" w:space="0" w:color="auto"/>
        <w:bottom w:val="none" w:sz="0" w:space="0" w:color="auto"/>
        <w:right w:val="none" w:sz="0" w:space="0" w:color="auto"/>
      </w:divBdr>
    </w:div>
    <w:div w:id="288825872">
      <w:marLeft w:val="640"/>
      <w:marRight w:val="0"/>
      <w:marTop w:val="0"/>
      <w:marBottom w:val="0"/>
      <w:divBdr>
        <w:top w:val="none" w:sz="0" w:space="0" w:color="auto"/>
        <w:left w:val="none" w:sz="0" w:space="0" w:color="auto"/>
        <w:bottom w:val="none" w:sz="0" w:space="0" w:color="auto"/>
        <w:right w:val="none" w:sz="0" w:space="0" w:color="auto"/>
      </w:divBdr>
    </w:div>
    <w:div w:id="288972303">
      <w:marLeft w:val="640"/>
      <w:marRight w:val="0"/>
      <w:marTop w:val="0"/>
      <w:marBottom w:val="0"/>
      <w:divBdr>
        <w:top w:val="none" w:sz="0" w:space="0" w:color="auto"/>
        <w:left w:val="none" w:sz="0" w:space="0" w:color="auto"/>
        <w:bottom w:val="none" w:sz="0" w:space="0" w:color="auto"/>
        <w:right w:val="none" w:sz="0" w:space="0" w:color="auto"/>
      </w:divBdr>
    </w:div>
    <w:div w:id="289019190">
      <w:marLeft w:val="640"/>
      <w:marRight w:val="0"/>
      <w:marTop w:val="0"/>
      <w:marBottom w:val="0"/>
      <w:divBdr>
        <w:top w:val="none" w:sz="0" w:space="0" w:color="auto"/>
        <w:left w:val="none" w:sz="0" w:space="0" w:color="auto"/>
        <w:bottom w:val="none" w:sz="0" w:space="0" w:color="auto"/>
        <w:right w:val="none" w:sz="0" w:space="0" w:color="auto"/>
      </w:divBdr>
    </w:div>
    <w:div w:id="289479653">
      <w:marLeft w:val="640"/>
      <w:marRight w:val="0"/>
      <w:marTop w:val="0"/>
      <w:marBottom w:val="0"/>
      <w:divBdr>
        <w:top w:val="none" w:sz="0" w:space="0" w:color="auto"/>
        <w:left w:val="none" w:sz="0" w:space="0" w:color="auto"/>
        <w:bottom w:val="none" w:sz="0" w:space="0" w:color="auto"/>
        <w:right w:val="none" w:sz="0" w:space="0" w:color="auto"/>
      </w:divBdr>
    </w:div>
    <w:div w:id="290214712">
      <w:marLeft w:val="640"/>
      <w:marRight w:val="0"/>
      <w:marTop w:val="0"/>
      <w:marBottom w:val="0"/>
      <w:divBdr>
        <w:top w:val="none" w:sz="0" w:space="0" w:color="auto"/>
        <w:left w:val="none" w:sz="0" w:space="0" w:color="auto"/>
        <w:bottom w:val="none" w:sz="0" w:space="0" w:color="auto"/>
        <w:right w:val="none" w:sz="0" w:space="0" w:color="auto"/>
      </w:divBdr>
    </w:div>
    <w:div w:id="290326424">
      <w:marLeft w:val="640"/>
      <w:marRight w:val="0"/>
      <w:marTop w:val="0"/>
      <w:marBottom w:val="0"/>
      <w:divBdr>
        <w:top w:val="none" w:sz="0" w:space="0" w:color="auto"/>
        <w:left w:val="none" w:sz="0" w:space="0" w:color="auto"/>
        <w:bottom w:val="none" w:sz="0" w:space="0" w:color="auto"/>
        <w:right w:val="none" w:sz="0" w:space="0" w:color="auto"/>
      </w:divBdr>
    </w:div>
    <w:div w:id="290793340">
      <w:marLeft w:val="640"/>
      <w:marRight w:val="0"/>
      <w:marTop w:val="0"/>
      <w:marBottom w:val="0"/>
      <w:divBdr>
        <w:top w:val="none" w:sz="0" w:space="0" w:color="auto"/>
        <w:left w:val="none" w:sz="0" w:space="0" w:color="auto"/>
        <w:bottom w:val="none" w:sz="0" w:space="0" w:color="auto"/>
        <w:right w:val="none" w:sz="0" w:space="0" w:color="auto"/>
      </w:divBdr>
    </w:div>
    <w:div w:id="290861502">
      <w:marLeft w:val="640"/>
      <w:marRight w:val="0"/>
      <w:marTop w:val="0"/>
      <w:marBottom w:val="0"/>
      <w:divBdr>
        <w:top w:val="none" w:sz="0" w:space="0" w:color="auto"/>
        <w:left w:val="none" w:sz="0" w:space="0" w:color="auto"/>
        <w:bottom w:val="none" w:sz="0" w:space="0" w:color="auto"/>
        <w:right w:val="none" w:sz="0" w:space="0" w:color="auto"/>
      </w:divBdr>
    </w:div>
    <w:div w:id="291131426">
      <w:marLeft w:val="640"/>
      <w:marRight w:val="0"/>
      <w:marTop w:val="0"/>
      <w:marBottom w:val="0"/>
      <w:divBdr>
        <w:top w:val="none" w:sz="0" w:space="0" w:color="auto"/>
        <w:left w:val="none" w:sz="0" w:space="0" w:color="auto"/>
        <w:bottom w:val="none" w:sz="0" w:space="0" w:color="auto"/>
        <w:right w:val="none" w:sz="0" w:space="0" w:color="auto"/>
      </w:divBdr>
    </w:div>
    <w:div w:id="291182108">
      <w:marLeft w:val="640"/>
      <w:marRight w:val="0"/>
      <w:marTop w:val="0"/>
      <w:marBottom w:val="0"/>
      <w:divBdr>
        <w:top w:val="none" w:sz="0" w:space="0" w:color="auto"/>
        <w:left w:val="none" w:sz="0" w:space="0" w:color="auto"/>
        <w:bottom w:val="none" w:sz="0" w:space="0" w:color="auto"/>
        <w:right w:val="none" w:sz="0" w:space="0" w:color="auto"/>
      </w:divBdr>
    </w:div>
    <w:div w:id="291711971">
      <w:marLeft w:val="640"/>
      <w:marRight w:val="0"/>
      <w:marTop w:val="0"/>
      <w:marBottom w:val="0"/>
      <w:divBdr>
        <w:top w:val="none" w:sz="0" w:space="0" w:color="auto"/>
        <w:left w:val="none" w:sz="0" w:space="0" w:color="auto"/>
        <w:bottom w:val="none" w:sz="0" w:space="0" w:color="auto"/>
        <w:right w:val="none" w:sz="0" w:space="0" w:color="auto"/>
      </w:divBdr>
    </w:div>
    <w:div w:id="291785824">
      <w:marLeft w:val="640"/>
      <w:marRight w:val="0"/>
      <w:marTop w:val="0"/>
      <w:marBottom w:val="0"/>
      <w:divBdr>
        <w:top w:val="none" w:sz="0" w:space="0" w:color="auto"/>
        <w:left w:val="none" w:sz="0" w:space="0" w:color="auto"/>
        <w:bottom w:val="none" w:sz="0" w:space="0" w:color="auto"/>
        <w:right w:val="none" w:sz="0" w:space="0" w:color="auto"/>
      </w:divBdr>
    </w:div>
    <w:div w:id="291904092">
      <w:marLeft w:val="640"/>
      <w:marRight w:val="0"/>
      <w:marTop w:val="0"/>
      <w:marBottom w:val="0"/>
      <w:divBdr>
        <w:top w:val="none" w:sz="0" w:space="0" w:color="auto"/>
        <w:left w:val="none" w:sz="0" w:space="0" w:color="auto"/>
        <w:bottom w:val="none" w:sz="0" w:space="0" w:color="auto"/>
        <w:right w:val="none" w:sz="0" w:space="0" w:color="auto"/>
      </w:divBdr>
    </w:div>
    <w:div w:id="292059627">
      <w:marLeft w:val="640"/>
      <w:marRight w:val="0"/>
      <w:marTop w:val="0"/>
      <w:marBottom w:val="0"/>
      <w:divBdr>
        <w:top w:val="none" w:sz="0" w:space="0" w:color="auto"/>
        <w:left w:val="none" w:sz="0" w:space="0" w:color="auto"/>
        <w:bottom w:val="none" w:sz="0" w:space="0" w:color="auto"/>
        <w:right w:val="none" w:sz="0" w:space="0" w:color="auto"/>
      </w:divBdr>
    </w:div>
    <w:div w:id="293297936">
      <w:marLeft w:val="640"/>
      <w:marRight w:val="0"/>
      <w:marTop w:val="0"/>
      <w:marBottom w:val="0"/>
      <w:divBdr>
        <w:top w:val="none" w:sz="0" w:space="0" w:color="auto"/>
        <w:left w:val="none" w:sz="0" w:space="0" w:color="auto"/>
        <w:bottom w:val="none" w:sz="0" w:space="0" w:color="auto"/>
        <w:right w:val="none" w:sz="0" w:space="0" w:color="auto"/>
      </w:divBdr>
    </w:div>
    <w:div w:id="293603147">
      <w:marLeft w:val="640"/>
      <w:marRight w:val="0"/>
      <w:marTop w:val="0"/>
      <w:marBottom w:val="0"/>
      <w:divBdr>
        <w:top w:val="none" w:sz="0" w:space="0" w:color="auto"/>
        <w:left w:val="none" w:sz="0" w:space="0" w:color="auto"/>
        <w:bottom w:val="none" w:sz="0" w:space="0" w:color="auto"/>
        <w:right w:val="none" w:sz="0" w:space="0" w:color="auto"/>
      </w:divBdr>
    </w:div>
    <w:div w:id="293876825">
      <w:marLeft w:val="640"/>
      <w:marRight w:val="0"/>
      <w:marTop w:val="0"/>
      <w:marBottom w:val="0"/>
      <w:divBdr>
        <w:top w:val="none" w:sz="0" w:space="0" w:color="auto"/>
        <w:left w:val="none" w:sz="0" w:space="0" w:color="auto"/>
        <w:bottom w:val="none" w:sz="0" w:space="0" w:color="auto"/>
        <w:right w:val="none" w:sz="0" w:space="0" w:color="auto"/>
      </w:divBdr>
    </w:div>
    <w:div w:id="294218635">
      <w:marLeft w:val="640"/>
      <w:marRight w:val="0"/>
      <w:marTop w:val="0"/>
      <w:marBottom w:val="0"/>
      <w:divBdr>
        <w:top w:val="none" w:sz="0" w:space="0" w:color="auto"/>
        <w:left w:val="none" w:sz="0" w:space="0" w:color="auto"/>
        <w:bottom w:val="none" w:sz="0" w:space="0" w:color="auto"/>
        <w:right w:val="none" w:sz="0" w:space="0" w:color="auto"/>
      </w:divBdr>
    </w:div>
    <w:div w:id="294994101">
      <w:marLeft w:val="640"/>
      <w:marRight w:val="0"/>
      <w:marTop w:val="0"/>
      <w:marBottom w:val="0"/>
      <w:divBdr>
        <w:top w:val="none" w:sz="0" w:space="0" w:color="auto"/>
        <w:left w:val="none" w:sz="0" w:space="0" w:color="auto"/>
        <w:bottom w:val="none" w:sz="0" w:space="0" w:color="auto"/>
        <w:right w:val="none" w:sz="0" w:space="0" w:color="auto"/>
      </w:divBdr>
    </w:div>
    <w:div w:id="295257081">
      <w:marLeft w:val="640"/>
      <w:marRight w:val="0"/>
      <w:marTop w:val="0"/>
      <w:marBottom w:val="0"/>
      <w:divBdr>
        <w:top w:val="none" w:sz="0" w:space="0" w:color="auto"/>
        <w:left w:val="none" w:sz="0" w:space="0" w:color="auto"/>
        <w:bottom w:val="none" w:sz="0" w:space="0" w:color="auto"/>
        <w:right w:val="none" w:sz="0" w:space="0" w:color="auto"/>
      </w:divBdr>
    </w:div>
    <w:div w:id="295257324">
      <w:marLeft w:val="640"/>
      <w:marRight w:val="0"/>
      <w:marTop w:val="0"/>
      <w:marBottom w:val="0"/>
      <w:divBdr>
        <w:top w:val="none" w:sz="0" w:space="0" w:color="auto"/>
        <w:left w:val="none" w:sz="0" w:space="0" w:color="auto"/>
        <w:bottom w:val="none" w:sz="0" w:space="0" w:color="auto"/>
        <w:right w:val="none" w:sz="0" w:space="0" w:color="auto"/>
      </w:divBdr>
    </w:div>
    <w:div w:id="295333190">
      <w:marLeft w:val="640"/>
      <w:marRight w:val="0"/>
      <w:marTop w:val="0"/>
      <w:marBottom w:val="0"/>
      <w:divBdr>
        <w:top w:val="none" w:sz="0" w:space="0" w:color="auto"/>
        <w:left w:val="none" w:sz="0" w:space="0" w:color="auto"/>
        <w:bottom w:val="none" w:sz="0" w:space="0" w:color="auto"/>
        <w:right w:val="none" w:sz="0" w:space="0" w:color="auto"/>
      </w:divBdr>
    </w:div>
    <w:div w:id="295379625">
      <w:marLeft w:val="640"/>
      <w:marRight w:val="0"/>
      <w:marTop w:val="0"/>
      <w:marBottom w:val="0"/>
      <w:divBdr>
        <w:top w:val="none" w:sz="0" w:space="0" w:color="auto"/>
        <w:left w:val="none" w:sz="0" w:space="0" w:color="auto"/>
        <w:bottom w:val="none" w:sz="0" w:space="0" w:color="auto"/>
        <w:right w:val="none" w:sz="0" w:space="0" w:color="auto"/>
      </w:divBdr>
    </w:div>
    <w:div w:id="295567879">
      <w:marLeft w:val="640"/>
      <w:marRight w:val="0"/>
      <w:marTop w:val="0"/>
      <w:marBottom w:val="0"/>
      <w:divBdr>
        <w:top w:val="none" w:sz="0" w:space="0" w:color="auto"/>
        <w:left w:val="none" w:sz="0" w:space="0" w:color="auto"/>
        <w:bottom w:val="none" w:sz="0" w:space="0" w:color="auto"/>
        <w:right w:val="none" w:sz="0" w:space="0" w:color="auto"/>
      </w:divBdr>
    </w:div>
    <w:div w:id="295837538">
      <w:marLeft w:val="640"/>
      <w:marRight w:val="0"/>
      <w:marTop w:val="0"/>
      <w:marBottom w:val="0"/>
      <w:divBdr>
        <w:top w:val="none" w:sz="0" w:space="0" w:color="auto"/>
        <w:left w:val="none" w:sz="0" w:space="0" w:color="auto"/>
        <w:bottom w:val="none" w:sz="0" w:space="0" w:color="auto"/>
        <w:right w:val="none" w:sz="0" w:space="0" w:color="auto"/>
      </w:divBdr>
    </w:div>
    <w:div w:id="296421553">
      <w:marLeft w:val="640"/>
      <w:marRight w:val="0"/>
      <w:marTop w:val="0"/>
      <w:marBottom w:val="0"/>
      <w:divBdr>
        <w:top w:val="none" w:sz="0" w:space="0" w:color="auto"/>
        <w:left w:val="none" w:sz="0" w:space="0" w:color="auto"/>
        <w:bottom w:val="none" w:sz="0" w:space="0" w:color="auto"/>
        <w:right w:val="none" w:sz="0" w:space="0" w:color="auto"/>
      </w:divBdr>
    </w:div>
    <w:div w:id="296569079">
      <w:marLeft w:val="640"/>
      <w:marRight w:val="0"/>
      <w:marTop w:val="0"/>
      <w:marBottom w:val="0"/>
      <w:divBdr>
        <w:top w:val="none" w:sz="0" w:space="0" w:color="auto"/>
        <w:left w:val="none" w:sz="0" w:space="0" w:color="auto"/>
        <w:bottom w:val="none" w:sz="0" w:space="0" w:color="auto"/>
        <w:right w:val="none" w:sz="0" w:space="0" w:color="auto"/>
      </w:divBdr>
    </w:div>
    <w:div w:id="296686541">
      <w:marLeft w:val="640"/>
      <w:marRight w:val="0"/>
      <w:marTop w:val="0"/>
      <w:marBottom w:val="0"/>
      <w:divBdr>
        <w:top w:val="none" w:sz="0" w:space="0" w:color="auto"/>
        <w:left w:val="none" w:sz="0" w:space="0" w:color="auto"/>
        <w:bottom w:val="none" w:sz="0" w:space="0" w:color="auto"/>
        <w:right w:val="none" w:sz="0" w:space="0" w:color="auto"/>
      </w:divBdr>
    </w:div>
    <w:div w:id="297221601">
      <w:marLeft w:val="640"/>
      <w:marRight w:val="0"/>
      <w:marTop w:val="0"/>
      <w:marBottom w:val="0"/>
      <w:divBdr>
        <w:top w:val="none" w:sz="0" w:space="0" w:color="auto"/>
        <w:left w:val="none" w:sz="0" w:space="0" w:color="auto"/>
        <w:bottom w:val="none" w:sz="0" w:space="0" w:color="auto"/>
        <w:right w:val="none" w:sz="0" w:space="0" w:color="auto"/>
      </w:divBdr>
    </w:div>
    <w:div w:id="297692094">
      <w:marLeft w:val="640"/>
      <w:marRight w:val="0"/>
      <w:marTop w:val="0"/>
      <w:marBottom w:val="0"/>
      <w:divBdr>
        <w:top w:val="none" w:sz="0" w:space="0" w:color="auto"/>
        <w:left w:val="none" w:sz="0" w:space="0" w:color="auto"/>
        <w:bottom w:val="none" w:sz="0" w:space="0" w:color="auto"/>
        <w:right w:val="none" w:sz="0" w:space="0" w:color="auto"/>
      </w:divBdr>
    </w:div>
    <w:div w:id="298002909">
      <w:marLeft w:val="640"/>
      <w:marRight w:val="0"/>
      <w:marTop w:val="0"/>
      <w:marBottom w:val="0"/>
      <w:divBdr>
        <w:top w:val="none" w:sz="0" w:space="0" w:color="auto"/>
        <w:left w:val="none" w:sz="0" w:space="0" w:color="auto"/>
        <w:bottom w:val="none" w:sz="0" w:space="0" w:color="auto"/>
        <w:right w:val="none" w:sz="0" w:space="0" w:color="auto"/>
      </w:divBdr>
    </w:div>
    <w:div w:id="298073797">
      <w:marLeft w:val="640"/>
      <w:marRight w:val="0"/>
      <w:marTop w:val="0"/>
      <w:marBottom w:val="0"/>
      <w:divBdr>
        <w:top w:val="none" w:sz="0" w:space="0" w:color="auto"/>
        <w:left w:val="none" w:sz="0" w:space="0" w:color="auto"/>
        <w:bottom w:val="none" w:sz="0" w:space="0" w:color="auto"/>
        <w:right w:val="none" w:sz="0" w:space="0" w:color="auto"/>
      </w:divBdr>
    </w:div>
    <w:div w:id="298189950">
      <w:marLeft w:val="640"/>
      <w:marRight w:val="0"/>
      <w:marTop w:val="0"/>
      <w:marBottom w:val="0"/>
      <w:divBdr>
        <w:top w:val="none" w:sz="0" w:space="0" w:color="auto"/>
        <w:left w:val="none" w:sz="0" w:space="0" w:color="auto"/>
        <w:bottom w:val="none" w:sz="0" w:space="0" w:color="auto"/>
        <w:right w:val="none" w:sz="0" w:space="0" w:color="auto"/>
      </w:divBdr>
    </w:div>
    <w:div w:id="298537097">
      <w:marLeft w:val="640"/>
      <w:marRight w:val="0"/>
      <w:marTop w:val="0"/>
      <w:marBottom w:val="0"/>
      <w:divBdr>
        <w:top w:val="none" w:sz="0" w:space="0" w:color="auto"/>
        <w:left w:val="none" w:sz="0" w:space="0" w:color="auto"/>
        <w:bottom w:val="none" w:sz="0" w:space="0" w:color="auto"/>
        <w:right w:val="none" w:sz="0" w:space="0" w:color="auto"/>
      </w:divBdr>
    </w:div>
    <w:div w:id="298538407">
      <w:marLeft w:val="640"/>
      <w:marRight w:val="0"/>
      <w:marTop w:val="0"/>
      <w:marBottom w:val="0"/>
      <w:divBdr>
        <w:top w:val="none" w:sz="0" w:space="0" w:color="auto"/>
        <w:left w:val="none" w:sz="0" w:space="0" w:color="auto"/>
        <w:bottom w:val="none" w:sz="0" w:space="0" w:color="auto"/>
        <w:right w:val="none" w:sz="0" w:space="0" w:color="auto"/>
      </w:divBdr>
    </w:div>
    <w:div w:id="299041945">
      <w:marLeft w:val="640"/>
      <w:marRight w:val="0"/>
      <w:marTop w:val="0"/>
      <w:marBottom w:val="0"/>
      <w:divBdr>
        <w:top w:val="none" w:sz="0" w:space="0" w:color="auto"/>
        <w:left w:val="none" w:sz="0" w:space="0" w:color="auto"/>
        <w:bottom w:val="none" w:sz="0" w:space="0" w:color="auto"/>
        <w:right w:val="none" w:sz="0" w:space="0" w:color="auto"/>
      </w:divBdr>
    </w:div>
    <w:div w:id="299500562">
      <w:marLeft w:val="640"/>
      <w:marRight w:val="0"/>
      <w:marTop w:val="0"/>
      <w:marBottom w:val="0"/>
      <w:divBdr>
        <w:top w:val="none" w:sz="0" w:space="0" w:color="auto"/>
        <w:left w:val="none" w:sz="0" w:space="0" w:color="auto"/>
        <w:bottom w:val="none" w:sz="0" w:space="0" w:color="auto"/>
        <w:right w:val="none" w:sz="0" w:space="0" w:color="auto"/>
      </w:divBdr>
    </w:div>
    <w:div w:id="299769756">
      <w:marLeft w:val="640"/>
      <w:marRight w:val="0"/>
      <w:marTop w:val="0"/>
      <w:marBottom w:val="0"/>
      <w:divBdr>
        <w:top w:val="none" w:sz="0" w:space="0" w:color="auto"/>
        <w:left w:val="none" w:sz="0" w:space="0" w:color="auto"/>
        <w:bottom w:val="none" w:sz="0" w:space="0" w:color="auto"/>
        <w:right w:val="none" w:sz="0" w:space="0" w:color="auto"/>
      </w:divBdr>
    </w:div>
    <w:div w:id="300305527">
      <w:marLeft w:val="640"/>
      <w:marRight w:val="0"/>
      <w:marTop w:val="0"/>
      <w:marBottom w:val="0"/>
      <w:divBdr>
        <w:top w:val="none" w:sz="0" w:space="0" w:color="auto"/>
        <w:left w:val="none" w:sz="0" w:space="0" w:color="auto"/>
        <w:bottom w:val="none" w:sz="0" w:space="0" w:color="auto"/>
        <w:right w:val="none" w:sz="0" w:space="0" w:color="auto"/>
      </w:divBdr>
    </w:div>
    <w:div w:id="300505930">
      <w:marLeft w:val="640"/>
      <w:marRight w:val="0"/>
      <w:marTop w:val="0"/>
      <w:marBottom w:val="0"/>
      <w:divBdr>
        <w:top w:val="none" w:sz="0" w:space="0" w:color="auto"/>
        <w:left w:val="none" w:sz="0" w:space="0" w:color="auto"/>
        <w:bottom w:val="none" w:sz="0" w:space="0" w:color="auto"/>
        <w:right w:val="none" w:sz="0" w:space="0" w:color="auto"/>
      </w:divBdr>
    </w:div>
    <w:div w:id="301010892">
      <w:marLeft w:val="640"/>
      <w:marRight w:val="0"/>
      <w:marTop w:val="0"/>
      <w:marBottom w:val="0"/>
      <w:divBdr>
        <w:top w:val="none" w:sz="0" w:space="0" w:color="auto"/>
        <w:left w:val="none" w:sz="0" w:space="0" w:color="auto"/>
        <w:bottom w:val="none" w:sz="0" w:space="0" w:color="auto"/>
        <w:right w:val="none" w:sz="0" w:space="0" w:color="auto"/>
      </w:divBdr>
    </w:div>
    <w:div w:id="301275053">
      <w:marLeft w:val="640"/>
      <w:marRight w:val="0"/>
      <w:marTop w:val="0"/>
      <w:marBottom w:val="0"/>
      <w:divBdr>
        <w:top w:val="none" w:sz="0" w:space="0" w:color="auto"/>
        <w:left w:val="none" w:sz="0" w:space="0" w:color="auto"/>
        <w:bottom w:val="none" w:sz="0" w:space="0" w:color="auto"/>
        <w:right w:val="none" w:sz="0" w:space="0" w:color="auto"/>
      </w:divBdr>
    </w:div>
    <w:div w:id="301466468">
      <w:marLeft w:val="640"/>
      <w:marRight w:val="0"/>
      <w:marTop w:val="0"/>
      <w:marBottom w:val="0"/>
      <w:divBdr>
        <w:top w:val="none" w:sz="0" w:space="0" w:color="auto"/>
        <w:left w:val="none" w:sz="0" w:space="0" w:color="auto"/>
        <w:bottom w:val="none" w:sz="0" w:space="0" w:color="auto"/>
        <w:right w:val="none" w:sz="0" w:space="0" w:color="auto"/>
      </w:divBdr>
    </w:div>
    <w:div w:id="301497382">
      <w:marLeft w:val="640"/>
      <w:marRight w:val="0"/>
      <w:marTop w:val="0"/>
      <w:marBottom w:val="0"/>
      <w:divBdr>
        <w:top w:val="none" w:sz="0" w:space="0" w:color="auto"/>
        <w:left w:val="none" w:sz="0" w:space="0" w:color="auto"/>
        <w:bottom w:val="none" w:sz="0" w:space="0" w:color="auto"/>
        <w:right w:val="none" w:sz="0" w:space="0" w:color="auto"/>
      </w:divBdr>
    </w:div>
    <w:div w:id="301621142">
      <w:marLeft w:val="640"/>
      <w:marRight w:val="0"/>
      <w:marTop w:val="0"/>
      <w:marBottom w:val="0"/>
      <w:divBdr>
        <w:top w:val="none" w:sz="0" w:space="0" w:color="auto"/>
        <w:left w:val="none" w:sz="0" w:space="0" w:color="auto"/>
        <w:bottom w:val="none" w:sz="0" w:space="0" w:color="auto"/>
        <w:right w:val="none" w:sz="0" w:space="0" w:color="auto"/>
      </w:divBdr>
    </w:div>
    <w:div w:id="302464281">
      <w:marLeft w:val="640"/>
      <w:marRight w:val="0"/>
      <w:marTop w:val="0"/>
      <w:marBottom w:val="0"/>
      <w:divBdr>
        <w:top w:val="none" w:sz="0" w:space="0" w:color="auto"/>
        <w:left w:val="none" w:sz="0" w:space="0" w:color="auto"/>
        <w:bottom w:val="none" w:sz="0" w:space="0" w:color="auto"/>
        <w:right w:val="none" w:sz="0" w:space="0" w:color="auto"/>
      </w:divBdr>
    </w:div>
    <w:div w:id="303127599">
      <w:marLeft w:val="640"/>
      <w:marRight w:val="0"/>
      <w:marTop w:val="0"/>
      <w:marBottom w:val="0"/>
      <w:divBdr>
        <w:top w:val="none" w:sz="0" w:space="0" w:color="auto"/>
        <w:left w:val="none" w:sz="0" w:space="0" w:color="auto"/>
        <w:bottom w:val="none" w:sz="0" w:space="0" w:color="auto"/>
        <w:right w:val="none" w:sz="0" w:space="0" w:color="auto"/>
      </w:divBdr>
    </w:div>
    <w:div w:id="303507846">
      <w:marLeft w:val="640"/>
      <w:marRight w:val="0"/>
      <w:marTop w:val="0"/>
      <w:marBottom w:val="0"/>
      <w:divBdr>
        <w:top w:val="none" w:sz="0" w:space="0" w:color="auto"/>
        <w:left w:val="none" w:sz="0" w:space="0" w:color="auto"/>
        <w:bottom w:val="none" w:sz="0" w:space="0" w:color="auto"/>
        <w:right w:val="none" w:sz="0" w:space="0" w:color="auto"/>
      </w:divBdr>
    </w:div>
    <w:div w:id="304093715">
      <w:marLeft w:val="640"/>
      <w:marRight w:val="0"/>
      <w:marTop w:val="0"/>
      <w:marBottom w:val="0"/>
      <w:divBdr>
        <w:top w:val="none" w:sz="0" w:space="0" w:color="auto"/>
        <w:left w:val="none" w:sz="0" w:space="0" w:color="auto"/>
        <w:bottom w:val="none" w:sz="0" w:space="0" w:color="auto"/>
        <w:right w:val="none" w:sz="0" w:space="0" w:color="auto"/>
      </w:divBdr>
    </w:div>
    <w:div w:id="304241137">
      <w:marLeft w:val="640"/>
      <w:marRight w:val="0"/>
      <w:marTop w:val="0"/>
      <w:marBottom w:val="0"/>
      <w:divBdr>
        <w:top w:val="none" w:sz="0" w:space="0" w:color="auto"/>
        <w:left w:val="none" w:sz="0" w:space="0" w:color="auto"/>
        <w:bottom w:val="none" w:sz="0" w:space="0" w:color="auto"/>
        <w:right w:val="none" w:sz="0" w:space="0" w:color="auto"/>
      </w:divBdr>
    </w:div>
    <w:div w:id="304287033">
      <w:marLeft w:val="640"/>
      <w:marRight w:val="0"/>
      <w:marTop w:val="0"/>
      <w:marBottom w:val="0"/>
      <w:divBdr>
        <w:top w:val="none" w:sz="0" w:space="0" w:color="auto"/>
        <w:left w:val="none" w:sz="0" w:space="0" w:color="auto"/>
        <w:bottom w:val="none" w:sz="0" w:space="0" w:color="auto"/>
        <w:right w:val="none" w:sz="0" w:space="0" w:color="auto"/>
      </w:divBdr>
    </w:div>
    <w:div w:id="304430973">
      <w:marLeft w:val="640"/>
      <w:marRight w:val="0"/>
      <w:marTop w:val="0"/>
      <w:marBottom w:val="0"/>
      <w:divBdr>
        <w:top w:val="none" w:sz="0" w:space="0" w:color="auto"/>
        <w:left w:val="none" w:sz="0" w:space="0" w:color="auto"/>
        <w:bottom w:val="none" w:sz="0" w:space="0" w:color="auto"/>
        <w:right w:val="none" w:sz="0" w:space="0" w:color="auto"/>
      </w:divBdr>
    </w:div>
    <w:div w:id="304433712">
      <w:marLeft w:val="640"/>
      <w:marRight w:val="0"/>
      <w:marTop w:val="0"/>
      <w:marBottom w:val="0"/>
      <w:divBdr>
        <w:top w:val="none" w:sz="0" w:space="0" w:color="auto"/>
        <w:left w:val="none" w:sz="0" w:space="0" w:color="auto"/>
        <w:bottom w:val="none" w:sz="0" w:space="0" w:color="auto"/>
        <w:right w:val="none" w:sz="0" w:space="0" w:color="auto"/>
      </w:divBdr>
    </w:div>
    <w:div w:id="304555590">
      <w:marLeft w:val="640"/>
      <w:marRight w:val="0"/>
      <w:marTop w:val="0"/>
      <w:marBottom w:val="0"/>
      <w:divBdr>
        <w:top w:val="none" w:sz="0" w:space="0" w:color="auto"/>
        <w:left w:val="none" w:sz="0" w:space="0" w:color="auto"/>
        <w:bottom w:val="none" w:sz="0" w:space="0" w:color="auto"/>
        <w:right w:val="none" w:sz="0" w:space="0" w:color="auto"/>
      </w:divBdr>
    </w:div>
    <w:div w:id="304966293">
      <w:marLeft w:val="640"/>
      <w:marRight w:val="0"/>
      <w:marTop w:val="0"/>
      <w:marBottom w:val="0"/>
      <w:divBdr>
        <w:top w:val="none" w:sz="0" w:space="0" w:color="auto"/>
        <w:left w:val="none" w:sz="0" w:space="0" w:color="auto"/>
        <w:bottom w:val="none" w:sz="0" w:space="0" w:color="auto"/>
        <w:right w:val="none" w:sz="0" w:space="0" w:color="auto"/>
      </w:divBdr>
    </w:div>
    <w:div w:id="305204887">
      <w:marLeft w:val="640"/>
      <w:marRight w:val="0"/>
      <w:marTop w:val="0"/>
      <w:marBottom w:val="0"/>
      <w:divBdr>
        <w:top w:val="none" w:sz="0" w:space="0" w:color="auto"/>
        <w:left w:val="none" w:sz="0" w:space="0" w:color="auto"/>
        <w:bottom w:val="none" w:sz="0" w:space="0" w:color="auto"/>
        <w:right w:val="none" w:sz="0" w:space="0" w:color="auto"/>
      </w:divBdr>
    </w:div>
    <w:div w:id="305359699">
      <w:marLeft w:val="640"/>
      <w:marRight w:val="0"/>
      <w:marTop w:val="0"/>
      <w:marBottom w:val="0"/>
      <w:divBdr>
        <w:top w:val="none" w:sz="0" w:space="0" w:color="auto"/>
        <w:left w:val="none" w:sz="0" w:space="0" w:color="auto"/>
        <w:bottom w:val="none" w:sz="0" w:space="0" w:color="auto"/>
        <w:right w:val="none" w:sz="0" w:space="0" w:color="auto"/>
      </w:divBdr>
    </w:div>
    <w:div w:id="305822386">
      <w:marLeft w:val="640"/>
      <w:marRight w:val="0"/>
      <w:marTop w:val="0"/>
      <w:marBottom w:val="0"/>
      <w:divBdr>
        <w:top w:val="none" w:sz="0" w:space="0" w:color="auto"/>
        <w:left w:val="none" w:sz="0" w:space="0" w:color="auto"/>
        <w:bottom w:val="none" w:sz="0" w:space="0" w:color="auto"/>
        <w:right w:val="none" w:sz="0" w:space="0" w:color="auto"/>
      </w:divBdr>
    </w:div>
    <w:div w:id="306011457">
      <w:marLeft w:val="640"/>
      <w:marRight w:val="0"/>
      <w:marTop w:val="0"/>
      <w:marBottom w:val="0"/>
      <w:divBdr>
        <w:top w:val="none" w:sz="0" w:space="0" w:color="auto"/>
        <w:left w:val="none" w:sz="0" w:space="0" w:color="auto"/>
        <w:bottom w:val="none" w:sz="0" w:space="0" w:color="auto"/>
        <w:right w:val="none" w:sz="0" w:space="0" w:color="auto"/>
      </w:divBdr>
    </w:div>
    <w:div w:id="306512543">
      <w:marLeft w:val="640"/>
      <w:marRight w:val="0"/>
      <w:marTop w:val="0"/>
      <w:marBottom w:val="0"/>
      <w:divBdr>
        <w:top w:val="none" w:sz="0" w:space="0" w:color="auto"/>
        <w:left w:val="none" w:sz="0" w:space="0" w:color="auto"/>
        <w:bottom w:val="none" w:sz="0" w:space="0" w:color="auto"/>
        <w:right w:val="none" w:sz="0" w:space="0" w:color="auto"/>
      </w:divBdr>
    </w:div>
    <w:div w:id="307589389">
      <w:marLeft w:val="640"/>
      <w:marRight w:val="0"/>
      <w:marTop w:val="0"/>
      <w:marBottom w:val="0"/>
      <w:divBdr>
        <w:top w:val="none" w:sz="0" w:space="0" w:color="auto"/>
        <w:left w:val="none" w:sz="0" w:space="0" w:color="auto"/>
        <w:bottom w:val="none" w:sz="0" w:space="0" w:color="auto"/>
        <w:right w:val="none" w:sz="0" w:space="0" w:color="auto"/>
      </w:divBdr>
    </w:div>
    <w:div w:id="307638333">
      <w:marLeft w:val="640"/>
      <w:marRight w:val="0"/>
      <w:marTop w:val="0"/>
      <w:marBottom w:val="0"/>
      <w:divBdr>
        <w:top w:val="none" w:sz="0" w:space="0" w:color="auto"/>
        <w:left w:val="none" w:sz="0" w:space="0" w:color="auto"/>
        <w:bottom w:val="none" w:sz="0" w:space="0" w:color="auto"/>
        <w:right w:val="none" w:sz="0" w:space="0" w:color="auto"/>
      </w:divBdr>
    </w:div>
    <w:div w:id="307788043">
      <w:marLeft w:val="640"/>
      <w:marRight w:val="0"/>
      <w:marTop w:val="0"/>
      <w:marBottom w:val="0"/>
      <w:divBdr>
        <w:top w:val="none" w:sz="0" w:space="0" w:color="auto"/>
        <w:left w:val="none" w:sz="0" w:space="0" w:color="auto"/>
        <w:bottom w:val="none" w:sz="0" w:space="0" w:color="auto"/>
        <w:right w:val="none" w:sz="0" w:space="0" w:color="auto"/>
      </w:divBdr>
    </w:div>
    <w:div w:id="308364918">
      <w:marLeft w:val="640"/>
      <w:marRight w:val="0"/>
      <w:marTop w:val="0"/>
      <w:marBottom w:val="0"/>
      <w:divBdr>
        <w:top w:val="none" w:sz="0" w:space="0" w:color="auto"/>
        <w:left w:val="none" w:sz="0" w:space="0" w:color="auto"/>
        <w:bottom w:val="none" w:sz="0" w:space="0" w:color="auto"/>
        <w:right w:val="none" w:sz="0" w:space="0" w:color="auto"/>
      </w:divBdr>
    </w:div>
    <w:div w:id="309141619">
      <w:marLeft w:val="640"/>
      <w:marRight w:val="0"/>
      <w:marTop w:val="0"/>
      <w:marBottom w:val="0"/>
      <w:divBdr>
        <w:top w:val="none" w:sz="0" w:space="0" w:color="auto"/>
        <w:left w:val="none" w:sz="0" w:space="0" w:color="auto"/>
        <w:bottom w:val="none" w:sz="0" w:space="0" w:color="auto"/>
        <w:right w:val="none" w:sz="0" w:space="0" w:color="auto"/>
      </w:divBdr>
    </w:div>
    <w:div w:id="309217286">
      <w:marLeft w:val="640"/>
      <w:marRight w:val="0"/>
      <w:marTop w:val="0"/>
      <w:marBottom w:val="0"/>
      <w:divBdr>
        <w:top w:val="none" w:sz="0" w:space="0" w:color="auto"/>
        <w:left w:val="none" w:sz="0" w:space="0" w:color="auto"/>
        <w:bottom w:val="none" w:sz="0" w:space="0" w:color="auto"/>
        <w:right w:val="none" w:sz="0" w:space="0" w:color="auto"/>
      </w:divBdr>
    </w:div>
    <w:div w:id="309407272">
      <w:marLeft w:val="640"/>
      <w:marRight w:val="0"/>
      <w:marTop w:val="0"/>
      <w:marBottom w:val="0"/>
      <w:divBdr>
        <w:top w:val="none" w:sz="0" w:space="0" w:color="auto"/>
        <w:left w:val="none" w:sz="0" w:space="0" w:color="auto"/>
        <w:bottom w:val="none" w:sz="0" w:space="0" w:color="auto"/>
        <w:right w:val="none" w:sz="0" w:space="0" w:color="auto"/>
      </w:divBdr>
    </w:div>
    <w:div w:id="310643072">
      <w:marLeft w:val="640"/>
      <w:marRight w:val="0"/>
      <w:marTop w:val="0"/>
      <w:marBottom w:val="0"/>
      <w:divBdr>
        <w:top w:val="none" w:sz="0" w:space="0" w:color="auto"/>
        <w:left w:val="none" w:sz="0" w:space="0" w:color="auto"/>
        <w:bottom w:val="none" w:sz="0" w:space="0" w:color="auto"/>
        <w:right w:val="none" w:sz="0" w:space="0" w:color="auto"/>
      </w:divBdr>
    </w:div>
    <w:div w:id="311913239">
      <w:marLeft w:val="640"/>
      <w:marRight w:val="0"/>
      <w:marTop w:val="0"/>
      <w:marBottom w:val="0"/>
      <w:divBdr>
        <w:top w:val="none" w:sz="0" w:space="0" w:color="auto"/>
        <w:left w:val="none" w:sz="0" w:space="0" w:color="auto"/>
        <w:bottom w:val="none" w:sz="0" w:space="0" w:color="auto"/>
        <w:right w:val="none" w:sz="0" w:space="0" w:color="auto"/>
      </w:divBdr>
    </w:div>
    <w:div w:id="311956701">
      <w:marLeft w:val="640"/>
      <w:marRight w:val="0"/>
      <w:marTop w:val="0"/>
      <w:marBottom w:val="0"/>
      <w:divBdr>
        <w:top w:val="none" w:sz="0" w:space="0" w:color="auto"/>
        <w:left w:val="none" w:sz="0" w:space="0" w:color="auto"/>
        <w:bottom w:val="none" w:sz="0" w:space="0" w:color="auto"/>
        <w:right w:val="none" w:sz="0" w:space="0" w:color="auto"/>
      </w:divBdr>
    </w:div>
    <w:div w:id="312218436">
      <w:marLeft w:val="640"/>
      <w:marRight w:val="0"/>
      <w:marTop w:val="0"/>
      <w:marBottom w:val="0"/>
      <w:divBdr>
        <w:top w:val="none" w:sz="0" w:space="0" w:color="auto"/>
        <w:left w:val="none" w:sz="0" w:space="0" w:color="auto"/>
        <w:bottom w:val="none" w:sz="0" w:space="0" w:color="auto"/>
        <w:right w:val="none" w:sz="0" w:space="0" w:color="auto"/>
      </w:divBdr>
    </w:div>
    <w:div w:id="313142811">
      <w:marLeft w:val="640"/>
      <w:marRight w:val="0"/>
      <w:marTop w:val="0"/>
      <w:marBottom w:val="0"/>
      <w:divBdr>
        <w:top w:val="none" w:sz="0" w:space="0" w:color="auto"/>
        <w:left w:val="none" w:sz="0" w:space="0" w:color="auto"/>
        <w:bottom w:val="none" w:sz="0" w:space="0" w:color="auto"/>
        <w:right w:val="none" w:sz="0" w:space="0" w:color="auto"/>
      </w:divBdr>
    </w:div>
    <w:div w:id="314258349">
      <w:marLeft w:val="640"/>
      <w:marRight w:val="0"/>
      <w:marTop w:val="0"/>
      <w:marBottom w:val="0"/>
      <w:divBdr>
        <w:top w:val="none" w:sz="0" w:space="0" w:color="auto"/>
        <w:left w:val="none" w:sz="0" w:space="0" w:color="auto"/>
        <w:bottom w:val="none" w:sz="0" w:space="0" w:color="auto"/>
        <w:right w:val="none" w:sz="0" w:space="0" w:color="auto"/>
      </w:divBdr>
    </w:div>
    <w:div w:id="314338225">
      <w:marLeft w:val="640"/>
      <w:marRight w:val="0"/>
      <w:marTop w:val="0"/>
      <w:marBottom w:val="0"/>
      <w:divBdr>
        <w:top w:val="none" w:sz="0" w:space="0" w:color="auto"/>
        <w:left w:val="none" w:sz="0" w:space="0" w:color="auto"/>
        <w:bottom w:val="none" w:sz="0" w:space="0" w:color="auto"/>
        <w:right w:val="none" w:sz="0" w:space="0" w:color="auto"/>
      </w:divBdr>
    </w:div>
    <w:div w:id="315425364">
      <w:marLeft w:val="640"/>
      <w:marRight w:val="0"/>
      <w:marTop w:val="0"/>
      <w:marBottom w:val="0"/>
      <w:divBdr>
        <w:top w:val="none" w:sz="0" w:space="0" w:color="auto"/>
        <w:left w:val="none" w:sz="0" w:space="0" w:color="auto"/>
        <w:bottom w:val="none" w:sz="0" w:space="0" w:color="auto"/>
        <w:right w:val="none" w:sz="0" w:space="0" w:color="auto"/>
      </w:divBdr>
    </w:div>
    <w:div w:id="315494432">
      <w:marLeft w:val="640"/>
      <w:marRight w:val="0"/>
      <w:marTop w:val="0"/>
      <w:marBottom w:val="0"/>
      <w:divBdr>
        <w:top w:val="none" w:sz="0" w:space="0" w:color="auto"/>
        <w:left w:val="none" w:sz="0" w:space="0" w:color="auto"/>
        <w:bottom w:val="none" w:sz="0" w:space="0" w:color="auto"/>
        <w:right w:val="none" w:sz="0" w:space="0" w:color="auto"/>
      </w:divBdr>
    </w:div>
    <w:div w:id="315766061">
      <w:marLeft w:val="640"/>
      <w:marRight w:val="0"/>
      <w:marTop w:val="0"/>
      <w:marBottom w:val="0"/>
      <w:divBdr>
        <w:top w:val="none" w:sz="0" w:space="0" w:color="auto"/>
        <w:left w:val="none" w:sz="0" w:space="0" w:color="auto"/>
        <w:bottom w:val="none" w:sz="0" w:space="0" w:color="auto"/>
        <w:right w:val="none" w:sz="0" w:space="0" w:color="auto"/>
      </w:divBdr>
    </w:div>
    <w:div w:id="316306003">
      <w:marLeft w:val="640"/>
      <w:marRight w:val="0"/>
      <w:marTop w:val="0"/>
      <w:marBottom w:val="0"/>
      <w:divBdr>
        <w:top w:val="none" w:sz="0" w:space="0" w:color="auto"/>
        <w:left w:val="none" w:sz="0" w:space="0" w:color="auto"/>
        <w:bottom w:val="none" w:sz="0" w:space="0" w:color="auto"/>
        <w:right w:val="none" w:sz="0" w:space="0" w:color="auto"/>
      </w:divBdr>
    </w:div>
    <w:div w:id="316497822">
      <w:marLeft w:val="640"/>
      <w:marRight w:val="0"/>
      <w:marTop w:val="0"/>
      <w:marBottom w:val="0"/>
      <w:divBdr>
        <w:top w:val="none" w:sz="0" w:space="0" w:color="auto"/>
        <w:left w:val="none" w:sz="0" w:space="0" w:color="auto"/>
        <w:bottom w:val="none" w:sz="0" w:space="0" w:color="auto"/>
        <w:right w:val="none" w:sz="0" w:space="0" w:color="auto"/>
      </w:divBdr>
    </w:div>
    <w:div w:id="316763500">
      <w:marLeft w:val="640"/>
      <w:marRight w:val="0"/>
      <w:marTop w:val="0"/>
      <w:marBottom w:val="0"/>
      <w:divBdr>
        <w:top w:val="none" w:sz="0" w:space="0" w:color="auto"/>
        <w:left w:val="none" w:sz="0" w:space="0" w:color="auto"/>
        <w:bottom w:val="none" w:sz="0" w:space="0" w:color="auto"/>
        <w:right w:val="none" w:sz="0" w:space="0" w:color="auto"/>
      </w:divBdr>
    </w:div>
    <w:div w:id="317658015">
      <w:marLeft w:val="640"/>
      <w:marRight w:val="0"/>
      <w:marTop w:val="0"/>
      <w:marBottom w:val="0"/>
      <w:divBdr>
        <w:top w:val="none" w:sz="0" w:space="0" w:color="auto"/>
        <w:left w:val="none" w:sz="0" w:space="0" w:color="auto"/>
        <w:bottom w:val="none" w:sz="0" w:space="0" w:color="auto"/>
        <w:right w:val="none" w:sz="0" w:space="0" w:color="auto"/>
      </w:divBdr>
    </w:div>
    <w:div w:id="317851617">
      <w:marLeft w:val="640"/>
      <w:marRight w:val="0"/>
      <w:marTop w:val="0"/>
      <w:marBottom w:val="0"/>
      <w:divBdr>
        <w:top w:val="none" w:sz="0" w:space="0" w:color="auto"/>
        <w:left w:val="none" w:sz="0" w:space="0" w:color="auto"/>
        <w:bottom w:val="none" w:sz="0" w:space="0" w:color="auto"/>
        <w:right w:val="none" w:sz="0" w:space="0" w:color="auto"/>
      </w:divBdr>
    </w:div>
    <w:div w:id="318269628">
      <w:marLeft w:val="640"/>
      <w:marRight w:val="0"/>
      <w:marTop w:val="0"/>
      <w:marBottom w:val="0"/>
      <w:divBdr>
        <w:top w:val="none" w:sz="0" w:space="0" w:color="auto"/>
        <w:left w:val="none" w:sz="0" w:space="0" w:color="auto"/>
        <w:bottom w:val="none" w:sz="0" w:space="0" w:color="auto"/>
        <w:right w:val="none" w:sz="0" w:space="0" w:color="auto"/>
      </w:divBdr>
    </w:div>
    <w:div w:id="318460027">
      <w:marLeft w:val="640"/>
      <w:marRight w:val="0"/>
      <w:marTop w:val="0"/>
      <w:marBottom w:val="0"/>
      <w:divBdr>
        <w:top w:val="none" w:sz="0" w:space="0" w:color="auto"/>
        <w:left w:val="none" w:sz="0" w:space="0" w:color="auto"/>
        <w:bottom w:val="none" w:sz="0" w:space="0" w:color="auto"/>
        <w:right w:val="none" w:sz="0" w:space="0" w:color="auto"/>
      </w:divBdr>
    </w:div>
    <w:div w:id="318506544">
      <w:marLeft w:val="640"/>
      <w:marRight w:val="0"/>
      <w:marTop w:val="0"/>
      <w:marBottom w:val="0"/>
      <w:divBdr>
        <w:top w:val="none" w:sz="0" w:space="0" w:color="auto"/>
        <w:left w:val="none" w:sz="0" w:space="0" w:color="auto"/>
        <w:bottom w:val="none" w:sz="0" w:space="0" w:color="auto"/>
        <w:right w:val="none" w:sz="0" w:space="0" w:color="auto"/>
      </w:divBdr>
    </w:div>
    <w:div w:id="318995660">
      <w:marLeft w:val="640"/>
      <w:marRight w:val="0"/>
      <w:marTop w:val="0"/>
      <w:marBottom w:val="0"/>
      <w:divBdr>
        <w:top w:val="none" w:sz="0" w:space="0" w:color="auto"/>
        <w:left w:val="none" w:sz="0" w:space="0" w:color="auto"/>
        <w:bottom w:val="none" w:sz="0" w:space="0" w:color="auto"/>
        <w:right w:val="none" w:sz="0" w:space="0" w:color="auto"/>
      </w:divBdr>
    </w:div>
    <w:div w:id="319163498">
      <w:marLeft w:val="640"/>
      <w:marRight w:val="0"/>
      <w:marTop w:val="0"/>
      <w:marBottom w:val="0"/>
      <w:divBdr>
        <w:top w:val="none" w:sz="0" w:space="0" w:color="auto"/>
        <w:left w:val="none" w:sz="0" w:space="0" w:color="auto"/>
        <w:bottom w:val="none" w:sz="0" w:space="0" w:color="auto"/>
        <w:right w:val="none" w:sz="0" w:space="0" w:color="auto"/>
      </w:divBdr>
    </w:div>
    <w:div w:id="319578809">
      <w:marLeft w:val="640"/>
      <w:marRight w:val="0"/>
      <w:marTop w:val="0"/>
      <w:marBottom w:val="0"/>
      <w:divBdr>
        <w:top w:val="none" w:sz="0" w:space="0" w:color="auto"/>
        <w:left w:val="none" w:sz="0" w:space="0" w:color="auto"/>
        <w:bottom w:val="none" w:sz="0" w:space="0" w:color="auto"/>
        <w:right w:val="none" w:sz="0" w:space="0" w:color="auto"/>
      </w:divBdr>
    </w:div>
    <w:div w:id="319651743">
      <w:marLeft w:val="640"/>
      <w:marRight w:val="0"/>
      <w:marTop w:val="0"/>
      <w:marBottom w:val="0"/>
      <w:divBdr>
        <w:top w:val="none" w:sz="0" w:space="0" w:color="auto"/>
        <w:left w:val="none" w:sz="0" w:space="0" w:color="auto"/>
        <w:bottom w:val="none" w:sz="0" w:space="0" w:color="auto"/>
        <w:right w:val="none" w:sz="0" w:space="0" w:color="auto"/>
      </w:divBdr>
    </w:div>
    <w:div w:id="319890277">
      <w:marLeft w:val="640"/>
      <w:marRight w:val="0"/>
      <w:marTop w:val="0"/>
      <w:marBottom w:val="0"/>
      <w:divBdr>
        <w:top w:val="none" w:sz="0" w:space="0" w:color="auto"/>
        <w:left w:val="none" w:sz="0" w:space="0" w:color="auto"/>
        <w:bottom w:val="none" w:sz="0" w:space="0" w:color="auto"/>
        <w:right w:val="none" w:sz="0" w:space="0" w:color="auto"/>
      </w:divBdr>
    </w:div>
    <w:div w:id="319961723">
      <w:marLeft w:val="640"/>
      <w:marRight w:val="0"/>
      <w:marTop w:val="0"/>
      <w:marBottom w:val="0"/>
      <w:divBdr>
        <w:top w:val="none" w:sz="0" w:space="0" w:color="auto"/>
        <w:left w:val="none" w:sz="0" w:space="0" w:color="auto"/>
        <w:bottom w:val="none" w:sz="0" w:space="0" w:color="auto"/>
        <w:right w:val="none" w:sz="0" w:space="0" w:color="auto"/>
      </w:divBdr>
    </w:div>
    <w:div w:id="321738105">
      <w:marLeft w:val="640"/>
      <w:marRight w:val="0"/>
      <w:marTop w:val="0"/>
      <w:marBottom w:val="0"/>
      <w:divBdr>
        <w:top w:val="none" w:sz="0" w:space="0" w:color="auto"/>
        <w:left w:val="none" w:sz="0" w:space="0" w:color="auto"/>
        <w:bottom w:val="none" w:sz="0" w:space="0" w:color="auto"/>
        <w:right w:val="none" w:sz="0" w:space="0" w:color="auto"/>
      </w:divBdr>
    </w:div>
    <w:div w:id="321933674">
      <w:marLeft w:val="640"/>
      <w:marRight w:val="0"/>
      <w:marTop w:val="0"/>
      <w:marBottom w:val="0"/>
      <w:divBdr>
        <w:top w:val="none" w:sz="0" w:space="0" w:color="auto"/>
        <w:left w:val="none" w:sz="0" w:space="0" w:color="auto"/>
        <w:bottom w:val="none" w:sz="0" w:space="0" w:color="auto"/>
        <w:right w:val="none" w:sz="0" w:space="0" w:color="auto"/>
      </w:divBdr>
    </w:div>
    <w:div w:id="322046552">
      <w:marLeft w:val="640"/>
      <w:marRight w:val="0"/>
      <w:marTop w:val="0"/>
      <w:marBottom w:val="0"/>
      <w:divBdr>
        <w:top w:val="none" w:sz="0" w:space="0" w:color="auto"/>
        <w:left w:val="none" w:sz="0" w:space="0" w:color="auto"/>
        <w:bottom w:val="none" w:sz="0" w:space="0" w:color="auto"/>
        <w:right w:val="none" w:sz="0" w:space="0" w:color="auto"/>
      </w:divBdr>
    </w:div>
    <w:div w:id="322128426">
      <w:marLeft w:val="640"/>
      <w:marRight w:val="0"/>
      <w:marTop w:val="0"/>
      <w:marBottom w:val="0"/>
      <w:divBdr>
        <w:top w:val="none" w:sz="0" w:space="0" w:color="auto"/>
        <w:left w:val="none" w:sz="0" w:space="0" w:color="auto"/>
        <w:bottom w:val="none" w:sz="0" w:space="0" w:color="auto"/>
        <w:right w:val="none" w:sz="0" w:space="0" w:color="auto"/>
      </w:divBdr>
    </w:div>
    <w:div w:id="322197387">
      <w:marLeft w:val="640"/>
      <w:marRight w:val="0"/>
      <w:marTop w:val="0"/>
      <w:marBottom w:val="0"/>
      <w:divBdr>
        <w:top w:val="none" w:sz="0" w:space="0" w:color="auto"/>
        <w:left w:val="none" w:sz="0" w:space="0" w:color="auto"/>
        <w:bottom w:val="none" w:sz="0" w:space="0" w:color="auto"/>
        <w:right w:val="none" w:sz="0" w:space="0" w:color="auto"/>
      </w:divBdr>
    </w:div>
    <w:div w:id="322203066">
      <w:marLeft w:val="640"/>
      <w:marRight w:val="0"/>
      <w:marTop w:val="0"/>
      <w:marBottom w:val="0"/>
      <w:divBdr>
        <w:top w:val="none" w:sz="0" w:space="0" w:color="auto"/>
        <w:left w:val="none" w:sz="0" w:space="0" w:color="auto"/>
        <w:bottom w:val="none" w:sz="0" w:space="0" w:color="auto"/>
        <w:right w:val="none" w:sz="0" w:space="0" w:color="auto"/>
      </w:divBdr>
    </w:div>
    <w:div w:id="322659644">
      <w:marLeft w:val="640"/>
      <w:marRight w:val="0"/>
      <w:marTop w:val="0"/>
      <w:marBottom w:val="0"/>
      <w:divBdr>
        <w:top w:val="none" w:sz="0" w:space="0" w:color="auto"/>
        <w:left w:val="none" w:sz="0" w:space="0" w:color="auto"/>
        <w:bottom w:val="none" w:sz="0" w:space="0" w:color="auto"/>
        <w:right w:val="none" w:sz="0" w:space="0" w:color="auto"/>
      </w:divBdr>
    </w:div>
    <w:div w:id="322853976">
      <w:marLeft w:val="640"/>
      <w:marRight w:val="0"/>
      <w:marTop w:val="0"/>
      <w:marBottom w:val="0"/>
      <w:divBdr>
        <w:top w:val="none" w:sz="0" w:space="0" w:color="auto"/>
        <w:left w:val="none" w:sz="0" w:space="0" w:color="auto"/>
        <w:bottom w:val="none" w:sz="0" w:space="0" w:color="auto"/>
        <w:right w:val="none" w:sz="0" w:space="0" w:color="auto"/>
      </w:divBdr>
    </w:div>
    <w:div w:id="323123767">
      <w:marLeft w:val="640"/>
      <w:marRight w:val="0"/>
      <w:marTop w:val="0"/>
      <w:marBottom w:val="0"/>
      <w:divBdr>
        <w:top w:val="none" w:sz="0" w:space="0" w:color="auto"/>
        <w:left w:val="none" w:sz="0" w:space="0" w:color="auto"/>
        <w:bottom w:val="none" w:sz="0" w:space="0" w:color="auto"/>
        <w:right w:val="none" w:sz="0" w:space="0" w:color="auto"/>
      </w:divBdr>
    </w:div>
    <w:div w:id="323511698">
      <w:marLeft w:val="640"/>
      <w:marRight w:val="0"/>
      <w:marTop w:val="0"/>
      <w:marBottom w:val="0"/>
      <w:divBdr>
        <w:top w:val="none" w:sz="0" w:space="0" w:color="auto"/>
        <w:left w:val="none" w:sz="0" w:space="0" w:color="auto"/>
        <w:bottom w:val="none" w:sz="0" w:space="0" w:color="auto"/>
        <w:right w:val="none" w:sz="0" w:space="0" w:color="auto"/>
      </w:divBdr>
    </w:div>
    <w:div w:id="323513305">
      <w:marLeft w:val="640"/>
      <w:marRight w:val="0"/>
      <w:marTop w:val="0"/>
      <w:marBottom w:val="0"/>
      <w:divBdr>
        <w:top w:val="none" w:sz="0" w:space="0" w:color="auto"/>
        <w:left w:val="none" w:sz="0" w:space="0" w:color="auto"/>
        <w:bottom w:val="none" w:sz="0" w:space="0" w:color="auto"/>
        <w:right w:val="none" w:sz="0" w:space="0" w:color="auto"/>
      </w:divBdr>
    </w:div>
    <w:div w:id="324558076">
      <w:marLeft w:val="640"/>
      <w:marRight w:val="0"/>
      <w:marTop w:val="0"/>
      <w:marBottom w:val="0"/>
      <w:divBdr>
        <w:top w:val="none" w:sz="0" w:space="0" w:color="auto"/>
        <w:left w:val="none" w:sz="0" w:space="0" w:color="auto"/>
        <w:bottom w:val="none" w:sz="0" w:space="0" w:color="auto"/>
        <w:right w:val="none" w:sz="0" w:space="0" w:color="auto"/>
      </w:divBdr>
    </w:div>
    <w:div w:id="324937266">
      <w:marLeft w:val="640"/>
      <w:marRight w:val="0"/>
      <w:marTop w:val="0"/>
      <w:marBottom w:val="0"/>
      <w:divBdr>
        <w:top w:val="none" w:sz="0" w:space="0" w:color="auto"/>
        <w:left w:val="none" w:sz="0" w:space="0" w:color="auto"/>
        <w:bottom w:val="none" w:sz="0" w:space="0" w:color="auto"/>
        <w:right w:val="none" w:sz="0" w:space="0" w:color="auto"/>
      </w:divBdr>
    </w:div>
    <w:div w:id="325136298">
      <w:marLeft w:val="640"/>
      <w:marRight w:val="0"/>
      <w:marTop w:val="0"/>
      <w:marBottom w:val="0"/>
      <w:divBdr>
        <w:top w:val="none" w:sz="0" w:space="0" w:color="auto"/>
        <w:left w:val="none" w:sz="0" w:space="0" w:color="auto"/>
        <w:bottom w:val="none" w:sz="0" w:space="0" w:color="auto"/>
        <w:right w:val="none" w:sz="0" w:space="0" w:color="auto"/>
      </w:divBdr>
    </w:div>
    <w:div w:id="325524196">
      <w:marLeft w:val="640"/>
      <w:marRight w:val="0"/>
      <w:marTop w:val="0"/>
      <w:marBottom w:val="0"/>
      <w:divBdr>
        <w:top w:val="none" w:sz="0" w:space="0" w:color="auto"/>
        <w:left w:val="none" w:sz="0" w:space="0" w:color="auto"/>
        <w:bottom w:val="none" w:sz="0" w:space="0" w:color="auto"/>
        <w:right w:val="none" w:sz="0" w:space="0" w:color="auto"/>
      </w:divBdr>
    </w:div>
    <w:div w:id="325596938">
      <w:marLeft w:val="640"/>
      <w:marRight w:val="0"/>
      <w:marTop w:val="0"/>
      <w:marBottom w:val="0"/>
      <w:divBdr>
        <w:top w:val="none" w:sz="0" w:space="0" w:color="auto"/>
        <w:left w:val="none" w:sz="0" w:space="0" w:color="auto"/>
        <w:bottom w:val="none" w:sz="0" w:space="0" w:color="auto"/>
        <w:right w:val="none" w:sz="0" w:space="0" w:color="auto"/>
      </w:divBdr>
    </w:div>
    <w:div w:id="325597497">
      <w:marLeft w:val="640"/>
      <w:marRight w:val="0"/>
      <w:marTop w:val="0"/>
      <w:marBottom w:val="0"/>
      <w:divBdr>
        <w:top w:val="none" w:sz="0" w:space="0" w:color="auto"/>
        <w:left w:val="none" w:sz="0" w:space="0" w:color="auto"/>
        <w:bottom w:val="none" w:sz="0" w:space="0" w:color="auto"/>
        <w:right w:val="none" w:sz="0" w:space="0" w:color="auto"/>
      </w:divBdr>
    </w:div>
    <w:div w:id="325788967">
      <w:marLeft w:val="640"/>
      <w:marRight w:val="0"/>
      <w:marTop w:val="0"/>
      <w:marBottom w:val="0"/>
      <w:divBdr>
        <w:top w:val="none" w:sz="0" w:space="0" w:color="auto"/>
        <w:left w:val="none" w:sz="0" w:space="0" w:color="auto"/>
        <w:bottom w:val="none" w:sz="0" w:space="0" w:color="auto"/>
        <w:right w:val="none" w:sz="0" w:space="0" w:color="auto"/>
      </w:divBdr>
    </w:div>
    <w:div w:id="325859113">
      <w:marLeft w:val="640"/>
      <w:marRight w:val="0"/>
      <w:marTop w:val="0"/>
      <w:marBottom w:val="0"/>
      <w:divBdr>
        <w:top w:val="none" w:sz="0" w:space="0" w:color="auto"/>
        <w:left w:val="none" w:sz="0" w:space="0" w:color="auto"/>
        <w:bottom w:val="none" w:sz="0" w:space="0" w:color="auto"/>
        <w:right w:val="none" w:sz="0" w:space="0" w:color="auto"/>
      </w:divBdr>
    </w:div>
    <w:div w:id="327245911">
      <w:marLeft w:val="640"/>
      <w:marRight w:val="0"/>
      <w:marTop w:val="0"/>
      <w:marBottom w:val="0"/>
      <w:divBdr>
        <w:top w:val="none" w:sz="0" w:space="0" w:color="auto"/>
        <w:left w:val="none" w:sz="0" w:space="0" w:color="auto"/>
        <w:bottom w:val="none" w:sz="0" w:space="0" w:color="auto"/>
        <w:right w:val="none" w:sz="0" w:space="0" w:color="auto"/>
      </w:divBdr>
    </w:div>
    <w:div w:id="327294150">
      <w:marLeft w:val="640"/>
      <w:marRight w:val="0"/>
      <w:marTop w:val="0"/>
      <w:marBottom w:val="0"/>
      <w:divBdr>
        <w:top w:val="none" w:sz="0" w:space="0" w:color="auto"/>
        <w:left w:val="none" w:sz="0" w:space="0" w:color="auto"/>
        <w:bottom w:val="none" w:sz="0" w:space="0" w:color="auto"/>
        <w:right w:val="none" w:sz="0" w:space="0" w:color="auto"/>
      </w:divBdr>
    </w:div>
    <w:div w:id="327367654">
      <w:marLeft w:val="640"/>
      <w:marRight w:val="0"/>
      <w:marTop w:val="0"/>
      <w:marBottom w:val="0"/>
      <w:divBdr>
        <w:top w:val="none" w:sz="0" w:space="0" w:color="auto"/>
        <w:left w:val="none" w:sz="0" w:space="0" w:color="auto"/>
        <w:bottom w:val="none" w:sz="0" w:space="0" w:color="auto"/>
        <w:right w:val="none" w:sz="0" w:space="0" w:color="auto"/>
      </w:divBdr>
    </w:div>
    <w:div w:id="327639613">
      <w:marLeft w:val="640"/>
      <w:marRight w:val="0"/>
      <w:marTop w:val="0"/>
      <w:marBottom w:val="0"/>
      <w:divBdr>
        <w:top w:val="none" w:sz="0" w:space="0" w:color="auto"/>
        <w:left w:val="none" w:sz="0" w:space="0" w:color="auto"/>
        <w:bottom w:val="none" w:sz="0" w:space="0" w:color="auto"/>
        <w:right w:val="none" w:sz="0" w:space="0" w:color="auto"/>
      </w:divBdr>
    </w:div>
    <w:div w:id="328170917">
      <w:marLeft w:val="640"/>
      <w:marRight w:val="0"/>
      <w:marTop w:val="0"/>
      <w:marBottom w:val="0"/>
      <w:divBdr>
        <w:top w:val="none" w:sz="0" w:space="0" w:color="auto"/>
        <w:left w:val="none" w:sz="0" w:space="0" w:color="auto"/>
        <w:bottom w:val="none" w:sz="0" w:space="0" w:color="auto"/>
        <w:right w:val="none" w:sz="0" w:space="0" w:color="auto"/>
      </w:divBdr>
    </w:div>
    <w:div w:id="328560282">
      <w:marLeft w:val="640"/>
      <w:marRight w:val="0"/>
      <w:marTop w:val="0"/>
      <w:marBottom w:val="0"/>
      <w:divBdr>
        <w:top w:val="none" w:sz="0" w:space="0" w:color="auto"/>
        <w:left w:val="none" w:sz="0" w:space="0" w:color="auto"/>
        <w:bottom w:val="none" w:sz="0" w:space="0" w:color="auto"/>
        <w:right w:val="none" w:sz="0" w:space="0" w:color="auto"/>
      </w:divBdr>
    </w:div>
    <w:div w:id="329017689">
      <w:marLeft w:val="640"/>
      <w:marRight w:val="0"/>
      <w:marTop w:val="0"/>
      <w:marBottom w:val="0"/>
      <w:divBdr>
        <w:top w:val="none" w:sz="0" w:space="0" w:color="auto"/>
        <w:left w:val="none" w:sz="0" w:space="0" w:color="auto"/>
        <w:bottom w:val="none" w:sz="0" w:space="0" w:color="auto"/>
        <w:right w:val="none" w:sz="0" w:space="0" w:color="auto"/>
      </w:divBdr>
    </w:div>
    <w:div w:id="329408749">
      <w:marLeft w:val="640"/>
      <w:marRight w:val="0"/>
      <w:marTop w:val="0"/>
      <w:marBottom w:val="0"/>
      <w:divBdr>
        <w:top w:val="none" w:sz="0" w:space="0" w:color="auto"/>
        <w:left w:val="none" w:sz="0" w:space="0" w:color="auto"/>
        <w:bottom w:val="none" w:sz="0" w:space="0" w:color="auto"/>
        <w:right w:val="none" w:sz="0" w:space="0" w:color="auto"/>
      </w:divBdr>
    </w:div>
    <w:div w:id="329526766">
      <w:marLeft w:val="640"/>
      <w:marRight w:val="0"/>
      <w:marTop w:val="0"/>
      <w:marBottom w:val="0"/>
      <w:divBdr>
        <w:top w:val="none" w:sz="0" w:space="0" w:color="auto"/>
        <w:left w:val="none" w:sz="0" w:space="0" w:color="auto"/>
        <w:bottom w:val="none" w:sz="0" w:space="0" w:color="auto"/>
        <w:right w:val="none" w:sz="0" w:space="0" w:color="auto"/>
      </w:divBdr>
    </w:div>
    <w:div w:id="329527653">
      <w:marLeft w:val="640"/>
      <w:marRight w:val="0"/>
      <w:marTop w:val="0"/>
      <w:marBottom w:val="0"/>
      <w:divBdr>
        <w:top w:val="none" w:sz="0" w:space="0" w:color="auto"/>
        <w:left w:val="none" w:sz="0" w:space="0" w:color="auto"/>
        <w:bottom w:val="none" w:sz="0" w:space="0" w:color="auto"/>
        <w:right w:val="none" w:sz="0" w:space="0" w:color="auto"/>
      </w:divBdr>
    </w:div>
    <w:div w:id="329529991">
      <w:marLeft w:val="640"/>
      <w:marRight w:val="0"/>
      <w:marTop w:val="0"/>
      <w:marBottom w:val="0"/>
      <w:divBdr>
        <w:top w:val="none" w:sz="0" w:space="0" w:color="auto"/>
        <w:left w:val="none" w:sz="0" w:space="0" w:color="auto"/>
        <w:bottom w:val="none" w:sz="0" w:space="0" w:color="auto"/>
        <w:right w:val="none" w:sz="0" w:space="0" w:color="auto"/>
      </w:divBdr>
    </w:div>
    <w:div w:id="330374585">
      <w:marLeft w:val="640"/>
      <w:marRight w:val="0"/>
      <w:marTop w:val="0"/>
      <w:marBottom w:val="0"/>
      <w:divBdr>
        <w:top w:val="none" w:sz="0" w:space="0" w:color="auto"/>
        <w:left w:val="none" w:sz="0" w:space="0" w:color="auto"/>
        <w:bottom w:val="none" w:sz="0" w:space="0" w:color="auto"/>
        <w:right w:val="none" w:sz="0" w:space="0" w:color="auto"/>
      </w:divBdr>
    </w:div>
    <w:div w:id="330453469">
      <w:marLeft w:val="640"/>
      <w:marRight w:val="0"/>
      <w:marTop w:val="0"/>
      <w:marBottom w:val="0"/>
      <w:divBdr>
        <w:top w:val="none" w:sz="0" w:space="0" w:color="auto"/>
        <w:left w:val="none" w:sz="0" w:space="0" w:color="auto"/>
        <w:bottom w:val="none" w:sz="0" w:space="0" w:color="auto"/>
        <w:right w:val="none" w:sz="0" w:space="0" w:color="auto"/>
      </w:divBdr>
    </w:div>
    <w:div w:id="330572610">
      <w:marLeft w:val="640"/>
      <w:marRight w:val="0"/>
      <w:marTop w:val="0"/>
      <w:marBottom w:val="0"/>
      <w:divBdr>
        <w:top w:val="none" w:sz="0" w:space="0" w:color="auto"/>
        <w:left w:val="none" w:sz="0" w:space="0" w:color="auto"/>
        <w:bottom w:val="none" w:sz="0" w:space="0" w:color="auto"/>
        <w:right w:val="none" w:sz="0" w:space="0" w:color="auto"/>
      </w:divBdr>
    </w:div>
    <w:div w:id="331153456">
      <w:marLeft w:val="640"/>
      <w:marRight w:val="0"/>
      <w:marTop w:val="0"/>
      <w:marBottom w:val="0"/>
      <w:divBdr>
        <w:top w:val="none" w:sz="0" w:space="0" w:color="auto"/>
        <w:left w:val="none" w:sz="0" w:space="0" w:color="auto"/>
        <w:bottom w:val="none" w:sz="0" w:space="0" w:color="auto"/>
        <w:right w:val="none" w:sz="0" w:space="0" w:color="auto"/>
      </w:divBdr>
    </w:div>
    <w:div w:id="331683478">
      <w:marLeft w:val="640"/>
      <w:marRight w:val="0"/>
      <w:marTop w:val="0"/>
      <w:marBottom w:val="0"/>
      <w:divBdr>
        <w:top w:val="none" w:sz="0" w:space="0" w:color="auto"/>
        <w:left w:val="none" w:sz="0" w:space="0" w:color="auto"/>
        <w:bottom w:val="none" w:sz="0" w:space="0" w:color="auto"/>
        <w:right w:val="none" w:sz="0" w:space="0" w:color="auto"/>
      </w:divBdr>
    </w:div>
    <w:div w:id="331761484">
      <w:marLeft w:val="640"/>
      <w:marRight w:val="0"/>
      <w:marTop w:val="0"/>
      <w:marBottom w:val="0"/>
      <w:divBdr>
        <w:top w:val="none" w:sz="0" w:space="0" w:color="auto"/>
        <w:left w:val="none" w:sz="0" w:space="0" w:color="auto"/>
        <w:bottom w:val="none" w:sz="0" w:space="0" w:color="auto"/>
        <w:right w:val="none" w:sz="0" w:space="0" w:color="auto"/>
      </w:divBdr>
    </w:div>
    <w:div w:id="331766037">
      <w:marLeft w:val="640"/>
      <w:marRight w:val="0"/>
      <w:marTop w:val="0"/>
      <w:marBottom w:val="0"/>
      <w:divBdr>
        <w:top w:val="none" w:sz="0" w:space="0" w:color="auto"/>
        <w:left w:val="none" w:sz="0" w:space="0" w:color="auto"/>
        <w:bottom w:val="none" w:sz="0" w:space="0" w:color="auto"/>
        <w:right w:val="none" w:sz="0" w:space="0" w:color="auto"/>
      </w:divBdr>
    </w:div>
    <w:div w:id="332300195">
      <w:marLeft w:val="640"/>
      <w:marRight w:val="0"/>
      <w:marTop w:val="0"/>
      <w:marBottom w:val="0"/>
      <w:divBdr>
        <w:top w:val="none" w:sz="0" w:space="0" w:color="auto"/>
        <w:left w:val="none" w:sz="0" w:space="0" w:color="auto"/>
        <w:bottom w:val="none" w:sz="0" w:space="0" w:color="auto"/>
        <w:right w:val="none" w:sz="0" w:space="0" w:color="auto"/>
      </w:divBdr>
    </w:div>
    <w:div w:id="332336552">
      <w:marLeft w:val="640"/>
      <w:marRight w:val="0"/>
      <w:marTop w:val="0"/>
      <w:marBottom w:val="0"/>
      <w:divBdr>
        <w:top w:val="none" w:sz="0" w:space="0" w:color="auto"/>
        <w:left w:val="none" w:sz="0" w:space="0" w:color="auto"/>
        <w:bottom w:val="none" w:sz="0" w:space="0" w:color="auto"/>
        <w:right w:val="none" w:sz="0" w:space="0" w:color="auto"/>
      </w:divBdr>
    </w:div>
    <w:div w:id="332614140">
      <w:marLeft w:val="640"/>
      <w:marRight w:val="0"/>
      <w:marTop w:val="0"/>
      <w:marBottom w:val="0"/>
      <w:divBdr>
        <w:top w:val="none" w:sz="0" w:space="0" w:color="auto"/>
        <w:left w:val="none" w:sz="0" w:space="0" w:color="auto"/>
        <w:bottom w:val="none" w:sz="0" w:space="0" w:color="auto"/>
        <w:right w:val="none" w:sz="0" w:space="0" w:color="auto"/>
      </w:divBdr>
    </w:div>
    <w:div w:id="333802631">
      <w:marLeft w:val="640"/>
      <w:marRight w:val="0"/>
      <w:marTop w:val="0"/>
      <w:marBottom w:val="0"/>
      <w:divBdr>
        <w:top w:val="none" w:sz="0" w:space="0" w:color="auto"/>
        <w:left w:val="none" w:sz="0" w:space="0" w:color="auto"/>
        <w:bottom w:val="none" w:sz="0" w:space="0" w:color="auto"/>
        <w:right w:val="none" w:sz="0" w:space="0" w:color="auto"/>
      </w:divBdr>
    </w:div>
    <w:div w:id="334037701">
      <w:marLeft w:val="640"/>
      <w:marRight w:val="0"/>
      <w:marTop w:val="0"/>
      <w:marBottom w:val="0"/>
      <w:divBdr>
        <w:top w:val="none" w:sz="0" w:space="0" w:color="auto"/>
        <w:left w:val="none" w:sz="0" w:space="0" w:color="auto"/>
        <w:bottom w:val="none" w:sz="0" w:space="0" w:color="auto"/>
        <w:right w:val="none" w:sz="0" w:space="0" w:color="auto"/>
      </w:divBdr>
    </w:div>
    <w:div w:id="334112137">
      <w:marLeft w:val="640"/>
      <w:marRight w:val="0"/>
      <w:marTop w:val="0"/>
      <w:marBottom w:val="0"/>
      <w:divBdr>
        <w:top w:val="none" w:sz="0" w:space="0" w:color="auto"/>
        <w:left w:val="none" w:sz="0" w:space="0" w:color="auto"/>
        <w:bottom w:val="none" w:sz="0" w:space="0" w:color="auto"/>
        <w:right w:val="none" w:sz="0" w:space="0" w:color="auto"/>
      </w:divBdr>
    </w:div>
    <w:div w:id="334305947">
      <w:marLeft w:val="640"/>
      <w:marRight w:val="0"/>
      <w:marTop w:val="0"/>
      <w:marBottom w:val="0"/>
      <w:divBdr>
        <w:top w:val="none" w:sz="0" w:space="0" w:color="auto"/>
        <w:left w:val="none" w:sz="0" w:space="0" w:color="auto"/>
        <w:bottom w:val="none" w:sz="0" w:space="0" w:color="auto"/>
        <w:right w:val="none" w:sz="0" w:space="0" w:color="auto"/>
      </w:divBdr>
    </w:div>
    <w:div w:id="334653858">
      <w:marLeft w:val="640"/>
      <w:marRight w:val="0"/>
      <w:marTop w:val="0"/>
      <w:marBottom w:val="0"/>
      <w:divBdr>
        <w:top w:val="none" w:sz="0" w:space="0" w:color="auto"/>
        <w:left w:val="none" w:sz="0" w:space="0" w:color="auto"/>
        <w:bottom w:val="none" w:sz="0" w:space="0" w:color="auto"/>
        <w:right w:val="none" w:sz="0" w:space="0" w:color="auto"/>
      </w:divBdr>
    </w:div>
    <w:div w:id="334843533">
      <w:marLeft w:val="640"/>
      <w:marRight w:val="0"/>
      <w:marTop w:val="0"/>
      <w:marBottom w:val="0"/>
      <w:divBdr>
        <w:top w:val="none" w:sz="0" w:space="0" w:color="auto"/>
        <w:left w:val="none" w:sz="0" w:space="0" w:color="auto"/>
        <w:bottom w:val="none" w:sz="0" w:space="0" w:color="auto"/>
        <w:right w:val="none" w:sz="0" w:space="0" w:color="auto"/>
      </w:divBdr>
    </w:div>
    <w:div w:id="335034355">
      <w:marLeft w:val="640"/>
      <w:marRight w:val="0"/>
      <w:marTop w:val="0"/>
      <w:marBottom w:val="0"/>
      <w:divBdr>
        <w:top w:val="none" w:sz="0" w:space="0" w:color="auto"/>
        <w:left w:val="none" w:sz="0" w:space="0" w:color="auto"/>
        <w:bottom w:val="none" w:sz="0" w:space="0" w:color="auto"/>
        <w:right w:val="none" w:sz="0" w:space="0" w:color="auto"/>
      </w:divBdr>
    </w:div>
    <w:div w:id="335040878">
      <w:marLeft w:val="640"/>
      <w:marRight w:val="0"/>
      <w:marTop w:val="0"/>
      <w:marBottom w:val="0"/>
      <w:divBdr>
        <w:top w:val="none" w:sz="0" w:space="0" w:color="auto"/>
        <w:left w:val="none" w:sz="0" w:space="0" w:color="auto"/>
        <w:bottom w:val="none" w:sz="0" w:space="0" w:color="auto"/>
        <w:right w:val="none" w:sz="0" w:space="0" w:color="auto"/>
      </w:divBdr>
    </w:div>
    <w:div w:id="335772878">
      <w:marLeft w:val="640"/>
      <w:marRight w:val="0"/>
      <w:marTop w:val="0"/>
      <w:marBottom w:val="0"/>
      <w:divBdr>
        <w:top w:val="none" w:sz="0" w:space="0" w:color="auto"/>
        <w:left w:val="none" w:sz="0" w:space="0" w:color="auto"/>
        <w:bottom w:val="none" w:sz="0" w:space="0" w:color="auto"/>
        <w:right w:val="none" w:sz="0" w:space="0" w:color="auto"/>
      </w:divBdr>
    </w:div>
    <w:div w:id="336157687">
      <w:marLeft w:val="640"/>
      <w:marRight w:val="0"/>
      <w:marTop w:val="0"/>
      <w:marBottom w:val="0"/>
      <w:divBdr>
        <w:top w:val="none" w:sz="0" w:space="0" w:color="auto"/>
        <w:left w:val="none" w:sz="0" w:space="0" w:color="auto"/>
        <w:bottom w:val="none" w:sz="0" w:space="0" w:color="auto"/>
        <w:right w:val="none" w:sz="0" w:space="0" w:color="auto"/>
      </w:divBdr>
    </w:div>
    <w:div w:id="336269120">
      <w:marLeft w:val="640"/>
      <w:marRight w:val="0"/>
      <w:marTop w:val="0"/>
      <w:marBottom w:val="0"/>
      <w:divBdr>
        <w:top w:val="none" w:sz="0" w:space="0" w:color="auto"/>
        <w:left w:val="none" w:sz="0" w:space="0" w:color="auto"/>
        <w:bottom w:val="none" w:sz="0" w:space="0" w:color="auto"/>
        <w:right w:val="none" w:sz="0" w:space="0" w:color="auto"/>
      </w:divBdr>
    </w:div>
    <w:div w:id="336621247">
      <w:marLeft w:val="640"/>
      <w:marRight w:val="0"/>
      <w:marTop w:val="0"/>
      <w:marBottom w:val="0"/>
      <w:divBdr>
        <w:top w:val="none" w:sz="0" w:space="0" w:color="auto"/>
        <w:left w:val="none" w:sz="0" w:space="0" w:color="auto"/>
        <w:bottom w:val="none" w:sz="0" w:space="0" w:color="auto"/>
        <w:right w:val="none" w:sz="0" w:space="0" w:color="auto"/>
      </w:divBdr>
    </w:div>
    <w:div w:id="336736672">
      <w:marLeft w:val="640"/>
      <w:marRight w:val="0"/>
      <w:marTop w:val="0"/>
      <w:marBottom w:val="0"/>
      <w:divBdr>
        <w:top w:val="none" w:sz="0" w:space="0" w:color="auto"/>
        <w:left w:val="none" w:sz="0" w:space="0" w:color="auto"/>
        <w:bottom w:val="none" w:sz="0" w:space="0" w:color="auto"/>
        <w:right w:val="none" w:sz="0" w:space="0" w:color="auto"/>
      </w:divBdr>
    </w:div>
    <w:div w:id="336886848">
      <w:marLeft w:val="640"/>
      <w:marRight w:val="0"/>
      <w:marTop w:val="0"/>
      <w:marBottom w:val="0"/>
      <w:divBdr>
        <w:top w:val="none" w:sz="0" w:space="0" w:color="auto"/>
        <w:left w:val="none" w:sz="0" w:space="0" w:color="auto"/>
        <w:bottom w:val="none" w:sz="0" w:space="0" w:color="auto"/>
        <w:right w:val="none" w:sz="0" w:space="0" w:color="auto"/>
      </w:divBdr>
    </w:div>
    <w:div w:id="337394488">
      <w:marLeft w:val="640"/>
      <w:marRight w:val="0"/>
      <w:marTop w:val="0"/>
      <w:marBottom w:val="0"/>
      <w:divBdr>
        <w:top w:val="none" w:sz="0" w:space="0" w:color="auto"/>
        <w:left w:val="none" w:sz="0" w:space="0" w:color="auto"/>
        <w:bottom w:val="none" w:sz="0" w:space="0" w:color="auto"/>
        <w:right w:val="none" w:sz="0" w:space="0" w:color="auto"/>
      </w:divBdr>
    </w:div>
    <w:div w:id="338316016">
      <w:marLeft w:val="640"/>
      <w:marRight w:val="0"/>
      <w:marTop w:val="0"/>
      <w:marBottom w:val="0"/>
      <w:divBdr>
        <w:top w:val="none" w:sz="0" w:space="0" w:color="auto"/>
        <w:left w:val="none" w:sz="0" w:space="0" w:color="auto"/>
        <w:bottom w:val="none" w:sz="0" w:space="0" w:color="auto"/>
        <w:right w:val="none" w:sz="0" w:space="0" w:color="auto"/>
      </w:divBdr>
    </w:div>
    <w:div w:id="338430803">
      <w:marLeft w:val="640"/>
      <w:marRight w:val="0"/>
      <w:marTop w:val="0"/>
      <w:marBottom w:val="0"/>
      <w:divBdr>
        <w:top w:val="none" w:sz="0" w:space="0" w:color="auto"/>
        <w:left w:val="none" w:sz="0" w:space="0" w:color="auto"/>
        <w:bottom w:val="none" w:sz="0" w:space="0" w:color="auto"/>
        <w:right w:val="none" w:sz="0" w:space="0" w:color="auto"/>
      </w:divBdr>
    </w:div>
    <w:div w:id="338625149">
      <w:marLeft w:val="640"/>
      <w:marRight w:val="0"/>
      <w:marTop w:val="0"/>
      <w:marBottom w:val="0"/>
      <w:divBdr>
        <w:top w:val="none" w:sz="0" w:space="0" w:color="auto"/>
        <w:left w:val="none" w:sz="0" w:space="0" w:color="auto"/>
        <w:bottom w:val="none" w:sz="0" w:space="0" w:color="auto"/>
        <w:right w:val="none" w:sz="0" w:space="0" w:color="auto"/>
      </w:divBdr>
    </w:div>
    <w:div w:id="338628110">
      <w:marLeft w:val="640"/>
      <w:marRight w:val="0"/>
      <w:marTop w:val="0"/>
      <w:marBottom w:val="0"/>
      <w:divBdr>
        <w:top w:val="none" w:sz="0" w:space="0" w:color="auto"/>
        <w:left w:val="none" w:sz="0" w:space="0" w:color="auto"/>
        <w:bottom w:val="none" w:sz="0" w:space="0" w:color="auto"/>
        <w:right w:val="none" w:sz="0" w:space="0" w:color="auto"/>
      </w:divBdr>
    </w:div>
    <w:div w:id="338776718">
      <w:marLeft w:val="640"/>
      <w:marRight w:val="0"/>
      <w:marTop w:val="0"/>
      <w:marBottom w:val="0"/>
      <w:divBdr>
        <w:top w:val="none" w:sz="0" w:space="0" w:color="auto"/>
        <w:left w:val="none" w:sz="0" w:space="0" w:color="auto"/>
        <w:bottom w:val="none" w:sz="0" w:space="0" w:color="auto"/>
        <w:right w:val="none" w:sz="0" w:space="0" w:color="auto"/>
      </w:divBdr>
    </w:div>
    <w:div w:id="340350791">
      <w:marLeft w:val="640"/>
      <w:marRight w:val="0"/>
      <w:marTop w:val="0"/>
      <w:marBottom w:val="0"/>
      <w:divBdr>
        <w:top w:val="none" w:sz="0" w:space="0" w:color="auto"/>
        <w:left w:val="none" w:sz="0" w:space="0" w:color="auto"/>
        <w:bottom w:val="none" w:sz="0" w:space="0" w:color="auto"/>
        <w:right w:val="none" w:sz="0" w:space="0" w:color="auto"/>
      </w:divBdr>
    </w:div>
    <w:div w:id="340595563">
      <w:marLeft w:val="640"/>
      <w:marRight w:val="0"/>
      <w:marTop w:val="0"/>
      <w:marBottom w:val="0"/>
      <w:divBdr>
        <w:top w:val="none" w:sz="0" w:space="0" w:color="auto"/>
        <w:left w:val="none" w:sz="0" w:space="0" w:color="auto"/>
        <w:bottom w:val="none" w:sz="0" w:space="0" w:color="auto"/>
        <w:right w:val="none" w:sz="0" w:space="0" w:color="auto"/>
      </w:divBdr>
    </w:div>
    <w:div w:id="340787777">
      <w:marLeft w:val="640"/>
      <w:marRight w:val="0"/>
      <w:marTop w:val="0"/>
      <w:marBottom w:val="0"/>
      <w:divBdr>
        <w:top w:val="none" w:sz="0" w:space="0" w:color="auto"/>
        <w:left w:val="none" w:sz="0" w:space="0" w:color="auto"/>
        <w:bottom w:val="none" w:sz="0" w:space="0" w:color="auto"/>
        <w:right w:val="none" w:sz="0" w:space="0" w:color="auto"/>
      </w:divBdr>
    </w:div>
    <w:div w:id="341008894">
      <w:marLeft w:val="640"/>
      <w:marRight w:val="0"/>
      <w:marTop w:val="0"/>
      <w:marBottom w:val="0"/>
      <w:divBdr>
        <w:top w:val="none" w:sz="0" w:space="0" w:color="auto"/>
        <w:left w:val="none" w:sz="0" w:space="0" w:color="auto"/>
        <w:bottom w:val="none" w:sz="0" w:space="0" w:color="auto"/>
        <w:right w:val="none" w:sz="0" w:space="0" w:color="auto"/>
      </w:divBdr>
    </w:div>
    <w:div w:id="341132110">
      <w:marLeft w:val="640"/>
      <w:marRight w:val="0"/>
      <w:marTop w:val="0"/>
      <w:marBottom w:val="0"/>
      <w:divBdr>
        <w:top w:val="none" w:sz="0" w:space="0" w:color="auto"/>
        <w:left w:val="none" w:sz="0" w:space="0" w:color="auto"/>
        <w:bottom w:val="none" w:sz="0" w:space="0" w:color="auto"/>
        <w:right w:val="none" w:sz="0" w:space="0" w:color="auto"/>
      </w:divBdr>
    </w:div>
    <w:div w:id="341398271">
      <w:marLeft w:val="640"/>
      <w:marRight w:val="0"/>
      <w:marTop w:val="0"/>
      <w:marBottom w:val="0"/>
      <w:divBdr>
        <w:top w:val="none" w:sz="0" w:space="0" w:color="auto"/>
        <w:left w:val="none" w:sz="0" w:space="0" w:color="auto"/>
        <w:bottom w:val="none" w:sz="0" w:space="0" w:color="auto"/>
        <w:right w:val="none" w:sz="0" w:space="0" w:color="auto"/>
      </w:divBdr>
    </w:div>
    <w:div w:id="341589913">
      <w:marLeft w:val="640"/>
      <w:marRight w:val="0"/>
      <w:marTop w:val="0"/>
      <w:marBottom w:val="0"/>
      <w:divBdr>
        <w:top w:val="none" w:sz="0" w:space="0" w:color="auto"/>
        <w:left w:val="none" w:sz="0" w:space="0" w:color="auto"/>
        <w:bottom w:val="none" w:sz="0" w:space="0" w:color="auto"/>
        <w:right w:val="none" w:sz="0" w:space="0" w:color="auto"/>
      </w:divBdr>
    </w:div>
    <w:div w:id="341594734">
      <w:marLeft w:val="640"/>
      <w:marRight w:val="0"/>
      <w:marTop w:val="0"/>
      <w:marBottom w:val="0"/>
      <w:divBdr>
        <w:top w:val="none" w:sz="0" w:space="0" w:color="auto"/>
        <w:left w:val="none" w:sz="0" w:space="0" w:color="auto"/>
        <w:bottom w:val="none" w:sz="0" w:space="0" w:color="auto"/>
        <w:right w:val="none" w:sz="0" w:space="0" w:color="auto"/>
      </w:divBdr>
    </w:div>
    <w:div w:id="341903957">
      <w:marLeft w:val="640"/>
      <w:marRight w:val="0"/>
      <w:marTop w:val="0"/>
      <w:marBottom w:val="0"/>
      <w:divBdr>
        <w:top w:val="none" w:sz="0" w:space="0" w:color="auto"/>
        <w:left w:val="none" w:sz="0" w:space="0" w:color="auto"/>
        <w:bottom w:val="none" w:sz="0" w:space="0" w:color="auto"/>
        <w:right w:val="none" w:sz="0" w:space="0" w:color="auto"/>
      </w:divBdr>
    </w:div>
    <w:div w:id="342519244">
      <w:marLeft w:val="640"/>
      <w:marRight w:val="0"/>
      <w:marTop w:val="0"/>
      <w:marBottom w:val="0"/>
      <w:divBdr>
        <w:top w:val="none" w:sz="0" w:space="0" w:color="auto"/>
        <w:left w:val="none" w:sz="0" w:space="0" w:color="auto"/>
        <w:bottom w:val="none" w:sz="0" w:space="0" w:color="auto"/>
        <w:right w:val="none" w:sz="0" w:space="0" w:color="auto"/>
      </w:divBdr>
    </w:div>
    <w:div w:id="342901914">
      <w:marLeft w:val="640"/>
      <w:marRight w:val="0"/>
      <w:marTop w:val="0"/>
      <w:marBottom w:val="0"/>
      <w:divBdr>
        <w:top w:val="none" w:sz="0" w:space="0" w:color="auto"/>
        <w:left w:val="none" w:sz="0" w:space="0" w:color="auto"/>
        <w:bottom w:val="none" w:sz="0" w:space="0" w:color="auto"/>
        <w:right w:val="none" w:sz="0" w:space="0" w:color="auto"/>
      </w:divBdr>
    </w:div>
    <w:div w:id="343016761">
      <w:marLeft w:val="640"/>
      <w:marRight w:val="0"/>
      <w:marTop w:val="0"/>
      <w:marBottom w:val="0"/>
      <w:divBdr>
        <w:top w:val="none" w:sz="0" w:space="0" w:color="auto"/>
        <w:left w:val="none" w:sz="0" w:space="0" w:color="auto"/>
        <w:bottom w:val="none" w:sz="0" w:space="0" w:color="auto"/>
        <w:right w:val="none" w:sz="0" w:space="0" w:color="auto"/>
      </w:divBdr>
    </w:div>
    <w:div w:id="343409044">
      <w:marLeft w:val="640"/>
      <w:marRight w:val="0"/>
      <w:marTop w:val="0"/>
      <w:marBottom w:val="0"/>
      <w:divBdr>
        <w:top w:val="none" w:sz="0" w:space="0" w:color="auto"/>
        <w:left w:val="none" w:sz="0" w:space="0" w:color="auto"/>
        <w:bottom w:val="none" w:sz="0" w:space="0" w:color="auto"/>
        <w:right w:val="none" w:sz="0" w:space="0" w:color="auto"/>
      </w:divBdr>
    </w:div>
    <w:div w:id="343409573">
      <w:marLeft w:val="640"/>
      <w:marRight w:val="0"/>
      <w:marTop w:val="0"/>
      <w:marBottom w:val="0"/>
      <w:divBdr>
        <w:top w:val="none" w:sz="0" w:space="0" w:color="auto"/>
        <w:left w:val="none" w:sz="0" w:space="0" w:color="auto"/>
        <w:bottom w:val="none" w:sz="0" w:space="0" w:color="auto"/>
        <w:right w:val="none" w:sz="0" w:space="0" w:color="auto"/>
      </w:divBdr>
    </w:div>
    <w:div w:id="343557020">
      <w:marLeft w:val="640"/>
      <w:marRight w:val="0"/>
      <w:marTop w:val="0"/>
      <w:marBottom w:val="0"/>
      <w:divBdr>
        <w:top w:val="none" w:sz="0" w:space="0" w:color="auto"/>
        <w:left w:val="none" w:sz="0" w:space="0" w:color="auto"/>
        <w:bottom w:val="none" w:sz="0" w:space="0" w:color="auto"/>
        <w:right w:val="none" w:sz="0" w:space="0" w:color="auto"/>
      </w:divBdr>
    </w:div>
    <w:div w:id="343634042">
      <w:marLeft w:val="640"/>
      <w:marRight w:val="0"/>
      <w:marTop w:val="0"/>
      <w:marBottom w:val="0"/>
      <w:divBdr>
        <w:top w:val="none" w:sz="0" w:space="0" w:color="auto"/>
        <w:left w:val="none" w:sz="0" w:space="0" w:color="auto"/>
        <w:bottom w:val="none" w:sz="0" w:space="0" w:color="auto"/>
        <w:right w:val="none" w:sz="0" w:space="0" w:color="auto"/>
      </w:divBdr>
    </w:div>
    <w:div w:id="343634617">
      <w:marLeft w:val="640"/>
      <w:marRight w:val="0"/>
      <w:marTop w:val="0"/>
      <w:marBottom w:val="0"/>
      <w:divBdr>
        <w:top w:val="none" w:sz="0" w:space="0" w:color="auto"/>
        <w:left w:val="none" w:sz="0" w:space="0" w:color="auto"/>
        <w:bottom w:val="none" w:sz="0" w:space="0" w:color="auto"/>
        <w:right w:val="none" w:sz="0" w:space="0" w:color="auto"/>
      </w:divBdr>
    </w:div>
    <w:div w:id="343945012">
      <w:marLeft w:val="640"/>
      <w:marRight w:val="0"/>
      <w:marTop w:val="0"/>
      <w:marBottom w:val="0"/>
      <w:divBdr>
        <w:top w:val="none" w:sz="0" w:space="0" w:color="auto"/>
        <w:left w:val="none" w:sz="0" w:space="0" w:color="auto"/>
        <w:bottom w:val="none" w:sz="0" w:space="0" w:color="auto"/>
        <w:right w:val="none" w:sz="0" w:space="0" w:color="auto"/>
      </w:divBdr>
    </w:div>
    <w:div w:id="344676715">
      <w:marLeft w:val="640"/>
      <w:marRight w:val="0"/>
      <w:marTop w:val="0"/>
      <w:marBottom w:val="0"/>
      <w:divBdr>
        <w:top w:val="none" w:sz="0" w:space="0" w:color="auto"/>
        <w:left w:val="none" w:sz="0" w:space="0" w:color="auto"/>
        <w:bottom w:val="none" w:sz="0" w:space="0" w:color="auto"/>
        <w:right w:val="none" w:sz="0" w:space="0" w:color="auto"/>
      </w:divBdr>
    </w:div>
    <w:div w:id="345062716">
      <w:marLeft w:val="640"/>
      <w:marRight w:val="0"/>
      <w:marTop w:val="0"/>
      <w:marBottom w:val="0"/>
      <w:divBdr>
        <w:top w:val="none" w:sz="0" w:space="0" w:color="auto"/>
        <w:left w:val="none" w:sz="0" w:space="0" w:color="auto"/>
        <w:bottom w:val="none" w:sz="0" w:space="0" w:color="auto"/>
        <w:right w:val="none" w:sz="0" w:space="0" w:color="auto"/>
      </w:divBdr>
    </w:div>
    <w:div w:id="345137395">
      <w:marLeft w:val="640"/>
      <w:marRight w:val="0"/>
      <w:marTop w:val="0"/>
      <w:marBottom w:val="0"/>
      <w:divBdr>
        <w:top w:val="none" w:sz="0" w:space="0" w:color="auto"/>
        <w:left w:val="none" w:sz="0" w:space="0" w:color="auto"/>
        <w:bottom w:val="none" w:sz="0" w:space="0" w:color="auto"/>
        <w:right w:val="none" w:sz="0" w:space="0" w:color="auto"/>
      </w:divBdr>
    </w:div>
    <w:div w:id="345404684">
      <w:marLeft w:val="640"/>
      <w:marRight w:val="0"/>
      <w:marTop w:val="0"/>
      <w:marBottom w:val="0"/>
      <w:divBdr>
        <w:top w:val="none" w:sz="0" w:space="0" w:color="auto"/>
        <w:left w:val="none" w:sz="0" w:space="0" w:color="auto"/>
        <w:bottom w:val="none" w:sz="0" w:space="0" w:color="auto"/>
        <w:right w:val="none" w:sz="0" w:space="0" w:color="auto"/>
      </w:divBdr>
    </w:div>
    <w:div w:id="345792753">
      <w:marLeft w:val="640"/>
      <w:marRight w:val="0"/>
      <w:marTop w:val="0"/>
      <w:marBottom w:val="0"/>
      <w:divBdr>
        <w:top w:val="none" w:sz="0" w:space="0" w:color="auto"/>
        <w:left w:val="none" w:sz="0" w:space="0" w:color="auto"/>
        <w:bottom w:val="none" w:sz="0" w:space="0" w:color="auto"/>
        <w:right w:val="none" w:sz="0" w:space="0" w:color="auto"/>
      </w:divBdr>
    </w:div>
    <w:div w:id="346030976">
      <w:marLeft w:val="640"/>
      <w:marRight w:val="0"/>
      <w:marTop w:val="0"/>
      <w:marBottom w:val="0"/>
      <w:divBdr>
        <w:top w:val="none" w:sz="0" w:space="0" w:color="auto"/>
        <w:left w:val="none" w:sz="0" w:space="0" w:color="auto"/>
        <w:bottom w:val="none" w:sz="0" w:space="0" w:color="auto"/>
        <w:right w:val="none" w:sz="0" w:space="0" w:color="auto"/>
      </w:divBdr>
    </w:div>
    <w:div w:id="346177089">
      <w:marLeft w:val="640"/>
      <w:marRight w:val="0"/>
      <w:marTop w:val="0"/>
      <w:marBottom w:val="0"/>
      <w:divBdr>
        <w:top w:val="none" w:sz="0" w:space="0" w:color="auto"/>
        <w:left w:val="none" w:sz="0" w:space="0" w:color="auto"/>
        <w:bottom w:val="none" w:sz="0" w:space="0" w:color="auto"/>
        <w:right w:val="none" w:sz="0" w:space="0" w:color="auto"/>
      </w:divBdr>
    </w:div>
    <w:div w:id="346181591">
      <w:marLeft w:val="640"/>
      <w:marRight w:val="0"/>
      <w:marTop w:val="0"/>
      <w:marBottom w:val="0"/>
      <w:divBdr>
        <w:top w:val="none" w:sz="0" w:space="0" w:color="auto"/>
        <w:left w:val="none" w:sz="0" w:space="0" w:color="auto"/>
        <w:bottom w:val="none" w:sz="0" w:space="0" w:color="auto"/>
        <w:right w:val="none" w:sz="0" w:space="0" w:color="auto"/>
      </w:divBdr>
    </w:div>
    <w:div w:id="346517692">
      <w:marLeft w:val="640"/>
      <w:marRight w:val="0"/>
      <w:marTop w:val="0"/>
      <w:marBottom w:val="0"/>
      <w:divBdr>
        <w:top w:val="none" w:sz="0" w:space="0" w:color="auto"/>
        <w:left w:val="none" w:sz="0" w:space="0" w:color="auto"/>
        <w:bottom w:val="none" w:sz="0" w:space="0" w:color="auto"/>
        <w:right w:val="none" w:sz="0" w:space="0" w:color="auto"/>
      </w:divBdr>
    </w:div>
    <w:div w:id="347028139">
      <w:marLeft w:val="640"/>
      <w:marRight w:val="0"/>
      <w:marTop w:val="0"/>
      <w:marBottom w:val="0"/>
      <w:divBdr>
        <w:top w:val="none" w:sz="0" w:space="0" w:color="auto"/>
        <w:left w:val="none" w:sz="0" w:space="0" w:color="auto"/>
        <w:bottom w:val="none" w:sz="0" w:space="0" w:color="auto"/>
        <w:right w:val="none" w:sz="0" w:space="0" w:color="auto"/>
      </w:divBdr>
    </w:div>
    <w:div w:id="347029259">
      <w:marLeft w:val="640"/>
      <w:marRight w:val="0"/>
      <w:marTop w:val="0"/>
      <w:marBottom w:val="0"/>
      <w:divBdr>
        <w:top w:val="none" w:sz="0" w:space="0" w:color="auto"/>
        <w:left w:val="none" w:sz="0" w:space="0" w:color="auto"/>
        <w:bottom w:val="none" w:sz="0" w:space="0" w:color="auto"/>
        <w:right w:val="none" w:sz="0" w:space="0" w:color="auto"/>
      </w:divBdr>
    </w:div>
    <w:div w:id="347290108">
      <w:marLeft w:val="640"/>
      <w:marRight w:val="0"/>
      <w:marTop w:val="0"/>
      <w:marBottom w:val="0"/>
      <w:divBdr>
        <w:top w:val="none" w:sz="0" w:space="0" w:color="auto"/>
        <w:left w:val="none" w:sz="0" w:space="0" w:color="auto"/>
        <w:bottom w:val="none" w:sz="0" w:space="0" w:color="auto"/>
        <w:right w:val="none" w:sz="0" w:space="0" w:color="auto"/>
      </w:divBdr>
    </w:div>
    <w:div w:id="348265747">
      <w:marLeft w:val="640"/>
      <w:marRight w:val="0"/>
      <w:marTop w:val="0"/>
      <w:marBottom w:val="0"/>
      <w:divBdr>
        <w:top w:val="none" w:sz="0" w:space="0" w:color="auto"/>
        <w:left w:val="none" w:sz="0" w:space="0" w:color="auto"/>
        <w:bottom w:val="none" w:sz="0" w:space="0" w:color="auto"/>
        <w:right w:val="none" w:sz="0" w:space="0" w:color="auto"/>
      </w:divBdr>
    </w:div>
    <w:div w:id="348290983">
      <w:marLeft w:val="640"/>
      <w:marRight w:val="0"/>
      <w:marTop w:val="0"/>
      <w:marBottom w:val="0"/>
      <w:divBdr>
        <w:top w:val="none" w:sz="0" w:space="0" w:color="auto"/>
        <w:left w:val="none" w:sz="0" w:space="0" w:color="auto"/>
        <w:bottom w:val="none" w:sz="0" w:space="0" w:color="auto"/>
        <w:right w:val="none" w:sz="0" w:space="0" w:color="auto"/>
      </w:divBdr>
    </w:div>
    <w:div w:id="348725188">
      <w:marLeft w:val="640"/>
      <w:marRight w:val="0"/>
      <w:marTop w:val="0"/>
      <w:marBottom w:val="0"/>
      <w:divBdr>
        <w:top w:val="none" w:sz="0" w:space="0" w:color="auto"/>
        <w:left w:val="none" w:sz="0" w:space="0" w:color="auto"/>
        <w:bottom w:val="none" w:sz="0" w:space="0" w:color="auto"/>
        <w:right w:val="none" w:sz="0" w:space="0" w:color="auto"/>
      </w:divBdr>
    </w:div>
    <w:div w:id="349189840">
      <w:marLeft w:val="640"/>
      <w:marRight w:val="0"/>
      <w:marTop w:val="0"/>
      <w:marBottom w:val="0"/>
      <w:divBdr>
        <w:top w:val="none" w:sz="0" w:space="0" w:color="auto"/>
        <w:left w:val="none" w:sz="0" w:space="0" w:color="auto"/>
        <w:bottom w:val="none" w:sz="0" w:space="0" w:color="auto"/>
        <w:right w:val="none" w:sz="0" w:space="0" w:color="auto"/>
      </w:divBdr>
    </w:div>
    <w:div w:id="349260555">
      <w:marLeft w:val="640"/>
      <w:marRight w:val="0"/>
      <w:marTop w:val="0"/>
      <w:marBottom w:val="0"/>
      <w:divBdr>
        <w:top w:val="none" w:sz="0" w:space="0" w:color="auto"/>
        <w:left w:val="none" w:sz="0" w:space="0" w:color="auto"/>
        <w:bottom w:val="none" w:sz="0" w:space="0" w:color="auto"/>
        <w:right w:val="none" w:sz="0" w:space="0" w:color="auto"/>
      </w:divBdr>
    </w:div>
    <w:div w:id="349333006">
      <w:marLeft w:val="640"/>
      <w:marRight w:val="0"/>
      <w:marTop w:val="0"/>
      <w:marBottom w:val="0"/>
      <w:divBdr>
        <w:top w:val="none" w:sz="0" w:space="0" w:color="auto"/>
        <w:left w:val="none" w:sz="0" w:space="0" w:color="auto"/>
        <w:bottom w:val="none" w:sz="0" w:space="0" w:color="auto"/>
        <w:right w:val="none" w:sz="0" w:space="0" w:color="auto"/>
      </w:divBdr>
    </w:div>
    <w:div w:id="349380452">
      <w:marLeft w:val="640"/>
      <w:marRight w:val="0"/>
      <w:marTop w:val="0"/>
      <w:marBottom w:val="0"/>
      <w:divBdr>
        <w:top w:val="none" w:sz="0" w:space="0" w:color="auto"/>
        <w:left w:val="none" w:sz="0" w:space="0" w:color="auto"/>
        <w:bottom w:val="none" w:sz="0" w:space="0" w:color="auto"/>
        <w:right w:val="none" w:sz="0" w:space="0" w:color="auto"/>
      </w:divBdr>
    </w:div>
    <w:div w:id="349383203">
      <w:marLeft w:val="640"/>
      <w:marRight w:val="0"/>
      <w:marTop w:val="0"/>
      <w:marBottom w:val="0"/>
      <w:divBdr>
        <w:top w:val="none" w:sz="0" w:space="0" w:color="auto"/>
        <w:left w:val="none" w:sz="0" w:space="0" w:color="auto"/>
        <w:bottom w:val="none" w:sz="0" w:space="0" w:color="auto"/>
        <w:right w:val="none" w:sz="0" w:space="0" w:color="auto"/>
      </w:divBdr>
    </w:div>
    <w:div w:id="349454392">
      <w:marLeft w:val="640"/>
      <w:marRight w:val="0"/>
      <w:marTop w:val="0"/>
      <w:marBottom w:val="0"/>
      <w:divBdr>
        <w:top w:val="none" w:sz="0" w:space="0" w:color="auto"/>
        <w:left w:val="none" w:sz="0" w:space="0" w:color="auto"/>
        <w:bottom w:val="none" w:sz="0" w:space="0" w:color="auto"/>
        <w:right w:val="none" w:sz="0" w:space="0" w:color="auto"/>
      </w:divBdr>
    </w:div>
    <w:div w:id="349917239">
      <w:marLeft w:val="640"/>
      <w:marRight w:val="0"/>
      <w:marTop w:val="0"/>
      <w:marBottom w:val="0"/>
      <w:divBdr>
        <w:top w:val="none" w:sz="0" w:space="0" w:color="auto"/>
        <w:left w:val="none" w:sz="0" w:space="0" w:color="auto"/>
        <w:bottom w:val="none" w:sz="0" w:space="0" w:color="auto"/>
        <w:right w:val="none" w:sz="0" w:space="0" w:color="auto"/>
      </w:divBdr>
    </w:div>
    <w:div w:id="350111887">
      <w:marLeft w:val="640"/>
      <w:marRight w:val="0"/>
      <w:marTop w:val="0"/>
      <w:marBottom w:val="0"/>
      <w:divBdr>
        <w:top w:val="none" w:sz="0" w:space="0" w:color="auto"/>
        <w:left w:val="none" w:sz="0" w:space="0" w:color="auto"/>
        <w:bottom w:val="none" w:sz="0" w:space="0" w:color="auto"/>
        <w:right w:val="none" w:sz="0" w:space="0" w:color="auto"/>
      </w:divBdr>
    </w:div>
    <w:div w:id="350185395">
      <w:marLeft w:val="640"/>
      <w:marRight w:val="0"/>
      <w:marTop w:val="0"/>
      <w:marBottom w:val="0"/>
      <w:divBdr>
        <w:top w:val="none" w:sz="0" w:space="0" w:color="auto"/>
        <w:left w:val="none" w:sz="0" w:space="0" w:color="auto"/>
        <w:bottom w:val="none" w:sz="0" w:space="0" w:color="auto"/>
        <w:right w:val="none" w:sz="0" w:space="0" w:color="auto"/>
      </w:divBdr>
    </w:div>
    <w:div w:id="350425040">
      <w:marLeft w:val="640"/>
      <w:marRight w:val="0"/>
      <w:marTop w:val="0"/>
      <w:marBottom w:val="0"/>
      <w:divBdr>
        <w:top w:val="none" w:sz="0" w:space="0" w:color="auto"/>
        <w:left w:val="none" w:sz="0" w:space="0" w:color="auto"/>
        <w:bottom w:val="none" w:sz="0" w:space="0" w:color="auto"/>
        <w:right w:val="none" w:sz="0" w:space="0" w:color="auto"/>
      </w:divBdr>
    </w:div>
    <w:div w:id="350764182">
      <w:marLeft w:val="640"/>
      <w:marRight w:val="0"/>
      <w:marTop w:val="0"/>
      <w:marBottom w:val="0"/>
      <w:divBdr>
        <w:top w:val="none" w:sz="0" w:space="0" w:color="auto"/>
        <w:left w:val="none" w:sz="0" w:space="0" w:color="auto"/>
        <w:bottom w:val="none" w:sz="0" w:space="0" w:color="auto"/>
        <w:right w:val="none" w:sz="0" w:space="0" w:color="auto"/>
      </w:divBdr>
    </w:div>
    <w:div w:id="350767349">
      <w:marLeft w:val="640"/>
      <w:marRight w:val="0"/>
      <w:marTop w:val="0"/>
      <w:marBottom w:val="0"/>
      <w:divBdr>
        <w:top w:val="none" w:sz="0" w:space="0" w:color="auto"/>
        <w:left w:val="none" w:sz="0" w:space="0" w:color="auto"/>
        <w:bottom w:val="none" w:sz="0" w:space="0" w:color="auto"/>
        <w:right w:val="none" w:sz="0" w:space="0" w:color="auto"/>
      </w:divBdr>
    </w:div>
    <w:div w:id="350881579">
      <w:marLeft w:val="640"/>
      <w:marRight w:val="0"/>
      <w:marTop w:val="0"/>
      <w:marBottom w:val="0"/>
      <w:divBdr>
        <w:top w:val="none" w:sz="0" w:space="0" w:color="auto"/>
        <w:left w:val="none" w:sz="0" w:space="0" w:color="auto"/>
        <w:bottom w:val="none" w:sz="0" w:space="0" w:color="auto"/>
        <w:right w:val="none" w:sz="0" w:space="0" w:color="auto"/>
      </w:divBdr>
    </w:div>
    <w:div w:id="351030164">
      <w:marLeft w:val="640"/>
      <w:marRight w:val="0"/>
      <w:marTop w:val="0"/>
      <w:marBottom w:val="0"/>
      <w:divBdr>
        <w:top w:val="none" w:sz="0" w:space="0" w:color="auto"/>
        <w:left w:val="none" w:sz="0" w:space="0" w:color="auto"/>
        <w:bottom w:val="none" w:sz="0" w:space="0" w:color="auto"/>
        <w:right w:val="none" w:sz="0" w:space="0" w:color="auto"/>
      </w:divBdr>
    </w:div>
    <w:div w:id="351222612">
      <w:marLeft w:val="640"/>
      <w:marRight w:val="0"/>
      <w:marTop w:val="0"/>
      <w:marBottom w:val="0"/>
      <w:divBdr>
        <w:top w:val="none" w:sz="0" w:space="0" w:color="auto"/>
        <w:left w:val="none" w:sz="0" w:space="0" w:color="auto"/>
        <w:bottom w:val="none" w:sz="0" w:space="0" w:color="auto"/>
        <w:right w:val="none" w:sz="0" w:space="0" w:color="auto"/>
      </w:divBdr>
    </w:div>
    <w:div w:id="351810313">
      <w:marLeft w:val="640"/>
      <w:marRight w:val="0"/>
      <w:marTop w:val="0"/>
      <w:marBottom w:val="0"/>
      <w:divBdr>
        <w:top w:val="none" w:sz="0" w:space="0" w:color="auto"/>
        <w:left w:val="none" w:sz="0" w:space="0" w:color="auto"/>
        <w:bottom w:val="none" w:sz="0" w:space="0" w:color="auto"/>
        <w:right w:val="none" w:sz="0" w:space="0" w:color="auto"/>
      </w:divBdr>
    </w:div>
    <w:div w:id="351956304">
      <w:marLeft w:val="640"/>
      <w:marRight w:val="0"/>
      <w:marTop w:val="0"/>
      <w:marBottom w:val="0"/>
      <w:divBdr>
        <w:top w:val="none" w:sz="0" w:space="0" w:color="auto"/>
        <w:left w:val="none" w:sz="0" w:space="0" w:color="auto"/>
        <w:bottom w:val="none" w:sz="0" w:space="0" w:color="auto"/>
        <w:right w:val="none" w:sz="0" w:space="0" w:color="auto"/>
      </w:divBdr>
    </w:div>
    <w:div w:id="352153371">
      <w:marLeft w:val="640"/>
      <w:marRight w:val="0"/>
      <w:marTop w:val="0"/>
      <w:marBottom w:val="0"/>
      <w:divBdr>
        <w:top w:val="none" w:sz="0" w:space="0" w:color="auto"/>
        <w:left w:val="none" w:sz="0" w:space="0" w:color="auto"/>
        <w:bottom w:val="none" w:sz="0" w:space="0" w:color="auto"/>
        <w:right w:val="none" w:sz="0" w:space="0" w:color="auto"/>
      </w:divBdr>
    </w:div>
    <w:div w:id="352387716">
      <w:marLeft w:val="640"/>
      <w:marRight w:val="0"/>
      <w:marTop w:val="0"/>
      <w:marBottom w:val="0"/>
      <w:divBdr>
        <w:top w:val="none" w:sz="0" w:space="0" w:color="auto"/>
        <w:left w:val="none" w:sz="0" w:space="0" w:color="auto"/>
        <w:bottom w:val="none" w:sz="0" w:space="0" w:color="auto"/>
        <w:right w:val="none" w:sz="0" w:space="0" w:color="auto"/>
      </w:divBdr>
    </w:div>
    <w:div w:id="353000801">
      <w:marLeft w:val="640"/>
      <w:marRight w:val="0"/>
      <w:marTop w:val="0"/>
      <w:marBottom w:val="0"/>
      <w:divBdr>
        <w:top w:val="none" w:sz="0" w:space="0" w:color="auto"/>
        <w:left w:val="none" w:sz="0" w:space="0" w:color="auto"/>
        <w:bottom w:val="none" w:sz="0" w:space="0" w:color="auto"/>
        <w:right w:val="none" w:sz="0" w:space="0" w:color="auto"/>
      </w:divBdr>
    </w:div>
    <w:div w:id="353967935">
      <w:marLeft w:val="640"/>
      <w:marRight w:val="0"/>
      <w:marTop w:val="0"/>
      <w:marBottom w:val="0"/>
      <w:divBdr>
        <w:top w:val="none" w:sz="0" w:space="0" w:color="auto"/>
        <w:left w:val="none" w:sz="0" w:space="0" w:color="auto"/>
        <w:bottom w:val="none" w:sz="0" w:space="0" w:color="auto"/>
        <w:right w:val="none" w:sz="0" w:space="0" w:color="auto"/>
      </w:divBdr>
    </w:div>
    <w:div w:id="354625167">
      <w:marLeft w:val="640"/>
      <w:marRight w:val="0"/>
      <w:marTop w:val="0"/>
      <w:marBottom w:val="0"/>
      <w:divBdr>
        <w:top w:val="none" w:sz="0" w:space="0" w:color="auto"/>
        <w:left w:val="none" w:sz="0" w:space="0" w:color="auto"/>
        <w:bottom w:val="none" w:sz="0" w:space="0" w:color="auto"/>
        <w:right w:val="none" w:sz="0" w:space="0" w:color="auto"/>
      </w:divBdr>
    </w:div>
    <w:div w:id="354770113">
      <w:marLeft w:val="640"/>
      <w:marRight w:val="0"/>
      <w:marTop w:val="0"/>
      <w:marBottom w:val="0"/>
      <w:divBdr>
        <w:top w:val="none" w:sz="0" w:space="0" w:color="auto"/>
        <w:left w:val="none" w:sz="0" w:space="0" w:color="auto"/>
        <w:bottom w:val="none" w:sz="0" w:space="0" w:color="auto"/>
        <w:right w:val="none" w:sz="0" w:space="0" w:color="auto"/>
      </w:divBdr>
    </w:div>
    <w:div w:id="354771283">
      <w:marLeft w:val="640"/>
      <w:marRight w:val="0"/>
      <w:marTop w:val="0"/>
      <w:marBottom w:val="0"/>
      <w:divBdr>
        <w:top w:val="none" w:sz="0" w:space="0" w:color="auto"/>
        <w:left w:val="none" w:sz="0" w:space="0" w:color="auto"/>
        <w:bottom w:val="none" w:sz="0" w:space="0" w:color="auto"/>
        <w:right w:val="none" w:sz="0" w:space="0" w:color="auto"/>
      </w:divBdr>
    </w:div>
    <w:div w:id="355616845">
      <w:marLeft w:val="640"/>
      <w:marRight w:val="0"/>
      <w:marTop w:val="0"/>
      <w:marBottom w:val="0"/>
      <w:divBdr>
        <w:top w:val="none" w:sz="0" w:space="0" w:color="auto"/>
        <w:left w:val="none" w:sz="0" w:space="0" w:color="auto"/>
        <w:bottom w:val="none" w:sz="0" w:space="0" w:color="auto"/>
        <w:right w:val="none" w:sz="0" w:space="0" w:color="auto"/>
      </w:divBdr>
    </w:div>
    <w:div w:id="355623184">
      <w:marLeft w:val="640"/>
      <w:marRight w:val="0"/>
      <w:marTop w:val="0"/>
      <w:marBottom w:val="0"/>
      <w:divBdr>
        <w:top w:val="none" w:sz="0" w:space="0" w:color="auto"/>
        <w:left w:val="none" w:sz="0" w:space="0" w:color="auto"/>
        <w:bottom w:val="none" w:sz="0" w:space="0" w:color="auto"/>
        <w:right w:val="none" w:sz="0" w:space="0" w:color="auto"/>
      </w:divBdr>
    </w:div>
    <w:div w:id="355928662">
      <w:marLeft w:val="640"/>
      <w:marRight w:val="0"/>
      <w:marTop w:val="0"/>
      <w:marBottom w:val="0"/>
      <w:divBdr>
        <w:top w:val="none" w:sz="0" w:space="0" w:color="auto"/>
        <w:left w:val="none" w:sz="0" w:space="0" w:color="auto"/>
        <w:bottom w:val="none" w:sz="0" w:space="0" w:color="auto"/>
        <w:right w:val="none" w:sz="0" w:space="0" w:color="auto"/>
      </w:divBdr>
    </w:div>
    <w:div w:id="356153988">
      <w:marLeft w:val="640"/>
      <w:marRight w:val="0"/>
      <w:marTop w:val="0"/>
      <w:marBottom w:val="0"/>
      <w:divBdr>
        <w:top w:val="none" w:sz="0" w:space="0" w:color="auto"/>
        <w:left w:val="none" w:sz="0" w:space="0" w:color="auto"/>
        <w:bottom w:val="none" w:sz="0" w:space="0" w:color="auto"/>
        <w:right w:val="none" w:sz="0" w:space="0" w:color="auto"/>
      </w:divBdr>
    </w:div>
    <w:div w:id="356807997">
      <w:marLeft w:val="640"/>
      <w:marRight w:val="0"/>
      <w:marTop w:val="0"/>
      <w:marBottom w:val="0"/>
      <w:divBdr>
        <w:top w:val="none" w:sz="0" w:space="0" w:color="auto"/>
        <w:left w:val="none" w:sz="0" w:space="0" w:color="auto"/>
        <w:bottom w:val="none" w:sz="0" w:space="0" w:color="auto"/>
        <w:right w:val="none" w:sz="0" w:space="0" w:color="auto"/>
      </w:divBdr>
    </w:div>
    <w:div w:id="357045877">
      <w:marLeft w:val="640"/>
      <w:marRight w:val="0"/>
      <w:marTop w:val="0"/>
      <w:marBottom w:val="0"/>
      <w:divBdr>
        <w:top w:val="none" w:sz="0" w:space="0" w:color="auto"/>
        <w:left w:val="none" w:sz="0" w:space="0" w:color="auto"/>
        <w:bottom w:val="none" w:sz="0" w:space="0" w:color="auto"/>
        <w:right w:val="none" w:sz="0" w:space="0" w:color="auto"/>
      </w:divBdr>
    </w:div>
    <w:div w:id="357312732">
      <w:marLeft w:val="640"/>
      <w:marRight w:val="0"/>
      <w:marTop w:val="0"/>
      <w:marBottom w:val="0"/>
      <w:divBdr>
        <w:top w:val="none" w:sz="0" w:space="0" w:color="auto"/>
        <w:left w:val="none" w:sz="0" w:space="0" w:color="auto"/>
        <w:bottom w:val="none" w:sz="0" w:space="0" w:color="auto"/>
        <w:right w:val="none" w:sz="0" w:space="0" w:color="auto"/>
      </w:divBdr>
    </w:div>
    <w:div w:id="358622724">
      <w:marLeft w:val="640"/>
      <w:marRight w:val="0"/>
      <w:marTop w:val="0"/>
      <w:marBottom w:val="0"/>
      <w:divBdr>
        <w:top w:val="none" w:sz="0" w:space="0" w:color="auto"/>
        <w:left w:val="none" w:sz="0" w:space="0" w:color="auto"/>
        <w:bottom w:val="none" w:sz="0" w:space="0" w:color="auto"/>
        <w:right w:val="none" w:sz="0" w:space="0" w:color="auto"/>
      </w:divBdr>
    </w:div>
    <w:div w:id="359094320">
      <w:marLeft w:val="640"/>
      <w:marRight w:val="0"/>
      <w:marTop w:val="0"/>
      <w:marBottom w:val="0"/>
      <w:divBdr>
        <w:top w:val="none" w:sz="0" w:space="0" w:color="auto"/>
        <w:left w:val="none" w:sz="0" w:space="0" w:color="auto"/>
        <w:bottom w:val="none" w:sz="0" w:space="0" w:color="auto"/>
        <w:right w:val="none" w:sz="0" w:space="0" w:color="auto"/>
      </w:divBdr>
    </w:div>
    <w:div w:id="359356749">
      <w:marLeft w:val="640"/>
      <w:marRight w:val="0"/>
      <w:marTop w:val="0"/>
      <w:marBottom w:val="0"/>
      <w:divBdr>
        <w:top w:val="none" w:sz="0" w:space="0" w:color="auto"/>
        <w:left w:val="none" w:sz="0" w:space="0" w:color="auto"/>
        <w:bottom w:val="none" w:sz="0" w:space="0" w:color="auto"/>
        <w:right w:val="none" w:sz="0" w:space="0" w:color="auto"/>
      </w:divBdr>
    </w:div>
    <w:div w:id="361319368">
      <w:marLeft w:val="640"/>
      <w:marRight w:val="0"/>
      <w:marTop w:val="0"/>
      <w:marBottom w:val="0"/>
      <w:divBdr>
        <w:top w:val="none" w:sz="0" w:space="0" w:color="auto"/>
        <w:left w:val="none" w:sz="0" w:space="0" w:color="auto"/>
        <w:bottom w:val="none" w:sz="0" w:space="0" w:color="auto"/>
        <w:right w:val="none" w:sz="0" w:space="0" w:color="auto"/>
      </w:divBdr>
    </w:div>
    <w:div w:id="361635116">
      <w:marLeft w:val="640"/>
      <w:marRight w:val="0"/>
      <w:marTop w:val="0"/>
      <w:marBottom w:val="0"/>
      <w:divBdr>
        <w:top w:val="none" w:sz="0" w:space="0" w:color="auto"/>
        <w:left w:val="none" w:sz="0" w:space="0" w:color="auto"/>
        <w:bottom w:val="none" w:sz="0" w:space="0" w:color="auto"/>
        <w:right w:val="none" w:sz="0" w:space="0" w:color="auto"/>
      </w:divBdr>
    </w:div>
    <w:div w:id="362174246">
      <w:marLeft w:val="640"/>
      <w:marRight w:val="0"/>
      <w:marTop w:val="0"/>
      <w:marBottom w:val="0"/>
      <w:divBdr>
        <w:top w:val="none" w:sz="0" w:space="0" w:color="auto"/>
        <w:left w:val="none" w:sz="0" w:space="0" w:color="auto"/>
        <w:bottom w:val="none" w:sz="0" w:space="0" w:color="auto"/>
        <w:right w:val="none" w:sz="0" w:space="0" w:color="auto"/>
      </w:divBdr>
    </w:div>
    <w:div w:id="362747674">
      <w:marLeft w:val="640"/>
      <w:marRight w:val="0"/>
      <w:marTop w:val="0"/>
      <w:marBottom w:val="0"/>
      <w:divBdr>
        <w:top w:val="none" w:sz="0" w:space="0" w:color="auto"/>
        <w:left w:val="none" w:sz="0" w:space="0" w:color="auto"/>
        <w:bottom w:val="none" w:sz="0" w:space="0" w:color="auto"/>
        <w:right w:val="none" w:sz="0" w:space="0" w:color="auto"/>
      </w:divBdr>
    </w:div>
    <w:div w:id="362752697">
      <w:marLeft w:val="640"/>
      <w:marRight w:val="0"/>
      <w:marTop w:val="0"/>
      <w:marBottom w:val="0"/>
      <w:divBdr>
        <w:top w:val="none" w:sz="0" w:space="0" w:color="auto"/>
        <w:left w:val="none" w:sz="0" w:space="0" w:color="auto"/>
        <w:bottom w:val="none" w:sz="0" w:space="0" w:color="auto"/>
        <w:right w:val="none" w:sz="0" w:space="0" w:color="auto"/>
      </w:divBdr>
    </w:div>
    <w:div w:id="363025430">
      <w:marLeft w:val="640"/>
      <w:marRight w:val="0"/>
      <w:marTop w:val="0"/>
      <w:marBottom w:val="0"/>
      <w:divBdr>
        <w:top w:val="none" w:sz="0" w:space="0" w:color="auto"/>
        <w:left w:val="none" w:sz="0" w:space="0" w:color="auto"/>
        <w:bottom w:val="none" w:sz="0" w:space="0" w:color="auto"/>
        <w:right w:val="none" w:sz="0" w:space="0" w:color="auto"/>
      </w:divBdr>
    </w:div>
    <w:div w:id="363214313">
      <w:marLeft w:val="640"/>
      <w:marRight w:val="0"/>
      <w:marTop w:val="0"/>
      <w:marBottom w:val="0"/>
      <w:divBdr>
        <w:top w:val="none" w:sz="0" w:space="0" w:color="auto"/>
        <w:left w:val="none" w:sz="0" w:space="0" w:color="auto"/>
        <w:bottom w:val="none" w:sz="0" w:space="0" w:color="auto"/>
        <w:right w:val="none" w:sz="0" w:space="0" w:color="auto"/>
      </w:divBdr>
    </w:div>
    <w:div w:id="363405572">
      <w:marLeft w:val="640"/>
      <w:marRight w:val="0"/>
      <w:marTop w:val="0"/>
      <w:marBottom w:val="0"/>
      <w:divBdr>
        <w:top w:val="none" w:sz="0" w:space="0" w:color="auto"/>
        <w:left w:val="none" w:sz="0" w:space="0" w:color="auto"/>
        <w:bottom w:val="none" w:sz="0" w:space="0" w:color="auto"/>
        <w:right w:val="none" w:sz="0" w:space="0" w:color="auto"/>
      </w:divBdr>
    </w:div>
    <w:div w:id="363407586">
      <w:marLeft w:val="640"/>
      <w:marRight w:val="0"/>
      <w:marTop w:val="0"/>
      <w:marBottom w:val="0"/>
      <w:divBdr>
        <w:top w:val="none" w:sz="0" w:space="0" w:color="auto"/>
        <w:left w:val="none" w:sz="0" w:space="0" w:color="auto"/>
        <w:bottom w:val="none" w:sz="0" w:space="0" w:color="auto"/>
        <w:right w:val="none" w:sz="0" w:space="0" w:color="auto"/>
      </w:divBdr>
    </w:div>
    <w:div w:id="363410694">
      <w:marLeft w:val="640"/>
      <w:marRight w:val="0"/>
      <w:marTop w:val="0"/>
      <w:marBottom w:val="0"/>
      <w:divBdr>
        <w:top w:val="none" w:sz="0" w:space="0" w:color="auto"/>
        <w:left w:val="none" w:sz="0" w:space="0" w:color="auto"/>
        <w:bottom w:val="none" w:sz="0" w:space="0" w:color="auto"/>
        <w:right w:val="none" w:sz="0" w:space="0" w:color="auto"/>
      </w:divBdr>
    </w:div>
    <w:div w:id="363597961">
      <w:marLeft w:val="640"/>
      <w:marRight w:val="0"/>
      <w:marTop w:val="0"/>
      <w:marBottom w:val="0"/>
      <w:divBdr>
        <w:top w:val="none" w:sz="0" w:space="0" w:color="auto"/>
        <w:left w:val="none" w:sz="0" w:space="0" w:color="auto"/>
        <w:bottom w:val="none" w:sz="0" w:space="0" w:color="auto"/>
        <w:right w:val="none" w:sz="0" w:space="0" w:color="auto"/>
      </w:divBdr>
    </w:div>
    <w:div w:id="364595714">
      <w:marLeft w:val="640"/>
      <w:marRight w:val="0"/>
      <w:marTop w:val="0"/>
      <w:marBottom w:val="0"/>
      <w:divBdr>
        <w:top w:val="none" w:sz="0" w:space="0" w:color="auto"/>
        <w:left w:val="none" w:sz="0" w:space="0" w:color="auto"/>
        <w:bottom w:val="none" w:sz="0" w:space="0" w:color="auto"/>
        <w:right w:val="none" w:sz="0" w:space="0" w:color="auto"/>
      </w:divBdr>
    </w:div>
    <w:div w:id="364797410">
      <w:marLeft w:val="640"/>
      <w:marRight w:val="0"/>
      <w:marTop w:val="0"/>
      <w:marBottom w:val="0"/>
      <w:divBdr>
        <w:top w:val="none" w:sz="0" w:space="0" w:color="auto"/>
        <w:left w:val="none" w:sz="0" w:space="0" w:color="auto"/>
        <w:bottom w:val="none" w:sz="0" w:space="0" w:color="auto"/>
        <w:right w:val="none" w:sz="0" w:space="0" w:color="auto"/>
      </w:divBdr>
    </w:div>
    <w:div w:id="365183438">
      <w:marLeft w:val="640"/>
      <w:marRight w:val="0"/>
      <w:marTop w:val="0"/>
      <w:marBottom w:val="0"/>
      <w:divBdr>
        <w:top w:val="none" w:sz="0" w:space="0" w:color="auto"/>
        <w:left w:val="none" w:sz="0" w:space="0" w:color="auto"/>
        <w:bottom w:val="none" w:sz="0" w:space="0" w:color="auto"/>
        <w:right w:val="none" w:sz="0" w:space="0" w:color="auto"/>
      </w:divBdr>
    </w:div>
    <w:div w:id="365370058">
      <w:marLeft w:val="640"/>
      <w:marRight w:val="0"/>
      <w:marTop w:val="0"/>
      <w:marBottom w:val="0"/>
      <w:divBdr>
        <w:top w:val="none" w:sz="0" w:space="0" w:color="auto"/>
        <w:left w:val="none" w:sz="0" w:space="0" w:color="auto"/>
        <w:bottom w:val="none" w:sz="0" w:space="0" w:color="auto"/>
        <w:right w:val="none" w:sz="0" w:space="0" w:color="auto"/>
      </w:divBdr>
    </w:div>
    <w:div w:id="365522695">
      <w:marLeft w:val="640"/>
      <w:marRight w:val="0"/>
      <w:marTop w:val="0"/>
      <w:marBottom w:val="0"/>
      <w:divBdr>
        <w:top w:val="none" w:sz="0" w:space="0" w:color="auto"/>
        <w:left w:val="none" w:sz="0" w:space="0" w:color="auto"/>
        <w:bottom w:val="none" w:sz="0" w:space="0" w:color="auto"/>
        <w:right w:val="none" w:sz="0" w:space="0" w:color="auto"/>
      </w:divBdr>
    </w:div>
    <w:div w:id="365761548">
      <w:marLeft w:val="640"/>
      <w:marRight w:val="0"/>
      <w:marTop w:val="0"/>
      <w:marBottom w:val="0"/>
      <w:divBdr>
        <w:top w:val="none" w:sz="0" w:space="0" w:color="auto"/>
        <w:left w:val="none" w:sz="0" w:space="0" w:color="auto"/>
        <w:bottom w:val="none" w:sz="0" w:space="0" w:color="auto"/>
        <w:right w:val="none" w:sz="0" w:space="0" w:color="auto"/>
      </w:divBdr>
    </w:div>
    <w:div w:id="365788366">
      <w:marLeft w:val="640"/>
      <w:marRight w:val="0"/>
      <w:marTop w:val="0"/>
      <w:marBottom w:val="0"/>
      <w:divBdr>
        <w:top w:val="none" w:sz="0" w:space="0" w:color="auto"/>
        <w:left w:val="none" w:sz="0" w:space="0" w:color="auto"/>
        <w:bottom w:val="none" w:sz="0" w:space="0" w:color="auto"/>
        <w:right w:val="none" w:sz="0" w:space="0" w:color="auto"/>
      </w:divBdr>
    </w:div>
    <w:div w:id="366099862">
      <w:marLeft w:val="640"/>
      <w:marRight w:val="0"/>
      <w:marTop w:val="0"/>
      <w:marBottom w:val="0"/>
      <w:divBdr>
        <w:top w:val="none" w:sz="0" w:space="0" w:color="auto"/>
        <w:left w:val="none" w:sz="0" w:space="0" w:color="auto"/>
        <w:bottom w:val="none" w:sz="0" w:space="0" w:color="auto"/>
        <w:right w:val="none" w:sz="0" w:space="0" w:color="auto"/>
      </w:divBdr>
    </w:div>
    <w:div w:id="366181824">
      <w:marLeft w:val="640"/>
      <w:marRight w:val="0"/>
      <w:marTop w:val="0"/>
      <w:marBottom w:val="0"/>
      <w:divBdr>
        <w:top w:val="none" w:sz="0" w:space="0" w:color="auto"/>
        <w:left w:val="none" w:sz="0" w:space="0" w:color="auto"/>
        <w:bottom w:val="none" w:sz="0" w:space="0" w:color="auto"/>
        <w:right w:val="none" w:sz="0" w:space="0" w:color="auto"/>
      </w:divBdr>
    </w:div>
    <w:div w:id="366292639">
      <w:marLeft w:val="640"/>
      <w:marRight w:val="0"/>
      <w:marTop w:val="0"/>
      <w:marBottom w:val="0"/>
      <w:divBdr>
        <w:top w:val="none" w:sz="0" w:space="0" w:color="auto"/>
        <w:left w:val="none" w:sz="0" w:space="0" w:color="auto"/>
        <w:bottom w:val="none" w:sz="0" w:space="0" w:color="auto"/>
        <w:right w:val="none" w:sz="0" w:space="0" w:color="auto"/>
      </w:divBdr>
    </w:div>
    <w:div w:id="366297464">
      <w:marLeft w:val="640"/>
      <w:marRight w:val="0"/>
      <w:marTop w:val="0"/>
      <w:marBottom w:val="0"/>
      <w:divBdr>
        <w:top w:val="none" w:sz="0" w:space="0" w:color="auto"/>
        <w:left w:val="none" w:sz="0" w:space="0" w:color="auto"/>
        <w:bottom w:val="none" w:sz="0" w:space="0" w:color="auto"/>
        <w:right w:val="none" w:sz="0" w:space="0" w:color="auto"/>
      </w:divBdr>
    </w:div>
    <w:div w:id="367027082">
      <w:marLeft w:val="640"/>
      <w:marRight w:val="0"/>
      <w:marTop w:val="0"/>
      <w:marBottom w:val="0"/>
      <w:divBdr>
        <w:top w:val="none" w:sz="0" w:space="0" w:color="auto"/>
        <w:left w:val="none" w:sz="0" w:space="0" w:color="auto"/>
        <w:bottom w:val="none" w:sz="0" w:space="0" w:color="auto"/>
        <w:right w:val="none" w:sz="0" w:space="0" w:color="auto"/>
      </w:divBdr>
    </w:div>
    <w:div w:id="367685926">
      <w:marLeft w:val="640"/>
      <w:marRight w:val="0"/>
      <w:marTop w:val="0"/>
      <w:marBottom w:val="0"/>
      <w:divBdr>
        <w:top w:val="none" w:sz="0" w:space="0" w:color="auto"/>
        <w:left w:val="none" w:sz="0" w:space="0" w:color="auto"/>
        <w:bottom w:val="none" w:sz="0" w:space="0" w:color="auto"/>
        <w:right w:val="none" w:sz="0" w:space="0" w:color="auto"/>
      </w:divBdr>
    </w:div>
    <w:div w:id="368189280">
      <w:marLeft w:val="640"/>
      <w:marRight w:val="0"/>
      <w:marTop w:val="0"/>
      <w:marBottom w:val="0"/>
      <w:divBdr>
        <w:top w:val="none" w:sz="0" w:space="0" w:color="auto"/>
        <w:left w:val="none" w:sz="0" w:space="0" w:color="auto"/>
        <w:bottom w:val="none" w:sz="0" w:space="0" w:color="auto"/>
        <w:right w:val="none" w:sz="0" w:space="0" w:color="auto"/>
      </w:divBdr>
    </w:div>
    <w:div w:id="368379823">
      <w:marLeft w:val="640"/>
      <w:marRight w:val="0"/>
      <w:marTop w:val="0"/>
      <w:marBottom w:val="0"/>
      <w:divBdr>
        <w:top w:val="none" w:sz="0" w:space="0" w:color="auto"/>
        <w:left w:val="none" w:sz="0" w:space="0" w:color="auto"/>
        <w:bottom w:val="none" w:sz="0" w:space="0" w:color="auto"/>
        <w:right w:val="none" w:sz="0" w:space="0" w:color="auto"/>
      </w:divBdr>
    </w:div>
    <w:div w:id="368531526">
      <w:marLeft w:val="640"/>
      <w:marRight w:val="0"/>
      <w:marTop w:val="0"/>
      <w:marBottom w:val="0"/>
      <w:divBdr>
        <w:top w:val="none" w:sz="0" w:space="0" w:color="auto"/>
        <w:left w:val="none" w:sz="0" w:space="0" w:color="auto"/>
        <w:bottom w:val="none" w:sz="0" w:space="0" w:color="auto"/>
        <w:right w:val="none" w:sz="0" w:space="0" w:color="auto"/>
      </w:divBdr>
    </w:div>
    <w:div w:id="369648533">
      <w:marLeft w:val="640"/>
      <w:marRight w:val="0"/>
      <w:marTop w:val="0"/>
      <w:marBottom w:val="0"/>
      <w:divBdr>
        <w:top w:val="none" w:sz="0" w:space="0" w:color="auto"/>
        <w:left w:val="none" w:sz="0" w:space="0" w:color="auto"/>
        <w:bottom w:val="none" w:sz="0" w:space="0" w:color="auto"/>
        <w:right w:val="none" w:sz="0" w:space="0" w:color="auto"/>
      </w:divBdr>
    </w:div>
    <w:div w:id="369840031">
      <w:marLeft w:val="640"/>
      <w:marRight w:val="0"/>
      <w:marTop w:val="0"/>
      <w:marBottom w:val="0"/>
      <w:divBdr>
        <w:top w:val="none" w:sz="0" w:space="0" w:color="auto"/>
        <w:left w:val="none" w:sz="0" w:space="0" w:color="auto"/>
        <w:bottom w:val="none" w:sz="0" w:space="0" w:color="auto"/>
        <w:right w:val="none" w:sz="0" w:space="0" w:color="auto"/>
      </w:divBdr>
    </w:div>
    <w:div w:id="370426389">
      <w:marLeft w:val="640"/>
      <w:marRight w:val="0"/>
      <w:marTop w:val="0"/>
      <w:marBottom w:val="0"/>
      <w:divBdr>
        <w:top w:val="none" w:sz="0" w:space="0" w:color="auto"/>
        <w:left w:val="none" w:sz="0" w:space="0" w:color="auto"/>
        <w:bottom w:val="none" w:sz="0" w:space="0" w:color="auto"/>
        <w:right w:val="none" w:sz="0" w:space="0" w:color="auto"/>
      </w:divBdr>
    </w:div>
    <w:div w:id="371196247">
      <w:marLeft w:val="640"/>
      <w:marRight w:val="0"/>
      <w:marTop w:val="0"/>
      <w:marBottom w:val="0"/>
      <w:divBdr>
        <w:top w:val="none" w:sz="0" w:space="0" w:color="auto"/>
        <w:left w:val="none" w:sz="0" w:space="0" w:color="auto"/>
        <w:bottom w:val="none" w:sz="0" w:space="0" w:color="auto"/>
        <w:right w:val="none" w:sz="0" w:space="0" w:color="auto"/>
      </w:divBdr>
    </w:div>
    <w:div w:id="371342488">
      <w:marLeft w:val="640"/>
      <w:marRight w:val="0"/>
      <w:marTop w:val="0"/>
      <w:marBottom w:val="0"/>
      <w:divBdr>
        <w:top w:val="none" w:sz="0" w:space="0" w:color="auto"/>
        <w:left w:val="none" w:sz="0" w:space="0" w:color="auto"/>
        <w:bottom w:val="none" w:sz="0" w:space="0" w:color="auto"/>
        <w:right w:val="none" w:sz="0" w:space="0" w:color="auto"/>
      </w:divBdr>
    </w:div>
    <w:div w:id="371424804">
      <w:marLeft w:val="640"/>
      <w:marRight w:val="0"/>
      <w:marTop w:val="0"/>
      <w:marBottom w:val="0"/>
      <w:divBdr>
        <w:top w:val="none" w:sz="0" w:space="0" w:color="auto"/>
        <w:left w:val="none" w:sz="0" w:space="0" w:color="auto"/>
        <w:bottom w:val="none" w:sz="0" w:space="0" w:color="auto"/>
        <w:right w:val="none" w:sz="0" w:space="0" w:color="auto"/>
      </w:divBdr>
    </w:div>
    <w:div w:id="373506407">
      <w:marLeft w:val="640"/>
      <w:marRight w:val="0"/>
      <w:marTop w:val="0"/>
      <w:marBottom w:val="0"/>
      <w:divBdr>
        <w:top w:val="none" w:sz="0" w:space="0" w:color="auto"/>
        <w:left w:val="none" w:sz="0" w:space="0" w:color="auto"/>
        <w:bottom w:val="none" w:sz="0" w:space="0" w:color="auto"/>
        <w:right w:val="none" w:sz="0" w:space="0" w:color="auto"/>
      </w:divBdr>
    </w:div>
    <w:div w:id="373820336">
      <w:marLeft w:val="640"/>
      <w:marRight w:val="0"/>
      <w:marTop w:val="0"/>
      <w:marBottom w:val="0"/>
      <w:divBdr>
        <w:top w:val="none" w:sz="0" w:space="0" w:color="auto"/>
        <w:left w:val="none" w:sz="0" w:space="0" w:color="auto"/>
        <w:bottom w:val="none" w:sz="0" w:space="0" w:color="auto"/>
        <w:right w:val="none" w:sz="0" w:space="0" w:color="auto"/>
      </w:divBdr>
    </w:div>
    <w:div w:id="374164533">
      <w:marLeft w:val="640"/>
      <w:marRight w:val="0"/>
      <w:marTop w:val="0"/>
      <w:marBottom w:val="0"/>
      <w:divBdr>
        <w:top w:val="none" w:sz="0" w:space="0" w:color="auto"/>
        <w:left w:val="none" w:sz="0" w:space="0" w:color="auto"/>
        <w:bottom w:val="none" w:sz="0" w:space="0" w:color="auto"/>
        <w:right w:val="none" w:sz="0" w:space="0" w:color="auto"/>
      </w:divBdr>
    </w:div>
    <w:div w:id="374936049">
      <w:marLeft w:val="640"/>
      <w:marRight w:val="0"/>
      <w:marTop w:val="0"/>
      <w:marBottom w:val="0"/>
      <w:divBdr>
        <w:top w:val="none" w:sz="0" w:space="0" w:color="auto"/>
        <w:left w:val="none" w:sz="0" w:space="0" w:color="auto"/>
        <w:bottom w:val="none" w:sz="0" w:space="0" w:color="auto"/>
        <w:right w:val="none" w:sz="0" w:space="0" w:color="auto"/>
      </w:divBdr>
    </w:div>
    <w:div w:id="375397546">
      <w:marLeft w:val="640"/>
      <w:marRight w:val="0"/>
      <w:marTop w:val="0"/>
      <w:marBottom w:val="0"/>
      <w:divBdr>
        <w:top w:val="none" w:sz="0" w:space="0" w:color="auto"/>
        <w:left w:val="none" w:sz="0" w:space="0" w:color="auto"/>
        <w:bottom w:val="none" w:sz="0" w:space="0" w:color="auto"/>
        <w:right w:val="none" w:sz="0" w:space="0" w:color="auto"/>
      </w:divBdr>
    </w:div>
    <w:div w:id="375617708">
      <w:marLeft w:val="640"/>
      <w:marRight w:val="0"/>
      <w:marTop w:val="0"/>
      <w:marBottom w:val="0"/>
      <w:divBdr>
        <w:top w:val="none" w:sz="0" w:space="0" w:color="auto"/>
        <w:left w:val="none" w:sz="0" w:space="0" w:color="auto"/>
        <w:bottom w:val="none" w:sz="0" w:space="0" w:color="auto"/>
        <w:right w:val="none" w:sz="0" w:space="0" w:color="auto"/>
      </w:divBdr>
    </w:div>
    <w:div w:id="376245125">
      <w:marLeft w:val="640"/>
      <w:marRight w:val="0"/>
      <w:marTop w:val="0"/>
      <w:marBottom w:val="0"/>
      <w:divBdr>
        <w:top w:val="none" w:sz="0" w:space="0" w:color="auto"/>
        <w:left w:val="none" w:sz="0" w:space="0" w:color="auto"/>
        <w:bottom w:val="none" w:sz="0" w:space="0" w:color="auto"/>
        <w:right w:val="none" w:sz="0" w:space="0" w:color="auto"/>
      </w:divBdr>
    </w:div>
    <w:div w:id="376469418">
      <w:marLeft w:val="640"/>
      <w:marRight w:val="0"/>
      <w:marTop w:val="0"/>
      <w:marBottom w:val="0"/>
      <w:divBdr>
        <w:top w:val="none" w:sz="0" w:space="0" w:color="auto"/>
        <w:left w:val="none" w:sz="0" w:space="0" w:color="auto"/>
        <w:bottom w:val="none" w:sz="0" w:space="0" w:color="auto"/>
        <w:right w:val="none" w:sz="0" w:space="0" w:color="auto"/>
      </w:divBdr>
    </w:div>
    <w:div w:id="376585293">
      <w:marLeft w:val="640"/>
      <w:marRight w:val="0"/>
      <w:marTop w:val="0"/>
      <w:marBottom w:val="0"/>
      <w:divBdr>
        <w:top w:val="none" w:sz="0" w:space="0" w:color="auto"/>
        <w:left w:val="none" w:sz="0" w:space="0" w:color="auto"/>
        <w:bottom w:val="none" w:sz="0" w:space="0" w:color="auto"/>
        <w:right w:val="none" w:sz="0" w:space="0" w:color="auto"/>
      </w:divBdr>
    </w:div>
    <w:div w:id="376782711">
      <w:marLeft w:val="640"/>
      <w:marRight w:val="0"/>
      <w:marTop w:val="0"/>
      <w:marBottom w:val="0"/>
      <w:divBdr>
        <w:top w:val="none" w:sz="0" w:space="0" w:color="auto"/>
        <w:left w:val="none" w:sz="0" w:space="0" w:color="auto"/>
        <w:bottom w:val="none" w:sz="0" w:space="0" w:color="auto"/>
        <w:right w:val="none" w:sz="0" w:space="0" w:color="auto"/>
      </w:divBdr>
    </w:div>
    <w:div w:id="377436861">
      <w:marLeft w:val="640"/>
      <w:marRight w:val="0"/>
      <w:marTop w:val="0"/>
      <w:marBottom w:val="0"/>
      <w:divBdr>
        <w:top w:val="none" w:sz="0" w:space="0" w:color="auto"/>
        <w:left w:val="none" w:sz="0" w:space="0" w:color="auto"/>
        <w:bottom w:val="none" w:sz="0" w:space="0" w:color="auto"/>
        <w:right w:val="none" w:sz="0" w:space="0" w:color="auto"/>
      </w:divBdr>
    </w:div>
    <w:div w:id="377701369">
      <w:marLeft w:val="640"/>
      <w:marRight w:val="0"/>
      <w:marTop w:val="0"/>
      <w:marBottom w:val="0"/>
      <w:divBdr>
        <w:top w:val="none" w:sz="0" w:space="0" w:color="auto"/>
        <w:left w:val="none" w:sz="0" w:space="0" w:color="auto"/>
        <w:bottom w:val="none" w:sz="0" w:space="0" w:color="auto"/>
        <w:right w:val="none" w:sz="0" w:space="0" w:color="auto"/>
      </w:divBdr>
    </w:div>
    <w:div w:id="377819829">
      <w:marLeft w:val="640"/>
      <w:marRight w:val="0"/>
      <w:marTop w:val="0"/>
      <w:marBottom w:val="0"/>
      <w:divBdr>
        <w:top w:val="none" w:sz="0" w:space="0" w:color="auto"/>
        <w:left w:val="none" w:sz="0" w:space="0" w:color="auto"/>
        <w:bottom w:val="none" w:sz="0" w:space="0" w:color="auto"/>
        <w:right w:val="none" w:sz="0" w:space="0" w:color="auto"/>
      </w:divBdr>
    </w:div>
    <w:div w:id="377894946">
      <w:marLeft w:val="640"/>
      <w:marRight w:val="0"/>
      <w:marTop w:val="0"/>
      <w:marBottom w:val="0"/>
      <w:divBdr>
        <w:top w:val="none" w:sz="0" w:space="0" w:color="auto"/>
        <w:left w:val="none" w:sz="0" w:space="0" w:color="auto"/>
        <w:bottom w:val="none" w:sz="0" w:space="0" w:color="auto"/>
        <w:right w:val="none" w:sz="0" w:space="0" w:color="auto"/>
      </w:divBdr>
    </w:div>
    <w:div w:id="378016654">
      <w:marLeft w:val="640"/>
      <w:marRight w:val="0"/>
      <w:marTop w:val="0"/>
      <w:marBottom w:val="0"/>
      <w:divBdr>
        <w:top w:val="none" w:sz="0" w:space="0" w:color="auto"/>
        <w:left w:val="none" w:sz="0" w:space="0" w:color="auto"/>
        <w:bottom w:val="none" w:sz="0" w:space="0" w:color="auto"/>
        <w:right w:val="none" w:sz="0" w:space="0" w:color="auto"/>
      </w:divBdr>
    </w:div>
    <w:div w:id="378088097">
      <w:marLeft w:val="640"/>
      <w:marRight w:val="0"/>
      <w:marTop w:val="0"/>
      <w:marBottom w:val="0"/>
      <w:divBdr>
        <w:top w:val="none" w:sz="0" w:space="0" w:color="auto"/>
        <w:left w:val="none" w:sz="0" w:space="0" w:color="auto"/>
        <w:bottom w:val="none" w:sz="0" w:space="0" w:color="auto"/>
        <w:right w:val="none" w:sz="0" w:space="0" w:color="auto"/>
      </w:divBdr>
    </w:div>
    <w:div w:id="379324923">
      <w:marLeft w:val="640"/>
      <w:marRight w:val="0"/>
      <w:marTop w:val="0"/>
      <w:marBottom w:val="0"/>
      <w:divBdr>
        <w:top w:val="none" w:sz="0" w:space="0" w:color="auto"/>
        <w:left w:val="none" w:sz="0" w:space="0" w:color="auto"/>
        <w:bottom w:val="none" w:sz="0" w:space="0" w:color="auto"/>
        <w:right w:val="none" w:sz="0" w:space="0" w:color="auto"/>
      </w:divBdr>
    </w:div>
    <w:div w:id="379474594">
      <w:marLeft w:val="640"/>
      <w:marRight w:val="0"/>
      <w:marTop w:val="0"/>
      <w:marBottom w:val="0"/>
      <w:divBdr>
        <w:top w:val="none" w:sz="0" w:space="0" w:color="auto"/>
        <w:left w:val="none" w:sz="0" w:space="0" w:color="auto"/>
        <w:bottom w:val="none" w:sz="0" w:space="0" w:color="auto"/>
        <w:right w:val="none" w:sz="0" w:space="0" w:color="auto"/>
      </w:divBdr>
    </w:div>
    <w:div w:id="379743693">
      <w:marLeft w:val="640"/>
      <w:marRight w:val="0"/>
      <w:marTop w:val="0"/>
      <w:marBottom w:val="0"/>
      <w:divBdr>
        <w:top w:val="none" w:sz="0" w:space="0" w:color="auto"/>
        <w:left w:val="none" w:sz="0" w:space="0" w:color="auto"/>
        <w:bottom w:val="none" w:sz="0" w:space="0" w:color="auto"/>
        <w:right w:val="none" w:sz="0" w:space="0" w:color="auto"/>
      </w:divBdr>
    </w:div>
    <w:div w:id="381056599">
      <w:marLeft w:val="640"/>
      <w:marRight w:val="0"/>
      <w:marTop w:val="0"/>
      <w:marBottom w:val="0"/>
      <w:divBdr>
        <w:top w:val="none" w:sz="0" w:space="0" w:color="auto"/>
        <w:left w:val="none" w:sz="0" w:space="0" w:color="auto"/>
        <w:bottom w:val="none" w:sz="0" w:space="0" w:color="auto"/>
        <w:right w:val="none" w:sz="0" w:space="0" w:color="auto"/>
      </w:divBdr>
    </w:div>
    <w:div w:id="381446640">
      <w:marLeft w:val="640"/>
      <w:marRight w:val="0"/>
      <w:marTop w:val="0"/>
      <w:marBottom w:val="0"/>
      <w:divBdr>
        <w:top w:val="none" w:sz="0" w:space="0" w:color="auto"/>
        <w:left w:val="none" w:sz="0" w:space="0" w:color="auto"/>
        <w:bottom w:val="none" w:sz="0" w:space="0" w:color="auto"/>
        <w:right w:val="none" w:sz="0" w:space="0" w:color="auto"/>
      </w:divBdr>
    </w:div>
    <w:div w:id="381516234">
      <w:marLeft w:val="640"/>
      <w:marRight w:val="0"/>
      <w:marTop w:val="0"/>
      <w:marBottom w:val="0"/>
      <w:divBdr>
        <w:top w:val="none" w:sz="0" w:space="0" w:color="auto"/>
        <w:left w:val="none" w:sz="0" w:space="0" w:color="auto"/>
        <w:bottom w:val="none" w:sz="0" w:space="0" w:color="auto"/>
        <w:right w:val="none" w:sz="0" w:space="0" w:color="auto"/>
      </w:divBdr>
    </w:div>
    <w:div w:id="381565867">
      <w:marLeft w:val="640"/>
      <w:marRight w:val="0"/>
      <w:marTop w:val="0"/>
      <w:marBottom w:val="0"/>
      <w:divBdr>
        <w:top w:val="none" w:sz="0" w:space="0" w:color="auto"/>
        <w:left w:val="none" w:sz="0" w:space="0" w:color="auto"/>
        <w:bottom w:val="none" w:sz="0" w:space="0" w:color="auto"/>
        <w:right w:val="none" w:sz="0" w:space="0" w:color="auto"/>
      </w:divBdr>
    </w:div>
    <w:div w:id="382608544">
      <w:marLeft w:val="640"/>
      <w:marRight w:val="0"/>
      <w:marTop w:val="0"/>
      <w:marBottom w:val="0"/>
      <w:divBdr>
        <w:top w:val="none" w:sz="0" w:space="0" w:color="auto"/>
        <w:left w:val="none" w:sz="0" w:space="0" w:color="auto"/>
        <w:bottom w:val="none" w:sz="0" w:space="0" w:color="auto"/>
        <w:right w:val="none" w:sz="0" w:space="0" w:color="auto"/>
      </w:divBdr>
    </w:div>
    <w:div w:id="382825641">
      <w:marLeft w:val="640"/>
      <w:marRight w:val="0"/>
      <w:marTop w:val="0"/>
      <w:marBottom w:val="0"/>
      <w:divBdr>
        <w:top w:val="none" w:sz="0" w:space="0" w:color="auto"/>
        <w:left w:val="none" w:sz="0" w:space="0" w:color="auto"/>
        <w:bottom w:val="none" w:sz="0" w:space="0" w:color="auto"/>
        <w:right w:val="none" w:sz="0" w:space="0" w:color="auto"/>
      </w:divBdr>
    </w:div>
    <w:div w:id="383876151">
      <w:marLeft w:val="640"/>
      <w:marRight w:val="0"/>
      <w:marTop w:val="0"/>
      <w:marBottom w:val="0"/>
      <w:divBdr>
        <w:top w:val="none" w:sz="0" w:space="0" w:color="auto"/>
        <w:left w:val="none" w:sz="0" w:space="0" w:color="auto"/>
        <w:bottom w:val="none" w:sz="0" w:space="0" w:color="auto"/>
        <w:right w:val="none" w:sz="0" w:space="0" w:color="auto"/>
      </w:divBdr>
    </w:div>
    <w:div w:id="383988512">
      <w:marLeft w:val="640"/>
      <w:marRight w:val="0"/>
      <w:marTop w:val="0"/>
      <w:marBottom w:val="0"/>
      <w:divBdr>
        <w:top w:val="none" w:sz="0" w:space="0" w:color="auto"/>
        <w:left w:val="none" w:sz="0" w:space="0" w:color="auto"/>
        <w:bottom w:val="none" w:sz="0" w:space="0" w:color="auto"/>
        <w:right w:val="none" w:sz="0" w:space="0" w:color="auto"/>
      </w:divBdr>
    </w:div>
    <w:div w:id="383993934">
      <w:marLeft w:val="640"/>
      <w:marRight w:val="0"/>
      <w:marTop w:val="0"/>
      <w:marBottom w:val="0"/>
      <w:divBdr>
        <w:top w:val="none" w:sz="0" w:space="0" w:color="auto"/>
        <w:left w:val="none" w:sz="0" w:space="0" w:color="auto"/>
        <w:bottom w:val="none" w:sz="0" w:space="0" w:color="auto"/>
        <w:right w:val="none" w:sz="0" w:space="0" w:color="auto"/>
      </w:divBdr>
    </w:div>
    <w:div w:id="384376450">
      <w:marLeft w:val="640"/>
      <w:marRight w:val="0"/>
      <w:marTop w:val="0"/>
      <w:marBottom w:val="0"/>
      <w:divBdr>
        <w:top w:val="none" w:sz="0" w:space="0" w:color="auto"/>
        <w:left w:val="none" w:sz="0" w:space="0" w:color="auto"/>
        <w:bottom w:val="none" w:sz="0" w:space="0" w:color="auto"/>
        <w:right w:val="none" w:sz="0" w:space="0" w:color="auto"/>
      </w:divBdr>
    </w:div>
    <w:div w:id="384529329">
      <w:marLeft w:val="640"/>
      <w:marRight w:val="0"/>
      <w:marTop w:val="0"/>
      <w:marBottom w:val="0"/>
      <w:divBdr>
        <w:top w:val="none" w:sz="0" w:space="0" w:color="auto"/>
        <w:left w:val="none" w:sz="0" w:space="0" w:color="auto"/>
        <w:bottom w:val="none" w:sz="0" w:space="0" w:color="auto"/>
        <w:right w:val="none" w:sz="0" w:space="0" w:color="auto"/>
      </w:divBdr>
    </w:div>
    <w:div w:id="384717252">
      <w:marLeft w:val="640"/>
      <w:marRight w:val="0"/>
      <w:marTop w:val="0"/>
      <w:marBottom w:val="0"/>
      <w:divBdr>
        <w:top w:val="none" w:sz="0" w:space="0" w:color="auto"/>
        <w:left w:val="none" w:sz="0" w:space="0" w:color="auto"/>
        <w:bottom w:val="none" w:sz="0" w:space="0" w:color="auto"/>
        <w:right w:val="none" w:sz="0" w:space="0" w:color="auto"/>
      </w:divBdr>
    </w:div>
    <w:div w:id="384793784">
      <w:marLeft w:val="640"/>
      <w:marRight w:val="0"/>
      <w:marTop w:val="0"/>
      <w:marBottom w:val="0"/>
      <w:divBdr>
        <w:top w:val="none" w:sz="0" w:space="0" w:color="auto"/>
        <w:left w:val="none" w:sz="0" w:space="0" w:color="auto"/>
        <w:bottom w:val="none" w:sz="0" w:space="0" w:color="auto"/>
        <w:right w:val="none" w:sz="0" w:space="0" w:color="auto"/>
      </w:divBdr>
    </w:div>
    <w:div w:id="385034441">
      <w:marLeft w:val="640"/>
      <w:marRight w:val="0"/>
      <w:marTop w:val="0"/>
      <w:marBottom w:val="0"/>
      <w:divBdr>
        <w:top w:val="none" w:sz="0" w:space="0" w:color="auto"/>
        <w:left w:val="none" w:sz="0" w:space="0" w:color="auto"/>
        <w:bottom w:val="none" w:sz="0" w:space="0" w:color="auto"/>
        <w:right w:val="none" w:sz="0" w:space="0" w:color="auto"/>
      </w:divBdr>
    </w:div>
    <w:div w:id="385180384">
      <w:marLeft w:val="640"/>
      <w:marRight w:val="0"/>
      <w:marTop w:val="0"/>
      <w:marBottom w:val="0"/>
      <w:divBdr>
        <w:top w:val="none" w:sz="0" w:space="0" w:color="auto"/>
        <w:left w:val="none" w:sz="0" w:space="0" w:color="auto"/>
        <w:bottom w:val="none" w:sz="0" w:space="0" w:color="auto"/>
        <w:right w:val="none" w:sz="0" w:space="0" w:color="auto"/>
      </w:divBdr>
    </w:div>
    <w:div w:id="385371240">
      <w:marLeft w:val="640"/>
      <w:marRight w:val="0"/>
      <w:marTop w:val="0"/>
      <w:marBottom w:val="0"/>
      <w:divBdr>
        <w:top w:val="none" w:sz="0" w:space="0" w:color="auto"/>
        <w:left w:val="none" w:sz="0" w:space="0" w:color="auto"/>
        <w:bottom w:val="none" w:sz="0" w:space="0" w:color="auto"/>
        <w:right w:val="none" w:sz="0" w:space="0" w:color="auto"/>
      </w:divBdr>
    </w:div>
    <w:div w:id="385568390">
      <w:marLeft w:val="640"/>
      <w:marRight w:val="0"/>
      <w:marTop w:val="0"/>
      <w:marBottom w:val="0"/>
      <w:divBdr>
        <w:top w:val="none" w:sz="0" w:space="0" w:color="auto"/>
        <w:left w:val="none" w:sz="0" w:space="0" w:color="auto"/>
        <w:bottom w:val="none" w:sz="0" w:space="0" w:color="auto"/>
        <w:right w:val="none" w:sz="0" w:space="0" w:color="auto"/>
      </w:divBdr>
    </w:div>
    <w:div w:id="385838931">
      <w:marLeft w:val="640"/>
      <w:marRight w:val="0"/>
      <w:marTop w:val="0"/>
      <w:marBottom w:val="0"/>
      <w:divBdr>
        <w:top w:val="none" w:sz="0" w:space="0" w:color="auto"/>
        <w:left w:val="none" w:sz="0" w:space="0" w:color="auto"/>
        <w:bottom w:val="none" w:sz="0" w:space="0" w:color="auto"/>
        <w:right w:val="none" w:sz="0" w:space="0" w:color="auto"/>
      </w:divBdr>
    </w:div>
    <w:div w:id="386492786">
      <w:marLeft w:val="640"/>
      <w:marRight w:val="0"/>
      <w:marTop w:val="0"/>
      <w:marBottom w:val="0"/>
      <w:divBdr>
        <w:top w:val="none" w:sz="0" w:space="0" w:color="auto"/>
        <w:left w:val="none" w:sz="0" w:space="0" w:color="auto"/>
        <w:bottom w:val="none" w:sz="0" w:space="0" w:color="auto"/>
        <w:right w:val="none" w:sz="0" w:space="0" w:color="auto"/>
      </w:divBdr>
    </w:div>
    <w:div w:id="386495078">
      <w:marLeft w:val="640"/>
      <w:marRight w:val="0"/>
      <w:marTop w:val="0"/>
      <w:marBottom w:val="0"/>
      <w:divBdr>
        <w:top w:val="none" w:sz="0" w:space="0" w:color="auto"/>
        <w:left w:val="none" w:sz="0" w:space="0" w:color="auto"/>
        <w:bottom w:val="none" w:sz="0" w:space="0" w:color="auto"/>
        <w:right w:val="none" w:sz="0" w:space="0" w:color="auto"/>
      </w:divBdr>
    </w:div>
    <w:div w:id="387219098">
      <w:marLeft w:val="640"/>
      <w:marRight w:val="0"/>
      <w:marTop w:val="0"/>
      <w:marBottom w:val="0"/>
      <w:divBdr>
        <w:top w:val="none" w:sz="0" w:space="0" w:color="auto"/>
        <w:left w:val="none" w:sz="0" w:space="0" w:color="auto"/>
        <w:bottom w:val="none" w:sz="0" w:space="0" w:color="auto"/>
        <w:right w:val="none" w:sz="0" w:space="0" w:color="auto"/>
      </w:divBdr>
    </w:div>
    <w:div w:id="387538545">
      <w:marLeft w:val="640"/>
      <w:marRight w:val="0"/>
      <w:marTop w:val="0"/>
      <w:marBottom w:val="0"/>
      <w:divBdr>
        <w:top w:val="none" w:sz="0" w:space="0" w:color="auto"/>
        <w:left w:val="none" w:sz="0" w:space="0" w:color="auto"/>
        <w:bottom w:val="none" w:sz="0" w:space="0" w:color="auto"/>
        <w:right w:val="none" w:sz="0" w:space="0" w:color="auto"/>
      </w:divBdr>
    </w:div>
    <w:div w:id="388502354">
      <w:marLeft w:val="640"/>
      <w:marRight w:val="0"/>
      <w:marTop w:val="0"/>
      <w:marBottom w:val="0"/>
      <w:divBdr>
        <w:top w:val="none" w:sz="0" w:space="0" w:color="auto"/>
        <w:left w:val="none" w:sz="0" w:space="0" w:color="auto"/>
        <w:bottom w:val="none" w:sz="0" w:space="0" w:color="auto"/>
        <w:right w:val="none" w:sz="0" w:space="0" w:color="auto"/>
      </w:divBdr>
    </w:div>
    <w:div w:id="388966248">
      <w:marLeft w:val="640"/>
      <w:marRight w:val="0"/>
      <w:marTop w:val="0"/>
      <w:marBottom w:val="0"/>
      <w:divBdr>
        <w:top w:val="none" w:sz="0" w:space="0" w:color="auto"/>
        <w:left w:val="none" w:sz="0" w:space="0" w:color="auto"/>
        <w:bottom w:val="none" w:sz="0" w:space="0" w:color="auto"/>
        <w:right w:val="none" w:sz="0" w:space="0" w:color="auto"/>
      </w:divBdr>
    </w:div>
    <w:div w:id="389153144">
      <w:marLeft w:val="640"/>
      <w:marRight w:val="0"/>
      <w:marTop w:val="0"/>
      <w:marBottom w:val="0"/>
      <w:divBdr>
        <w:top w:val="none" w:sz="0" w:space="0" w:color="auto"/>
        <w:left w:val="none" w:sz="0" w:space="0" w:color="auto"/>
        <w:bottom w:val="none" w:sz="0" w:space="0" w:color="auto"/>
        <w:right w:val="none" w:sz="0" w:space="0" w:color="auto"/>
      </w:divBdr>
    </w:div>
    <w:div w:id="389690203">
      <w:marLeft w:val="640"/>
      <w:marRight w:val="0"/>
      <w:marTop w:val="0"/>
      <w:marBottom w:val="0"/>
      <w:divBdr>
        <w:top w:val="none" w:sz="0" w:space="0" w:color="auto"/>
        <w:left w:val="none" w:sz="0" w:space="0" w:color="auto"/>
        <w:bottom w:val="none" w:sz="0" w:space="0" w:color="auto"/>
        <w:right w:val="none" w:sz="0" w:space="0" w:color="auto"/>
      </w:divBdr>
    </w:div>
    <w:div w:id="389770350">
      <w:marLeft w:val="640"/>
      <w:marRight w:val="0"/>
      <w:marTop w:val="0"/>
      <w:marBottom w:val="0"/>
      <w:divBdr>
        <w:top w:val="none" w:sz="0" w:space="0" w:color="auto"/>
        <w:left w:val="none" w:sz="0" w:space="0" w:color="auto"/>
        <w:bottom w:val="none" w:sz="0" w:space="0" w:color="auto"/>
        <w:right w:val="none" w:sz="0" w:space="0" w:color="auto"/>
      </w:divBdr>
    </w:div>
    <w:div w:id="390274005">
      <w:marLeft w:val="640"/>
      <w:marRight w:val="0"/>
      <w:marTop w:val="0"/>
      <w:marBottom w:val="0"/>
      <w:divBdr>
        <w:top w:val="none" w:sz="0" w:space="0" w:color="auto"/>
        <w:left w:val="none" w:sz="0" w:space="0" w:color="auto"/>
        <w:bottom w:val="none" w:sz="0" w:space="0" w:color="auto"/>
        <w:right w:val="none" w:sz="0" w:space="0" w:color="auto"/>
      </w:divBdr>
    </w:div>
    <w:div w:id="390619567">
      <w:marLeft w:val="640"/>
      <w:marRight w:val="0"/>
      <w:marTop w:val="0"/>
      <w:marBottom w:val="0"/>
      <w:divBdr>
        <w:top w:val="none" w:sz="0" w:space="0" w:color="auto"/>
        <w:left w:val="none" w:sz="0" w:space="0" w:color="auto"/>
        <w:bottom w:val="none" w:sz="0" w:space="0" w:color="auto"/>
        <w:right w:val="none" w:sz="0" w:space="0" w:color="auto"/>
      </w:divBdr>
    </w:div>
    <w:div w:id="390690456">
      <w:marLeft w:val="640"/>
      <w:marRight w:val="0"/>
      <w:marTop w:val="0"/>
      <w:marBottom w:val="0"/>
      <w:divBdr>
        <w:top w:val="none" w:sz="0" w:space="0" w:color="auto"/>
        <w:left w:val="none" w:sz="0" w:space="0" w:color="auto"/>
        <w:bottom w:val="none" w:sz="0" w:space="0" w:color="auto"/>
        <w:right w:val="none" w:sz="0" w:space="0" w:color="auto"/>
      </w:divBdr>
    </w:div>
    <w:div w:id="390882209">
      <w:marLeft w:val="640"/>
      <w:marRight w:val="0"/>
      <w:marTop w:val="0"/>
      <w:marBottom w:val="0"/>
      <w:divBdr>
        <w:top w:val="none" w:sz="0" w:space="0" w:color="auto"/>
        <w:left w:val="none" w:sz="0" w:space="0" w:color="auto"/>
        <w:bottom w:val="none" w:sz="0" w:space="0" w:color="auto"/>
        <w:right w:val="none" w:sz="0" w:space="0" w:color="auto"/>
      </w:divBdr>
    </w:div>
    <w:div w:id="391974355">
      <w:marLeft w:val="640"/>
      <w:marRight w:val="0"/>
      <w:marTop w:val="0"/>
      <w:marBottom w:val="0"/>
      <w:divBdr>
        <w:top w:val="none" w:sz="0" w:space="0" w:color="auto"/>
        <w:left w:val="none" w:sz="0" w:space="0" w:color="auto"/>
        <w:bottom w:val="none" w:sz="0" w:space="0" w:color="auto"/>
        <w:right w:val="none" w:sz="0" w:space="0" w:color="auto"/>
      </w:divBdr>
    </w:div>
    <w:div w:id="392235207">
      <w:marLeft w:val="640"/>
      <w:marRight w:val="0"/>
      <w:marTop w:val="0"/>
      <w:marBottom w:val="0"/>
      <w:divBdr>
        <w:top w:val="none" w:sz="0" w:space="0" w:color="auto"/>
        <w:left w:val="none" w:sz="0" w:space="0" w:color="auto"/>
        <w:bottom w:val="none" w:sz="0" w:space="0" w:color="auto"/>
        <w:right w:val="none" w:sz="0" w:space="0" w:color="auto"/>
      </w:divBdr>
    </w:div>
    <w:div w:id="392238169">
      <w:marLeft w:val="640"/>
      <w:marRight w:val="0"/>
      <w:marTop w:val="0"/>
      <w:marBottom w:val="0"/>
      <w:divBdr>
        <w:top w:val="none" w:sz="0" w:space="0" w:color="auto"/>
        <w:left w:val="none" w:sz="0" w:space="0" w:color="auto"/>
        <w:bottom w:val="none" w:sz="0" w:space="0" w:color="auto"/>
        <w:right w:val="none" w:sz="0" w:space="0" w:color="auto"/>
      </w:divBdr>
    </w:div>
    <w:div w:id="392310573">
      <w:marLeft w:val="640"/>
      <w:marRight w:val="0"/>
      <w:marTop w:val="0"/>
      <w:marBottom w:val="0"/>
      <w:divBdr>
        <w:top w:val="none" w:sz="0" w:space="0" w:color="auto"/>
        <w:left w:val="none" w:sz="0" w:space="0" w:color="auto"/>
        <w:bottom w:val="none" w:sz="0" w:space="0" w:color="auto"/>
        <w:right w:val="none" w:sz="0" w:space="0" w:color="auto"/>
      </w:divBdr>
    </w:div>
    <w:div w:id="392972726">
      <w:marLeft w:val="640"/>
      <w:marRight w:val="0"/>
      <w:marTop w:val="0"/>
      <w:marBottom w:val="0"/>
      <w:divBdr>
        <w:top w:val="none" w:sz="0" w:space="0" w:color="auto"/>
        <w:left w:val="none" w:sz="0" w:space="0" w:color="auto"/>
        <w:bottom w:val="none" w:sz="0" w:space="0" w:color="auto"/>
        <w:right w:val="none" w:sz="0" w:space="0" w:color="auto"/>
      </w:divBdr>
    </w:div>
    <w:div w:id="393089085">
      <w:marLeft w:val="640"/>
      <w:marRight w:val="0"/>
      <w:marTop w:val="0"/>
      <w:marBottom w:val="0"/>
      <w:divBdr>
        <w:top w:val="none" w:sz="0" w:space="0" w:color="auto"/>
        <w:left w:val="none" w:sz="0" w:space="0" w:color="auto"/>
        <w:bottom w:val="none" w:sz="0" w:space="0" w:color="auto"/>
        <w:right w:val="none" w:sz="0" w:space="0" w:color="auto"/>
      </w:divBdr>
    </w:div>
    <w:div w:id="393163673">
      <w:marLeft w:val="640"/>
      <w:marRight w:val="0"/>
      <w:marTop w:val="0"/>
      <w:marBottom w:val="0"/>
      <w:divBdr>
        <w:top w:val="none" w:sz="0" w:space="0" w:color="auto"/>
        <w:left w:val="none" w:sz="0" w:space="0" w:color="auto"/>
        <w:bottom w:val="none" w:sz="0" w:space="0" w:color="auto"/>
        <w:right w:val="none" w:sz="0" w:space="0" w:color="auto"/>
      </w:divBdr>
    </w:div>
    <w:div w:id="393243064">
      <w:marLeft w:val="640"/>
      <w:marRight w:val="0"/>
      <w:marTop w:val="0"/>
      <w:marBottom w:val="0"/>
      <w:divBdr>
        <w:top w:val="none" w:sz="0" w:space="0" w:color="auto"/>
        <w:left w:val="none" w:sz="0" w:space="0" w:color="auto"/>
        <w:bottom w:val="none" w:sz="0" w:space="0" w:color="auto"/>
        <w:right w:val="none" w:sz="0" w:space="0" w:color="auto"/>
      </w:divBdr>
    </w:div>
    <w:div w:id="393309588">
      <w:marLeft w:val="640"/>
      <w:marRight w:val="0"/>
      <w:marTop w:val="0"/>
      <w:marBottom w:val="0"/>
      <w:divBdr>
        <w:top w:val="none" w:sz="0" w:space="0" w:color="auto"/>
        <w:left w:val="none" w:sz="0" w:space="0" w:color="auto"/>
        <w:bottom w:val="none" w:sz="0" w:space="0" w:color="auto"/>
        <w:right w:val="none" w:sz="0" w:space="0" w:color="auto"/>
      </w:divBdr>
    </w:div>
    <w:div w:id="393897403">
      <w:marLeft w:val="640"/>
      <w:marRight w:val="0"/>
      <w:marTop w:val="0"/>
      <w:marBottom w:val="0"/>
      <w:divBdr>
        <w:top w:val="none" w:sz="0" w:space="0" w:color="auto"/>
        <w:left w:val="none" w:sz="0" w:space="0" w:color="auto"/>
        <w:bottom w:val="none" w:sz="0" w:space="0" w:color="auto"/>
        <w:right w:val="none" w:sz="0" w:space="0" w:color="auto"/>
      </w:divBdr>
    </w:div>
    <w:div w:id="394166248">
      <w:marLeft w:val="640"/>
      <w:marRight w:val="0"/>
      <w:marTop w:val="0"/>
      <w:marBottom w:val="0"/>
      <w:divBdr>
        <w:top w:val="none" w:sz="0" w:space="0" w:color="auto"/>
        <w:left w:val="none" w:sz="0" w:space="0" w:color="auto"/>
        <w:bottom w:val="none" w:sz="0" w:space="0" w:color="auto"/>
        <w:right w:val="none" w:sz="0" w:space="0" w:color="auto"/>
      </w:divBdr>
    </w:div>
    <w:div w:id="394282330">
      <w:marLeft w:val="640"/>
      <w:marRight w:val="0"/>
      <w:marTop w:val="0"/>
      <w:marBottom w:val="0"/>
      <w:divBdr>
        <w:top w:val="none" w:sz="0" w:space="0" w:color="auto"/>
        <w:left w:val="none" w:sz="0" w:space="0" w:color="auto"/>
        <w:bottom w:val="none" w:sz="0" w:space="0" w:color="auto"/>
        <w:right w:val="none" w:sz="0" w:space="0" w:color="auto"/>
      </w:divBdr>
    </w:div>
    <w:div w:id="394624238">
      <w:marLeft w:val="640"/>
      <w:marRight w:val="0"/>
      <w:marTop w:val="0"/>
      <w:marBottom w:val="0"/>
      <w:divBdr>
        <w:top w:val="none" w:sz="0" w:space="0" w:color="auto"/>
        <w:left w:val="none" w:sz="0" w:space="0" w:color="auto"/>
        <w:bottom w:val="none" w:sz="0" w:space="0" w:color="auto"/>
        <w:right w:val="none" w:sz="0" w:space="0" w:color="auto"/>
      </w:divBdr>
    </w:div>
    <w:div w:id="395015124">
      <w:marLeft w:val="640"/>
      <w:marRight w:val="0"/>
      <w:marTop w:val="0"/>
      <w:marBottom w:val="0"/>
      <w:divBdr>
        <w:top w:val="none" w:sz="0" w:space="0" w:color="auto"/>
        <w:left w:val="none" w:sz="0" w:space="0" w:color="auto"/>
        <w:bottom w:val="none" w:sz="0" w:space="0" w:color="auto"/>
        <w:right w:val="none" w:sz="0" w:space="0" w:color="auto"/>
      </w:divBdr>
    </w:div>
    <w:div w:id="396170666">
      <w:marLeft w:val="640"/>
      <w:marRight w:val="0"/>
      <w:marTop w:val="0"/>
      <w:marBottom w:val="0"/>
      <w:divBdr>
        <w:top w:val="none" w:sz="0" w:space="0" w:color="auto"/>
        <w:left w:val="none" w:sz="0" w:space="0" w:color="auto"/>
        <w:bottom w:val="none" w:sz="0" w:space="0" w:color="auto"/>
        <w:right w:val="none" w:sz="0" w:space="0" w:color="auto"/>
      </w:divBdr>
    </w:div>
    <w:div w:id="396713156">
      <w:marLeft w:val="640"/>
      <w:marRight w:val="0"/>
      <w:marTop w:val="0"/>
      <w:marBottom w:val="0"/>
      <w:divBdr>
        <w:top w:val="none" w:sz="0" w:space="0" w:color="auto"/>
        <w:left w:val="none" w:sz="0" w:space="0" w:color="auto"/>
        <w:bottom w:val="none" w:sz="0" w:space="0" w:color="auto"/>
        <w:right w:val="none" w:sz="0" w:space="0" w:color="auto"/>
      </w:divBdr>
    </w:div>
    <w:div w:id="396823889">
      <w:marLeft w:val="640"/>
      <w:marRight w:val="0"/>
      <w:marTop w:val="0"/>
      <w:marBottom w:val="0"/>
      <w:divBdr>
        <w:top w:val="none" w:sz="0" w:space="0" w:color="auto"/>
        <w:left w:val="none" w:sz="0" w:space="0" w:color="auto"/>
        <w:bottom w:val="none" w:sz="0" w:space="0" w:color="auto"/>
        <w:right w:val="none" w:sz="0" w:space="0" w:color="auto"/>
      </w:divBdr>
    </w:div>
    <w:div w:id="396902938">
      <w:marLeft w:val="640"/>
      <w:marRight w:val="0"/>
      <w:marTop w:val="0"/>
      <w:marBottom w:val="0"/>
      <w:divBdr>
        <w:top w:val="none" w:sz="0" w:space="0" w:color="auto"/>
        <w:left w:val="none" w:sz="0" w:space="0" w:color="auto"/>
        <w:bottom w:val="none" w:sz="0" w:space="0" w:color="auto"/>
        <w:right w:val="none" w:sz="0" w:space="0" w:color="auto"/>
      </w:divBdr>
    </w:div>
    <w:div w:id="397024141">
      <w:marLeft w:val="640"/>
      <w:marRight w:val="0"/>
      <w:marTop w:val="0"/>
      <w:marBottom w:val="0"/>
      <w:divBdr>
        <w:top w:val="none" w:sz="0" w:space="0" w:color="auto"/>
        <w:left w:val="none" w:sz="0" w:space="0" w:color="auto"/>
        <w:bottom w:val="none" w:sz="0" w:space="0" w:color="auto"/>
        <w:right w:val="none" w:sz="0" w:space="0" w:color="auto"/>
      </w:divBdr>
    </w:div>
    <w:div w:id="397636160">
      <w:marLeft w:val="640"/>
      <w:marRight w:val="0"/>
      <w:marTop w:val="0"/>
      <w:marBottom w:val="0"/>
      <w:divBdr>
        <w:top w:val="none" w:sz="0" w:space="0" w:color="auto"/>
        <w:left w:val="none" w:sz="0" w:space="0" w:color="auto"/>
        <w:bottom w:val="none" w:sz="0" w:space="0" w:color="auto"/>
        <w:right w:val="none" w:sz="0" w:space="0" w:color="auto"/>
      </w:divBdr>
    </w:div>
    <w:div w:id="398132830">
      <w:marLeft w:val="640"/>
      <w:marRight w:val="0"/>
      <w:marTop w:val="0"/>
      <w:marBottom w:val="0"/>
      <w:divBdr>
        <w:top w:val="none" w:sz="0" w:space="0" w:color="auto"/>
        <w:left w:val="none" w:sz="0" w:space="0" w:color="auto"/>
        <w:bottom w:val="none" w:sz="0" w:space="0" w:color="auto"/>
        <w:right w:val="none" w:sz="0" w:space="0" w:color="auto"/>
      </w:divBdr>
    </w:div>
    <w:div w:id="398292430">
      <w:marLeft w:val="640"/>
      <w:marRight w:val="0"/>
      <w:marTop w:val="0"/>
      <w:marBottom w:val="0"/>
      <w:divBdr>
        <w:top w:val="none" w:sz="0" w:space="0" w:color="auto"/>
        <w:left w:val="none" w:sz="0" w:space="0" w:color="auto"/>
        <w:bottom w:val="none" w:sz="0" w:space="0" w:color="auto"/>
        <w:right w:val="none" w:sz="0" w:space="0" w:color="auto"/>
      </w:divBdr>
    </w:div>
    <w:div w:id="398330577">
      <w:marLeft w:val="640"/>
      <w:marRight w:val="0"/>
      <w:marTop w:val="0"/>
      <w:marBottom w:val="0"/>
      <w:divBdr>
        <w:top w:val="none" w:sz="0" w:space="0" w:color="auto"/>
        <w:left w:val="none" w:sz="0" w:space="0" w:color="auto"/>
        <w:bottom w:val="none" w:sz="0" w:space="0" w:color="auto"/>
        <w:right w:val="none" w:sz="0" w:space="0" w:color="auto"/>
      </w:divBdr>
    </w:div>
    <w:div w:id="398789624">
      <w:marLeft w:val="640"/>
      <w:marRight w:val="0"/>
      <w:marTop w:val="0"/>
      <w:marBottom w:val="0"/>
      <w:divBdr>
        <w:top w:val="none" w:sz="0" w:space="0" w:color="auto"/>
        <w:left w:val="none" w:sz="0" w:space="0" w:color="auto"/>
        <w:bottom w:val="none" w:sz="0" w:space="0" w:color="auto"/>
        <w:right w:val="none" w:sz="0" w:space="0" w:color="auto"/>
      </w:divBdr>
    </w:div>
    <w:div w:id="399057584">
      <w:marLeft w:val="640"/>
      <w:marRight w:val="0"/>
      <w:marTop w:val="0"/>
      <w:marBottom w:val="0"/>
      <w:divBdr>
        <w:top w:val="none" w:sz="0" w:space="0" w:color="auto"/>
        <w:left w:val="none" w:sz="0" w:space="0" w:color="auto"/>
        <w:bottom w:val="none" w:sz="0" w:space="0" w:color="auto"/>
        <w:right w:val="none" w:sz="0" w:space="0" w:color="auto"/>
      </w:divBdr>
    </w:div>
    <w:div w:id="399181471">
      <w:marLeft w:val="640"/>
      <w:marRight w:val="0"/>
      <w:marTop w:val="0"/>
      <w:marBottom w:val="0"/>
      <w:divBdr>
        <w:top w:val="none" w:sz="0" w:space="0" w:color="auto"/>
        <w:left w:val="none" w:sz="0" w:space="0" w:color="auto"/>
        <w:bottom w:val="none" w:sz="0" w:space="0" w:color="auto"/>
        <w:right w:val="none" w:sz="0" w:space="0" w:color="auto"/>
      </w:divBdr>
    </w:div>
    <w:div w:id="399525136">
      <w:marLeft w:val="640"/>
      <w:marRight w:val="0"/>
      <w:marTop w:val="0"/>
      <w:marBottom w:val="0"/>
      <w:divBdr>
        <w:top w:val="none" w:sz="0" w:space="0" w:color="auto"/>
        <w:left w:val="none" w:sz="0" w:space="0" w:color="auto"/>
        <w:bottom w:val="none" w:sz="0" w:space="0" w:color="auto"/>
        <w:right w:val="none" w:sz="0" w:space="0" w:color="auto"/>
      </w:divBdr>
    </w:div>
    <w:div w:id="400715135">
      <w:marLeft w:val="640"/>
      <w:marRight w:val="0"/>
      <w:marTop w:val="0"/>
      <w:marBottom w:val="0"/>
      <w:divBdr>
        <w:top w:val="none" w:sz="0" w:space="0" w:color="auto"/>
        <w:left w:val="none" w:sz="0" w:space="0" w:color="auto"/>
        <w:bottom w:val="none" w:sz="0" w:space="0" w:color="auto"/>
        <w:right w:val="none" w:sz="0" w:space="0" w:color="auto"/>
      </w:divBdr>
    </w:div>
    <w:div w:id="400758830">
      <w:marLeft w:val="640"/>
      <w:marRight w:val="0"/>
      <w:marTop w:val="0"/>
      <w:marBottom w:val="0"/>
      <w:divBdr>
        <w:top w:val="none" w:sz="0" w:space="0" w:color="auto"/>
        <w:left w:val="none" w:sz="0" w:space="0" w:color="auto"/>
        <w:bottom w:val="none" w:sz="0" w:space="0" w:color="auto"/>
        <w:right w:val="none" w:sz="0" w:space="0" w:color="auto"/>
      </w:divBdr>
    </w:div>
    <w:div w:id="401609371">
      <w:marLeft w:val="640"/>
      <w:marRight w:val="0"/>
      <w:marTop w:val="0"/>
      <w:marBottom w:val="0"/>
      <w:divBdr>
        <w:top w:val="none" w:sz="0" w:space="0" w:color="auto"/>
        <w:left w:val="none" w:sz="0" w:space="0" w:color="auto"/>
        <w:bottom w:val="none" w:sz="0" w:space="0" w:color="auto"/>
        <w:right w:val="none" w:sz="0" w:space="0" w:color="auto"/>
      </w:divBdr>
    </w:div>
    <w:div w:id="401685239">
      <w:marLeft w:val="640"/>
      <w:marRight w:val="0"/>
      <w:marTop w:val="0"/>
      <w:marBottom w:val="0"/>
      <w:divBdr>
        <w:top w:val="none" w:sz="0" w:space="0" w:color="auto"/>
        <w:left w:val="none" w:sz="0" w:space="0" w:color="auto"/>
        <w:bottom w:val="none" w:sz="0" w:space="0" w:color="auto"/>
        <w:right w:val="none" w:sz="0" w:space="0" w:color="auto"/>
      </w:divBdr>
    </w:div>
    <w:div w:id="402218664">
      <w:marLeft w:val="640"/>
      <w:marRight w:val="0"/>
      <w:marTop w:val="0"/>
      <w:marBottom w:val="0"/>
      <w:divBdr>
        <w:top w:val="none" w:sz="0" w:space="0" w:color="auto"/>
        <w:left w:val="none" w:sz="0" w:space="0" w:color="auto"/>
        <w:bottom w:val="none" w:sz="0" w:space="0" w:color="auto"/>
        <w:right w:val="none" w:sz="0" w:space="0" w:color="auto"/>
      </w:divBdr>
    </w:div>
    <w:div w:id="403068331">
      <w:marLeft w:val="640"/>
      <w:marRight w:val="0"/>
      <w:marTop w:val="0"/>
      <w:marBottom w:val="0"/>
      <w:divBdr>
        <w:top w:val="none" w:sz="0" w:space="0" w:color="auto"/>
        <w:left w:val="none" w:sz="0" w:space="0" w:color="auto"/>
        <w:bottom w:val="none" w:sz="0" w:space="0" w:color="auto"/>
        <w:right w:val="none" w:sz="0" w:space="0" w:color="auto"/>
      </w:divBdr>
    </w:div>
    <w:div w:id="403533615">
      <w:marLeft w:val="640"/>
      <w:marRight w:val="0"/>
      <w:marTop w:val="0"/>
      <w:marBottom w:val="0"/>
      <w:divBdr>
        <w:top w:val="none" w:sz="0" w:space="0" w:color="auto"/>
        <w:left w:val="none" w:sz="0" w:space="0" w:color="auto"/>
        <w:bottom w:val="none" w:sz="0" w:space="0" w:color="auto"/>
        <w:right w:val="none" w:sz="0" w:space="0" w:color="auto"/>
      </w:divBdr>
    </w:div>
    <w:div w:id="403725772">
      <w:marLeft w:val="640"/>
      <w:marRight w:val="0"/>
      <w:marTop w:val="0"/>
      <w:marBottom w:val="0"/>
      <w:divBdr>
        <w:top w:val="none" w:sz="0" w:space="0" w:color="auto"/>
        <w:left w:val="none" w:sz="0" w:space="0" w:color="auto"/>
        <w:bottom w:val="none" w:sz="0" w:space="0" w:color="auto"/>
        <w:right w:val="none" w:sz="0" w:space="0" w:color="auto"/>
      </w:divBdr>
    </w:div>
    <w:div w:id="404105781">
      <w:marLeft w:val="640"/>
      <w:marRight w:val="0"/>
      <w:marTop w:val="0"/>
      <w:marBottom w:val="0"/>
      <w:divBdr>
        <w:top w:val="none" w:sz="0" w:space="0" w:color="auto"/>
        <w:left w:val="none" w:sz="0" w:space="0" w:color="auto"/>
        <w:bottom w:val="none" w:sz="0" w:space="0" w:color="auto"/>
        <w:right w:val="none" w:sz="0" w:space="0" w:color="auto"/>
      </w:divBdr>
    </w:div>
    <w:div w:id="404185771">
      <w:marLeft w:val="640"/>
      <w:marRight w:val="0"/>
      <w:marTop w:val="0"/>
      <w:marBottom w:val="0"/>
      <w:divBdr>
        <w:top w:val="none" w:sz="0" w:space="0" w:color="auto"/>
        <w:left w:val="none" w:sz="0" w:space="0" w:color="auto"/>
        <w:bottom w:val="none" w:sz="0" w:space="0" w:color="auto"/>
        <w:right w:val="none" w:sz="0" w:space="0" w:color="auto"/>
      </w:divBdr>
    </w:div>
    <w:div w:id="405763299">
      <w:marLeft w:val="640"/>
      <w:marRight w:val="0"/>
      <w:marTop w:val="0"/>
      <w:marBottom w:val="0"/>
      <w:divBdr>
        <w:top w:val="none" w:sz="0" w:space="0" w:color="auto"/>
        <w:left w:val="none" w:sz="0" w:space="0" w:color="auto"/>
        <w:bottom w:val="none" w:sz="0" w:space="0" w:color="auto"/>
        <w:right w:val="none" w:sz="0" w:space="0" w:color="auto"/>
      </w:divBdr>
    </w:div>
    <w:div w:id="406003483">
      <w:marLeft w:val="640"/>
      <w:marRight w:val="0"/>
      <w:marTop w:val="0"/>
      <w:marBottom w:val="0"/>
      <w:divBdr>
        <w:top w:val="none" w:sz="0" w:space="0" w:color="auto"/>
        <w:left w:val="none" w:sz="0" w:space="0" w:color="auto"/>
        <w:bottom w:val="none" w:sz="0" w:space="0" w:color="auto"/>
        <w:right w:val="none" w:sz="0" w:space="0" w:color="auto"/>
      </w:divBdr>
    </w:div>
    <w:div w:id="406077076">
      <w:marLeft w:val="640"/>
      <w:marRight w:val="0"/>
      <w:marTop w:val="0"/>
      <w:marBottom w:val="0"/>
      <w:divBdr>
        <w:top w:val="none" w:sz="0" w:space="0" w:color="auto"/>
        <w:left w:val="none" w:sz="0" w:space="0" w:color="auto"/>
        <w:bottom w:val="none" w:sz="0" w:space="0" w:color="auto"/>
        <w:right w:val="none" w:sz="0" w:space="0" w:color="auto"/>
      </w:divBdr>
    </w:div>
    <w:div w:id="406390102">
      <w:marLeft w:val="640"/>
      <w:marRight w:val="0"/>
      <w:marTop w:val="0"/>
      <w:marBottom w:val="0"/>
      <w:divBdr>
        <w:top w:val="none" w:sz="0" w:space="0" w:color="auto"/>
        <w:left w:val="none" w:sz="0" w:space="0" w:color="auto"/>
        <w:bottom w:val="none" w:sz="0" w:space="0" w:color="auto"/>
        <w:right w:val="none" w:sz="0" w:space="0" w:color="auto"/>
      </w:divBdr>
    </w:div>
    <w:div w:id="406416936">
      <w:marLeft w:val="640"/>
      <w:marRight w:val="0"/>
      <w:marTop w:val="0"/>
      <w:marBottom w:val="0"/>
      <w:divBdr>
        <w:top w:val="none" w:sz="0" w:space="0" w:color="auto"/>
        <w:left w:val="none" w:sz="0" w:space="0" w:color="auto"/>
        <w:bottom w:val="none" w:sz="0" w:space="0" w:color="auto"/>
        <w:right w:val="none" w:sz="0" w:space="0" w:color="auto"/>
      </w:divBdr>
    </w:div>
    <w:div w:id="407310924">
      <w:marLeft w:val="640"/>
      <w:marRight w:val="0"/>
      <w:marTop w:val="0"/>
      <w:marBottom w:val="0"/>
      <w:divBdr>
        <w:top w:val="none" w:sz="0" w:space="0" w:color="auto"/>
        <w:left w:val="none" w:sz="0" w:space="0" w:color="auto"/>
        <w:bottom w:val="none" w:sz="0" w:space="0" w:color="auto"/>
        <w:right w:val="none" w:sz="0" w:space="0" w:color="auto"/>
      </w:divBdr>
    </w:div>
    <w:div w:id="407504878">
      <w:marLeft w:val="640"/>
      <w:marRight w:val="0"/>
      <w:marTop w:val="0"/>
      <w:marBottom w:val="0"/>
      <w:divBdr>
        <w:top w:val="none" w:sz="0" w:space="0" w:color="auto"/>
        <w:left w:val="none" w:sz="0" w:space="0" w:color="auto"/>
        <w:bottom w:val="none" w:sz="0" w:space="0" w:color="auto"/>
        <w:right w:val="none" w:sz="0" w:space="0" w:color="auto"/>
      </w:divBdr>
    </w:div>
    <w:div w:id="408189776">
      <w:marLeft w:val="640"/>
      <w:marRight w:val="0"/>
      <w:marTop w:val="0"/>
      <w:marBottom w:val="0"/>
      <w:divBdr>
        <w:top w:val="none" w:sz="0" w:space="0" w:color="auto"/>
        <w:left w:val="none" w:sz="0" w:space="0" w:color="auto"/>
        <w:bottom w:val="none" w:sz="0" w:space="0" w:color="auto"/>
        <w:right w:val="none" w:sz="0" w:space="0" w:color="auto"/>
      </w:divBdr>
    </w:div>
    <w:div w:id="408230523">
      <w:marLeft w:val="640"/>
      <w:marRight w:val="0"/>
      <w:marTop w:val="0"/>
      <w:marBottom w:val="0"/>
      <w:divBdr>
        <w:top w:val="none" w:sz="0" w:space="0" w:color="auto"/>
        <w:left w:val="none" w:sz="0" w:space="0" w:color="auto"/>
        <w:bottom w:val="none" w:sz="0" w:space="0" w:color="auto"/>
        <w:right w:val="none" w:sz="0" w:space="0" w:color="auto"/>
      </w:divBdr>
    </w:div>
    <w:div w:id="408238513">
      <w:marLeft w:val="640"/>
      <w:marRight w:val="0"/>
      <w:marTop w:val="0"/>
      <w:marBottom w:val="0"/>
      <w:divBdr>
        <w:top w:val="none" w:sz="0" w:space="0" w:color="auto"/>
        <w:left w:val="none" w:sz="0" w:space="0" w:color="auto"/>
        <w:bottom w:val="none" w:sz="0" w:space="0" w:color="auto"/>
        <w:right w:val="none" w:sz="0" w:space="0" w:color="auto"/>
      </w:divBdr>
    </w:div>
    <w:div w:id="408314251">
      <w:marLeft w:val="640"/>
      <w:marRight w:val="0"/>
      <w:marTop w:val="0"/>
      <w:marBottom w:val="0"/>
      <w:divBdr>
        <w:top w:val="none" w:sz="0" w:space="0" w:color="auto"/>
        <w:left w:val="none" w:sz="0" w:space="0" w:color="auto"/>
        <w:bottom w:val="none" w:sz="0" w:space="0" w:color="auto"/>
        <w:right w:val="none" w:sz="0" w:space="0" w:color="auto"/>
      </w:divBdr>
    </w:div>
    <w:div w:id="408504291">
      <w:marLeft w:val="640"/>
      <w:marRight w:val="0"/>
      <w:marTop w:val="0"/>
      <w:marBottom w:val="0"/>
      <w:divBdr>
        <w:top w:val="none" w:sz="0" w:space="0" w:color="auto"/>
        <w:left w:val="none" w:sz="0" w:space="0" w:color="auto"/>
        <w:bottom w:val="none" w:sz="0" w:space="0" w:color="auto"/>
        <w:right w:val="none" w:sz="0" w:space="0" w:color="auto"/>
      </w:divBdr>
    </w:div>
    <w:div w:id="408969332">
      <w:marLeft w:val="640"/>
      <w:marRight w:val="0"/>
      <w:marTop w:val="0"/>
      <w:marBottom w:val="0"/>
      <w:divBdr>
        <w:top w:val="none" w:sz="0" w:space="0" w:color="auto"/>
        <w:left w:val="none" w:sz="0" w:space="0" w:color="auto"/>
        <w:bottom w:val="none" w:sz="0" w:space="0" w:color="auto"/>
        <w:right w:val="none" w:sz="0" w:space="0" w:color="auto"/>
      </w:divBdr>
    </w:div>
    <w:div w:id="409082289">
      <w:marLeft w:val="640"/>
      <w:marRight w:val="0"/>
      <w:marTop w:val="0"/>
      <w:marBottom w:val="0"/>
      <w:divBdr>
        <w:top w:val="none" w:sz="0" w:space="0" w:color="auto"/>
        <w:left w:val="none" w:sz="0" w:space="0" w:color="auto"/>
        <w:bottom w:val="none" w:sz="0" w:space="0" w:color="auto"/>
        <w:right w:val="none" w:sz="0" w:space="0" w:color="auto"/>
      </w:divBdr>
    </w:div>
    <w:div w:id="409154424">
      <w:marLeft w:val="640"/>
      <w:marRight w:val="0"/>
      <w:marTop w:val="0"/>
      <w:marBottom w:val="0"/>
      <w:divBdr>
        <w:top w:val="none" w:sz="0" w:space="0" w:color="auto"/>
        <w:left w:val="none" w:sz="0" w:space="0" w:color="auto"/>
        <w:bottom w:val="none" w:sz="0" w:space="0" w:color="auto"/>
        <w:right w:val="none" w:sz="0" w:space="0" w:color="auto"/>
      </w:divBdr>
    </w:div>
    <w:div w:id="409932257">
      <w:marLeft w:val="640"/>
      <w:marRight w:val="0"/>
      <w:marTop w:val="0"/>
      <w:marBottom w:val="0"/>
      <w:divBdr>
        <w:top w:val="none" w:sz="0" w:space="0" w:color="auto"/>
        <w:left w:val="none" w:sz="0" w:space="0" w:color="auto"/>
        <w:bottom w:val="none" w:sz="0" w:space="0" w:color="auto"/>
        <w:right w:val="none" w:sz="0" w:space="0" w:color="auto"/>
      </w:divBdr>
    </w:div>
    <w:div w:id="409935695">
      <w:marLeft w:val="640"/>
      <w:marRight w:val="0"/>
      <w:marTop w:val="0"/>
      <w:marBottom w:val="0"/>
      <w:divBdr>
        <w:top w:val="none" w:sz="0" w:space="0" w:color="auto"/>
        <w:left w:val="none" w:sz="0" w:space="0" w:color="auto"/>
        <w:bottom w:val="none" w:sz="0" w:space="0" w:color="auto"/>
        <w:right w:val="none" w:sz="0" w:space="0" w:color="auto"/>
      </w:divBdr>
    </w:div>
    <w:div w:id="410391930">
      <w:marLeft w:val="640"/>
      <w:marRight w:val="0"/>
      <w:marTop w:val="0"/>
      <w:marBottom w:val="0"/>
      <w:divBdr>
        <w:top w:val="none" w:sz="0" w:space="0" w:color="auto"/>
        <w:left w:val="none" w:sz="0" w:space="0" w:color="auto"/>
        <w:bottom w:val="none" w:sz="0" w:space="0" w:color="auto"/>
        <w:right w:val="none" w:sz="0" w:space="0" w:color="auto"/>
      </w:divBdr>
    </w:div>
    <w:div w:id="412169917">
      <w:marLeft w:val="640"/>
      <w:marRight w:val="0"/>
      <w:marTop w:val="0"/>
      <w:marBottom w:val="0"/>
      <w:divBdr>
        <w:top w:val="none" w:sz="0" w:space="0" w:color="auto"/>
        <w:left w:val="none" w:sz="0" w:space="0" w:color="auto"/>
        <w:bottom w:val="none" w:sz="0" w:space="0" w:color="auto"/>
        <w:right w:val="none" w:sz="0" w:space="0" w:color="auto"/>
      </w:divBdr>
    </w:div>
    <w:div w:id="412312255">
      <w:marLeft w:val="640"/>
      <w:marRight w:val="0"/>
      <w:marTop w:val="0"/>
      <w:marBottom w:val="0"/>
      <w:divBdr>
        <w:top w:val="none" w:sz="0" w:space="0" w:color="auto"/>
        <w:left w:val="none" w:sz="0" w:space="0" w:color="auto"/>
        <w:bottom w:val="none" w:sz="0" w:space="0" w:color="auto"/>
        <w:right w:val="none" w:sz="0" w:space="0" w:color="auto"/>
      </w:divBdr>
    </w:div>
    <w:div w:id="412314226">
      <w:marLeft w:val="640"/>
      <w:marRight w:val="0"/>
      <w:marTop w:val="0"/>
      <w:marBottom w:val="0"/>
      <w:divBdr>
        <w:top w:val="none" w:sz="0" w:space="0" w:color="auto"/>
        <w:left w:val="none" w:sz="0" w:space="0" w:color="auto"/>
        <w:bottom w:val="none" w:sz="0" w:space="0" w:color="auto"/>
        <w:right w:val="none" w:sz="0" w:space="0" w:color="auto"/>
      </w:divBdr>
    </w:div>
    <w:div w:id="412316649">
      <w:marLeft w:val="640"/>
      <w:marRight w:val="0"/>
      <w:marTop w:val="0"/>
      <w:marBottom w:val="0"/>
      <w:divBdr>
        <w:top w:val="none" w:sz="0" w:space="0" w:color="auto"/>
        <w:left w:val="none" w:sz="0" w:space="0" w:color="auto"/>
        <w:bottom w:val="none" w:sz="0" w:space="0" w:color="auto"/>
        <w:right w:val="none" w:sz="0" w:space="0" w:color="auto"/>
      </w:divBdr>
    </w:div>
    <w:div w:id="412551598">
      <w:marLeft w:val="640"/>
      <w:marRight w:val="0"/>
      <w:marTop w:val="0"/>
      <w:marBottom w:val="0"/>
      <w:divBdr>
        <w:top w:val="none" w:sz="0" w:space="0" w:color="auto"/>
        <w:left w:val="none" w:sz="0" w:space="0" w:color="auto"/>
        <w:bottom w:val="none" w:sz="0" w:space="0" w:color="auto"/>
        <w:right w:val="none" w:sz="0" w:space="0" w:color="auto"/>
      </w:divBdr>
    </w:div>
    <w:div w:id="412630871">
      <w:marLeft w:val="640"/>
      <w:marRight w:val="0"/>
      <w:marTop w:val="0"/>
      <w:marBottom w:val="0"/>
      <w:divBdr>
        <w:top w:val="none" w:sz="0" w:space="0" w:color="auto"/>
        <w:left w:val="none" w:sz="0" w:space="0" w:color="auto"/>
        <w:bottom w:val="none" w:sz="0" w:space="0" w:color="auto"/>
        <w:right w:val="none" w:sz="0" w:space="0" w:color="auto"/>
      </w:divBdr>
    </w:div>
    <w:div w:id="413091555">
      <w:marLeft w:val="640"/>
      <w:marRight w:val="0"/>
      <w:marTop w:val="0"/>
      <w:marBottom w:val="0"/>
      <w:divBdr>
        <w:top w:val="none" w:sz="0" w:space="0" w:color="auto"/>
        <w:left w:val="none" w:sz="0" w:space="0" w:color="auto"/>
        <w:bottom w:val="none" w:sz="0" w:space="0" w:color="auto"/>
        <w:right w:val="none" w:sz="0" w:space="0" w:color="auto"/>
      </w:divBdr>
    </w:div>
    <w:div w:id="413166814">
      <w:marLeft w:val="640"/>
      <w:marRight w:val="0"/>
      <w:marTop w:val="0"/>
      <w:marBottom w:val="0"/>
      <w:divBdr>
        <w:top w:val="none" w:sz="0" w:space="0" w:color="auto"/>
        <w:left w:val="none" w:sz="0" w:space="0" w:color="auto"/>
        <w:bottom w:val="none" w:sz="0" w:space="0" w:color="auto"/>
        <w:right w:val="none" w:sz="0" w:space="0" w:color="auto"/>
      </w:divBdr>
    </w:div>
    <w:div w:id="413363279">
      <w:marLeft w:val="640"/>
      <w:marRight w:val="0"/>
      <w:marTop w:val="0"/>
      <w:marBottom w:val="0"/>
      <w:divBdr>
        <w:top w:val="none" w:sz="0" w:space="0" w:color="auto"/>
        <w:left w:val="none" w:sz="0" w:space="0" w:color="auto"/>
        <w:bottom w:val="none" w:sz="0" w:space="0" w:color="auto"/>
        <w:right w:val="none" w:sz="0" w:space="0" w:color="auto"/>
      </w:divBdr>
    </w:div>
    <w:div w:id="413628495">
      <w:marLeft w:val="640"/>
      <w:marRight w:val="0"/>
      <w:marTop w:val="0"/>
      <w:marBottom w:val="0"/>
      <w:divBdr>
        <w:top w:val="none" w:sz="0" w:space="0" w:color="auto"/>
        <w:left w:val="none" w:sz="0" w:space="0" w:color="auto"/>
        <w:bottom w:val="none" w:sz="0" w:space="0" w:color="auto"/>
        <w:right w:val="none" w:sz="0" w:space="0" w:color="auto"/>
      </w:divBdr>
    </w:div>
    <w:div w:id="413815887">
      <w:marLeft w:val="640"/>
      <w:marRight w:val="0"/>
      <w:marTop w:val="0"/>
      <w:marBottom w:val="0"/>
      <w:divBdr>
        <w:top w:val="none" w:sz="0" w:space="0" w:color="auto"/>
        <w:left w:val="none" w:sz="0" w:space="0" w:color="auto"/>
        <w:bottom w:val="none" w:sz="0" w:space="0" w:color="auto"/>
        <w:right w:val="none" w:sz="0" w:space="0" w:color="auto"/>
      </w:divBdr>
    </w:div>
    <w:div w:id="414084977">
      <w:marLeft w:val="640"/>
      <w:marRight w:val="0"/>
      <w:marTop w:val="0"/>
      <w:marBottom w:val="0"/>
      <w:divBdr>
        <w:top w:val="none" w:sz="0" w:space="0" w:color="auto"/>
        <w:left w:val="none" w:sz="0" w:space="0" w:color="auto"/>
        <w:bottom w:val="none" w:sz="0" w:space="0" w:color="auto"/>
        <w:right w:val="none" w:sz="0" w:space="0" w:color="auto"/>
      </w:divBdr>
    </w:div>
    <w:div w:id="414086756">
      <w:marLeft w:val="640"/>
      <w:marRight w:val="0"/>
      <w:marTop w:val="0"/>
      <w:marBottom w:val="0"/>
      <w:divBdr>
        <w:top w:val="none" w:sz="0" w:space="0" w:color="auto"/>
        <w:left w:val="none" w:sz="0" w:space="0" w:color="auto"/>
        <w:bottom w:val="none" w:sz="0" w:space="0" w:color="auto"/>
        <w:right w:val="none" w:sz="0" w:space="0" w:color="auto"/>
      </w:divBdr>
    </w:div>
    <w:div w:id="414127414">
      <w:marLeft w:val="640"/>
      <w:marRight w:val="0"/>
      <w:marTop w:val="0"/>
      <w:marBottom w:val="0"/>
      <w:divBdr>
        <w:top w:val="none" w:sz="0" w:space="0" w:color="auto"/>
        <w:left w:val="none" w:sz="0" w:space="0" w:color="auto"/>
        <w:bottom w:val="none" w:sz="0" w:space="0" w:color="auto"/>
        <w:right w:val="none" w:sz="0" w:space="0" w:color="auto"/>
      </w:divBdr>
    </w:div>
    <w:div w:id="414984485">
      <w:marLeft w:val="640"/>
      <w:marRight w:val="0"/>
      <w:marTop w:val="0"/>
      <w:marBottom w:val="0"/>
      <w:divBdr>
        <w:top w:val="none" w:sz="0" w:space="0" w:color="auto"/>
        <w:left w:val="none" w:sz="0" w:space="0" w:color="auto"/>
        <w:bottom w:val="none" w:sz="0" w:space="0" w:color="auto"/>
        <w:right w:val="none" w:sz="0" w:space="0" w:color="auto"/>
      </w:divBdr>
    </w:div>
    <w:div w:id="415513686">
      <w:marLeft w:val="640"/>
      <w:marRight w:val="0"/>
      <w:marTop w:val="0"/>
      <w:marBottom w:val="0"/>
      <w:divBdr>
        <w:top w:val="none" w:sz="0" w:space="0" w:color="auto"/>
        <w:left w:val="none" w:sz="0" w:space="0" w:color="auto"/>
        <w:bottom w:val="none" w:sz="0" w:space="0" w:color="auto"/>
        <w:right w:val="none" w:sz="0" w:space="0" w:color="auto"/>
      </w:divBdr>
    </w:div>
    <w:div w:id="415588755">
      <w:marLeft w:val="640"/>
      <w:marRight w:val="0"/>
      <w:marTop w:val="0"/>
      <w:marBottom w:val="0"/>
      <w:divBdr>
        <w:top w:val="none" w:sz="0" w:space="0" w:color="auto"/>
        <w:left w:val="none" w:sz="0" w:space="0" w:color="auto"/>
        <w:bottom w:val="none" w:sz="0" w:space="0" w:color="auto"/>
        <w:right w:val="none" w:sz="0" w:space="0" w:color="auto"/>
      </w:divBdr>
    </w:div>
    <w:div w:id="415829097">
      <w:marLeft w:val="640"/>
      <w:marRight w:val="0"/>
      <w:marTop w:val="0"/>
      <w:marBottom w:val="0"/>
      <w:divBdr>
        <w:top w:val="none" w:sz="0" w:space="0" w:color="auto"/>
        <w:left w:val="none" w:sz="0" w:space="0" w:color="auto"/>
        <w:bottom w:val="none" w:sz="0" w:space="0" w:color="auto"/>
        <w:right w:val="none" w:sz="0" w:space="0" w:color="auto"/>
      </w:divBdr>
    </w:div>
    <w:div w:id="416053333">
      <w:marLeft w:val="640"/>
      <w:marRight w:val="0"/>
      <w:marTop w:val="0"/>
      <w:marBottom w:val="0"/>
      <w:divBdr>
        <w:top w:val="none" w:sz="0" w:space="0" w:color="auto"/>
        <w:left w:val="none" w:sz="0" w:space="0" w:color="auto"/>
        <w:bottom w:val="none" w:sz="0" w:space="0" w:color="auto"/>
        <w:right w:val="none" w:sz="0" w:space="0" w:color="auto"/>
      </w:divBdr>
    </w:div>
    <w:div w:id="416437337">
      <w:marLeft w:val="640"/>
      <w:marRight w:val="0"/>
      <w:marTop w:val="0"/>
      <w:marBottom w:val="0"/>
      <w:divBdr>
        <w:top w:val="none" w:sz="0" w:space="0" w:color="auto"/>
        <w:left w:val="none" w:sz="0" w:space="0" w:color="auto"/>
        <w:bottom w:val="none" w:sz="0" w:space="0" w:color="auto"/>
        <w:right w:val="none" w:sz="0" w:space="0" w:color="auto"/>
      </w:divBdr>
    </w:div>
    <w:div w:id="417412078">
      <w:marLeft w:val="640"/>
      <w:marRight w:val="0"/>
      <w:marTop w:val="0"/>
      <w:marBottom w:val="0"/>
      <w:divBdr>
        <w:top w:val="none" w:sz="0" w:space="0" w:color="auto"/>
        <w:left w:val="none" w:sz="0" w:space="0" w:color="auto"/>
        <w:bottom w:val="none" w:sz="0" w:space="0" w:color="auto"/>
        <w:right w:val="none" w:sz="0" w:space="0" w:color="auto"/>
      </w:divBdr>
    </w:div>
    <w:div w:id="417486787">
      <w:marLeft w:val="640"/>
      <w:marRight w:val="0"/>
      <w:marTop w:val="0"/>
      <w:marBottom w:val="0"/>
      <w:divBdr>
        <w:top w:val="none" w:sz="0" w:space="0" w:color="auto"/>
        <w:left w:val="none" w:sz="0" w:space="0" w:color="auto"/>
        <w:bottom w:val="none" w:sz="0" w:space="0" w:color="auto"/>
        <w:right w:val="none" w:sz="0" w:space="0" w:color="auto"/>
      </w:divBdr>
    </w:div>
    <w:div w:id="417598080">
      <w:marLeft w:val="640"/>
      <w:marRight w:val="0"/>
      <w:marTop w:val="0"/>
      <w:marBottom w:val="0"/>
      <w:divBdr>
        <w:top w:val="none" w:sz="0" w:space="0" w:color="auto"/>
        <w:left w:val="none" w:sz="0" w:space="0" w:color="auto"/>
        <w:bottom w:val="none" w:sz="0" w:space="0" w:color="auto"/>
        <w:right w:val="none" w:sz="0" w:space="0" w:color="auto"/>
      </w:divBdr>
    </w:div>
    <w:div w:id="417677032">
      <w:marLeft w:val="640"/>
      <w:marRight w:val="0"/>
      <w:marTop w:val="0"/>
      <w:marBottom w:val="0"/>
      <w:divBdr>
        <w:top w:val="none" w:sz="0" w:space="0" w:color="auto"/>
        <w:left w:val="none" w:sz="0" w:space="0" w:color="auto"/>
        <w:bottom w:val="none" w:sz="0" w:space="0" w:color="auto"/>
        <w:right w:val="none" w:sz="0" w:space="0" w:color="auto"/>
      </w:divBdr>
    </w:div>
    <w:div w:id="417797391">
      <w:marLeft w:val="640"/>
      <w:marRight w:val="0"/>
      <w:marTop w:val="0"/>
      <w:marBottom w:val="0"/>
      <w:divBdr>
        <w:top w:val="none" w:sz="0" w:space="0" w:color="auto"/>
        <w:left w:val="none" w:sz="0" w:space="0" w:color="auto"/>
        <w:bottom w:val="none" w:sz="0" w:space="0" w:color="auto"/>
        <w:right w:val="none" w:sz="0" w:space="0" w:color="auto"/>
      </w:divBdr>
    </w:div>
    <w:div w:id="417948040">
      <w:marLeft w:val="640"/>
      <w:marRight w:val="0"/>
      <w:marTop w:val="0"/>
      <w:marBottom w:val="0"/>
      <w:divBdr>
        <w:top w:val="none" w:sz="0" w:space="0" w:color="auto"/>
        <w:left w:val="none" w:sz="0" w:space="0" w:color="auto"/>
        <w:bottom w:val="none" w:sz="0" w:space="0" w:color="auto"/>
        <w:right w:val="none" w:sz="0" w:space="0" w:color="auto"/>
      </w:divBdr>
    </w:div>
    <w:div w:id="418136024">
      <w:marLeft w:val="640"/>
      <w:marRight w:val="0"/>
      <w:marTop w:val="0"/>
      <w:marBottom w:val="0"/>
      <w:divBdr>
        <w:top w:val="none" w:sz="0" w:space="0" w:color="auto"/>
        <w:left w:val="none" w:sz="0" w:space="0" w:color="auto"/>
        <w:bottom w:val="none" w:sz="0" w:space="0" w:color="auto"/>
        <w:right w:val="none" w:sz="0" w:space="0" w:color="auto"/>
      </w:divBdr>
    </w:div>
    <w:div w:id="418253673">
      <w:marLeft w:val="640"/>
      <w:marRight w:val="0"/>
      <w:marTop w:val="0"/>
      <w:marBottom w:val="0"/>
      <w:divBdr>
        <w:top w:val="none" w:sz="0" w:space="0" w:color="auto"/>
        <w:left w:val="none" w:sz="0" w:space="0" w:color="auto"/>
        <w:bottom w:val="none" w:sz="0" w:space="0" w:color="auto"/>
        <w:right w:val="none" w:sz="0" w:space="0" w:color="auto"/>
      </w:divBdr>
    </w:div>
    <w:div w:id="418409683">
      <w:marLeft w:val="640"/>
      <w:marRight w:val="0"/>
      <w:marTop w:val="0"/>
      <w:marBottom w:val="0"/>
      <w:divBdr>
        <w:top w:val="none" w:sz="0" w:space="0" w:color="auto"/>
        <w:left w:val="none" w:sz="0" w:space="0" w:color="auto"/>
        <w:bottom w:val="none" w:sz="0" w:space="0" w:color="auto"/>
        <w:right w:val="none" w:sz="0" w:space="0" w:color="auto"/>
      </w:divBdr>
    </w:div>
    <w:div w:id="418604948">
      <w:marLeft w:val="640"/>
      <w:marRight w:val="0"/>
      <w:marTop w:val="0"/>
      <w:marBottom w:val="0"/>
      <w:divBdr>
        <w:top w:val="none" w:sz="0" w:space="0" w:color="auto"/>
        <w:left w:val="none" w:sz="0" w:space="0" w:color="auto"/>
        <w:bottom w:val="none" w:sz="0" w:space="0" w:color="auto"/>
        <w:right w:val="none" w:sz="0" w:space="0" w:color="auto"/>
      </w:divBdr>
    </w:div>
    <w:div w:id="419451112">
      <w:marLeft w:val="640"/>
      <w:marRight w:val="0"/>
      <w:marTop w:val="0"/>
      <w:marBottom w:val="0"/>
      <w:divBdr>
        <w:top w:val="none" w:sz="0" w:space="0" w:color="auto"/>
        <w:left w:val="none" w:sz="0" w:space="0" w:color="auto"/>
        <w:bottom w:val="none" w:sz="0" w:space="0" w:color="auto"/>
        <w:right w:val="none" w:sz="0" w:space="0" w:color="auto"/>
      </w:divBdr>
    </w:div>
    <w:div w:id="419838289">
      <w:marLeft w:val="640"/>
      <w:marRight w:val="0"/>
      <w:marTop w:val="0"/>
      <w:marBottom w:val="0"/>
      <w:divBdr>
        <w:top w:val="none" w:sz="0" w:space="0" w:color="auto"/>
        <w:left w:val="none" w:sz="0" w:space="0" w:color="auto"/>
        <w:bottom w:val="none" w:sz="0" w:space="0" w:color="auto"/>
        <w:right w:val="none" w:sz="0" w:space="0" w:color="auto"/>
      </w:divBdr>
    </w:div>
    <w:div w:id="419839011">
      <w:marLeft w:val="640"/>
      <w:marRight w:val="0"/>
      <w:marTop w:val="0"/>
      <w:marBottom w:val="0"/>
      <w:divBdr>
        <w:top w:val="none" w:sz="0" w:space="0" w:color="auto"/>
        <w:left w:val="none" w:sz="0" w:space="0" w:color="auto"/>
        <w:bottom w:val="none" w:sz="0" w:space="0" w:color="auto"/>
        <w:right w:val="none" w:sz="0" w:space="0" w:color="auto"/>
      </w:divBdr>
    </w:div>
    <w:div w:id="420957104">
      <w:marLeft w:val="640"/>
      <w:marRight w:val="0"/>
      <w:marTop w:val="0"/>
      <w:marBottom w:val="0"/>
      <w:divBdr>
        <w:top w:val="none" w:sz="0" w:space="0" w:color="auto"/>
        <w:left w:val="none" w:sz="0" w:space="0" w:color="auto"/>
        <w:bottom w:val="none" w:sz="0" w:space="0" w:color="auto"/>
        <w:right w:val="none" w:sz="0" w:space="0" w:color="auto"/>
      </w:divBdr>
    </w:div>
    <w:div w:id="421336257">
      <w:marLeft w:val="640"/>
      <w:marRight w:val="0"/>
      <w:marTop w:val="0"/>
      <w:marBottom w:val="0"/>
      <w:divBdr>
        <w:top w:val="none" w:sz="0" w:space="0" w:color="auto"/>
        <w:left w:val="none" w:sz="0" w:space="0" w:color="auto"/>
        <w:bottom w:val="none" w:sz="0" w:space="0" w:color="auto"/>
        <w:right w:val="none" w:sz="0" w:space="0" w:color="auto"/>
      </w:divBdr>
    </w:div>
    <w:div w:id="421533701">
      <w:marLeft w:val="640"/>
      <w:marRight w:val="0"/>
      <w:marTop w:val="0"/>
      <w:marBottom w:val="0"/>
      <w:divBdr>
        <w:top w:val="none" w:sz="0" w:space="0" w:color="auto"/>
        <w:left w:val="none" w:sz="0" w:space="0" w:color="auto"/>
        <w:bottom w:val="none" w:sz="0" w:space="0" w:color="auto"/>
        <w:right w:val="none" w:sz="0" w:space="0" w:color="auto"/>
      </w:divBdr>
    </w:div>
    <w:div w:id="421755041">
      <w:marLeft w:val="640"/>
      <w:marRight w:val="0"/>
      <w:marTop w:val="0"/>
      <w:marBottom w:val="0"/>
      <w:divBdr>
        <w:top w:val="none" w:sz="0" w:space="0" w:color="auto"/>
        <w:left w:val="none" w:sz="0" w:space="0" w:color="auto"/>
        <w:bottom w:val="none" w:sz="0" w:space="0" w:color="auto"/>
        <w:right w:val="none" w:sz="0" w:space="0" w:color="auto"/>
      </w:divBdr>
    </w:div>
    <w:div w:id="422145375">
      <w:marLeft w:val="640"/>
      <w:marRight w:val="0"/>
      <w:marTop w:val="0"/>
      <w:marBottom w:val="0"/>
      <w:divBdr>
        <w:top w:val="none" w:sz="0" w:space="0" w:color="auto"/>
        <w:left w:val="none" w:sz="0" w:space="0" w:color="auto"/>
        <w:bottom w:val="none" w:sz="0" w:space="0" w:color="auto"/>
        <w:right w:val="none" w:sz="0" w:space="0" w:color="auto"/>
      </w:divBdr>
    </w:div>
    <w:div w:id="422384196">
      <w:marLeft w:val="640"/>
      <w:marRight w:val="0"/>
      <w:marTop w:val="0"/>
      <w:marBottom w:val="0"/>
      <w:divBdr>
        <w:top w:val="none" w:sz="0" w:space="0" w:color="auto"/>
        <w:left w:val="none" w:sz="0" w:space="0" w:color="auto"/>
        <w:bottom w:val="none" w:sz="0" w:space="0" w:color="auto"/>
        <w:right w:val="none" w:sz="0" w:space="0" w:color="auto"/>
      </w:divBdr>
    </w:div>
    <w:div w:id="422532419">
      <w:marLeft w:val="640"/>
      <w:marRight w:val="0"/>
      <w:marTop w:val="0"/>
      <w:marBottom w:val="0"/>
      <w:divBdr>
        <w:top w:val="none" w:sz="0" w:space="0" w:color="auto"/>
        <w:left w:val="none" w:sz="0" w:space="0" w:color="auto"/>
        <w:bottom w:val="none" w:sz="0" w:space="0" w:color="auto"/>
        <w:right w:val="none" w:sz="0" w:space="0" w:color="auto"/>
      </w:divBdr>
    </w:div>
    <w:div w:id="422654090">
      <w:marLeft w:val="640"/>
      <w:marRight w:val="0"/>
      <w:marTop w:val="0"/>
      <w:marBottom w:val="0"/>
      <w:divBdr>
        <w:top w:val="none" w:sz="0" w:space="0" w:color="auto"/>
        <w:left w:val="none" w:sz="0" w:space="0" w:color="auto"/>
        <w:bottom w:val="none" w:sz="0" w:space="0" w:color="auto"/>
        <w:right w:val="none" w:sz="0" w:space="0" w:color="auto"/>
      </w:divBdr>
    </w:div>
    <w:div w:id="422722280">
      <w:marLeft w:val="640"/>
      <w:marRight w:val="0"/>
      <w:marTop w:val="0"/>
      <w:marBottom w:val="0"/>
      <w:divBdr>
        <w:top w:val="none" w:sz="0" w:space="0" w:color="auto"/>
        <w:left w:val="none" w:sz="0" w:space="0" w:color="auto"/>
        <w:bottom w:val="none" w:sz="0" w:space="0" w:color="auto"/>
        <w:right w:val="none" w:sz="0" w:space="0" w:color="auto"/>
      </w:divBdr>
    </w:div>
    <w:div w:id="424224979">
      <w:marLeft w:val="640"/>
      <w:marRight w:val="0"/>
      <w:marTop w:val="0"/>
      <w:marBottom w:val="0"/>
      <w:divBdr>
        <w:top w:val="none" w:sz="0" w:space="0" w:color="auto"/>
        <w:left w:val="none" w:sz="0" w:space="0" w:color="auto"/>
        <w:bottom w:val="none" w:sz="0" w:space="0" w:color="auto"/>
        <w:right w:val="none" w:sz="0" w:space="0" w:color="auto"/>
      </w:divBdr>
    </w:div>
    <w:div w:id="424231480">
      <w:marLeft w:val="640"/>
      <w:marRight w:val="0"/>
      <w:marTop w:val="0"/>
      <w:marBottom w:val="0"/>
      <w:divBdr>
        <w:top w:val="none" w:sz="0" w:space="0" w:color="auto"/>
        <w:left w:val="none" w:sz="0" w:space="0" w:color="auto"/>
        <w:bottom w:val="none" w:sz="0" w:space="0" w:color="auto"/>
        <w:right w:val="none" w:sz="0" w:space="0" w:color="auto"/>
      </w:divBdr>
    </w:div>
    <w:div w:id="424425696">
      <w:marLeft w:val="640"/>
      <w:marRight w:val="0"/>
      <w:marTop w:val="0"/>
      <w:marBottom w:val="0"/>
      <w:divBdr>
        <w:top w:val="none" w:sz="0" w:space="0" w:color="auto"/>
        <w:left w:val="none" w:sz="0" w:space="0" w:color="auto"/>
        <w:bottom w:val="none" w:sz="0" w:space="0" w:color="auto"/>
        <w:right w:val="none" w:sz="0" w:space="0" w:color="auto"/>
      </w:divBdr>
    </w:div>
    <w:div w:id="425078362">
      <w:marLeft w:val="640"/>
      <w:marRight w:val="0"/>
      <w:marTop w:val="0"/>
      <w:marBottom w:val="0"/>
      <w:divBdr>
        <w:top w:val="none" w:sz="0" w:space="0" w:color="auto"/>
        <w:left w:val="none" w:sz="0" w:space="0" w:color="auto"/>
        <w:bottom w:val="none" w:sz="0" w:space="0" w:color="auto"/>
        <w:right w:val="none" w:sz="0" w:space="0" w:color="auto"/>
      </w:divBdr>
    </w:div>
    <w:div w:id="425662179">
      <w:marLeft w:val="640"/>
      <w:marRight w:val="0"/>
      <w:marTop w:val="0"/>
      <w:marBottom w:val="0"/>
      <w:divBdr>
        <w:top w:val="none" w:sz="0" w:space="0" w:color="auto"/>
        <w:left w:val="none" w:sz="0" w:space="0" w:color="auto"/>
        <w:bottom w:val="none" w:sz="0" w:space="0" w:color="auto"/>
        <w:right w:val="none" w:sz="0" w:space="0" w:color="auto"/>
      </w:divBdr>
    </w:div>
    <w:div w:id="426115808">
      <w:marLeft w:val="640"/>
      <w:marRight w:val="0"/>
      <w:marTop w:val="0"/>
      <w:marBottom w:val="0"/>
      <w:divBdr>
        <w:top w:val="none" w:sz="0" w:space="0" w:color="auto"/>
        <w:left w:val="none" w:sz="0" w:space="0" w:color="auto"/>
        <w:bottom w:val="none" w:sz="0" w:space="0" w:color="auto"/>
        <w:right w:val="none" w:sz="0" w:space="0" w:color="auto"/>
      </w:divBdr>
    </w:div>
    <w:div w:id="426191969">
      <w:marLeft w:val="640"/>
      <w:marRight w:val="0"/>
      <w:marTop w:val="0"/>
      <w:marBottom w:val="0"/>
      <w:divBdr>
        <w:top w:val="none" w:sz="0" w:space="0" w:color="auto"/>
        <w:left w:val="none" w:sz="0" w:space="0" w:color="auto"/>
        <w:bottom w:val="none" w:sz="0" w:space="0" w:color="auto"/>
        <w:right w:val="none" w:sz="0" w:space="0" w:color="auto"/>
      </w:divBdr>
    </w:div>
    <w:div w:id="426195934">
      <w:marLeft w:val="640"/>
      <w:marRight w:val="0"/>
      <w:marTop w:val="0"/>
      <w:marBottom w:val="0"/>
      <w:divBdr>
        <w:top w:val="none" w:sz="0" w:space="0" w:color="auto"/>
        <w:left w:val="none" w:sz="0" w:space="0" w:color="auto"/>
        <w:bottom w:val="none" w:sz="0" w:space="0" w:color="auto"/>
        <w:right w:val="none" w:sz="0" w:space="0" w:color="auto"/>
      </w:divBdr>
    </w:div>
    <w:div w:id="426579811">
      <w:marLeft w:val="640"/>
      <w:marRight w:val="0"/>
      <w:marTop w:val="0"/>
      <w:marBottom w:val="0"/>
      <w:divBdr>
        <w:top w:val="none" w:sz="0" w:space="0" w:color="auto"/>
        <w:left w:val="none" w:sz="0" w:space="0" w:color="auto"/>
        <w:bottom w:val="none" w:sz="0" w:space="0" w:color="auto"/>
        <w:right w:val="none" w:sz="0" w:space="0" w:color="auto"/>
      </w:divBdr>
    </w:div>
    <w:div w:id="426972613">
      <w:marLeft w:val="640"/>
      <w:marRight w:val="0"/>
      <w:marTop w:val="0"/>
      <w:marBottom w:val="0"/>
      <w:divBdr>
        <w:top w:val="none" w:sz="0" w:space="0" w:color="auto"/>
        <w:left w:val="none" w:sz="0" w:space="0" w:color="auto"/>
        <w:bottom w:val="none" w:sz="0" w:space="0" w:color="auto"/>
        <w:right w:val="none" w:sz="0" w:space="0" w:color="auto"/>
      </w:divBdr>
    </w:div>
    <w:div w:id="427502087">
      <w:marLeft w:val="640"/>
      <w:marRight w:val="0"/>
      <w:marTop w:val="0"/>
      <w:marBottom w:val="0"/>
      <w:divBdr>
        <w:top w:val="none" w:sz="0" w:space="0" w:color="auto"/>
        <w:left w:val="none" w:sz="0" w:space="0" w:color="auto"/>
        <w:bottom w:val="none" w:sz="0" w:space="0" w:color="auto"/>
        <w:right w:val="none" w:sz="0" w:space="0" w:color="auto"/>
      </w:divBdr>
    </w:div>
    <w:div w:id="427578794">
      <w:marLeft w:val="640"/>
      <w:marRight w:val="0"/>
      <w:marTop w:val="0"/>
      <w:marBottom w:val="0"/>
      <w:divBdr>
        <w:top w:val="none" w:sz="0" w:space="0" w:color="auto"/>
        <w:left w:val="none" w:sz="0" w:space="0" w:color="auto"/>
        <w:bottom w:val="none" w:sz="0" w:space="0" w:color="auto"/>
        <w:right w:val="none" w:sz="0" w:space="0" w:color="auto"/>
      </w:divBdr>
    </w:div>
    <w:div w:id="427771725">
      <w:marLeft w:val="640"/>
      <w:marRight w:val="0"/>
      <w:marTop w:val="0"/>
      <w:marBottom w:val="0"/>
      <w:divBdr>
        <w:top w:val="none" w:sz="0" w:space="0" w:color="auto"/>
        <w:left w:val="none" w:sz="0" w:space="0" w:color="auto"/>
        <w:bottom w:val="none" w:sz="0" w:space="0" w:color="auto"/>
        <w:right w:val="none" w:sz="0" w:space="0" w:color="auto"/>
      </w:divBdr>
    </w:div>
    <w:div w:id="428543597">
      <w:marLeft w:val="640"/>
      <w:marRight w:val="0"/>
      <w:marTop w:val="0"/>
      <w:marBottom w:val="0"/>
      <w:divBdr>
        <w:top w:val="none" w:sz="0" w:space="0" w:color="auto"/>
        <w:left w:val="none" w:sz="0" w:space="0" w:color="auto"/>
        <w:bottom w:val="none" w:sz="0" w:space="0" w:color="auto"/>
        <w:right w:val="none" w:sz="0" w:space="0" w:color="auto"/>
      </w:divBdr>
    </w:div>
    <w:div w:id="429394647">
      <w:marLeft w:val="640"/>
      <w:marRight w:val="0"/>
      <w:marTop w:val="0"/>
      <w:marBottom w:val="0"/>
      <w:divBdr>
        <w:top w:val="none" w:sz="0" w:space="0" w:color="auto"/>
        <w:left w:val="none" w:sz="0" w:space="0" w:color="auto"/>
        <w:bottom w:val="none" w:sz="0" w:space="0" w:color="auto"/>
        <w:right w:val="none" w:sz="0" w:space="0" w:color="auto"/>
      </w:divBdr>
    </w:div>
    <w:div w:id="429399770">
      <w:marLeft w:val="640"/>
      <w:marRight w:val="0"/>
      <w:marTop w:val="0"/>
      <w:marBottom w:val="0"/>
      <w:divBdr>
        <w:top w:val="none" w:sz="0" w:space="0" w:color="auto"/>
        <w:left w:val="none" w:sz="0" w:space="0" w:color="auto"/>
        <w:bottom w:val="none" w:sz="0" w:space="0" w:color="auto"/>
        <w:right w:val="none" w:sz="0" w:space="0" w:color="auto"/>
      </w:divBdr>
    </w:div>
    <w:div w:id="429400659">
      <w:marLeft w:val="640"/>
      <w:marRight w:val="0"/>
      <w:marTop w:val="0"/>
      <w:marBottom w:val="0"/>
      <w:divBdr>
        <w:top w:val="none" w:sz="0" w:space="0" w:color="auto"/>
        <w:left w:val="none" w:sz="0" w:space="0" w:color="auto"/>
        <w:bottom w:val="none" w:sz="0" w:space="0" w:color="auto"/>
        <w:right w:val="none" w:sz="0" w:space="0" w:color="auto"/>
      </w:divBdr>
    </w:div>
    <w:div w:id="430392032">
      <w:marLeft w:val="640"/>
      <w:marRight w:val="0"/>
      <w:marTop w:val="0"/>
      <w:marBottom w:val="0"/>
      <w:divBdr>
        <w:top w:val="none" w:sz="0" w:space="0" w:color="auto"/>
        <w:left w:val="none" w:sz="0" w:space="0" w:color="auto"/>
        <w:bottom w:val="none" w:sz="0" w:space="0" w:color="auto"/>
        <w:right w:val="none" w:sz="0" w:space="0" w:color="auto"/>
      </w:divBdr>
    </w:div>
    <w:div w:id="430669334">
      <w:marLeft w:val="640"/>
      <w:marRight w:val="0"/>
      <w:marTop w:val="0"/>
      <w:marBottom w:val="0"/>
      <w:divBdr>
        <w:top w:val="none" w:sz="0" w:space="0" w:color="auto"/>
        <w:left w:val="none" w:sz="0" w:space="0" w:color="auto"/>
        <w:bottom w:val="none" w:sz="0" w:space="0" w:color="auto"/>
        <w:right w:val="none" w:sz="0" w:space="0" w:color="auto"/>
      </w:divBdr>
    </w:div>
    <w:div w:id="431049140">
      <w:marLeft w:val="640"/>
      <w:marRight w:val="0"/>
      <w:marTop w:val="0"/>
      <w:marBottom w:val="0"/>
      <w:divBdr>
        <w:top w:val="none" w:sz="0" w:space="0" w:color="auto"/>
        <w:left w:val="none" w:sz="0" w:space="0" w:color="auto"/>
        <w:bottom w:val="none" w:sz="0" w:space="0" w:color="auto"/>
        <w:right w:val="none" w:sz="0" w:space="0" w:color="auto"/>
      </w:divBdr>
    </w:div>
    <w:div w:id="431124313">
      <w:marLeft w:val="640"/>
      <w:marRight w:val="0"/>
      <w:marTop w:val="0"/>
      <w:marBottom w:val="0"/>
      <w:divBdr>
        <w:top w:val="none" w:sz="0" w:space="0" w:color="auto"/>
        <w:left w:val="none" w:sz="0" w:space="0" w:color="auto"/>
        <w:bottom w:val="none" w:sz="0" w:space="0" w:color="auto"/>
        <w:right w:val="none" w:sz="0" w:space="0" w:color="auto"/>
      </w:divBdr>
    </w:div>
    <w:div w:id="431321384">
      <w:marLeft w:val="640"/>
      <w:marRight w:val="0"/>
      <w:marTop w:val="0"/>
      <w:marBottom w:val="0"/>
      <w:divBdr>
        <w:top w:val="none" w:sz="0" w:space="0" w:color="auto"/>
        <w:left w:val="none" w:sz="0" w:space="0" w:color="auto"/>
        <w:bottom w:val="none" w:sz="0" w:space="0" w:color="auto"/>
        <w:right w:val="none" w:sz="0" w:space="0" w:color="auto"/>
      </w:divBdr>
    </w:div>
    <w:div w:id="431323504">
      <w:marLeft w:val="640"/>
      <w:marRight w:val="0"/>
      <w:marTop w:val="0"/>
      <w:marBottom w:val="0"/>
      <w:divBdr>
        <w:top w:val="none" w:sz="0" w:space="0" w:color="auto"/>
        <w:left w:val="none" w:sz="0" w:space="0" w:color="auto"/>
        <w:bottom w:val="none" w:sz="0" w:space="0" w:color="auto"/>
        <w:right w:val="none" w:sz="0" w:space="0" w:color="auto"/>
      </w:divBdr>
    </w:div>
    <w:div w:id="431635292">
      <w:marLeft w:val="640"/>
      <w:marRight w:val="0"/>
      <w:marTop w:val="0"/>
      <w:marBottom w:val="0"/>
      <w:divBdr>
        <w:top w:val="none" w:sz="0" w:space="0" w:color="auto"/>
        <w:left w:val="none" w:sz="0" w:space="0" w:color="auto"/>
        <w:bottom w:val="none" w:sz="0" w:space="0" w:color="auto"/>
        <w:right w:val="none" w:sz="0" w:space="0" w:color="auto"/>
      </w:divBdr>
    </w:div>
    <w:div w:id="431895260">
      <w:marLeft w:val="640"/>
      <w:marRight w:val="0"/>
      <w:marTop w:val="0"/>
      <w:marBottom w:val="0"/>
      <w:divBdr>
        <w:top w:val="none" w:sz="0" w:space="0" w:color="auto"/>
        <w:left w:val="none" w:sz="0" w:space="0" w:color="auto"/>
        <w:bottom w:val="none" w:sz="0" w:space="0" w:color="auto"/>
        <w:right w:val="none" w:sz="0" w:space="0" w:color="auto"/>
      </w:divBdr>
    </w:div>
    <w:div w:id="432016045">
      <w:marLeft w:val="640"/>
      <w:marRight w:val="0"/>
      <w:marTop w:val="0"/>
      <w:marBottom w:val="0"/>
      <w:divBdr>
        <w:top w:val="none" w:sz="0" w:space="0" w:color="auto"/>
        <w:left w:val="none" w:sz="0" w:space="0" w:color="auto"/>
        <w:bottom w:val="none" w:sz="0" w:space="0" w:color="auto"/>
        <w:right w:val="none" w:sz="0" w:space="0" w:color="auto"/>
      </w:divBdr>
    </w:div>
    <w:div w:id="432171133">
      <w:marLeft w:val="640"/>
      <w:marRight w:val="0"/>
      <w:marTop w:val="0"/>
      <w:marBottom w:val="0"/>
      <w:divBdr>
        <w:top w:val="none" w:sz="0" w:space="0" w:color="auto"/>
        <w:left w:val="none" w:sz="0" w:space="0" w:color="auto"/>
        <w:bottom w:val="none" w:sz="0" w:space="0" w:color="auto"/>
        <w:right w:val="none" w:sz="0" w:space="0" w:color="auto"/>
      </w:divBdr>
    </w:div>
    <w:div w:id="432627998">
      <w:marLeft w:val="640"/>
      <w:marRight w:val="0"/>
      <w:marTop w:val="0"/>
      <w:marBottom w:val="0"/>
      <w:divBdr>
        <w:top w:val="none" w:sz="0" w:space="0" w:color="auto"/>
        <w:left w:val="none" w:sz="0" w:space="0" w:color="auto"/>
        <w:bottom w:val="none" w:sz="0" w:space="0" w:color="auto"/>
        <w:right w:val="none" w:sz="0" w:space="0" w:color="auto"/>
      </w:divBdr>
    </w:div>
    <w:div w:id="432632342">
      <w:marLeft w:val="640"/>
      <w:marRight w:val="0"/>
      <w:marTop w:val="0"/>
      <w:marBottom w:val="0"/>
      <w:divBdr>
        <w:top w:val="none" w:sz="0" w:space="0" w:color="auto"/>
        <w:left w:val="none" w:sz="0" w:space="0" w:color="auto"/>
        <w:bottom w:val="none" w:sz="0" w:space="0" w:color="auto"/>
        <w:right w:val="none" w:sz="0" w:space="0" w:color="auto"/>
      </w:divBdr>
    </w:div>
    <w:div w:id="432677265">
      <w:marLeft w:val="640"/>
      <w:marRight w:val="0"/>
      <w:marTop w:val="0"/>
      <w:marBottom w:val="0"/>
      <w:divBdr>
        <w:top w:val="none" w:sz="0" w:space="0" w:color="auto"/>
        <w:left w:val="none" w:sz="0" w:space="0" w:color="auto"/>
        <w:bottom w:val="none" w:sz="0" w:space="0" w:color="auto"/>
        <w:right w:val="none" w:sz="0" w:space="0" w:color="auto"/>
      </w:divBdr>
    </w:div>
    <w:div w:id="432823356">
      <w:marLeft w:val="640"/>
      <w:marRight w:val="0"/>
      <w:marTop w:val="0"/>
      <w:marBottom w:val="0"/>
      <w:divBdr>
        <w:top w:val="none" w:sz="0" w:space="0" w:color="auto"/>
        <w:left w:val="none" w:sz="0" w:space="0" w:color="auto"/>
        <w:bottom w:val="none" w:sz="0" w:space="0" w:color="auto"/>
        <w:right w:val="none" w:sz="0" w:space="0" w:color="auto"/>
      </w:divBdr>
    </w:div>
    <w:div w:id="433332025">
      <w:marLeft w:val="640"/>
      <w:marRight w:val="0"/>
      <w:marTop w:val="0"/>
      <w:marBottom w:val="0"/>
      <w:divBdr>
        <w:top w:val="none" w:sz="0" w:space="0" w:color="auto"/>
        <w:left w:val="none" w:sz="0" w:space="0" w:color="auto"/>
        <w:bottom w:val="none" w:sz="0" w:space="0" w:color="auto"/>
        <w:right w:val="none" w:sz="0" w:space="0" w:color="auto"/>
      </w:divBdr>
    </w:div>
    <w:div w:id="433938761">
      <w:marLeft w:val="640"/>
      <w:marRight w:val="0"/>
      <w:marTop w:val="0"/>
      <w:marBottom w:val="0"/>
      <w:divBdr>
        <w:top w:val="none" w:sz="0" w:space="0" w:color="auto"/>
        <w:left w:val="none" w:sz="0" w:space="0" w:color="auto"/>
        <w:bottom w:val="none" w:sz="0" w:space="0" w:color="auto"/>
        <w:right w:val="none" w:sz="0" w:space="0" w:color="auto"/>
      </w:divBdr>
    </w:div>
    <w:div w:id="434176610">
      <w:marLeft w:val="640"/>
      <w:marRight w:val="0"/>
      <w:marTop w:val="0"/>
      <w:marBottom w:val="0"/>
      <w:divBdr>
        <w:top w:val="none" w:sz="0" w:space="0" w:color="auto"/>
        <w:left w:val="none" w:sz="0" w:space="0" w:color="auto"/>
        <w:bottom w:val="none" w:sz="0" w:space="0" w:color="auto"/>
        <w:right w:val="none" w:sz="0" w:space="0" w:color="auto"/>
      </w:divBdr>
    </w:div>
    <w:div w:id="434208711">
      <w:marLeft w:val="640"/>
      <w:marRight w:val="0"/>
      <w:marTop w:val="0"/>
      <w:marBottom w:val="0"/>
      <w:divBdr>
        <w:top w:val="none" w:sz="0" w:space="0" w:color="auto"/>
        <w:left w:val="none" w:sz="0" w:space="0" w:color="auto"/>
        <w:bottom w:val="none" w:sz="0" w:space="0" w:color="auto"/>
        <w:right w:val="none" w:sz="0" w:space="0" w:color="auto"/>
      </w:divBdr>
    </w:div>
    <w:div w:id="434253555">
      <w:marLeft w:val="640"/>
      <w:marRight w:val="0"/>
      <w:marTop w:val="0"/>
      <w:marBottom w:val="0"/>
      <w:divBdr>
        <w:top w:val="none" w:sz="0" w:space="0" w:color="auto"/>
        <w:left w:val="none" w:sz="0" w:space="0" w:color="auto"/>
        <w:bottom w:val="none" w:sz="0" w:space="0" w:color="auto"/>
        <w:right w:val="none" w:sz="0" w:space="0" w:color="auto"/>
      </w:divBdr>
    </w:div>
    <w:div w:id="434446838">
      <w:marLeft w:val="640"/>
      <w:marRight w:val="0"/>
      <w:marTop w:val="0"/>
      <w:marBottom w:val="0"/>
      <w:divBdr>
        <w:top w:val="none" w:sz="0" w:space="0" w:color="auto"/>
        <w:left w:val="none" w:sz="0" w:space="0" w:color="auto"/>
        <w:bottom w:val="none" w:sz="0" w:space="0" w:color="auto"/>
        <w:right w:val="none" w:sz="0" w:space="0" w:color="auto"/>
      </w:divBdr>
    </w:div>
    <w:div w:id="434862883">
      <w:marLeft w:val="640"/>
      <w:marRight w:val="0"/>
      <w:marTop w:val="0"/>
      <w:marBottom w:val="0"/>
      <w:divBdr>
        <w:top w:val="none" w:sz="0" w:space="0" w:color="auto"/>
        <w:left w:val="none" w:sz="0" w:space="0" w:color="auto"/>
        <w:bottom w:val="none" w:sz="0" w:space="0" w:color="auto"/>
        <w:right w:val="none" w:sz="0" w:space="0" w:color="auto"/>
      </w:divBdr>
    </w:div>
    <w:div w:id="434984336">
      <w:marLeft w:val="640"/>
      <w:marRight w:val="0"/>
      <w:marTop w:val="0"/>
      <w:marBottom w:val="0"/>
      <w:divBdr>
        <w:top w:val="none" w:sz="0" w:space="0" w:color="auto"/>
        <w:left w:val="none" w:sz="0" w:space="0" w:color="auto"/>
        <w:bottom w:val="none" w:sz="0" w:space="0" w:color="auto"/>
        <w:right w:val="none" w:sz="0" w:space="0" w:color="auto"/>
      </w:divBdr>
    </w:div>
    <w:div w:id="435095787">
      <w:marLeft w:val="640"/>
      <w:marRight w:val="0"/>
      <w:marTop w:val="0"/>
      <w:marBottom w:val="0"/>
      <w:divBdr>
        <w:top w:val="none" w:sz="0" w:space="0" w:color="auto"/>
        <w:left w:val="none" w:sz="0" w:space="0" w:color="auto"/>
        <w:bottom w:val="none" w:sz="0" w:space="0" w:color="auto"/>
        <w:right w:val="none" w:sz="0" w:space="0" w:color="auto"/>
      </w:divBdr>
    </w:div>
    <w:div w:id="435562391">
      <w:marLeft w:val="640"/>
      <w:marRight w:val="0"/>
      <w:marTop w:val="0"/>
      <w:marBottom w:val="0"/>
      <w:divBdr>
        <w:top w:val="none" w:sz="0" w:space="0" w:color="auto"/>
        <w:left w:val="none" w:sz="0" w:space="0" w:color="auto"/>
        <w:bottom w:val="none" w:sz="0" w:space="0" w:color="auto"/>
        <w:right w:val="none" w:sz="0" w:space="0" w:color="auto"/>
      </w:divBdr>
    </w:div>
    <w:div w:id="436219337">
      <w:marLeft w:val="640"/>
      <w:marRight w:val="0"/>
      <w:marTop w:val="0"/>
      <w:marBottom w:val="0"/>
      <w:divBdr>
        <w:top w:val="none" w:sz="0" w:space="0" w:color="auto"/>
        <w:left w:val="none" w:sz="0" w:space="0" w:color="auto"/>
        <w:bottom w:val="none" w:sz="0" w:space="0" w:color="auto"/>
        <w:right w:val="none" w:sz="0" w:space="0" w:color="auto"/>
      </w:divBdr>
    </w:div>
    <w:div w:id="437287853">
      <w:marLeft w:val="640"/>
      <w:marRight w:val="0"/>
      <w:marTop w:val="0"/>
      <w:marBottom w:val="0"/>
      <w:divBdr>
        <w:top w:val="none" w:sz="0" w:space="0" w:color="auto"/>
        <w:left w:val="none" w:sz="0" w:space="0" w:color="auto"/>
        <w:bottom w:val="none" w:sz="0" w:space="0" w:color="auto"/>
        <w:right w:val="none" w:sz="0" w:space="0" w:color="auto"/>
      </w:divBdr>
    </w:div>
    <w:div w:id="437800079">
      <w:marLeft w:val="640"/>
      <w:marRight w:val="0"/>
      <w:marTop w:val="0"/>
      <w:marBottom w:val="0"/>
      <w:divBdr>
        <w:top w:val="none" w:sz="0" w:space="0" w:color="auto"/>
        <w:left w:val="none" w:sz="0" w:space="0" w:color="auto"/>
        <w:bottom w:val="none" w:sz="0" w:space="0" w:color="auto"/>
        <w:right w:val="none" w:sz="0" w:space="0" w:color="auto"/>
      </w:divBdr>
    </w:div>
    <w:div w:id="437875582">
      <w:marLeft w:val="640"/>
      <w:marRight w:val="0"/>
      <w:marTop w:val="0"/>
      <w:marBottom w:val="0"/>
      <w:divBdr>
        <w:top w:val="none" w:sz="0" w:space="0" w:color="auto"/>
        <w:left w:val="none" w:sz="0" w:space="0" w:color="auto"/>
        <w:bottom w:val="none" w:sz="0" w:space="0" w:color="auto"/>
        <w:right w:val="none" w:sz="0" w:space="0" w:color="auto"/>
      </w:divBdr>
    </w:div>
    <w:div w:id="437916948">
      <w:marLeft w:val="640"/>
      <w:marRight w:val="0"/>
      <w:marTop w:val="0"/>
      <w:marBottom w:val="0"/>
      <w:divBdr>
        <w:top w:val="none" w:sz="0" w:space="0" w:color="auto"/>
        <w:left w:val="none" w:sz="0" w:space="0" w:color="auto"/>
        <w:bottom w:val="none" w:sz="0" w:space="0" w:color="auto"/>
        <w:right w:val="none" w:sz="0" w:space="0" w:color="auto"/>
      </w:divBdr>
    </w:div>
    <w:div w:id="438061244">
      <w:marLeft w:val="640"/>
      <w:marRight w:val="0"/>
      <w:marTop w:val="0"/>
      <w:marBottom w:val="0"/>
      <w:divBdr>
        <w:top w:val="none" w:sz="0" w:space="0" w:color="auto"/>
        <w:left w:val="none" w:sz="0" w:space="0" w:color="auto"/>
        <w:bottom w:val="none" w:sz="0" w:space="0" w:color="auto"/>
        <w:right w:val="none" w:sz="0" w:space="0" w:color="auto"/>
      </w:divBdr>
    </w:div>
    <w:div w:id="438254469">
      <w:marLeft w:val="640"/>
      <w:marRight w:val="0"/>
      <w:marTop w:val="0"/>
      <w:marBottom w:val="0"/>
      <w:divBdr>
        <w:top w:val="none" w:sz="0" w:space="0" w:color="auto"/>
        <w:left w:val="none" w:sz="0" w:space="0" w:color="auto"/>
        <w:bottom w:val="none" w:sz="0" w:space="0" w:color="auto"/>
        <w:right w:val="none" w:sz="0" w:space="0" w:color="auto"/>
      </w:divBdr>
    </w:div>
    <w:div w:id="438255304">
      <w:marLeft w:val="640"/>
      <w:marRight w:val="0"/>
      <w:marTop w:val="0"/>
      <w:marBottom w:val="0"/>
      <w:divBdr>
        <w:top w:val="none" w:sz="0" w:space="0" w:color="auto"/>
        <w:left w:val="none" w:sz="0" w:space="0" w:color="auto"/>
        <w:bottom w:val="none" w:sz="0" w:space="0" w:color="auto"/>
        <w:right w:val="none" w:sz="0" w:space="0" w:color="auto"/>
      </w:divBdr>
    </w:div>
    <w:div w:id="439180784">
      <w:marLeft w:val="640"/>
      <w:marRight w:val="0"/>
      <w:marTop w:val="0"/>
      <w:marBottom w:val="0"/>
      <w:divBdr>
        <w:top w:val="none" w:sz="0" w:space="0" w:color="auto"/>
        <w:left w:val="none" w:sz="0" w:space="0" w:color="auto"/>
        <w:bottom w:val="none" w:sz="0" w:space="0" w:color="auto"/>
        <w:right w:val="none" w:sz="0" w:space="0" w:color="auto"/>
      </w:divBdr>
    </w:div>
    <w:div w:id="439564805">
      <w:marLeft w:val="640"/>
      <w:marRight w:val="0"/>
      <w:marTop w:val="0"/>
      <w:marBottom w:val="0"/>
      <w:divBdr>
        <w:top w:val="none" w:sz="0" w:space="0" w:color="auto"/>
        <w:left w:val="none" w:sz="0" w:space="0" w:color="auto"/>
        <w:bottom w:val="none" w:sz="0" w:space="0" w:color="auto"/>
        <w:right w:val="none" w:sz="0" w:space="0" w:color="auto"/>
      </w:divBdr>
    </w:div>
    <w:div w:id="439648229">
      <w:marLeft w:val="640"/>
      <w:marRight w:val="0"/>
      <w:marTop w:val="0"/>
      <w:marBottom w:val="0"/>
      <w:divBdr>
        <w:top w:val="none" w:sz="0" w:space="0" w:color="auto"/>
        <w:left w:val="none" w:sz="0" w:space="0" w:color="auto"/>
        <w:bottom w:val="none" w:sz="0" w:space="0" w:color="auto"/>
        <w:right w:val="none" w:sz="0" w:space="0" w:color="auto"/>
      </w:divBdr>
    </w:div>
    <w:div w:id="439688090">
      <w:marLeft w:val="640"/>
      <w:marRight w:val="0"/>
      <w:marTop w:val="0"/>
      <w:marBottom w:val="0"/>
      <w:divBdr>
        <w:top w:val="none" w:sz="0" w:space="0" w:color="auto"/>
        <w:left w:val="none" w:sz="0" w:space="0" w:color="auto"/>
        <w:bottom w:val="none" w:sz="0" w:space="0" w:color="auto"/>
        <w:right w:val="none" w:sz="0" w:space="0" w:color="auto"/>
      </w:divBdr>
    </w:div>
    <w:div w:id="439840739">
      <w:marLeft w:val="640"/>
      <w:marRight w:val="0"/>
      <w:marTop w:val="0"/>
      <w:marBottom w:val="0"/>
      <w:divBdr>
        <w:top w:val="none" w:sz="0" w:space="0" w:color="auto"/>
        <w:left w:val="none" w:sz="0" w:space="0" w:color="auto"/>
        <w:bottom w:val="none" w:sz="0" w:space="0" w:color="auto"/>
        <w:right w:val="none" w:sz="0" w:space="0" w:color="auto"/>
      </w:divBdr>
    </w:div>
    <w:div w:id="440034453">
      <w:marLeft w:val="640"/>
      <w:marRight w:val="0"/>
      <w:marTop w:val="0"/>
      <w:marBottom w:val="0"/>
      <w:divBdr>
        <w:top w:val="none" w:sz="0" w:space="0" w:color="auto"/>
        <w:left w:val="none" w:sz="0" w:space="0" w:color="auto"/>
        <w:bottom w:val="none" w:sz="0" w:space="0" w:color="auto"/>
        <w:right w:val="none" w:sz="0" w:space="0" w:color="auto"/>
      </w:divBdr>
    </w:div>
    <w:div w:id="440104484">
      <w:marLeft w:val="640"/>
      <w:marRight w:val="0"/>
      <w:marTop w:val="0"/>
      <w:marBottom w:val="0"/>
      <w:divBdr>
        <w:top w:val="none" w:sz="0" w:space="0" w:color="auto"/>
        <w:left w:val="none" w:sz="0" w:space="0" w:color="auto"/>
        <w:bottom w:val="none" w:sz="0" w:space="0" w:color="auto"/>
        <w:right w:val="none" w:sz="0" w:space="0" w:color="auto"/>
      </w:divBdr>
    </w:div>
    <w:div w:id="440800252">
      <w:marLeft w:val="640"/>
      <w:marRight w:val="0"/>
      <w:marTop w:val="0"/>
      <w:marBottom w:val="0"/>
      <w:divBdr>
        <w:top w:val="none" w:sz="0" w:space="0" w:color="auto"/>
        <w:left w:val="none" w:sz="0" w:space="0" w:color="auto"/>
        <w:bottom w:val="none" w:sz="0" w:space="0" w:color="auto"/>
        <w:right w:val="none" w:sz="0" w:space="0" w:color="auto"/>
      </w:divBdr>
    </w:div>
    <w:div w:id="440808747">
      <w:marLeft w:val="640"/>
      <w:marRight w:val="0"/>
      <w:marTop w:val="0"/>
      <w:marBottom w:val="0"/>
      <w:divBdr>
        <w:top w:val="none" w:sz="0" w:space="0" w:color="auto"/>
        <w:left w:val="none" w:sz="0" w:space="0" w:color="auto"/>
        <w:bottom w:val="none" w:sz="0" w:space="0" w:color="auto"/>
        <w:right w:val="none" w:sz="0" w:space="0" w:color="auto"/>
      </w:divBdr>
    </w:div>
    <w:div w:id="441077204">
      <w:marLeft w:val="640"/>
      <w:marRight w:val="0"/>
      <w:marTop w:val="0"/>
      <w:marBottom w:val="0"/>
      <w:divBdr>
        <w:top w:val="none" w:sz="0" w:space="0" w:color="auto"/>
        <w:left w:val="none" w:sz="0" w:space="0" w:color="auto"/>
        <w:bottom w:val="none" w:sz="0" w:space="0" w:color="auto"/>
        <w:right w:val="none" w:sz="0" w:space="0" w:color="auto"/>
      </w:divBdr>
    </w:div>
    <w:div w:id="441531198">
      <w:marLeft w:val="640"/>
      <w:marRight w:val="0"/>
      <w:marTop w:val="0"/>
      <w:marBottom w:val="0"/>
      <w:divBdr>
        <w:top w:val="none" w:sz="0" w:space="0" w:color="auto"/>
        <w:left w:val="none" w:sz="0" w:space="0" w:color="auto"/>
        <w:bottom w:val="none" w:sz="0" w:space="0" w:color="auto"/>
        <w:right w:val="none" w:sz="0" w:space="0" w:color="auto"/>
      </w:divBdr>
    </w:div>
    <w:div w:id="441608341">
      <w:marLeft w:val="640"/>
      <w:marRight w:val="0"/>
      <w:marTop w:val="0"/>
      <w:marBottom w:val="0"/>
      <w:divBdr>
        <w:top w:val="none" w:sz="0" w:space="0" w:color="auto"/>
        <w:left w:val="none" w:sz="0" w:space="0" w:color="auto"/>
        <w:bottom w:val="none" w:sz="0" w:space="0" w:color="auto"/>
        <w:right w:val="none" w:sz="0" w:space="0" w:color="auto"/>
      </w:divBdr>
    </w:div>
    <w:div w:id="441726226">
      <w:marLeft w:val="640"/>
      <w:marRight w:val="0"/>
      <w:marTop w:val="0"/>
      <w:marBottom w:val="0"/>
      <w:divBdr>
        <w:top w:val="none" w:sz="0" w:space="0" w:color="auto"/>
        <w:left w:val="none" w:sz="0" w:space="0" w:color="auto"/>
        <w:bottom w:val="none" w:sz="0" w:space="0" w:color="auto"/>
        <w:right w:val="none" w:sz="0" w:space="0" w:color="auto"/>
      </w:divBdr>
    </w:div>
    <w:div w:id="442118440">
      <w:marLeft w:val="640"/>
      <w:marRight w:val="0"/>
      <w:marTop w:val="0"/>
      <w:marBottom w:val="0"/>
      <w:divBdr>
        <w:top w:val="none" w:sz="0" w:space="0" w:color="auto"/>
        <w:left w:val="none" w:sz="0" w:space="0" w:color="auto"/>
        <w:bottom w:val="none" w:sz="0" w:space="0" w:color="auto"/>
        <w:right w:val="none" w:sz="0" w:space="0" w:color="auto"/>
      </w:divBdr>
    </w:div>
    <w:div w:id="442502103">
      <w:marLeft w:val="640"/>
      <w:marRight w:val="0"/>
      <w:marTop w:val="0"/>
      <w:marBottom w:val="0"/>
      <w:divBdr>
        <w:top w:val="none" w:sz="0" w:space="0" w:color="auto"/>
        <w:left w:val="none" w:sz="0" w:space="0" w:color="auto"/>
        <w:bottom w:val="none" w:sz="0" w:space="0" w:color="auto"/>
        <w:right w:val="none" w:sz="0" w:space="0" w:color="auto"/>
      </w:divBdr>
    </w:div>
    <w:div w:id="442697533">
      <w:marLeft w:val="640"/>
      <w:marRight w:val="0"/>
      <w:marTop w:val="0"/>
      <w:marBottom w:val="0"/>
      <w:divBdr>
        <w:top w:val="none" w:sz="0" w:space="0" w:color="auto"/>
        <w:left w:val="none" w:sz="0" w:space="0" w:color="auto"/>
        <w:bottom w:val="none" w:sz="0" w:space="0" w:color="auto"/>
        <w:right w:val="none" w:sz="0" w:space="0" w:color="auto"/>
      </w:divBdr>
    </w:div>
    <w:div w:id="443037843">
      <w:marLeft w:val="640"/>
      <w:marRight w:val="0"/>
      <w:marTop w:val="0"/>
      <w:marBottom w:val="0"/>
      <w:divBdr>
        <w:top w:val="none" w:sz="0" w:space="0" w:color="auto"/>
        <w:left w:val="none" w:sz="0" w:space="0" w:color="auto"/>
        <w:bottom w:val="none" w:sz="0" w:space="0" w:color="auto"/>
        <w:right w:val="none" w:sz="0" w:space="0" w:color="auto"/>
      </w:divBdr>
    </w:div>
    <w:div w:id="443040532">
      <w:marLeft w:val="640"/>
      <w:marRight w:val="0"/>
      <w:marTop w:val="0"/>
      <w:marBottom w:val="0"/>
      <w:divBdr>
        <w:top w:val="none" w:sz="0" w:space="0" w:color="auto"/>
        <w:left w:val="none" w:sz="0" w:space="0" w:color="auto"/>
        <w:bottom w:val="none" w:sz="0" w:space="0" w:color="auto"/>
        <w:right w:val="none" w:sz="0" w:space="0" w:color="auto"/>
      </w:divBdr>
    </w:div>
    <w:div w:id="443427508">
      <w:marLeft w:val="640"/>
      <w:marRight w:val="0"/>
      <w:marTop w:val="0"/>
      <w:marBottom w:val="0"/>
      <w:divBdr>
        <w:top w:val="none" w:sz="0" w:space="0" w:color="auto"/>
        <w:left w:val="none" w:sz="0" w:space="0" w:color="auto"/>
        <w:bottom w:val="none" w:sz="0" w:space="0" w:color="auto"/>
        <w:right w:val="none" w:sz="0" w:space="0" w:color="auto"/>
      </w:divBdr>
    </w:div>
    <w:div w:id="444082240">
      <w:marLeft w:val="640"/>
      <w:marRight w:val="0"/>
      <w:marTop w:val="0"/>
      <w:marBottom w:val="0"/>
      <w:divBdr>
        <w:top w:val="none" w:sz="0" w:space="0" w:color="auto"/>
        <w:left w:val="none" w:sz="0" w:space="0" w:color="auto"/>
        <w:bottom w:val="none" w:sz="0" w:space="0" w:color="auto"/>
        <w:right w:val="none" w:sz="0" w:space="0" w:color="auto"/>
      </w:divBdr>
    </w:div>
    <w:div w:id="444153207">
      <w:marLeft w:val="640"/>
      <w:marRight w:val="0"/>
      <w:marTop w:val="0"/>
      <w:marBottom w:val="0"/>
      <w:divBdr>
        <w:top w:val="none" w:sz="0" w:space="0" w:color="auto"/>
        <w:left w:val="none" w:sz="0" w:space="0" w:color="auto"/>
        <w:bottom w:val="none" w:sz="0" w:space="0" w:color="auto"/>
        <w:right w:val="none" w:sz="0" w:space="0" w:color="auto"/>
      </w:divBdr>
    </w:div>
    <w:div w:id="444154134">
      <w:marLeft w:val="640"/>
      <w:marRight w:val="0"/>
      <w:marTop w:val="0"/>
      <w:marBottom w:val="0"/>
      <w:divBdr>
        <w:top w:val="none" w:sz="0" w:space="0" w:color="auto"/>
        <w:left w:val="none" w:sz="0" w:space="0" w:color="auto"/>
        <w:bottom w:val="none" w:sz="0" w:space="0" w:color="auto"/>
        <w:right w:val="none" w:sz="0" w:space="0" w:color="auto"/>
      </w:divBdr>
    </w:div>
    <w:div w:id="444354525">
      <w:marLeft w:val="640"/>
      <w:marRight w:val="0"/>
      <w:marTop w:val="0"/>
      <w:marBottom w:val="0"/>
      <w:divBdr>
        <w:top w:val="none" w:sz="0" w:space="0" w:color="auto"/>
        <w:left w:val="none" w:sz="0" w:space="0" w:color="auto"/>
        <w:bottom w:val="none" w:sz="0" w:space="0" w:color="auto"/>
        <w:right w:val="none" w:sz="0" w:space="0" w:color="auto"/>
      </w:divBdr>
    </w:div>
    <w:div w:id="445197322">
      <w:marLeft w:val="640"/>
      <w:marRight w:val="0"/>
      <w:marTop w:val="0"/>
      <w:marBottom w:val="0"/>
      <w:divBdr>
        <w:top w:val="none" w:sz="0" w:space="0" w:color="auto"/>
        <w:left w:val="none" w:sz="0" w:space="0" w:color="auto"/>
        <w:bottom w:val="none" w:sz="0" w:space="0" w:color="auto"/>
        <w:right w:val="none" w:sz="0" w:space="0" w:color="auto"/>
      </w:divBdr>
    </w:div>
    <w:div w:id="445392791">
      <w:marLeft w:val="640"/>
      <w:marRight w:val="0"/>
      <w:marTop w:val="0"/>
      <w:marBottom w:val="0"/>
      <w:divBdr>
        <w:top w:val="none" w:sz="0" w:space="0" w:color="auto"/>
        <w:left w:val="none" w:sz="0" w:space="0" w:color="auto"/>
        <w:bottom w:val="none" w:sz="0" w:space="0" w:color="auto"/>
        <w:right w:val="none" w:sz="0" w:space="0" w:color="auto"/>
      </w:divBdr>
    </w:div>
    <w:div w:id="445467263">
      <w:marLeft w:val="640"/>
      <w:marRight w:val="0"/>
      <w:marTop w:val="0"/>
      <w:marBottom w:val="0"/>
      <w:divBdr>
        <w:top w:val="none" w:sz="0" w:space="0" w:color="auto"/>
        <w:left w:val="none" w:sz="0" w:space="0" w:color="auto"/>
        <w:bottom w:val="none" w:sz="0" w:space="0" w:color="auto"/>
        <w:right w:val="none" w:sz="0" w:space="0" w:color="auto"/>
      </w:divBdr>
    </w:div>
    <w:div w:id="445657091">
      <w:marLeft w:val="640"/>
      <w:marRight w:val="0"/>
      <w:marTop w:val="0"/>
      <w:marBottom w:val="0"/>
      <w:divBdr>
        <w:top w:val="none" w:sz="0" w:space="0" w:color="auto"/>
        <w:left w:val="none" w:sz="0" w:space="0" w:color="auto"/>
        <w:bottom w:val="none" w:sz="0" w:space="0" w:color="auto"/>
        <w:right w:val="none" w:sz="0" w:space="0" w:color="auto"/>
      </w:divBdr>
    </w:div>
    <w:div w:id="446438109">
      <w:marLeft w:val="640"/>
      <w:marRight w:val="0"/>
      <w:marTop w:val="0"/>
      <w:marBottom w:val="0"/>
      <w:divBdr>
        <w:top w:val="none" w:sz="0" w:space="0" w:color="auto"/>
        <w:left w:val="none" w:sz="0" w:space="0" w:color="auto"/>
        <w:bottom w:val="none" w:sz="0" w:space="0" w:color="auto"/>
        <w:right w:val="none" w:sz="0" w:space="0" w:color="auto"/>
      </w:divBdr>
    </w:div>
    <w:div w:id="446971230">
      <w:marLeft w:val="640"/>
      <w:marRight w:val="0"/>
      <w:marTop w:val="0"/>
      <w:marBottom w:val="0"/>
      <w:divBdr>
        <w:top w:val="none" w:sz="0" w:space="0" w:color="auto"/>
        <w:left w:val="none" w:sz="0" w:space="0" w:color="auto"/>
        <w:bottom w:val="none" w:sz="0" w:space="0" w:color="auto"/>
        <w:right w:val="none" w:sz="0" w:space="0" w:color="auto"/>
      </w:divBdr>
    </w:div>
    <w:div w:id="447165405">
      <w:marLeft w:val="640"/>
      <w:marRight w:val="0"/>
      <w:marTop w:val="0"/>
      <w:marBottom w:val="0"/>
      <w:divBdr>
        <w:top w:val="none" w:sz="0" w:space="0" w:color="auto"/>
        <w:left w:val="none" w:sz="0" w:space="0" w:color="auto"/>
        <w:bottom w:val="none" w:sz="0" w:space="0" w:color="auto"/>
        <w:right w:val="none" w:sz="0" w:space="0" w:color="auto"/>
      </w:divBdr>
    </w:div>
    <w:div w:id="447898118">
      <w:marLeft w:val="640"/>
      <w:marRight w:val="0"/>
      <w:marTop w:val="0"/>
      <w:marBottom w:val="0"/>
      <w:divBdr>
        <w:top w:val="none" w:sz="0" w:space="0" w:color="auto"/>
        <w:left w:val="none" w:sz="0" w:space="0" w:color="auto"/>
        <w:bottom w:val="none" w:sz="0" w:space="0" w:color="auto"/>
        <w:right w:val="none" w:sz="0" w:space="0" w:color="auto"/>
      </w:divBdr>
    </w:div>
    <w:div w:id="447969911">
      <w:marLeft w:val="640"/>
      <w:marRight w:val="0"/>
      <w:marTop w:val="0"/>
      <w:marBottom w:val="0"/>
      <w:divBdr>
        <w:top w:val="none" w:sz="0" w:space="0" w:color="auto"/>
        <w:left w:val="none" w:sz="0" w:space="0" w:color="auto"/>
        <w:bottom w:val="none" w:sz="0" w:space="0" w:color="auto"/>
        <w:right w:val="none" w:sz="0" w:space="0" w:color="auto"/>
      </w:divBdr>
    </w:div>
    <w:div w:id="448351846">
      <w:marLeft w:val="640"/>
      <w:marRight w:val="0"/>
      <w:marTop w:val="0"/>
      <w:marBottom w:val="0"/>
      <w:divBdr>
        <w:top w:val="none" w:sz="0" w:space="0" w:color="auto"/>
        <w:left w:val="none" w:sz="0" w:space="0" w:color="auto"/>
        <w:bottom w:val="none" w:sz="0" w:space="0" w:color="auto"/>
        <w:right w:val="none" w:sz="0" w:space="0" w:color="auto"/>
      </w:divBdr>
    </w:div>
    <w:div w:id="448549387">
      <w:marLeft w:val="640"/>
      <w:marRight w:val="0"/>
      <w:marTop w:val="0"/>
      <w:marBottom w:val="0"/>
      <w:divBdr>
        <w:top w:val="none" w:sz="0" w:space="0" w:color="auto"/>
        <w:left w:val="none" w:sz="0" w:space="0" w:color="auto"/>
        <w:bottom w:val="none" w:sz="0" w:space="0" w:color="auto"/>
        <w:right w:val="none" w:sz="0" w:space="0" w:color="auto"/>
      </w:divBdr>
    </w:div>
    <w:div w:id="448858919">
      <w:marLeft w:val="640"/>
      <w:marRight w:val="0"/>
      <w:marTop w:val="0"/>
      <w:marBottom w:val="0"/>
      <w:divBdr>
        <w:top w:val="none" w:sz="0" w:space="0" w:color="auto"/>
        <w:left w:val="none" w:sz="0" w:space="0" w:color="auto"/>
        <w:bottom w:val="none" w:sz="0" w:space="0" w:color="auto"/>
        <w:right w:val="none" w:sz="0" w:space="0" w:color="auto"/>
      </w:divBdr>
    </w:div>
    <w:div w:id="449059321">
      <w:marLeft w:val="640"/>
      <w:marRight w:val="0"/>
      <w:marTop w:val="0"/>
      <w:marBottom w:val="0"/>
      <w:divBdr>
        <w:top w:val="none" w:sz="0" w:space="0" w:color="auto"/>
        <w:left w:val="none" w:sz="0" w:space="0" w:color="auto"/>
        <w:bottom w:val="none" w:sz="0" w:space="0" w:color="auto"/>
        <w:right w:val="none" w:sz="0" w:space="0" w:color="auto"/>
      </w:divBdr>
    </w:div>
    <w:div w:id="449250953">
      <w:marLeft w:val="640"/>
      <w:marRight w:val="0"/>
      <w:marTop w:val="0"/>
      <w:marBottom w:val="0"/>
      <w:divBdr>
        <w:top w:val="none" w:sz="0" w:space="0" w:color="auto"/>
        <w:left w:val="none" w:sz="0" w:space="0" w:color="auto"/>
        <w:bottom w:val="none" w:sz="0" w:space="0" w:color="auto"/>
        <w:right w:val="none" w:sz="0" w:space="0" w:color="auto"/>
      </w:divBdr>
    </w:div>
    <w:div w:id="449783276">
      <w:marLeft w:val="640"/>
      <w:marRight w:val="0"/>
      <w:marTop w:val="0"/>
      <w:marBottom w:val="0"/>
      <w:divBdr>
        <w:top w:val="none" w:sz="0" w:space="0" w:color="auto"/>
        <w:left w:val="none" w:sz="0" w:space="0" w:color="auto"/>
        <w:bottom w:val="none" w:sz="0" w:space="0" w:color="auto"/>
        <w:right w:val="none" w:sz="0" w:space="0" w:color="auto"/>
      </w:divBdr>
    </w:div>
    <w:div w:id="450364069">
      <w:marLeft w:val="640"/>
      <w:marRight w:val="0"/>
      <w:marTop w:val="0"/>
      <w:marBottom w:val="0"/>
      <w:divBdr>
        <w:top w:val="none" w:sz="0" w:space="0" w:color="auto"/>
        <w:left w:val="none" w:sz="0" w:space="0" w:color="auto"/>
        <w:bottom w:val="none" w:sz="0" w:space="0" w:color="auto"/>
        <w:right w:val="none" w:sz="0" w:space="0" w:color="auto"/>
      </w:divBdr>
    </w:div>
    <w:div w:id="450633312">
      <w:marLeft w:val="640"/>
      <w:marRight w:val="0"/>
      <w:marTop w:val="0"/>
      <w:marBottom w:val="0"/>
      <w:divBdr>
        <w:top w:val="none" w:sz="0" w:space="0" w:color="auto"/>
        <w:left w:val="none" w:sz="0" w:space="0" w:color="auto"/>
        <w:bottom w:val="none" w:sz="0" w:space="0" w:color="auto"/>
        <w:right w:val="none" w:sz="0" w:space="0" w:color="auto"/>
      </w:divBdr>
    </w:div>
    <w:div w:id="450903423">
      <w:marLeft w:val="640"/>
      <w:marRight w:val="0"/>
      <w:marTop w:val="0"/>
      <w:marBottom w:val="0"/>
      <w:divBdr>
        <w:top w:val="none" w:sz="0" w:space="0" w:color="auto"/>
        <w:left w:val="none" w:sz="0" w:space="0" w:color="auto"/>
        <w:bottom w:val="none" w:sz="0" w:space="0" w:color="auto"/>
        <w:right w:val="none" w:sz="0" w:space="0" w:color="auto"/>
      </w:divBdr>
    </w:div>
    <w:div w:id="451752603">
      <w:marLeft w:val="640"/>
      <w:marRight w:val="0"/>
      <w:marTop w:val="0"/>
      <w:marBottom w:val="0"/>
      <w:divBdr>
        <w:top w:val="none" w:sz="0" w:space="0" w:color="auto"/>
        <w:left w:val="none" w:sz="0" w:space="0" w:color="auto"/>
        <w:bottom w:val="none" w:sz="0" w:space="0" w:color="auto"/>
        <w:right w:val="none" w:sz="0" w:space="0" w:color="auto"/>
      </w:divBdr>
    </w:div>
    <w:div w:id="452023609">
      <w:marLeft w:val="640"/>
      <w:marRight w:val="0"/>
      <w:marTop w:val="0"/>
      <w:marBottom w:val="0"/>
      <w:divBdr>
        <w:top w:val="none" w:sz="0" w:space="0" w:color="auto"/>
        <w:left w:val="none" w:sz="0" w:space="0" w:color="auto"/>
        <w:bottom w:val="none" w:sz="0" w:space="0" w:color="auto"/>
        <w:right w:val="none" w:sz="0" w:space="0" w:color="auto"/>
      </w:divBdr>
    </w:div>
    <w:div w:id="452095049">
      <w:marLeft w:val="640"/>
      <w:marRight w:val="0"/>
      <w:marTop w:val="0"/>
      <w:marBottom w:val="0"/>
      <w:divBdr>
        <w:top w:val="none" w:sz="0" w:space="0" w:color="auto"/>
        <w:left w:val="none" w:sz="0" w:space="0" w:color="auto"/>
        <w:bottom w:val="none" w:sz="0" w:space="0" w:color="auto"/>
        <w:right w:val="none" w:sz="0" w:space="0" w:color="auto"/>
      </w:divBdr>
    </w:div>
    <w:div w:id="452284178">
      <w:marLeft w:val="640"/>
      <w:marRight w:val="0"/>
      <w:marTop w:val="0"/>
      <w:marBottom w:val="0"/>
      <w:divBdr>
        <w:top w:val="none" w:sz="0" w:space="0" w:color="auto"/>
        <w:left w:val="none" w:sz="0" w:space="0" w:color="auto"/>
        <w:bottom w:val="none" w:sz="0" w:space="0" w:color="auto"/>
        <w:right w:val="none" w:sz="0" w:space="0" w:color="auto"/>
      </w:divBdr>
    </w:div>
    <w:div w:id="452284966">
      <w:marLeft w:val="640"/>
      <w:marRight w:val="0"/>
      <w:marTop w:val="0"/>
      <w:marBottom w:val="0"/>
      <w:divBdr>
        <w:top w:val="none" w:sz="0" w:space="0" w:color="auto"/>
        <w:left w:val="none" w:sz="0" w:space="0" w:color="auto"/>
        <w:bottom w:val="none" w:sz="0" w:space="0" w:color="auto"/>
        <w:right w:val="none" w:sz="0" w:space="0" w:color="auto"/>
      </w:divBdr>
    </w:div>
    <w:div w:id="453837353">
      <w:marLeft w:val="640"/>
      <w:marRight w:val="0"/>
      <w:marTop w:val="0"/>
      <w:marBottom w:val="0"/>
      <w:divBdr>
        <w:top w:val="none" w:sz="0" w:space="0" w:color="auto"/>
        <w:left w:val="none" w:sz="0" w:space="0" w:color="auto"/>
        <w:bottom w:val="none" w:sz="0" w:space="0" w:color="auto"/>
        <w:right w:val="none" w:sz="0" w:space="0" w:color="auto"/>
      </w:divBdr>
    </w:div>
    <w:div w:id="453863619">
      <w:marLeft w:val="640"/>
      <w:marRight w:val="0"/>
      <w:marTop w:val="0"/>
      <w:marBottom w:val="0"/>
      <w:divBdr>
        <w:top w:val="none" w:sz="0" w:space="0" w:color="auto"/>
        <w:left w:val="none" w:sz="0" w:space="0" w:color="auto"/>
        <w:bottom w:val="none" w:sz="0" w:space="0" w:color="auto"/>
        <w:right w:val="none" w:sz="0" w:space="0" w:color="auto"/>
      </w:divBdr>
    </w:div>
    <w:div w:id="454373965">
      <w:marLeft w:val="640"/>
      <w:marRight w:val="0"/>
      <w:marTop w:val="0"/>
      <w:marBottom w:val="0"/>
      <w:divBdr>
        <w:top w:val="none" w:sz="0" w:space="0" w:color="auto"/>
        <w:left w:val="none" w:sz="0" w:space="0" w:color="auto"/>
        <w:bottom w:val="none" w:sz="0" w:space="0" w:color="auto"/>
        <w:right w:val="none" w:sz="0" w:space="0" w:color="auto"/>
      </w:divBdr>
    </w:div>
    <w:div w:id="455225365">
      <w:marLeft w:val="640"/>
      <w:marRight w:val="0"/>
      <w:marTop w:val="0"/>
      <w:marBottom w:val="0"/>
      <w:divBdr>
        <w:top w:val="none" w:sz="0" w:space="0" w:color="auto"/>
        <w:left w:val="none" w:sz="0" w:space="0" w:color="auto"/>
        <w:bottom w:val="none" w:sz="0" w:space="0" w:color="auto"/>
        <w:right w:val="none" w:sz="0" w:space="0" w:color="auto"/>
      </w:divBdr>
    </w:div>
    <w:div w:id="455373184">
      <w:marLeft w:val="640"/>
      <w:marRight w:val="0"/>
      <w:marTop w:val="0"/>
      <w:marBottom w:val="0"/>
      <w:divBdr>
        <w:top w:val="none" w:sz="0" w:space="0" w:color="auto"/>
        <w:left w:val="none" w:sz="0" w:space="0" w:color="auto"/>
        <w:bottom w:val="none" w:sz="0" w:space="0" w:color="auto"/>
        <w:right w:val="none" w:sz="0" w:space="0" w:color="auto"/>
      </w:divBdr>
    </w:div>
    <w:div w:id="456024261">
      <w:marLeft w:val="640"/>
      <w:marRight w:val="0"/>
      <w:marTop w:val="0"/>
      <w:marBottom w:val="0"/>
      <w:divBdr>
        <w:top w:val="none" w:sz="0" w:space="0" w:color="auto"/>
        <w:left w:val="none" w:sz="0" w:space="0" w:color="auto"/>
        <w:bottom w:val="none" w:sz="0" w:space="0" w:color="auto"/>
        <w:right w:val="none" w:sz="0" w:space="0" w:color="auto"/>
      </w:divBdr>
    </w:div>
    <w:div w:id="456220722">
      <w:marLeft w:val="640"/>
      <w:marRight w:val="0"/>
      <w:marTop w:val="0"/>
      <w:marBottom w:val="0"/>
      <w:divBdr>
        <w:top w:val="none" w:sz="0" w:space="0" w:color="auto"/>
        <w:left w:val="none" w:sz="0" w:space="0" w:color="auto"/>
        <w:bottom w:val="none" w:sz="0" w:space="0" w:color="auto"/>
        <w:right w:val="none" w:sz="0" w:space="0" w:color="auto"/>
      </w:divBdr>
    </w:div>
    <w:div w:id="456224861">
      <w:marLeft w:val="640"/>
      <w:marRight w:val="0"/>
      <w:marTop w:val="0"/>
      <w:marBottom w:val="0"/>
      <w:divBdr>
        <w:top w:val="none" w:sz="0" w:space="0" w:color="auto"/>
        <w:left w:val="none" w:sz="0" w:space="0" w:color="auto"/>
        <w:bottom w:val="none" w:sz="0" w:space="0" w:color="auto"/>
        <w:right w:val="none" w:sz="0" w:space="0" w:color="auto"/>
      </w:divBdr>
    </w:div>
    <w:div w:id="456263243">
      <w:marLeft w:val="640"/>
      <w:marRight w:val="0"/>
      <w:marTop w:val="0"/>
      <w:marBottom w:val="0"/>
      <w:divBdr>
        <w:top w:val="none" w:sz="0" w:space="0" w:color="auto"/>
        <w:left w:val="none" w:sz="0" w:space="0" w:color="auto"/>
        <w:bottom w:val="none" w:sz="0" w:space="0" w:color="auto"/>
        <w:right w:val="none" w:sz="0" w:space="0" w:color="auto"/>
      </w:divBdr>
    </w:div>
    <w:div w:id="456410097">
      <w:marLeft w:val="640"/>
      <w:marRight w:val="0"/>
      <w:marTop w:val="0"/>
      <w:marBottom w:val="0"/>
      <w:divBdr>
        <w:top w:val="none" w:sz="0" w:space="0" w:color="auto"/>
        <w:left w:val="none" w:sz="0" w:space="0" w:color="auto"/>
        <w:bottom w:val="none" w:sz="0" w:space="0" w:color="auto"/>
        <w:right w:val="none" w:sz="0" w:space="0" w:color="auto"/>
      </w:divBdr>
    </w:div>
    <w:div w:id="456410571">
      <w:marLeft w:val="640"/>
      <w:marRight w:val="0"/>
      <w:marTop w:val="0"/>
      <w:marBottom w:val="0"/>
      <w:divBdr>
        <w:top w:val="none" w:sz="0" w:space="0" w:color="auto"/>
        <w:left w:val="none" w:sz="0" w:space="0" w:color="auto"/>
        <w:bottom w:val="none" w:sz="0" w:space="0" w:color="auto"/>
        <w:right w:val="none" w:sz="0" w:space="0" w:color="auto"/>
      </w:divBdr>
    </w:div>
    <w:div w:id="457265491">
      <w:marLeft w:val="640"/>
      <w:marRight w:val="0"/>
      <w:marTop w:val="0"/>
      <w:marBottom w:val="0"/>
      <w:divBdr>
        <w:top w:val="none" w:sz="0" w:space="0" w:color="auto"/>
        <w:left w:val="none" w:sz="0" w:space="0" w:color="auto"/>
        <w:bottom w:val="none" w:sz="0" w:space="0" w:color="auto"/>
        <w:right w:val="none" w:sz="0" w:space="0" w:color="auto"/>
      </w:divBdr>
    </w:div>
    <w:div w:id="457266256">
      <w:marLeft w:val="640"/>
      <w:marRight w:val="0"/>
      <w:marTop w:val="0"/>
      <w:marBottom w:val="0"/>
      <w:divBdr>
        <w:top w:val="none" w:sz="0" w:space="0" w:color="auto"/>
        <w:left w:val="none" w:sz="0" w:space="0" w:color="auto"/>
        <w:bottom w:val="none" w:sz="0" w:space="0" w:color="auto"/>
        <w:right w:val="none" w:sz="0" w:space="0" w:color="auto"/>
      </w:divBdr>
    </w:div>
    <w:div w:id="457457502">
      <w:marLeft w:val="640"/>
      <w:marRight w:val="0"/>
      <w:marTop w:val="0"/>
      <w:marBottom w:val="0"/>
      <w:divBdr>
        <w:top w:val="none" w:sz="0" w:space="0" w:color="auto"/>
        <w:left w:val="none" w:sz="0" w:space="0" w:color="auto"/>
        <w:bottom w:val="none" w:sz="0" w:space="0" w:color="auto"/>
        <w:right w:val="none" w:sz="0" w:space="0" w:color="auto"/>
      </w:divBdr>
    </w:div>
    <w:div w:id="457992847">
      <w:marLeft w:val="640"/>
      <w:marRight w:val="0"/>
      <w:marTop w:val="0"/>
      <w:marBottom w:val="0"/>
      <w:divBdr>
        <w:top w:val="none" w:sz="0" w:space="0" w:color="auto"/>
        <w:left w:val="none" w:sz="0" w:space="0" w:color="auto"/>
        <w:bottom w:val="none" w:sz="0" w:space="0" w:color="auto"/>
        <w:right w:val="none" w:sz="0" w:space="0" w:color="auto"/>
      </w:divBdr>
    </w:div>
    <w:div w:id="458185672">
      <w:marLeft w:val="640"/>
      <w:marRight w:val="0"/>
      <w:marTop w:val="0"/>
      <w:marBottom w:val="0"/>
      <w:divBdr>
        <w:top w:val="none" w:sz="0" w:space="0" w:color="auto"/>
        <w:left w:val="none" w:sz="0" w:space="0" w:color="auto"/>
        <w:bottom w:val="none" w:sz="0" w:space="0" w:color="auto"/>
        <w:right w:val="none" w:sz="0" w:space="0" w:color="auto"/>
      </w:divBdr>
    </w:div>
    <w:div w:id="458913191">
      <w:marLeft w:val="640"/>
      <w:marRight w:val="0"/>
      <w:marTop w:val="0"/>
      <w:marBottom w:val="0"/>
      <w:divBdr>
        <w:top w:val="none" w:sz="0" w:space="0" w:color="auto"/>
        <w:left w:val="none" w:sz="0" w:space="0" w:color="auto"/>
        <w:bottom w:val="none" w:sz="0" w:space="0" w:color="auto"/>
        <w:right w:val="none" w:sz="0" w:space="0" w:color="auto"/>
      </w:divBdr>
    </w:div>
    <w:div w:id="459423622">
      <w:marLeft w:val="640"/>
      <w:marRight w:val="0"/>
      <w:marTop w:val="0"/>
      <w:marBottom w:val="0"/>
      <w:divBdr>
        <w:top w:val="none" w:sz="0" w:space="0" w:color="auto"/>
        <w:left w:val="none" w:sz="0" w:space="0" w:color="auto"/>
        <w:bottom w:val="none" w:sz="0" w:space="0" w:color="auto"/>
        <w:right w:val="none" w:sz="0" w:space="0" w:color="auto"/>
      </w:divBdr>
    </w:div>
    <w:div w:id="459567665">
      <w:marLeft w:val="640"/>
      <w:marRight w:val="0"/>
      <w:marTop w:val="0"/>
      <w:marBottom w:val="0"/>
      <w:divBdr>
        <w:top w:val="none" w:sz="0" w:space="0" w:color="auto"/>
        <w:left w:val="none" w:sz="0" w:space="0" w:color="auto"/>
        <w:bottom w:val="none" w:sz="0" w:space="0" w:color="auto"/>
        <w:right w:val="none" w:sz="0" w:space="0" w:color="auto"/>
      </w:divBdr>
    </w:div>
    <w:div w:id="459765309">
      <w:marLeft w:val="640"/>
      <w:marRight w:val="0"/>
      <w:marTop w:val="0"/>
      <w:marBottom w:val="0"/>
      <w:divBdr>
        <w:top w:val="none" w:sz="0" w:space="0" w:color="auto"/>
        <w:left w:val="none" w:sz="0" w:space="0" w:color="auto"/>
        <w:bottom w:val="none" w:sz="0" w:space="0" w:color="auto"/>
        <w:right w:val="none" w:sz="0" w:space="0" w:color="auto"/>
      </w:divBdr>
    </w:div>
    <w:div w:id="459766708">
      <w:marLeft w:val="640"/>
      <w:marRight w:val="0"/>
      <w:marTop w:val="0"/>
      <w:marBottom w:val="0"/>
      <w:divBdr>
        <w:top w:val="none" w:sz="0" w:space="0" w:color="auto"/>
        <w:left w:val="none" w:sz="0" w:space="0" w:color="auto"/>
        <w:bottom w:val="none" w:sz="0" w:space="0" w:color="auto"/>
        <w:right w:val="none" w:sz="0" w:space="0" w:color="auto"/>
      </w:divBdr>
    </w:div>
    <w:div w:id="459999771">
      <w:marLeft w:val="640"/>
      <w:marRight w:val="0"/>
      <w:marTop w:val="0"/>
      <w:marBottom w:val="0"/>
      <w:divBdr>
        <w:top w:val="none" w:sz="0" w:space="0" w:color="auto"/>
        <w:left w:val="none" w:sz="0" w:space="0" w:color="auto"/>
        <w:bottom w:val="none" w:sz="0" w:space="0" w:color="auto"/>
        <w:right w:val="none" w:sz="0" w:space="0" w:color="auto"/>
      </w:divBdr>
    </w:div>
    <w:div w:id="460734511">
      <w:marLeft w:val="640"/>
      <w:marRight w:val="0"/>
      <w:marTop w:val="0"/>
      <w:marBottom w:val="0"/>
      <w:divBdr>
        <w:top w:val="none" w:sz="0" w:space="0" w:color="auto"/>
        <w:left w:val="none" w:sz="0" w:space="0" w:color="auto"/>
        <w:bottom w:val="none" w:sz="0" w:space="0" w:color="auto"/>
        <w:right w:val="none" w:sz="0" w:space="0" w:color="auto"/>
      </w:divBdr>
    </w:div>
    <w:div w:id="460854214">
      <w:marLeft w:val="640"/>
      <w:marRight w:val="0"/>
      <w:marTop w:val="0"/>
      <w:marBottom w:val="0"/>
      <w:divBdr>
        <w:top w:val="none" w:sz="0" w:space="0" w:color="auto"/>
        <w:left w:val="none" w:sz="0" w:space="0" w:color="auto"/>
        <w:bottom w:val="none" w:sz="0" w:space="0" w:color="auto"/>
        <w:right w:val="none" w:sz="0" w:space="0" w:color="auto"/>
      </w:divBdr>
    </w:div>
    <w:div w:id="461309659">
      <w:marLeft w:val="640"/>
      <w:marRight w:val="0"/>
      <w:marTop w:val="0"/>
      <w:marBottom w:val="0"/>
      <w:divBdr>
        <w:top w:val="none" w:sz="0" w:space="0" w:color="auto"/>
        <w:left w:val="none" w:sz="0" w:space="0" w:color="auto"/>
        <w:bottom w:val="none" w:sz="0" w:space="0" w:color="auto"/>
        <w:right w:val="none" w:sz="0" w:space="0" w:color="auto"/>
      </w:divBdr>
    </w:div>
    <w:div w:id="461922269">
      <w:marLeft w:val="640"/>
      <w:marRight w:val="0"/>
      <w:marTop w:val="0"/>
      <w:marBottom w:val="0"/>
      <w:divBdr>
        <w:top w:val="none" w:sz="0" w:space="0" w:color="auto"/>
        <w:left w:val="none" w:sz="0" w:space="0" w:color="auto"/>
        <w:bottom w:val="none" w:sz="0" w:space="0" w:color="auto"/>
        <w:right w:val="none" w:sz="0" w:space="0" w:color="auto"/>
      </w:divBdr>
    </w:div>
    <w:div w:id="462190321">
      <w:marLeft w:val="640"/>
      <w:marRight w:val="0"/>
      <w:marTop w:val="0"/>
      <w:marBottom w:val="0"/>
      <w:divBdr>
        <w:top w:val="none" w:sz="0" w:space="0" w:color="auto"/>
        <w:left w:val="none" w:sz="0" w:space="0" w:color="auto"/>
        <w:bottom w:val="none" w:sz="0" w:space="0" w:color="auto"/>
        <w:right w:val="none" w:sz="0" w:space="0" w:color="auto"/>
      </w:divBdr>
    </w:div>
    <w:div w:id="462623352">
      <w:marLeft w:val="640"/>
      <w:marRight w:val="0"/>
      <w:marTop w:val="0"/>
      <w:marBottom w:val="0"/>
      <w:divBdr>
        <w:top w:val="none" w:sz="0" w:space="0" w:color="auto"/>
        <w:left w:val="none" w:sz="0" w:space="0" w:color="auto"/>
        <w:bottom w:val="none" w:sz="0" w:space="0" w:color="auto"/>
        <w:right w:val="none" w:sz="0" w:space="0" w:color="auto"/>
      </w:divBdr>
    </w:div>
    <w:div w:id="462845962">
      <w:marLeft w:val="640"/>
      <w:marRight w:val="0"/>
      <w:marTop w:val="0"/>
      <w:marBottom w:val="0"/>
      <w:divBdr>
        <w:top w:val="none" w:sz="0" w:space="0" w:color="auto"/>
        <w:left w:val="none" w:sz="0" w:space="0" w:color="auto"/>
        <w:bottom w:val="none" w:sz="0" w:space="0" w:color="auto"/>
        <w:right w:val="none" w:sz="0" w:space="0" w:color="auto"/>
      </w:divBdr>
    </w:div>
    <w:div w:id="463236936">
      <w:marLeft w:val="640"/>
      <w:marRight w:val="0"/>
      <w:marTop w:val="0"/>
      <w:marBottom w:val="0"/>
      <w:divBdr>
        <w:top w:val="none" w:sz="0" w:space="0" w:color="auto"/>
        <w:left w:val="none" w:sz="0" w:space="0" w:color="auto"/>
        <w:bottom w:val="none" w:sz="0" w:space="0" w:color="auto"/>
        <w:right w:val="none" w:sz="0" w:space="0" w:color="auto"/>
      </w:divBdr>
    </w:div>
    <w:div w:id="463352675">
      <w:marLeft w:val="640"/>
      <w:marRight w:val="0"/>
      <w:marTop w:val="0"/>
      <w:marBottom w:val="0"/>
      <w:divBdr>
        <w:top w:val="none" w:sz="0" w:space="0" w:color="auto"/>
        <w:left w:val="none" w:sz="0" w:space="0" w:color="auto"/>
        <w:bottom w:val="none" w:sz="0" w:space="0" w:color="auto"/>
        <w:right w:val="none" w:sz="0" w:space="0" w:color="auto"/>
      </w:divBdr>
    </w:div>
    <w:div w:id="463423335">
      <w:marLeft w:val="640"/>
      <w:marRight w:val="0"/>
      <w:marTop w:val="0"/>
      <w:marBottom w:val="0"/>
      <w:divBdr>
        <w:top w:val="none" w:sz="0" w:space="0" w:color="auto"/>
        <w:left w:val="none" w:sz="0" w:space="0" w:color="auto"/>
        <w:bottom w:val="none" w:sz="0" w:space="0" w:color="auto"/>
        <w:right w:val="none" w:sz="0" w:space="0" w:color="auto"/>
      </w:divBdr>
    </w:div>
    <w:div w:id="463426889">
      <w:marLeft w:val="640"/>
      <w:marRight w:val="0"/>
      <w:marTop w:val="0"/>
      <w:marBottom w:val="0"/>
      <w:divBdr>
        <w:top w:val="none" w:sz="0" w:space="0" w:color="auto"/>
        <w:left w:val="none" w:sz="0" w:space="0" w:color="auto"/>
        <w:bottom w:val="none" w:sz="0" w:space="0" w:color="auto"/>
        <w:right w:val="none" w:sz="0" w:space="0" w:color="auto"/>
      </w:divBdr>
    </w:div>
    <w:div w:id="463697808">
      <w:marLeft w:val="640"/>
      <w:marRight w:val="0"/>
      <w:marTop w:val="0"/>
      <w:marBottom w:val="0"/>
      <w:divBdr>
        <w:top w:val="none" w:sz="0" w:space="0" w:color="auto"/>
        <w:left w:val="none" w:sz="0" w:space="0" w:color="auto"/>
        <w:bottom w:val="none" w:sz="0" w:space="0" w:color="auto"/>
        <w:right w:val="none" w:sz="0" w:space="0" w:color="auto"/>
      </w:divBdr>
    </w:div>
    <w:div w:id="464126484">
      <w:marLeft w:val="640"/>
      <w:marRight w:val="0"/>
      <w:marTop w:val="0"/>
      <w:marBottom w:val="0"/>
      <w:divBdr>
        <w:top w:val="none" w:sz="0" w:space="0" w:color="auto"/>
        <w:left w:val="none" w:sz="0" w:space="0" w:color="auto"/>
        <w:bottom w:val="none" w:sz="0" w:space="0" w:color="auto"/>
        <w:right w:val="none" w:sz="0" w:space="0" w:color="auto"/>
      </w:divBdr>
    </w:div>
    <w:div w:id="464275355">
      <w:marLeft w:val="640"/>
      <w:marRight w:val="0"/>
      <w:marTop w:val="0"/>
      <w:marBottom w:val="0"/>
      <w:divBdr>
        <w:top w:val="none" w:sz="0" w:space="0" w:color="auto"/>
        <w:left w:val="none" w:sz="0" w:space="0" w:color="auto"/>
        <w:bottom w:val="none" w:sz="0" w:space="0" w:color="auto"/>
        <w:right w:val="none" w:sz="0" w:space="0" w:color="auto"/>
      </w:divBdr>
    </w:div>
    <w:div w:id="464468623">
      <w:marLeft w:val="640"/>
      <w:marRight w:val="0"/>
      <w:marTop w:val="0"/>
      <w:marBottom w:val="0"/>
      <w:divBdr>
        <w:top w:val="none" w:sz="0" w:space="0" w:color="auto"/>
        <w:left w:val="none" w:sz="0" w:space="0" w:color="auto"/>
        <w:bottom w:val="none" w:sz="0" w:space="0" w:color="auto"/>
        <w:right w:val="none" w:sz="0" w:space="0" w:color="auto"/>
      </w:divBdr>
    </w:div>
    <w:div w:id="464739465">
      <w:marLeft w:val="640"/>
      <w:marRight w:val="0"/>
      <w:marTop w:val="0"/>
      <w:marBottom w:val="0"/>
      <w:divBdr>
        <w:top w:val="none" w:sz="0" w:space="0" w:color="auto"/>
        <w:left w:val="none" w:sz="0" w:space="0" w:color="auto"/>
        <w:bottom w:val="none" w:sz="0" w:space="0" w:color="auto"/>
        <w:right w:val="none" w:sz="0" w:space="0" w:color="auto"/>
      </w:divBdr>
    </w:div>
    <w:div w:id="465048758">
      <w:marLeft w:val="640"/>
      <w:marRight w:val="0"/>
      <w:marTop w:val="0"/>
      <w:marBottom w:val="0"/>
      <w:divBdr>
        <w:top w:val="none" w:sz="0" w:space="0" w:color="auto"/>
        <w:left w:val="none" w:sz="0" w:space="0" w:color="auto"/>
        <w:bottom w:val="none" w:sz="0" w:space="0" w:color="auto"/>
        <w:right w:val="none" w:sz="0" w:space="0" w:color="auto"/>
      </w:divBdr>
    </w:div>
    <w:div w:id="465053867">
      <w:marLeft w:val="640"/>
      <w:marRight w:val="0"/>
      <w:marTop w:val="0"/>
      <w:marBottom w:val="0"/>
      <w:divBdr>
        <w:top w:val="none" w:sz="0" w:space="0" w:color="auto"/>
        <w:left w:val="none" w:sz="0" w:space="0" w:color="auto"/>
        <w:bottom w:val="none" w:sz="0" w:space="0" w:color="auto"/>
        <w:right w:val="none" w:sz="0" w:space="0" w:color="auto"/>
      </w:divBdr>
    </w:div>
    <w:div w:id="465397183">
      <w:marLeft w:val="640"/>
      <w:marRight w:val="0"/>
      <w:marTop w:val="0"/>
      <w:marBottom w:val="0"/>
      <w:divBdr>
        <w:top w:val="none" w:sz="0" w:space="0" w:color="auto"/>
        <w:left w:val="none" w:sz="0" w:space="0" w:color="auto"/>
        <w:bottom w:val="none" w:sz="0" w:space="0" w:color="auto"/>
        <w:right w:val="none" w:sz="0" w:space="0" w:color="auto"/>
      </w:divBdr>
    </w:div>
    <w:div w:id="466361909">
      <w:marLeft w:val="640"/>
      <w:marRight w:val="0"/>
      <w:marTop w:val="0"/>
      <w:marBottom w:val="0"/>
      <w:divBdr>
        <w:top w:val="none" w:sz="0" w:space="0" w:color="auto"/>
        <w:left w:val="none" w:sz="0" w:space="0" w:color="auto"/>
        <w:bottom w:val="none" w:sz="0" w:space="0" w:color="auto"/>
        <w:right w:val="none" w:sz="0" w:space="0" w:color="auto"/>
      </w:divBdr>
    </w:div>
    <w:div w:id="466435674">
      <w:marLeft w:val="640"/>
      <w:marRight w:val="0"/>
      <w:marTop w:val="0"/>
      <w:marBottom w:val="0"/>
      <w:divBdr>
        <w:top w:val="none" w:sz="0" w:space="0" w:color="auto"/>
        <w:left w:val="none" w:sz="0" w:space="0" w:color="auto"/>
        <w:bottom w:val="none" w:sz="0" w:space="0" w:color="auto"/>
        <w:right w:val="none" w:sz="0" w:space="0" w:color="auto"/>
      </w:divBdr>
    </w:div>
    <w:div w:id="468011662">
      <w:marLeft w:val="640"/>
      <w:marRight w:val="0"/>
      <w:marTop w:val="0"/>
      <w:marBottom w:val="0"/>
      <w:divBdr>
        <w:top w:val="none" w:sz="0" w:space="0" w:color="auto"/>
        <w:left w:val="none" w:sz="0" w:space="0" w:color="auto"/>
        <w:bottom w:val="none" w:sz="0" w:space="0" w:color="auto"/>
        <w:right w:val="none" w:sz="0" w:space="0" w:color="auto"/>
      </w:divBdr>
    </w:div>
    <w:div w:id="468136288">
      <w:marLeft w:val="640"/>
      <w:marRight w:val="0"/>
      <w:marTop w:val="0"/>
      <w:marBottom w:val="0"/>
      <w:divBdr>
        <w:top w:val="none" w:sz="0" w:space="0" w:color="auto"/>
        <w:left w:val="none" w:sz="0" w:space="0" w:color="auto"/>
        <w:bottom w:val="none" w:sz="0" w:space="0" w:color="auto"/>
        <w:right w:val="none" w:sz="0" w:space="0" w:color="auto"/>
      </w:divBdr>
    </w:div>
    <w:div w:id="468329234">
      <w:marLeft w:val="640"/>
      <w:marRight w:val="0"/>
      <w:marTop w:val="0"/>
      <w:marBottom w:val="0"/>
      <w:divBdr>
        <w:top w:val="none" w:sz="0" w:space="0" w:color="auto"/>
        <w:left w:val="none" w:sz="0" w:space="0" w:color="auto"/>
        <w:bottom w:val="none" w:sz="0" w:space="0" w:color="auto"/>
        <w:right w:val="none" w:sz="0" w:space="0" w:color="auto"/>
      </w:divBdr>
    </w:div>
    <w:div w:id="469252239">
      <w:marLeft w:val="640"/>
      <w:marRight w:val="0"/>
      <w:marTop w:val="0"/>
      <w:marBottom w:val="0"/>
      <w:divBdr>
        <w:top w:val="none" w:sz="0" w:space="0" w:color="auto"/>
        <w:left w:val="none" w:sz="0" w:space="0" w:color="auto"/>
        <w:bottom w:val="none" w:sz="0" w:space="0" w:color="auto"/>
        <w:right w:val="none" w:sz="0" w:space="0" w:color="auto"/>
      </w:divBdr>
    </w:div>
    <w:div w:id="469595634">
      <w:marLeft w:val="640"/>
      <w:marRight w:val="0"/>
      <w:marTop w:val="0"/>
      <w:marBottom w:val="0"/>
      <w:divBdr>
        <w:top w:val="none" w:sz="0" w:space="0" w:color="auto"/>
        <w:left w:val="none" w:sz="0" w:space="0" w:color="auto"/>
        <w:bottom w:val="none" w:sz="0" w:space="0" w:color="auto"/>
        <w:right w:val="none" w:sz="0" w:space="0" w:color="auto"/>
      </w:divBdr>
    </w:div>
    <w:div w:id="469597042">
      <w:marLeft w:val="640"/>
      <w:marRight w:val="0"/>
      <w:marTop w:val="0"/>
      <w:marBottom w:val="0"/>
      <w:divBdr>
        <w:top w:val="none" w:sz="0" w:space="0" w:color="auto"/>
        <w:left w:val="none" w:sz="0" w:space="0" w:color="auto"/>
        <w:bottom w:val="none" w:sz="0" w:space="0" w:color="auto"/>
        <w:right w:val="none" w:sz="0" w:space="0" w:color="auto"/>
      </w:divBdr>
    </w:div>
    <w:div w:id="469905988">
      <w:marLeft w:val="640"/>
      <w:marRight w:val="0"/>
      <w:marTop w:val="0"/>
      <w:marBottom w:val="0"/>
      <w:divBdr>
        <w:top w:val="none" w:sz="0" w:space="0" w:color="auto"/>
        <w:left w:val="none" w:sz="0" w:space="0" w:color="auto"/>
        <w:bottom w:val="none" w:sz="0" w:space="0" w:color="auto"/>
        <w:right w:val="none" w:sz="0" w:space="0" w:color="auto"/>
      </w:divBdr>
    </w:div>
    <w:div w:id="470103126">
      <w:marLeft w:val="640"/>
      <w:marRight w:val="0"/>
      <w:marTop w:val="0"/>
      <w:marBottom w:val="0"/>
      <w:divBdr>
        <w:top w:val="none" w:sz="0" w:space="0" w:color="auto"/>
        <w:left w:val="none" w:sz="0" w:space="0" w:color="auto"/>
        <w:bottom w:val="none" w:sz="0" w:space="0" w:color="auto"/>
        <w:right w:val="none" w:sz="0" w:space="0" w:color="auto"/>
      </w:divBdr>
    </w:div>
    <w:div w:id="470750083">
      <w:marLeft w:val="640"/>
      <w:marRight w:val="0"/>
      <w:marTop w:val="0"/>
      <w:marBottom w:val="0"/>
      <w:divBdr>
        <w:top w:val="none" w:sz="0" w:space="0" w:color="auto"/>
        <w:left w:val="none" w:sz="0" w:space="0" w:color="auto"/>
        <w:bottom w:val="none" w:sz="0" w:space="0" w:color="auto"/>
        <w:right w:val="none" w:sz="0" w:space="0" w:color="auto"/>
      </w:divBdr>
    </w:div>
    <w:div w:id="471295048">
      <w:marLeft w:val="640"/>
      <w:marRight w:val="0"/>
      <w:marTop w:val="0"/>
      <w:marBottom w:val="0"/>
      <w:divBdr>
        <w:top w:val="none" w:sz="0" w:space="0" w:color="auto"/>
        <w:left w:val="none" w:sz="0" w:space="0" w:color="auto"/>
        <w:bottom w:val="none" w:sz="0" w:space="0" w:color="auto"/>
        <w:right w:val="none" w:sz="0" w:space="0" w:color="auto"/>
      </w:divBdr>
    </w:div>
    <w:div w:id="471407551">
      <w:marLeft w:val="640"/>
      <w:marRight w:val="0"/>
      <w:marTop w:val="0"/>
      <w:marBottom w:val="0"/>
      <w:divBdr>
        <w:top w:val="none" w:sz="0" w:space="0" w:color="auto"/>
        <w:left w:val="none" w:sz="0" w:space="0" w:color="auto"/>
        <w:bottom w:val="none" w:sz="0" w:space="0" w:color="auto"/>
        <w:right w:val="none" w:sz="0" w:space="0" w:color="auto"/>
      </w:divBdr>
    </w:div>
    <w:div w:id="472064669">
      <w:marLeft w:val="640"/>
      <w:marRight w:val="0"/>
      <w:marTop w:val="0"/>
      <w:marBottom w:val="0"/>
      <w:divBdr>
        <w:top w:val="none" w:sz="0" w:space="0" w:color="auto"/>
        <w:left w:val="none" w:sz="0" w:space="0" w:color="auto"/>
        <w:bottom w:val="none" w:sz="0" w:space="0" w:color="auto"/>
        <w:right w:val="none" w:sz="0" w:space="0" w:color="auto"/>
      </w:divBdr>
    </w:div>
    <w:div w:id="472329280">
      <w:marLeft w:val="640"/>
      <w:marRight w:val="0"/>
      <w:marTop w:val="0"/>
      <w:marBottom w:val="0"/>
      <w:divBdr>
        <w:top w:val="none" w:sz="0" w:space="0" w:color="auto"/>
        <w:left w:val="none" w:sz="0" w:space="0" w:color="auto"/>
        <w:bottom w:val="none" w:sz="0" w:space="0" w:color="auto"/>
        <w:right w:val="none" w:sz="0" w:space="0" w:color="auto"/>
      </w:divBdr>
    </w:div>
    <w:div w:id="473254410">
      <w:marLeft w:val="640"/>
      <w:marRight w:val="0"/>
      <w:marTop w:val="0"/>
      <w:marBottom w:val="0"/>
      <w:divBdr>
        <w:top w:val="none" w:sz="0" w:space="0" w:color="auto"/>
        <w:left w:val="none" w:sz="0" w:space="0" w:color="auto"/>
        <w:bottom w:val="none" w:sz="0" w:space="0" w:color="auto"/>
        <w:right w:val="none" w:sz="0" w:space="0" w:color="auto"/>
      </w:divBdr>
    </w:div>
    <w:div w:id="473259543">
      <w:marLeft w:val="640"/>
      <w:marRight w:val="0"/>
      <w:marTop w:val="0"/>
      <w:marBottom w:val="0"/>
      <w:divBdr>
        <w:top w:val="none" w:sz="0" w:space="0" w:color="auto"/>
        <w:left w:val="none" w:sz="0" w:space="0" w:color="auto"/>
        <w:bottom w:val="none" w:sz="0" w:space="0" w:color="auto"/>
        <w:right w:val="none" w:sz="0" w:space="0" w:color="auto"/>
      </w:divBdr>
    </w:div>
    <w:div w:id="473329132">
      <w:marLeft w:val="640"/>
      <w:marRight w:val="0"/>
      <w:marTop w:val="0"/>
      <w:marBottom w:val="0"/>
      <w:divBdr>
        <w:top w:val="none" w:sz="0" w:space="0" w:color="auto"/>
        <w:left w:val="none" w:sz="0" w:space="0" w:color="auto"/>
        <w:bottom w:val="none" w:sz="0" w:space="0" w:color="auto"/>
        <w:right w:val="none" w:sz="0" w:space="0" w:color="auto"/>
      </w:divBdr>
    </w:div>
    <w:div w:id="473376435">
      <w:marLeft w:val="640"/>
      <w:marRight w:val="0"/>
      <w:marTop w:val="0"/>
      <w:marBottom w:val="0"/>
      <w:divBdr>
        <w:top w:val="none" w:sz="0" w:space="0" w:color="auto"/>
        <w:left w:val="none" w:sz="0" w:space="0" w:color="auto"/>
        <w:bottom w:val="none" w:sz="0" w:space="0" w:color="auto"/>
        <w:right w:val="none" w:sz="0" w:space="0" w:color="auto"/>
      </w:divBdr>
    </w:div>
    <w:div w:id="473522442">
      <w:marLeft w:val="640"/>
      <w:marRight w:val="0"/>
      <w:marTop w:val="0"/>
      <w:marBottom w:val="0"/>
      <w:divBdr>
        <w:top w:val="none" w:sz="0" w:space="0" w:color="auto"/>
        <w:left w:val="none" w:sz="0" w:space="0" w:color="auto"/>
        <w:bottom w:val="none" w:sz="0" w:space="0" w:color="auto"/>
        <w:right w:val="none" w:sz="0" w:space="0" w:color="auto"/>
      </w:divBdr>
    </w:div>
    <w:div w:id="473528556">
      <w:marLeft w:val="640"/>
      <w:marRight w:val="0"/>
      <w:marTop w:val="0"/>
      <w:marBottom w:val="0"/>
      <w:divBdr>
        <w:top w:val="none" w:sz="0" w:space="0" w:color="auto"/>
        <w:left w:val="none" w:sz="0" w:space="0" w:color="auto"/>
        <w:bottom w:val="none" w:sz="0" w:space="0" w:color="auto"/>
        <w:right w:val="none" w:sz="0" w:space="0" w:color="auto"/>
      </w:divBdr>
    </w:div>
    <w:div w:id="473914655">
      <w:marLeft w:val="640"/>
      <w:marRight w:val="0"/>
      <w:marTop w:val="0"/>
      <w:marBottom w:val="0"/>
      <w:divBdr>
        <w:top w:val="none" w:sz="0" w:space="0" w:color="auto"/>
        <w:left w:val="none" w:sz="0" w:space="0" w:color="auto"/>
        <w:bottom w:val="none" w:sz="0" w:space="0" w:color="auto"/>
        <w:right w:val="none" w:sz="0" w:space="0" w:color="auto"/>
      </w:divBdr>
    </w:div>
    <w:div w:id="473959082">
      <w:marLeft w:val="640"/>
      <w:marRight w:val="0"/>
      <w:marTop w:val="0"/>
      <w:marBottom w:val="0"/>
      <w:divBdr>
        <w:top w:val="none" w:sz="0" w:space="0" w:color="auto"/>
        <w:left w:val="none" w:sz="0" w:space="0" w:color="auto"/>
        <w:bottom w:val="none" w:sz="0" w:space="0" w:color="auto"/>
        <w:right w:val="none" w:sz="0" w:space="0" w:color="auto"/>
      </w:divBdr>
    </w:div>
    <w:div w:id="474446692">
      <w:marLeft w:val="640"/>
      <w:marRight w:val="0"/>
      <w:marTop w:val="0"/>
      <w:marBottom w:val="0"/>
      <w:divBdr>
        <w:top w:val="none" w:sz="0" w:space="0" w:color="auto"/>
        <w:left w:val="none" w:sz="0" w:space="0" w:color="auto"/>
        <w:bottom w:val="none" w:sz="0" w:space="0" w:color="auto"/>
        <w:right w:val="none" w:sz="0" w:space="0" w:color="auto"/>
      </w:divBdr>
    </w:div>
    <w:div w:id="474490728">
      <w:marLeft w:val="640"/>
      <w:marRight w:val="0"/>
      <w:marTop w:val="0"/>
      <w:marBottom w:val="0"/>
      <w:divBdr>
        <w:top w:val="none" w:sz="0" w:space="0" w:color="auto"/>
        <w:left w:val="none" w:sz="0" w:space="0" w:color="auto"/>
        <w:bottom w:val="none" w:sz="0" w:space="0" w:color="auto"/>
        <w:right w:val="none" w:sz="0" w:space="0" w:color="auto"/>
      </w:divBdr>
    </w:div>
    <w:div w:id="474690263">
      <w:marLeft w:val="640"/>
      <w:marRight w:val="0"/>
      <w:marTop w:val="0"/>
      <w:marBottom w:val="0"/>
      <w:divBdr>
        <w:top w:val="none" w:sz="0" w:space="0" w:color="auto"/>
        <w:left w:val="none" w:sz="0" w:space="0" w:color="auto"/>
        <w:bottom w:val="none" w:sz="0" w:space="0" w:color="auto"/>
        <w:right w:val="none" w:sz="0" w:space="0" w:color="auto"/>
      </w:divBdr>
    </w:div>
    <w:div w:id="474764231">
      <w:marLeft w:val="640"/>
      <w:marRight w:val="0"/>
      <w:marTop w:val="0"/>
      <w:marBottom w:val="0"/>
      <w:divBdr>
        <w:top w:val="none" w:sz="0" w:space="0" w:color="auto"/>
        <w:left w:val="none" w:sz="0" w:space="0" w:color="auto"/>
        <w:bottom w:val="none" w:sz="0" w:space="0" w:color="auto"/>
        <w:right w:val="none" w:sz="0" w:space="0" w:color="auto"/>
      </w:divBdr>
    </w:div>
    <w:div w:id="474878540">
      <w:marLeft w:val="640"/>
      <w:marRight w:val="0"/>
      <w:marTop w:val="0"/>
      <w:marBottom w:val="0"/>
      <w:divBdr>
        <w:top w:val="none" w:sz="0" w:space="0" w:color="auto"/>
        <w:left w:val="none" w:sz="0" w:space="0" w:color="auto"/>
        <w:bottom w:val="none" w:sz="0" w:space="0" w:color="auto"/>
        <w:right w:val="none" w:sz="0" w:space="0" w:color="auto"/>
      </w:divBdr>
    </w:div>
    <w:div w:id="475608551">
      <w:marLeft w:val="640"/>
      <w:marRight w:val="0"/>
      <w:marTop w:val="0"/>
      <w:marBottom w:val="0"/>
      <w:divBdr>
        <w:top w:val="none" w:sz="0" w:space="0" w:color="auto"/>
        <w:left w:val="none" w:sz="0" w:space="0" w:color="auto"/>
        <w:bottom w:val="none" w:sz="0" w:space="0" w:color="auto"/>
        <w:right w:val="none" w:sz="0" w:space="0" w:color="auto"/>
      </w:divBdr>
    </w:div>
    <w:div w:id="476190900">
      <w:marLeft w:val="640"/>
      <w:marRight w:val="0"/>
      <w:marTop w:val="0"/>
      <w:marBottom w:val="0"/>
      <w:divBdr>
        <w:top w:val="none" w:sz="0" w:space="0" w:color="auto"/>
        <w:left w:val="none" w:sz="0" w:space="0" w:color="auto"/>
        <w:bottom w:val="none" w:sz="0" w:space="0" w:color="auto"/>
        <w:right w:val="none" w:sz="0" w:space="0" w:color="auto"/>
      </w:divBdr>
    </w:div>
    <w:div w:id="476805017">
      <w:marLeft w:val="640"/>
      <w:marRight w:val="0"/>
      <w:marTop w:val="0"/>
      <w:marBottom w:val="0"/>
      <w:divBdr>
        <w:top w:val="none" w:sz="0" w:space="0" w:color="auto"/>
        <w:left w:val="none" w:sz="0" w:space="0" w:color="auto"/>
        <w:bottom w:val="none" w:sz="0" w:space="0" w:color="auto"/>
        <w:right w:val="none" w:sz="0" w:space="0" w:color="auto"/>
      </w:divBdr>
    </w:div>
    <w:div w:id="476922045">
      <w:marLeft w:val="640"/>
      <w:marRight w:val="0"/>
      <w:marTop w:val="0"/>
      <w:marBottom w:val="0"/>
      <w:divBdr>
        <w:top w:val="none" w:sz="0" w:space="0" w:color="auto"/>
        <w:left w:val="none" w:sz="0" w:space="0" w:color="auto"/>
        <w:bottom w:val="none" w:sz="0" w:space="0" w:color="auto"/>
        <w:right w:val="none" w:sz="0" w:space="0" w:color="auto"/>
      </w:divBdr>
    </w:div>
    <w:div w:id="477190799">
      <w:marLeft w:val="640"/>
      <w:marRight w:val="0"/>
      <w:marTop w:val="0"/>
      <w:marBottom w:val="0"/>
      <w:divBdr>
        <w:top w:val="none" w:sz="0" w:space="0" w:color="auto"/>
        <w:left w:val="none" w:sz="0" w:space="0" w:color="auto"/>
        <w:bottom w:val="none" w:sz="0" w:space="0" w:color="auto"/>
        <w:right w:val="none" w:sz="0" w:space="0" w:color="auto"/>
      </w:divBdr>
    </w:div>
    <w:div w:id="477304366">
      <w:marLeft w:val="640"/>
      <w:marRight w:val="0"/>
      <w:marTop w:val="0"/>
      <w:marBottom w:val="0"/>
      <w:divBdr>
        <w:top w:val="none" w:sz="0" w:space="0" w:color="auto"/>
        <w:left w:val="none" w:sz="0" w:space="0" w:color="auto"/>
        <w:bottom w:val="none" w:sz="0" w:space="0" w:color="auto"/>
        <w:right w:val="none" w:sz="0" w:space="0" w:color="auto"/>
      </w:divBdr>
    </w:div>
    <w:div w:id="477459785">
      <w:marLeft w:val="640"/>
      <w:marRight w:val="0"/>
      <w:marTop w:val="0"/>
      <w:marBottom w:val="0"/>
      <w:divBdr>
        <w:top w:val="none" w:sz="0" w:space="0" w:color="auto"/>
        <w:left w:val="none" w:sz="0" w:space="0" w:color="auto"/>
        <w:bottom w:val="none" w:sz="0" w:space="0" w:color="auto"/>
        <w:right w:val="none" w:sz="0" w:space="0" w:color="auto"/>
      </w:divBdr>
    </w:div>
    <w:div w:id="477502691">
      <w:marLeft w:val="640"/>
      <w:marRight w:val="0"/>
      <w:marTop w:val="0"/>
      <w:marBottom w:val="0"/>
      <w:divBdr>
        <w:top w:val="none" w:sz="0" w:space="0" w:color="auto"/>
        <w:left w:val="none" w:sz="0" w:space="0" w:color="auto"/>
        <w:bottom w:val="none" w:sz="0" w:space="0" w:color="auto"/>
        <w:right w:val="none" w:sz="0" w:space="0" w:color="auto"/>
      </w:divBdr>
    </w:div>
    <w:div w:id="478039434">
      <w:marLeft w:val="640"/>
      <w:marRight w:val="0"/>
      <w:marTop w:val="0"/>
      <w:marBottom w:val="0"/>
      <w:divBdr>
        <w:top w:val="none" w:sz="0" w:space="0" w:color="auto"/>
        <w:left w:val="none" w:sz="0" w:space="0" w:color="auto"/>
        <w:bottom w:val="none" w:sz="0" w:space="0" w:color="auto"/>
        <w:right w:val="none" w:sz="0" w:space="0" w:color="auto"/>
      </w:divBdr>
    </w:div>
    <w:div w:id="478155612">
      <w:marLeft w:val="640"/>
      <w:marRight w:val="0"/>
      <w:marTop w:val="0"/>
      <w:marBottom w:val="0"/>
      <w:divBdr>
        <w:top w:val="none" w:sz="0" w:space="0" w:color="auto"/>
        <w:left w:val="none" w:sz="0" w:space="0" w:color="auto"/>
        <w:bottom w:val="none" w:sz="0" w:space="0" w:color="auto"/>
        <w:right w:val="none" w:sz="0" w:space="0" w:color="auto"/>
      </w:divBdr>
    </w:div>
    <w:div w:id="478233595">
      <w:marLeft w:val="640"/>
      <w:marRight w:val="0"/>
      <w:marTop w:val="0"/>
      <w:marBottom w:val="0"/>
      <w:divBdr>
        <w:top w:val="none" w:sz="0" w:space="0" w:color="auto"/>
        <w:left w:val="none" w:sz="0" w:space="0" w:color="auto"/>
        <w:bottom w:val="none" w:sz="0" w:space="0" w:color="auto"/>
        <w:right w:val="none" w:sz="0" w:space="0" w:color="auto"/>
      </w:divBdr>
    </w:div>
    <w:div w:id="478494696">
      <w:marLeft w:val="640"/>
      <w:marRight w:val="0"/>
      <w:marTop w:val="0"/>
      <w:marBottom w:val="0"/>
      <w:divBdr>
        <w:top w:val="none" w:sz="0" w:space="0" w:color="auto"/>
        <w:left w:val="none" w:sz="0" w:space="0" w:color="auto"/>
        <w:bottom w:val="none" w:sz="0" w:space="0" w:color="auto"/>
        <w:right w:val="none" w:sz="0" w:space="0" w:color="auto"/>
      </w:divBdr>
    </w:div>
    <w:div w:id="478763423">
      <w:marLeft w:val="640"/>
      <w:marRight w:val="0"/>
      <w:marTop w:val="0"/>
      <w:marBottom w:val="0"/>
      <w:divBdr>
        <w:top w:val="none" w:sz="0" w:space="0" w:color="auto"/>
        <w:left w:val="none" w:sz="0" w:space="0" w:color="auto"/>
        <w:bottom w:val="none" w:sz="0" w:space="0" w:color="auto"/>
        <w:right w:val="none" w:sz="0" w:space="0" w:color="auto"/>
      </w:divBdr>
    </w:div>
    <w:div w:id="479157225">
      <w:marLeft w:val="640"/>
      <w:marRight w:val="0"/>
      <w:marTop w:val="0"/>
      <w:marBottom w:val="0"/>
      <w:divBdr>
        <w:top w:val="none" w:sz="0" w:space="0" w:color="auto"/>
        <w:left w:val="none" w:sz="0" w:space="0" w:color="auto"/>
        <w:bottom w:val="none" w:sz="0" w:space="0" w:color="auto"/>
        <w:right w:val="none" w:sz="0" w:space="0" w:color="auto"/>
      </w:divBdr>
    </w:div>
    <w:div w:id="479731080">
      <w:marLeft w:val="640"/>
      <w:marRight w:val="0"/>
      <w:marTop w:val="0"/>
      <w:marBottom w:val="0"/>
      <w:divBdr>
        <w:top w:val="none" w:sz="0" w:space="0" w:color="auto"/>
        <w:left w:val="none" w:sz="0" w:space="0" w:color="auto"/>
        <w:bottom w:val="none" w:sz="0" w:space="0" w:color="auto"/>
        <w:right w:val="none" w:sz="0" w:space="0" w:color="auto"/>
      </w:divBdr>
    </w:div>
    <w:div w:id="479999401">
      <w:marLeft w:val="640"/>
      <w:marRight w:val="0"/>
      <w:marTop w:val="0"/>
      <w:marBottom w:val="0"/>
      <w:divBdr>
        <w:top w:val="none" w:sz="0" w:space="0" w:color="auto"/>
        <w:left w:val="none" w:sz="0" w:space="0" w:color="auto"/>
        <w:bottom w:val="none" w:sz="0" w:space="0" w:color="auto"/>
        <w:right w:val="none" w:sz="0" w:space="0" w:color="auto"/>
      </w:divBdr>
    </w:div>
    <w:div w:id="480191733">
      <w:marLeft w:val="640"/>
      <w:marRight w:val="0"/>
      <w:marTop w:val="0"/>
      <w:marBottom w:val="0"/>
      <w:divBdr>
        <w:top w:val="none" w:sz="0" w:space="0" w:color="auto"/>
        <w:left w:val="none" w:sz="0" w:space="0" w:color="auto"/>
        <w:bottom w:val="none" w:sz="0" w:space="0" w:color="auto"/>
        <w:right w:val="none" w:sz="0" w:space="0" w:color="auto"/>
      </w:divBdr>
    </w:div>
    <w:div w:id="480275647">
      <w:marLeft w:val="640"/>
      <w:marRight w:val="0"/>
      <w:marTop w:val="0"/>
      <w:marBottom w:val="0"/>
      <w:divBdr>
        <w:top w:val="none" w:sz="0" w:space="0" w:color="auto"/>
        <w:left w:val="none" w:sz="0" w:space="0" w:color="auto"/>
        <w:bottom w:val="none" w:sz="0" w:space="0" w:color="auto"/>
        <w:right w:val="none" w:sz="0" w:space="0" w:color="auto"/>
      </w:divBdr>
    </w:div>
    <w:div w:id="480581350">
      <w:marLeft w:val="640"/>
      <w:marRight w:val="0"/>
      <w:marTop w:val="0"/>
      <w:marBottom w:val="0"/>
      <w:divBdr>
        <w:top w:val="none" w:sz="0" w:space="0" w:color="auto"/>
        <w:left w:val="none" w:sz="0" w:space="0" w:color="auto"/>
        <w:bottom w:val="none" w:sz="0" w:space="0" w:color="auto"/>
        <w:right w:val="none" w:sz="0" w:space="0" w:color="auto"/>
      </w:divBdr>
    </w:div>
    <w:div w:id="480847292">
      <w:marLeft w:val="640"/>
      <w:marRight w:val="0"/>
      <w:marTop w:val="0"/>
      <w:marBottom w:val="0"/>
      <w:divBdr>
        <w:top w:val="none" w:sz="0" w:space="0" w:color="auto"/>
        <w:left w:val="none" w:sz="0" w:space="0" w:color="auto"/>
        <w:bottom w:val="none" w:sz="0" w:space="0" w:color="auto"/>
        <w:right w:val="none" w:sz="0" w:space="0" w:color="auto"/>
      </w:divBdr>
    </w:div>
    <w:div w:id="481042347">
      <w:marLeft w:val="640"/>
      <w:marRight w:val="0"/>
      <w:marTop w:val="0"/>
      <w:marBottom w:val="0"/>
      <w:divBdr>
        <w:top w:val="none" w:sz="0" w:space="0" w:color="auto"/>
        <w:left w:val="none" w:sz="0" w:space="0" w:color="auto"/>
        <w:bottom w:val="none" w:sz="0" w:space="0" w:color="auto"/>
        <w:right w:val="none" w:sz="0" w:space="0" w:color="auto"/>
      </w:divBdr>
    </w:div>
    <w:div w:id="481966800">
      <w:marLeft w:val="640"/>
      <w:marRight w:val="0"/>
      <w:marTop w:val="0"/>
      <w:marBottom w:val="0"/>
      <w:divBdr>
        <w:top w:val="none" w:sz="0" w:space="0" w:color="auto"/>
        <w:left w:val="none" w:sz="0" w:space="0" w:color="auto"/>
        <w:bottom w:val="none" w:sz="0" w:space="0" w:color="auto"/>
        <w:right w:val="none" w:sz="0" w:space="0" w:color="auto"/>
      </w:divBdr>
    </w:div>
    <w:div w:id="482279802">
      <w:marLeft w:val="640"/>
      <w:marRight w:val="0"/>
      <w:marTop w:val="0"/>
      <w:marBottom w:val="0"/>
      <w:divBdr>
        <w:top w:val="none" w:sz="0" w:space="0" w:color="auto"/>
        <w:left w:val="none" w:sz="0" w:space="0" w:color="auto"/>
        <w:bottom w:val="none" w:sz="0" w:space="0" w:color="auto"/>
        <w:right w:val="none" w:sz="0" w:space="0" w:color="auto"/>
      </w:divBdr>
    </w:div>
    <w:div w:id="482892170">
      <w:marLeft w:val="640"/>
      <w:marRight w:val="0"/>
      <w:marTop w:val="0"/>
      <w:marBottom w:val="0"/>
      <w:divBdr>
        <w:top w:val="none" w:sz="0" w:space="0" w:color="auto"/>
        <w:left w:val="none" w:sz="0" w:space="0" w:color="auto"/>
        <w:bottom w:val="none" w:sz="0" w:space="0" w:color="auto"/>
        <w:right w:val="none" w:sz="0" w:space="0" w:color="auto"/>
      </w:divBdr>
    </w:div>
    <w:div w:id="484902882">
      <w:marLeft w:val="640"/>
      <w:marRight w:val="0"/>
      <w:marTop w:val="0"/>
      <w:marBottom w:val="0"/>
      <w:divBdr>
        <w:top w:val="none" w:sz="0" w:space="0" w:color="auto"/>
        <w:left w:val="none" w:sz="0" w:space="0" w:color="auto"/>
        <w:bottom w:val="none" w:sz="0" w:space="0" w:color="auto"/>
        <w:right w:val="none" w:sz="0" w:space="0" w:color="auto"/>
      </w:divBdr>
    </w:div>
    <w:div w:id="485173861">
      <w:marLeft w:val="640"/>
      <w:marRight w:val="0"/>
      <w:marTop w:val="0"/>
      <w:marBottom w:val="0"/>
      <w:divBdr>
        <w:top w:val="none" w:sz="0" w:space="0" w:color="auto"/>
        <w:left w:val="none" w:sz="0" w:space="0" w:color="auto"/>
        <w:bottom w:val="none" w:sz="0" w:space="0" w:color="auto"/>
        <w:right w:val="none" w:sz="0" w:space="0" w:color="auto"/>
      </w:divBdr>
    </w:div>
    <w:div w:id="485902455">
      <w:marLeft w:val="640"/>
      <w:marRight w:val="0"/>
      <w:marTop w:val="0"/>
      <w:marBottom w:val="0"/>
      <w:divBdr>
        <w:top w:val="none" w:sz="0" w:space="0" w:color="auto"/>
        <w:left w:val="none" w:sz="0" w:space="0" w:color="auto"/>
        <w:bottom w:val="none" w:sz="0" w:space="0" w:color="auto"/>
        <w:right w:val="none" w:sz="0" w:space="0" w:color="auto"/>
      </w:divBdr>
    </w:div>
    <w:div w:id="485973691">
      <w:marLeft w:val="640"/>
      <w:marRight w:val="0"/>
      <w:marTop w:val="0"/>
      <w:marBottom w:val="0"/>
      <w:divBdr>
        <w:top w:val="none" w:sz="0" w:space="0" w:color="auto"/>
        <w:left w:val="none" w:sz="0" w:space="0" w:color="auto"/>
        <w:bottom w:val="none" w:sz="0" w:space="0" w:color="auto"/>
        <w:right w:val="none" w:sz="0" w:space="0" w:color="auto"/>
      </w:divBdr>
    </w:div>
    <w:div w:id="486289965">
      <w:marLeft w:val="640"/>
      <w:marRight w:val="0"/>
      <w:marTop w:val="0"/>
      <w:marBottom w:val="0"/>
      <w:divBdr>
        <w:top w:val="none" w:sz="0" w:space="0" w:color="auto"/>
        <w:left w:val="none" w:sz="0" w:space="0" w:color="auto"/>
        <w:bottom w:val="none" w:sz="0" w:space="0" w:color="auto"/>
        <w:right w:val="none" w:sz="0" w:space="0" w:color="auto"/>
      </w:divBdr>
    </w:div>
    <w:div w:id="486631672">
      <w:marLeft w:val="640"/>
      <w:marRight w:val="0"/>
      <w:marTop w:val="0"/>
      <w:marBottom w:val="0"/>
      <w:divBdr>
        <w:top w:val="none" w:sz="0" w:space="0" w:color="auto"/>
        <w:left w:val="none" w:sz="0" w:space="0" w:color="auto"/>
        <w:bottom w:val="none" w:sz="0" w:space="0" w:color="auto"/>
        <w:right w:val="none" w:sz="0" w:space="0" w:color="auto"/>
      </w:divBdr>
    </w:div>
    <w:div w:id="486702579">
      <w:marLeft w:val="640"/>
      <w:marRight w:val="0"/>
      <w:marTop w:val="0"/>
      <w:marBottom w:val="0"/>
      <w:divBdr>
        <w:top w:val="none" w:sz="0" w:space="0" w:color="auto"/>
        <w:left w:val="none" w:sz="0" w:space="0" w:color="auto"/>
        <w:bottom w:val="none" w:sz="0" w:space="0" w:color="auto"/>
        <w:right w:val="none" w:sz="0" w:space="0" w:color="auto"/>
      </w:divBdr>
    </w:div>
    <w:div w:id="487134339">
      <w:marLeft w:val="640"/>
      <w:marRight w:val="0"/>
      <w:marTop w:val="0"/>
      <w:marBottom w:val="0"/>
      <w:divBdr>
        <w:top w:val="none" w:sz="0" w:space="0" w:color="auto"/>
        <w:left w:val="none" w:sz="0" w:space="0" w:color="auto"/>
        <w:bottom w:val="none" w:sz="0" w:space="0" w:color="auto"/>
        <w:right w:val="none" w:sz="0" w:space="0" w:color="auto"/>
      </w:divBdr>
    </w:div>
    <w:div w:id="487212675">
      <w:marLeft w:val="640"/>
      <w:marRight w:val="0"/>
      <w:marTop w:val="0"/>
      <w:marBottom w:val="0"/>
      <w:divBdr>
        <w:top w:val="none" w:sz="0" w:space="0" w:color="auto"/>
        <w:left w:val="none" w:sz="0" w:space="0" w:color="auto"/>
        <w:bottom w:val="none" w:sz="0" w:space="0" w:color="auto"/>
        <w:right w:val="none" w:sz="0" w:space="0" w:color="auto"/>
      </w:divBdr>
    </w:div>
    <w:div w:id="487478442">
      <w:marLeft w:val="640"/>
      <w:marRight w:val="0"/>
      <w:marTop w:val="0"/>
      <w:marBottom w:val="0"/>
      <w:divBdr>
        <w:top w:val="none" w:sz="0" w:space="0" w:color="auto"/>
        <w:left w:val="none" w:sz="0" w:space="0" w:color="auto"/>
        <w:bottom w:val="none" w:sz="0" w:space="0" w:color="auto"/>
        <w:right w:val="none" w:sz="0" w:space="0" w:color="auto"/>
      </w:divBdr>
    </w:div>
    <w:div w:id="488441735">
      <w:marLeft w:val="640"/>
      <w:marRight w:val="0"/>
      <w:marTop w:val="0"/>
      <w:marBottom w:val="0"/>
      <w:divBdr>
        <w:top w:val="none" w:sz="0" w:space="0" w:color="auto"/>
        <w:left w:val="none" w:sz="0" w:space="0" w:color="auto"/>
        <w:bottom w:val="none" w:sz="0" w:space="0" w:color="auto"/>
        <w:right w:val="none" w:sz="0" w:space="0" w:color="auto"/>
      </w:divBdr>
    </w:div>
    <w:div w:id="489175757">
      <w:marLeft w:val="640"/>
      <w:marRight w:val="0"/>
      <w:marTop w:val="0"/>
      <w:marBottom w:val="0"/>
      <w:divBdr>
        <w:top w:val="none" w:sz="0" w:space="0" w:color="auto"/>
        <w:left w:val="none" w:sz="0" w:space="0" w:color="auto"/>
        <w:bottom w:val="none" w:sz="0" w:space="0" w:color="auto"/>
        <w:right w:val="none" w:sz="0" w:space="0" w:color="auto"/>
      </w:divBdr>
    </w:div>
    <w:div w:id="489365693">
      <w:marLeft w:val="640"/>
      <w:marRight w:val="0"/>
      <w:marTop w:val="0"/>
      <w:marBottom w:val="0"/>
      <w:divBdr>
        <w:top w:val="none" w:sz="0" w:space="0" w:color="auto"/>
        <w:left w:val="none" w:sz="0" w:space="0" w:color="auto"/>
        <w:bottom w:val="none" w:sz="0" w:space="0" w:color="auto"/>
        <w:right w:val="none" w:sz="0" w:space="0" w:color="auto"/>
      </w:divBdr>
    </w:div>
    <w:div w:id="489760798">
      <w:marLeft w:val="640"/>
      <w:marRight w:val="0"/>
      <w:marTop w:val="0"/>
      <w:marBottom w:val="0"/>
      <w:divBdr>
        <w:top w:val="none" w:sz="0" w:space="0" w:color="auto"/>
        <w:left w:val="none" w:sz="0" w:space="0" w:color="auto"/>
        <w:bottom w:val="none" w:sz="0" w:space="0" w:color="auto"/>
        <w:right w:val="none" w:sz="0" w:space="0" w:color="auto"/>
      </w:divBdr>
    </w:div>
    <w:div w:id="489954598">
      <w:marLeft w:val="640"/>
      <w:marRight w:val="0"/>
      <w:marTop w:val="0"/>
      <w:marBottom w:val="0"/>
      <w:divBdr>
        <w:top w:val="none" w:sz="0" w:space="0" w:color="auto"/>
        <w:left w:val="none" w:sz="0" w:space="0" w:color="auto"/>
        <w:bottom w:val="none" w:sz="0" w:space="0" w:color="auto"/>
        <w:right w:val="none" w:sz="0" w:space="0" w:color="auto"/>
      </w:divBdr>
    </w:div>
    <w:div w:id="490222737">
      <w:marLeft w:val="640"/>
      <w:marRight w:val="0"/>
      <w:marTop w:val="0"/>
      <w:marBottom w:val="0"/>
      <w:divBdr>
        <w:top w:val="none" w:sz="0" w:space="0" w:color="auto"/>
        <w:left w:val="none" w:sz="0" w:space="0" w:color="auto"/>
        <w:bottom w:val="none" w:sz="0" w:space="0" w:color="auto"/>
        <w:right w:val="none" w:sz="0" w:space="0" w:color="auto"/>
      </w:divBdr>
    </w:div>
    <w:div w:id="491138463">
      <w:marLeft w:val="640"/>
      <w:marRight w:val="0"/>
      <w:marTop w:val="0"/>
      <w:marBottom w:val="0"/>
      <w:divBdr>
        <w:top w:val="none" w:sz="0" w:space="0" w:color="auto"/>
        <w:left w:val="none" w:sz="0" w:space="0" w:color="auto"/>
        <w:bottom w:val="none" w:sz="0" w:space="0" w:color="auto"/>
        <w:right w:val="none" w:sz="0" w:space="0" w:color="auto"/>
      </w:divBdr>
    </w:div>
    <w:div w:id="491219007">
      <w:marLeft w:val="640"/>
      <w:marRight w:val="0"/>
      <w:marTop w:val="0"/>
      <w:marBottom w:val="0"/>
      <w:divBdr>
        <w:top w:val="none" w:sz="0" w:space="0" w:color="auto"/>
        <w:left w:val="none" w:sz="0" w:space="0" w:color="auto"/>
        <w:bottom w:val="none" w:sz="0" w:space="0" w:color="auto"/>
        <w:right w:val="none" w:sz="0" w:space="0" w:color="auto"/>
      </w:divBdr>
    </w:div>
    <w:div w:id="491220551">
      <w:marLeft w:val="640"/>
      <w:marRight w:val="0"/>
      <w:marTop w:val="0"/>
      <w:marBottom w:val="0"/>
      <w:divBdr>
        <w:top w:val="none" w:sz="0" w:space="0" w:color="auto"/>
        <w:left w:val="none" w:sz="0" w:space="0" w:color="auto"/>
        <w:bottom w:val="none" w:sz="0" w:space="0" w:color="auto"/>
        <w:right w:val="none" w:sz="0" w:space="0" w:color="auto"/>
      </w:divBdr>
    </w:div>
    <w:div w:id="491876986">
      <w:marLeft w:val="640"/>
      <w:marRight w:val="0"/>
      <w:marTop w:val="0"/>
      <w:marBottom w:val="0"/>
      <w:divBdr>
        <w:top w:val="none" w:sz="0" w:space="0" w:color="auto"/>
        <w:left w:val="none" w:sz="0" w:space="0" w:color="auto"/>
        <w:bottom w:val="none" w:sz="0" w:space="0" w:color="auto"/>
        <w:right w:val="none" w:sz="0" w:space="0" w:color="auto"/>
      </w:divBdr>
    </w:div>
    <w:div w:id="491943856">
      <w:marLeft w:val="640"/>
      <w:marRight w:val="0"/>
      <w:marTop w:val="0"/>
      <w:marBottom w:val="0"/>
      <w:divBdr>
        <w:top w:val="none" w:sz="0" w:space="0" w:color="auto"/>
        <w:left w:val="none" w:sz="0" w:space="0" w:color="auto"/>
        <w:bottom w:val="none" w:sz="0" w:space="0" w:color="auto"/>
        <w:right w:val="none" w:sz="0" w:space="0" w:color="auto"/>
      </w:divBdr>
    </w:div>
    <w:div w:id="492067220">
      <w:marLeft w:val="640"/>
      <w:marRight w:val="0"/>
      <w:marTop w:val="0"/>
      <w:marBottom w:val="0"/>
      <w:divBdr>
        <w:top w:val="none" w:sz="0" w:space="0" w:color="auto"/>
        <w:left w:val="none" w:sz="0" w:space="0" w:color="auto"/>
        <w:bottom w:val="none" w:sz="0" w:space="0" w:color="auto"/>
        <w:right w:val="none" w:sz="0" w:space="0" w:color="auto"/>
      </w:divBdr>
    </w:div>
    <w:div w:id="492184050">
      <w:marLeft w:val="640"/>
      <w:marRight w:val="0"/>
      <w:marTop w:val="0"/>
      <w:marBottom w:val="0"/>
      <w:divBdr>
        <w:top w:val="none" w:sz="0" w:space="0" w:color="auto"/>
        <w:left w:val="none" w:sz="0" w:space="0" w:color="auto"/>
        <w:bottom w:val="none" w:sz="0" w:space="0" w:color="auto"/>
        <w:right w:val="none" w:sz="0" w:space="0" w:color="auto"/>
      </w:divBdr>
    </w:div>
    <w:div w:id="492529185">
      <w:marLeft w:val="640"/>
      <w:marRight w:val="0"/>
      <w:marTop w:val="0"/>
      <w:marBottom w:val="0"/>
      <w:divBdr>
        <w:top w:val="none" w:sz="0" w:space="0" w:color="auto"/>
        <w:left w:val="none" w:sz="0" w:space="0" w:color="auto"/>
        <w:bottom w:val="none" w:sz="0" w:space="0" w:color="auto"/>
        <w:right w:val="none" w:sz="0" w:space="0" w:color="auto"/>
      </w:divBdr>
    </w:div>
    <w:div w:id="492649215">
      <w:marLeft w:val="640"/>
      <w:marRight w:val="0"/>
      <w:marTop w:val="0"/>
      <w:marBottom w:val="0"/>
      <w:divBdr>
        <w:top w:val="none" w:sz="0" w:space="0" w:color="auto"/>
        <w:left w:val="none" w:sz="0" w:space="0" w:color="auto"/>
        <w:bottom w:val="none" w:sz="0" w:space="0" w:color="auto"/>
        <w:right w:val="none" w:sz="0" w:space="0" w:color="auto"/>
      </w:divBdr>
    </w:div>
    <w:div w:id="492836938">
      <w:marLeft w:val="640"/>
      <w:marRight w:val="0"/>
      <w:marTop w:val="0"/>
      <w:marBottom w:val="0"/>
      <w:divBdr>
        <w:top w:val="none" w:sz="0" w:space="0" w:color="auto"/>
        <w:left w:val="none" w:sz="0" w:space="0" w:color="auto"/>
        <w:bottom w:val="none" w:sz="0" w:space="0" w:color="auto"/>
        <w:right w:val="none" w:sz="0" w:space="0" w:color="auto"/>
      </w:divBdr>
    </w:div>
    <w:div w:id="492842483">
      <w:marLeft w:val="640"/>
      <w:marRight w:val="0"/>
      <w:marTop w:val="0"/>
      <w:marBottom w:val="0"/>
      <w:divBdr>
        <w:top w:val="none" w:sz="0" w:space="0" w:color="auto"/>
        <w:left w:val="none" w:sz="0" w:space="0" w:color="auto"/>
        <w:bottom w:val="none" w:sz="0" w:space="0" w:color="auto"/>
        <w:right w:val="none" w:sz="0" w:space="0" w:color="auto"/>
      </w:divBdr>
    </w:div>
    <w:div w:id="492988122">
      <w:marLeft w:val="640"/>
      <w:marRight w:val="0"/>
      <w:marTop w:val="0"/>
      <w:marBottom w:val="0"/>
      <w:divBdr>
        <w:top w:val="none" w:sz="0" w:space="0" w:color="auto"/>
        <w:left w:val="none" w:sz="0" w:space="0" w:color="auto"/>
        <w:bottom w:val="none" w:sz="0" w:space="0" w:color="auto"/>
        <w:right w:val="none" w:sz="0" w:space="0" w:color="auto"/>
      </w:divBdr>
    </w:div>
    <w:div w:id="493030638">
      <w:marLeft w:val="640"/>
      <w:marRight w:val="0"/>
      <w:marTop w:val="0"/>
      <w:marBottom w:val="0"/>
      <w:divBdr>
        <w:top w:val="none" w:sz="0" w:space="0" w:color="auto"/>
        <w:left w:val="none" w:sz="0" w:space="0" w:color="auto"/>
        <w:bottom w:val="none" w:sz="0" w:space="0" w:color="auto"/>
        <w:right w:val="none" w:sz="0" w:space="0" w:color="auto"/>
      </w:divBdr>
    </w:div>
    <w:div w:id="493035595">
      <w:marLeft w:val="640"/>
      <w:marRight w:val="0"/>
      <w:marTop w:val="0"/>
      <w:marBottom w:val="0"/>
      <w:divBdr>
        <w:top w:val="none" w:sz="0" w:space="0" w:color="auto"/>
        <w:left w:val="none" w:sz="0" w:space="0" w:color="auto"/>
        <w:bottom w:val="none" w:sz="0" w:space="0" w:color="auto"/>
        <w:right w:val="none" w:sz="0" w:space="0" w:color="auto"/>
      </w:divBdr>
    </w:div>
    <w:div w:id="493646747">
      <w:marLeft w:val="640"/>
      <w:marRight w:val="0"/>
      <w:marTop w:val="0"/>
      <w:marBottom w:val="0"/>
      <w:divBdr>
        <w:top w:val="none" w:sz="0" w:space="0" w:color="auto"/>
        <w:left w:val="none" w:sz="0" w:space="0" w:color="auto"/>
        <w:bottom w:val="none" w:sz="0" w:space="0" w:color="auto"/>
        <w:right w:val="none" w:sz="0" w:space="0" w:color="auto"/>
      </w:divBdr>
    </w:div>
    <w:div w:id="494148797">
      <w:marLeft w:val="640"/>
      <w:marRight w:val="0"/>
      <w:marTop w:val="0"/>
      <w:marBottom w:val="0"/>
      <w:divBdr>
        <w:top w:val="none" w:sz="0" w:space="0" w:color="auto"/>
        <w:left w:val="none" w:sz="0" w:space="0" w:color="auto"/>
        <w:bottom w:val="none" w:sz="0" w:space="0" w:color="auto"/>
        <w:right w:val="none" w:sz="0" w:space="0" w:color="auto"/>
      </w:divBdr>
    </w:div>
    <w:div w:id="494955114">
      <w:marLeft w:val="640"/>
      <w:marRight w:val="0"/>
      <w:marTop w:val="0"/>
      <w:marBottom w:val="0"/>
      <w:divBdr>
        <w:top w:val="none" w:sz="0" w:space="0" w:color="auto"/>
        <w:left w:val="none" w:sz="0" w:space="0" w:color="auto"/>
        <w:bottom w:val="none" w:sz="0" w:space="0" w:color="auto"/>
        <w:right w:val="none" w:sz="0" w:space="0" w:color="auto"/>
      </w:divBdr>
    </w:div>
    <w:div w:id="495071782">
      <w:marLeft w:val="640"/>
      <w:marRight w:val="0"/>
      <w:marTop w:val="0"/>
      <w:marBottom w:val="0"/>
      <w:divBdr>
        <w:top w:val="none" w:sz="0" w:space="0" w:color="auto"/>
        <w:left w:val="none" w:sz="0" w:space="0" w:color="auto"/>
        <w:bottom w:val="none" w:sz="0" w:space="0" w:color="auto"/>
        <w:right w:val="none" w:sz="0" w:space="0" w:color="auto"/>
      </w:divBdr>
    </w:div>
    <w:div w:id="495076328">
      <w:marLeft w:val="640"/>
      <w:marRight w:val="0"/>
      <w:marTop w:val="0"/>
      <w:marBottom w:val="0"/>
      <w:divBdr>
        <w:top w:val="none" w:sz="0" w:space="0" w:color="auto"/>
        <w:left w:val="none" w:sz="0" w:space="0" w:color="auto"/>
        <w:bottom w:val="none" w:sz="0" w:space="0" w:color="auto"/>
        <w:right w:val="none" w:sz="0" w:space="0" w:color="auto"/>
      </w:divBdr>
    </w:div>
    <w:div w:id="495078502">
      <w:marLeft w:val="640"/>
      <w:marRight w:val="0"/>
      <w:marTop w:val="0"/>
      <w:marBottom w:val="0"/>
      <w:divBdr>
        <w:top w:val="none" w:sz="0" w:space="0" w:color="auto"/>
        <w:left w:val="none" w:sz="0" w:space="0" w:color="auto"/>
        <w:bottom w:val="none" w:sz="0" w:space="0" w:color="auto"/>
        <w:right w:val="none" w:sz="0" w:space="0" w:color="auto"/>
      </w:divBdr>
    </w:div>
    <w:div w:id="495416075">
      <w:marLeft w:val="640"/>
      <w:marRight w:val="0"/>
      <w:marTop w:val="0"/>
      <w:marBottom w:val="0"/>
      <w:divBdr>
        <w:top w:val="none" w:sz="0" w:space="0" w:color="auto"/>
        <w:left w:val="none" w:sz="0" w:space="0" w:color="auto"/>
        <w:bottom w:val="none" w:sz="0" w:space="0" w:color="auto"/>
        <w:right w:val="none" w:sz="0" w:space="0" w:color="auto"/>
      </w:divBdr>
    </w:div>
    <w:div w:id="495538875">
      <w:marLeft w:val="640"/>
      <w:marRight w:val="0"/>
      <w:marTop w:val="0"/>
      <w:marBottom w:val="0"/>
      <w:divBdr>
        <w:top w:val="none" w:sz="0" w:space="0" w:color="auto"/>
        <w:left w:val="none" w:sz="0" w:space="0" w:color="auto"/>
        <w:bottom w:val="none" w:sz="0" w:space="0" w:color="auto"/>
        <w:right w:val="none" w:sz="0" w:space="0" w:color="auto"/>
      </w:divBdr>
    </w:div>
    <w:div w:id="495609514">
      <w:marLeft w:val="640"/>
      <w:marRight w:val="0"/>
      <w:marTop w:val="0"/>
      <w:marBottom w:val="0"/>
      <w:divBdr>
        <w:top w:val="none" w:sz="0" w:space="0" w:color="auto"/>
        <w:left w:val="none" w:sz="0" w:space="0" w:color="auto"/>
        <w:bottom w:val="none" w:sz="0" w:space="0" w:color="auto"/>
        <w:right w:val="none" w:sz="0" w:space="0" w:color="auto"/>
      </w:divBdr>
    </w:div>
    <w:div w:id="495997908">
      <w:marLeft w:val="640"/>
      <w:marRight w:val="0"/>
      <w:marTop w:val="0"/>
      <w:marBottom w:val="0"/>
      <w:divBdr>
        <w:top w:val="none" w:sz="0" w:space="0" w:color="auto"/>
        <w:left w:val="none" w:sz="0" w:space="0" w:color="auto"/>
        <w:bottom w:val="none" w:sz="0" w:space="0" w:color="auto"/>
        <w:right w:val="none" w:sz="0" w:space="0" w:color="auto"/>
      </w:divBdr>
    </w:div>
    <w:div w:id="496653185">
      <w:marLeft w:val="640"/>
      <w:marRight w:val="0"/>
      <w:marTop w:val="0"/>
      <w:marBottom w:val="0"/>
      <w:divBdr>
        <w:top w:val="none" w:sz="0" w:space="0" w:color="auto"/>
        <w:left w:val="none" w:sz="0" w:space="0" w:color="auto"/>
        <w:bottom w:val="none" w:sz="0" w:space="0" w:color="auto"/>
        <w:right w:val="none" w:sz="0" w:space="0" w:color="auto"/>
      </w:divBdr>
    </w:div>
    <w:div w:id="496923189">
      <w:marLeft w:val="640"/>
      <w:marRight w:val="0"/>
      <w:marTop w:val="0"/>
      <w:marBottom w:val="0"/>
      <w:divBdr>
        <w:top w:val="none" w:sz="0" w:space="0" w:color="auto"/>
        <w:left w:val="none" w:sz="0" w:space="0" w:color="auto"/>
        <w:bottom w:val="none" w:sz="0" w:space="0" w:color="auto"/>
        <w:right w:val="none" w:sz="0" w:space="0" w:color="auto"/>
      </w:divBdr>
    </w:div>
    <w:div w:id="498422828">
      <w:marLeft w:val="640"/>
      <w:marRight w:val="0"/>
      <w:marTop w:val="0"/>
      <w:marBottom w:val="0"/>
      <w:divBdr>
        <w:top w:val="none" w:sz="0" w:space="0" w:color="auto"/>
        <w:left w:val="none" w:sz="0" w:space="0" w:color="auto"/>
        <w:bottom w:val="none" w:sz="0" w:space="0" w:color="auto"/>
        <w:right w:val="none" w:sz="0" w:space="0" w:color="auto"/>
      </w:divBdr>
    </w:div>
    <w:div w:id="499003467">
      <w:marLeft w:val="640"/>
      <w:marRight w:val="0"/>
      <w:marTop w:val="0"/>
      <w:marBottom w:val="0"/>
      <w:divBdr>
        <w:top w:val="none" w:sz="0" w:space="0" w:color="auto"/>
        <w:left w:val="none" w:sz="0" w:space="0" w:color="auto"/>
        <w:bottom w:val="none" w:sz="0" w:space="0" w:color="auto"/>
        <w:right w:val="none" w:sz="0" w:space="0" w:color="auto"/>
      </w:divBdr>
    </w:div>
    <w:div w:id="499734539">
      <w:marLeft w:val="640"/>
      <w:marRight w:val="0"/>
      <w:marTop w:val="0"/>
      <w:marBottom w:val="0"/>
      <w:divBdr>
        <w:top w:val="none" w:sz="0" w:space="0" w:color="auto"/>
        <w:left w:val="none" w:sz="0" w:space="0" w:color="auto"/>
        <w:bottom w:val="none" w:sz="0" w:space="0" w:color="auto"/>
        <w:right w:val="none" w:sz="0" w:space="0" w:color="auto"/>
      </w:divBdr>
    </w:div>
    <w:div w:id="500006212">
      <w:marLeft w:val="640"/>
      <w:marRight w:val="0"/>
      <w:marTop w:val="0"/>
      <w:marBottom w:val="0"/>
      <w:divBdr>
        <w:top w:val="none" w:sz="0" w:space="0" w:color="auto"/>
        <w:left w:val="none" w:sz="0" w:space="0" w:color="auto"/>
        <w:bottom w:val="none" w:sz="0" w:space="0" w:color="auto"/>
        <w:right w:val="none" w:sz="0" w:space="0" w:color="auto"/>
      </w:divBdr>
    </w:div>
    <w:div w:id="500200765">
      <w:marLeft w:val="640"/>
      <w:marRight w:val="0"/>
      <w:marTop w:val="0"/>
      <w:marBottom w:val="0"/>
      <w:divBdr>
        <w:top w:val="none" w:sz="0" w:space="0" w:color="auto"/>
        <w:left w:val="none" w:sz="0" w:space="0" w:color="auto"/>
        <w:bottom w:val="none" w:sz="0" w:space="0" w:color="auto"/>
        <w:right w:val="none" w:sz="0" w:space="0" w:color="auto"/>
      </w:divBdr>
    </w:div>
    <w:div w:id="500236808">
      <w:marLeft w:val="640"/>
      <w:marRight w:val="0"/>
      <w:marTop w:val="0"/>
      <w:marBottom w:val="0"/>
      <w:divBdr>
        <w:top w:val="none" w:sz="0" w:space="0" w:color="auto"/>
        <w:left w:val="none" w:sz="0" w:space="0" w:color="auto"/>
        <w:bottom w:val="none" w:sz="0" w:space="0" w:color="auto"/>
        <w:right w:val="none" w:sz="0" w:space="0" w:color="auto"/>
      </w:divBdr>
    </w:div>
    <w:div w:id="500436029">
      <w:marLeft w:val="640"/>
      <w:marRight w:val="0"/>
      <w:marTop w:val="0"/>
      <w:marBottom w:val="0"/>
      <w:divBdr>
        <w:top w:val="none" w:sz="0" w:space="0" w:color="auto"/>
        <w:left w:val="none" w:sz="0" w:space="0" w:color="auto"/>
        <w:bottom w:val="none" w:sz="0" w:space="0" w:color="auto"/>
        <w:right w:val="none" w:sz="0" w:space="0" w:color="auto"/>
      </w:divBdr>
    </w:div>
    <w:div w:id="500973098">
      <w:marLeft w:val="640"/>
      <w:marRight w:val="0"/>
      <w:marTop w:val="0"/>
      <w:marBottom w:val="0"/>
      <w:divBdr>
        <w:top w:val="none" w:sz="0" w:space="0" w:color="auto"/>
        <w:left w:val="none" w:sz="0" w:space="0" w:color="auto"/>
        <w:bottom w:val="none" w:sz="0" w:space="0" w:color="auto"/>
        <w:right w:val="none" w:sz="0" w:space="0" w:color="auto"/>
      </w:divBdr>
    </w:div>
    <w:div w:id="501048982">
      <w:marLeft w:val="640"/>
      <w:marRight w:val="0"/>
      <w:marTop w:val="0"/>
      <w:marBottom w:val="0"/>
      <w:divBdr>
        <w:top w:val="none" w:sz="0" w:space="0" w:color="auto"/>
        <w:left w:val="none" w:sz="0" w:space="0" w:color="auto"/>
        <w:bottom w:val="none" w:sz="0" w:space="0" w:color="auto"/>
        <w:right w:val="none" w:sz="0" w:space="0" w:color="auto"/>
      </w:divBdr>
    </w:div>
    <w:div w:id="501745391">
      <w:marLeft w:val="640"/>
      <w:marRight w:val="0"/>
      <w:marTop w:val="0"/>
      <w:marBottom w:val="0"/>
      <w:divBdr>
        <w:top w:val="none" w:sz="0" w:space="0" w:color="auto"/>
        <w:left w:val="none" w:sz="0" w:space="0" w:color="auto"/>
        <w:bottom w:val="none" w:sz="0" w:space="0" w:color="auto"/>
        <w:right w:val="none" w:sz="0" w:space="0" w:color="auto"/>
      </w:divBdr>
    </w:div>
    <w:div w:id="502208279">
      <w:marLeft w:val="640"/>
      <w:marRight w:val="0"/>
      <w:marTop w:val="0"/>
      <w:marBottom w:val="0"/>
      <w:divBdr>
        <w:top w:val="none" w:sz="0" w:space="0" w:color="auto"/>
        <w:left w:val="none" w:sz="0" w:space="0" w:color="auto"/>
        <w:bottom w:val="none" w:sz="0" w:space="0" w:color="auto"/>
        <w:right w:val="none" w:sz="0" w:space="0" w:color="auto"/>
      </w:divBdr>
    </w:div>
    <w:div w:id="502668351">
      <w:marLeft w:val="640"/>
      <w:marRight w:val="0"/>
      <w:marTop w:val="0"/>
      <w:marBottom w:val="0"/>
      <w:divBdr>
        <w:top w:val="none" w:sz="0" w:space="0" w:color="auto"/>
        <w:left w:val="none" w:sz="0" w:space="0" w:color="auto"/>
        <w:bottom w:val="none" w:sz="0" w:space="0" w:color="auto"/>
        <w:right w:val="none" w:sz="0" w:space="0" w:color="auto"/>
      </w:divBdr>
    </w:div>
    <w:div w:id="503084638">
      <w:marLeft w:val="640"/>
      <w:marRight w:val="0"/>
      <w:marTop w:val="0"/>
      <w:marBottom w:val="0"/>
      <w:divBdr>
        <w:top w:val="none" w:sz="0" w:space="0" w:color="auto"/>
        <w:left w:val="none" w:sz="0" w:space="0" w:color="auto"/>
        <w:bottom w:val="none" w:sz="0" w:space="0" w:color="auto"/>
        <w:right w:val="none" w:sz="0" w:space="0" w:color="auto"/>
      </w:divBdr>
    </w:div>
    <w:div w:id="503398692">
      <w:marLeft w:val="640"/>
      <w:marRight w:val="0"/>
      <w:marTop w:val="0"/>
      <w:marBottom w:val="0"/>
      <w:divBdr>
        <w:top w:val="none" w:sz="0" w:space="0" w:color="auto"/>
        <w:left w:val="none" w:sz="0" w:space="0" w:color="auto"/>
        <w:bottom w:val="none" w:sz="0" w:space="0" w:color="auto"/>
        <w:right w:val="none" w:sz="0" w:space="0" w:color="auto"/>
      </w:divBdr>
    </w:div>
    <w:div w:id="503476553">
      <w:marLeft w:val="640"/>
      <w:marRight w:val="0"/>
      <w:marTop w:val="0"/>
      <w:marBottom w:val="0"/>
      <w:divBdr>
        <w:top w:val="none" w:sz="0" w:space="0" w:color="auto"/>
        <w:left w:val="none" w:sz="0" w:space="0" w:color="auto"/>
        <w:bottom w:val="none" w:sz="0" w:space="0" w:color="auto"/>
        <w:right w:val="none" w:sz="0" w:space="0" w:color="auto"/>
      </w:divBdr>
    </w:div>
    <w:div w:id="503670643">
      <w:marLeft w:val="640"/>
      <w:marRight w:val="0"/>
      <w:marTop w:val="0"/>
      <w:marBottom w:val="0"/>
      <w:divBdr>
        <w:top w:val="none" w:sz="0" w:space="0" w:color="auto"/>
        <w:left w:val="none" w:sz="0" w:space="0" w:color="auto"/>
        <w:bottom w:val="none" w:sz="0" w:space="0" w:color="auto"/>
        <w:right w:val="none" w:sz="0" w:space="0" w:color="auto"/>
      </w:divBdr>
    </w:div>
    <w:div w:id="503785286">
      <w:marLeft w:val="640"/>
      <w:marRight w:val="0"/>
      <w:marTop w:val="0"/>
      <w:marBottom w:val="0"/>
      <w:divBdr>
        <w:top w:val="none" w:sz="0" w:space="0" w:color="auto"/>
        <w:left w:val="none" w:sz="0" w:space="0" w:color="auto"/>
        <w:bottom w:val="none" w:sz="0" w:space="0" w:color="auto"/>
        <w:right w:val="none" w:sz="0" w:space="0" w:color="auto"/>
      </w:divBdr>
    </w:div>
    <w:div w:id="504049907">
      <w:marLeft w:val="640"/>
      <w:marRight w:val="0"/>
      <w:marTop w:val="0"/>
      <w:marBottom w:val="0"/>
      <w:divBdr>
        <w:top w:val="none" w:sz="0" w:space="0" w:color="auto"/>
        <w:left w:val="none" w:sz="0" w:space="0" w:color="auto"/>
        <w:bottom w:val="none" w:sz="0" w:space="0" w:color="auto"/>
        <w:right w:val="none" w:sz="0" w:space="0" w:color="auto"/>
      </w:divBdr>
    </w:div>
    <w:div w:id="504169474">
      <w:marLeft w:val="640"/>
      <w:marRight w:val="0"/>
      <w:marTop w:val="0"/>
      <w:marBottom w:val="0"/>
      <w:divBdr>
        <w:top w:val="none" w:sz="0" w:space="0" w:color="auto"/>
        <w:left w:val="none" w:sz="0" w:space="0" w:color="auto"/>
        <w:bottom w:val="none" w:sz="0" w:space="0" w:color="auto"/>
        <w:right w:val="none" w:sz="0" w:space="0" w:color="auto"/>
      </w:divBdr>
    </w:div>
    <w:div w:id="504519688">
      <w:marLeft w:val="640"/>
      <w:marRight w:val="0"/>
      <w:marTop w:val="0"/>
      <w:marBottom w:val="0"/>
      <w:divBdr>
        <w:top w:val="none" w:sz="0" w:space="0" w:color="auto"/>
        <w:left w:val="none" w:sz="0" w:space="0" w:color="auto"/>
        <w:bottom w:val="none" w:sz="0" w:space="0" w:color="auto"/>
        <w:right w:val="none" w:sz="0" w:space="0" w:color="auto"/>
      </w:divBdr>
    </w:div>
    <w:div w:id="505248734">
      <w:marLeft w:val="640"/>
      <w:marRight w:val="0"/>
      <w:marTop w:val="0"/>
      <w:marBottom w:val="0"/>
      <w:divBdr>
        <w:top w:val="none" w:sz="0" w:space="0" w:color="auto"/>
        <w:left w:val="none" w:sz="0" w:space="0" w:color="auto"/>
        <w:bottom w:val="none" w:sz="0" w:space="0" w:color="auto"/>
        <w:right w:val="none" w:sz="0" w:space="0" w:color="auto"/>
      </w:divBdr>
    </w:div>
    <w:div w:id="505944646">
      <w:marLeft w:val="640"/>
      <w:marRight w:val="0"/>
      <w:marTop w:val="0"/>
      <w:marBottom w:val="0"/>
      <w:divBdr>
        <w:top w:val="none" w:sz="0" w:space="0" w:color="auto"/>
        <w:left w:val="none" w:sz="0" w:space="0" w:color="auto"/>
        <w:bottom w:val="none" w:sz="0" w:space="0" w:color="auto"/>
        <w:right w:val="none" w:sz="0" w:space="0" w:color="auto"/>
      </w:divBdr>
    </w:div>
    <w:div w:id="506021691">
      <w:marLeft w:val="640"/>
      <w:marRight w:val="0"/>
      <w:marTop w:val="0"/>
      <w:marBottom w:val="0"/>
      <w:divBdr>
        <w:top w:val="none" w:sz="0" w:space="0" w:color="auto"/>
        <w:left w:val="none" w:sz="0" w:space="0" w:color="auto"/>
        <w:bottom w:val="none" w:sz="0" w:space="0" w:color="auto"/>
        <w:right w:val="none" w:sz="0" w:space="0" w:color="auto"/>
      </w:divBdr>
    </w:div>
    <w:div w:id="506403355">
      <w:marLeft w:val="640"/>
      <w:marRight w:val="0"/>
      <w:marTop w:val="0"/>
      <w:marBottom w:val="0"/>
      <w:divBdr>
        <w:top w:val="none" w:sz="0" w:space="0" w:color="auto"/>
        <w:left w:val="none" w:sz="0" w:space="0" w:color="auto"/>
        <w:bottom w:val="none" w:sz="0" w:space="0" w:color="auto"/>
        <w:right w:val="none" w:sz="0" w:space="0" w:color="auto"/>
      </w:divBdr>
    </w:div>
    <w:div w:id="506483808">
      <w:marLeft w:val="640"/>
      <w:marRight w:val="0"/>
      <w:marTop w:val="0"/>
      <w:marBottom w:val="0"/>
      <w:divBdr>
        <w:top w:val="none" w:sz="0" w:space="0" w:color="auto"/>
        <w:left w:val="none" w:sz="0" w:space="0" w:color="auto"/>
        <w:bottom w:val="none" w:sz="0" w:space="0" w:color="auto"/>
        <w:right w:val="none" w:sz="0" w:space="0" w:color="auto"/>
      </w:divBdr>
    </w:div>
    <w:div w:id="506553061">
      <w:marLeft w:val="640"/>
      <w:marRight w:val="0"/>
      <w:marTop w:val="0"/>
      <w:marBottom w:val="0"/>
      <w:divBdr>
        <w:top w:val="none" w:sz="0" w:space="0" w:color="auto"/>
        <w:left w:val="none" w:sz="0" w:space="0" w:color="auto"/>
        <w:bottom w:val="none" w:sz="0" w:space="0" w:color="auto"/>
        <w:right w:val="none" w:sz="0" w:space="0" w:color="auto"/>
      </w:divBdr>
    </w:div>
    <w:div w:id="507528745">
      <w:marLeft w:val="640"/>
      <w:marRight w:val="0"/>
      <w:marTop w:val="0"/>
      <w:marBottom w:val="0"/>
      <w:divBdr>
        <w:top w:val="none" w:sz="0" w:space="0" w:color="auto"/>
        <w:left w:val="none" w:sz="0" w:space="0" w:color="auto"/>
        <w:bottom w:val="none" w:sz="0" w:space="0" w:color="auto"/>
        <w:right w:val="none" w:sz="0" w:space="0" w:color="auto"/>
      </w:divBdr>
    </w:div>
    <w:div w:id="507790234">
      <w:marLeft w:val="640"/>
      <w:marRight w:val="0"/>
      <w:marTop w:val="0"/>
      <w:marBottom w:val="0"/>
      <w:divBdr>
        <w:top w:val="none" w:sz="0" w:space="0" w:color="auto"/>
        <w:left w:val="none" w:sz="0" w:space="0" w:color="auto"/>
        <w:bottom w:val="none" w:sz="0" w:space="0" w:color="auto"/>
        <w:right w:val="none" w:sz="0" w:space="0" w:color="auto"/>
      </w:divBdr>
    </w:div>
    <w:div w:id="507981339">
      <w:marLeft w:val="640"/>
      <w:marRight w:val="0"/>
      <w:marTop w:val="0"/>
      <w:marBottom w:val="0"/>
      <w:divBdr>
        <w:top w:val="none" w:sz="0" w:space="0" w:color="auto"/>
        <w:left w:val="none" w:sz="0" w:space="0" w:color="auto"/>
        <w:bottom w:val="none" w:sz="0" w:space="0" w:color="auto"/>
        <w:right w:val="none" w:sz="0" w:space="0" w:color="auto"/>
      </w:divBdr>
    </w:div>
    <w:div w:id="507985739">
      <w:marLeft w:val="640"/>
      <w:marRight w:val="0"/>
      <w:marTop w:val="0"/>
      <w:marBottom w:val="0"/>
      <w:divBdr>
        <w:top w:val="none" w:sz="0" w:space="0" w:color="auto"/>
        <w:left w:val="none" w:sz="0" w:space="0" w:color="auto"/>
        <w:bottom w:val="none" w:sz="0" w:space="0" w:color="auto"/>
        <w:right w:val="none" w:sz="0" w:space="0" w:color="auto"/>
      </w:divBdr>
    </w:div>
    <w:div w:id="508326360">
      <w:marLeft w:val="640"/>
      <w:marRight w:val="0"/>
      <w:marTop w:val="0"/>
      <w:marBottom w:val="0"/>
      <w:divBdr>
        <w:top w:val="none" w:sz="0" w:space="0" w:color="auto"/>
        <w:left w:val="none" w:sz="0" w:space="0" w:color="auto"/>
        <w:bottom w:val="none" w:sz="0" w:space="0" w:color="auto"/>
        <w:right w:val="none" w:sz="0" w:space="0" w:color="auto"/>
      </w:divBdr>
    </w:div>
    <w:div w:id="508328966">
      <w:marLeft w:val="640"/>
      <w:marRight w:val="0"/>
      <w:marTop w:val="0"/>
      <w:marBottom w:val="0"/>
      <w:divBdr>
        <w:top w:val="none" w:sz="0" w:space="0" w:color="auto"/>
        <w:left w:val="none" w:sz="0" w:space="0" w:color="auto"/>
        <w:bottom w:val="none" w:sz="0" w:space="0" w:color="auto"/>
        <w:right w:val="none" w:sz="0" w:space="0" w:color="auto"/>
      </w:divBdr>
    </w:div>
    <w:div w:id="509104990">
      <w:marLeft w:val="640"/>
      <w:marRight w:val="0"/>
      <w:marTop w:val="0"/>
      <w:marBottom w:val="0"/>
      <w:divBdr>
        <w:top w:val="none" w:sz="0" w:space="0" w:color="auto"/>
        <w:left w:val="none" w:sz="0" w:space="0" w:color="auto"/>
        <w:bottom w:val="none" w:sz="0" w:space="0" w:color="auto"/>
        <w:right w:val="none" w:sz="0" w:space="0" w:color="auto"/>
      </w:divBdr>
    </w:div>
    <w:div w:id="509758506">
      <w:marLeft w:val="640"/>
      <w:marRight w:val="0"/>
      <w:marTop w:val="0"/>
      <w:marBottom w:val="0"/>
      <w:divBdr>
        <w:top w:val="none" w:sz="0" w:space="0" w:color="auto"/>
        <w:left w:val="none" w:sz="0" w:space="0" w:color="auto"/>
        <w:bottom w:val="none" w:sz="0" w:space="0" w:color="auto"/>
        <w:right w:val="none" w:sz="0" w:space="0" w:color="auto"/>
      </w:divBdr>
    </w:div>
    <w:div w:id="509955189">
      <w:marLeft w:val="640"/>
      <w:marRight w:val="0"/>
      <w:marTop w:val="0"/>
      <w:marBottom w:val="0"/>
      <w:divBdr>
        <w:top w:val="none" w:sz="0" w:space="0" w:color="auto"/>
        <w:left w:val="none" w:sz="0" w:space="0" w:color="auto"/>
        <w:bottom w:val="none" w:sz="0" w:space="0" w:color="auto"/>
        <w:right w:val="none" w:sz="0" w:space="0" w:color="auto"/>
      </w:divBdr>
    </w:div>
    <w:div w:id="510799109">
      <w:marLeft w:val="640"/>
      <w:marRight w:val="0"/>
      <w:marTop w:val="0"/>
      <w:marBottom w:val="0"/>
      <w:divBdr>
        <w:top w:val="none" w:sz="0" w:space="0" w:color="auto"/>
        <w:left w:val="none" w:sz="0" w:space="0" w:color="auto"/>
        <w:bottom w:val="none" w:sz="0" w:space="0" w:color="auto"/>
        <w:right w:val="none" w:sz="0" w:space="0" w:color="auto"/>
      </w:divBdr>
    </w:div>
    <w:div w:id="510948507">
      <w:marLeft w:val="640"/>
      <w:marRight w:val="0"/>
      <w:marTop w:val="0"/>
      <w:marBottom w:val="0"/>
      <w:divBdr>
        <w:top w:val="none" w:sz="0" w:space="0" w:color="auto"/>
        <w:left w:val="none" w:sz="0" w:space="0" w:color="auto"/>
        <w:bottom w:val="none" w:sz="0" w:space="0" w:color="auto"/>
        <w:right w:val="none" w:sz="0" w:space="0" w:color="auto"/>
      </w:divBdr>
    </w:div>
    <w:div w:id="510949430">
      <w:marLeft w:val="640"/>
      <w:marRight w:val="0"/>
      <w:marTop w:val="0"/>
      <w:marBottom w:val="0"/>
      <w:divBdr>
        <w:top w:val="none" w:sz="0" w:space="0" w:color="auto"/>
        <w:left w:val="none" w:sz="0" w:space="0" w:color="auto"/>
        <w:bottom w:val="none" w:sz="0" w:space="0" w:color="auto"/>
        <w:right w:val="none" w:sz="0" w:space="0" w:color="auto"/>
      </w:divBdr>
    </w:div>
    <w:div w:id="511845459">
      <w:marLeft w:val="640"/>
      <w:marRight w:val="0"/>
      <w:marTop w:val="0"/>
      <w:marBottom w:val="0"/>
      <w:divBdr>
        <w:top w:val="none" w:sz="0" w:space="0" w:color="auto"/>
        <w:left w:val="none" w:sz="0" w:space="0" w:color="auto"/>
        <w:bottom w:val="none" w:sz="0" w:space="0" w:color="auto"/>
        <w:right w:val="none" w:sz="0" w:space="0" w:color="auto"/>
      </w:divBdr>
    </w:div>
    <w:div w:id="512842050">
      <w:marLeft w:val="640"/>
      <w:marRight w:val="0"/>
      <w:marTop w:val="0"/>
      <w:marBottom w:val="0"/>
      <w:divBdr>
        <w:top w:val="none" w:sz="0" w:space="0" w:color="auto"/>
        <w:left w:val="none" w:sz="0" w:space="0" w:color="auto"/>
        <w:bottom w:val="none" w:sz="0" w:space="0" w:color="auto"/>
        <w:right w:val="none" w:sz="0" w:space="0" w:color="auto"/>
      </w:divBdr>
    </w:div>
    <w:div w:id="512916347">
      <w:marLeft w:val="640"/>
      <w:marRight w:val="0"/>
      <w:marTop w:val="0"/>
      <w:marBottom w:val="0"/>
      <w:divBdr>
        <w:top w:val="none" w:sz="0" w:space="0" w:color="auto"/>
        <w:left w:val="none" w:sz="0" w:space="0" w:color="auto"/>
        <w:bottom w:val="none" w:sz="0" w:space="0" w:color="auto"/>
        <w:right w:val="none" w:sz="0" w:space="0" w:color="auto"/>
      </w:divBdr>
    </w:div>
    <w:div w:id="513610952">
      <w:marLeft w:val="640"/>
      <w:marRight w:val="0"/>
      <w:marTop w:val="0"/>
      <w:marBottom w:val="0"/>
      <w:divBdr>
        <w:top w:val="none" w:sz="0" w:space="0" w:color="auto"/>
        <w:left w:val="none" w:sz="0" w:space="0" w:color="auto"/>
        <w:bottom w:val="none" w:sz="0" w:space="0" w:color="auto"/>
        <w:right w:val="none" w:sz="0" w:space="0" w:color="auto"/>
      </w:divBdr>
    </w:div>
    <w:div w:id="513688200">
      <w:marLeft w:val="640"/>
      <w:marRight w:val="0"/>
      <w:marTop w:val="0"/>
      <w:marBottom w:val="0"/>
      <w:divBdr>
        <w:top w:val="none" w:sz="0" w:space="0" w:color="auto"/>
        <w:left w:val="none" w:sz="0" w:space="0" w:color="auto"/>
        <w:bottom w:val="none" w:sz="0" w:space="0" w:color="auto"/>
        <w:right w:val="none" w:sz="0" w:space="0" w:color="auto"/>
      </w:divBdr>
    </w:div>
    <w:div w:id="513957516">
      <w:marLeft w:val="640"/>
      <w:marRight w:val="0"/>
      <w:marTop w:val="0"/>
      <w:marBottom w:val="0"/>
      <w:divBdr>
        <w:top w:val="none" w:sz="0" w:space="0" w:color="auto"/>
        <w:left w:val="none" w:sz="0" w:space="0" w:color="auto"/>
        <w:bottom w:val="none" w:sz="0" w:space="0" w:color="auto"/>
        <w:right w:val="none" w:sz="0" w:space="0" w:color="auto"/>
      </w:divBdr>
    </w:div>
    <w:div w:id="513999649">
      <w:marLeft w:val="640"/>
      <w:marRight w:val="0"/>
      <w:marTop w:val="0"/>
      <w:marBottom w:val="0"/>
      <w:divBdr>
        <w:top w:val="none" w:sz="0" w:space="0" w:color="auto"/>
        <w:left w:val="none" w:sz="0" w:space="0" w:color="auto"/>
        <w:bottom w:val="none" w:sz="0" w:space="0" w:color="auto"/>
        <w:right w:val="none" w:sz="0" w:space="0" w:color="auto"/>
      </w:divBdr>
    </w:div>
    <w:div w:id="514344345">
      <w:marLeft w:val="640"/>
      <w:marRight w:val="0"/>
      <w:marTop w:val="0"/>
      <w:marBottom w:val="0"/>
      <w:divBdr>
        <w:top w:val="none" w:sz="0" w:space="0" w:color="auto"/>
        <w:left w:val="none" w:sz="0" w:space="0" w:color="auto"/>
        <w:bottom w:val="none" w:sz="0" w:space="0" w:color="auto"/>
        <w:right w:val="none" w:sz="0" w:space="0" w:color="auto"/>
      </w:divBdr>
    </w:div>
    <w:div w:id="514460379">
      <w:marLeft w:val="640"/>
      <w:marRight w:val="0"/>
      <w:marTop w:val="0"/>
      <w:marBottom w:val="0"/>
      <w:divBdr>
        <w:top w:val="none" w:sz="0" w:space="0" w:color="auto"/>
        <w:left w:val="none" w:sz="0" w:space="0" w:color="auto"/>
        <w:bottom w:val="none" w:sz="0" w:space="0" w:color="auto"/>
        <w:right w:val="none" w:sz="0" w:space="0" w:color="auto"/>
      </w:divBdr>
    </w:div>
    <w:div w:id="516041670">
      <w:marLeft w:val="640"/>
      <w:marRight w:val="0"/>
      <w:marTop w:val="0"/>
      <w:marBottom w:val="0"/>
      <w:divBdr>
        <w:top w:val="none" w:sz="0" w:space="0" w:color="auto"/>
        <w:left w:val="none" w:sz="0" w:space="0" w:color="auto"/>
        <w:bottom w:val="none" w:sz="0" w:space="0" w:color="auto"/>
        <w:right w:val="none" w:sz="0" w:space="0" w:color="auto"/>
      </w:divBdr>
    </w:div>
    <w:div w:id="516194170">
      <w:marLeft w:val="640"/>
      <w:marRight w:val="0"/>
      <w:marTop w:val="0"/>
      <w:marBottom w:val="0"/>
      <w:divBdr>
        <w:top w:val="none" w:sz="0" w:space="0" w:color="auto"/>
        <w:left w:val="none" w:sz="0" w:space="0" w:color="auto"/>
        <w:bottom w:val="none" w:sz="0" w:space="0" w:color="auto"/>
        <w:right w:val="none" w:sz="0" w:space="0" w:color="auto"/>
      </w:divBdr>
    </w:div>
    <w:div w:id="517162872">
      <w:marLeft w:val="640"/>
      <w:marRight w:val="0"/>
      <w:marTop w:val="0"/>
      <w:marBottom w:val="0"/>
      <w:divBdr>
        <w:top w:val="none" w:sz="0" w:space="0" w:color="auto"/>
        <w:left w:val="none" w:sz="0" w:space="0" w:color="auto"/>
        <w:bottom w:val="none" w:sz="0" w:space="0" w:color="auto"/>
        <w:right w:val="none" w:sz="0" w:space="0" w:color="auto"/>
      </w:divBdr>
    </w:div>
    <w:div w:id="517237004">
      <w:marLeft w:val="640"/>
      <w:marRight w:val="0"/>
      <w:marTop w:val="0"/>
      <w:marBottom w:val="0"/>
      <w:divBdr>
        <w:top w:val="none" w:sz="0" w:space="0" w:color="auto"/>
        <w:left w:val="none" w:sz="0" w:space="0" w:color="auto"/>
        <w:bottom w:val="none" w:sz="0" w:space="0" w:color="auto"/>
        <w:right w:val="none" w:sz="0" w:space="0" w:color="auto"/>
      </w:divBdr>
    </w:div>
    <w:div w:id="517427752">
      <w:marLeft w:val="640"/>
      <w:marRight w:val="0"/>
      <w:marTop w:val="0"/>
      <w:marBottom w:val="0"/>
      <w:divBdr>
        <w:top w:val="none" w:sz="0" w:space="0" w:color="auto"/>
        <w:left w:val="none" w:sz="0" w:space="0" w:color="auto"/>
        <w:bottom w:val="none" w:sz="0" w:space="0" w:color="auto"/>
        <w:right w:val="none" w:sz="0" w:space="0" w:color="auto"/>
      </w:divBdr>
    </w:div>
    <w:div w:id="517475402">
      <w:marLeft w:val="640"/>
      <w:marRight w:val="0"/>
      <w:marTop w:val="0"/>
      <w:marBottom w:val="0"/>
      <w:divBdr>
        <w:top w:val="none" w:sz="0" w:space="0" w:color="auto"/>
        <w:left w:val="none" w:sz="0" w:space="0" w:color="auto"/>
        <w:bottom w:val="none" w:sz="0" w:space="0" w:color="auto"/>
        <w:right w:val="none" w:sz="0" w:space="0" w:color="auto"/>
      </w:divBdr>
    </w:div>
    <w:div w:id="518155749">
      <w:marLeft w:val="640"/>
      <w:marRight w:val="0"/>
      <w:marTop w:val="0"/>
      <w:marBottom w:val="0"/>
      <w:divBdr>
        <w:top w:val="none" w:sz="0" w:space="0" w:color="auto"/>
        <w:left w:val="none" w:sz="0" w:space="0" w:color="auto"/>
        <w:bottom w:val="none" w:sz="0" w:space="0" w:color="auto"/>
        <w:right w:val="none" w:sz="0" w:space="0" w:color="auto"/>
      </w:divBdr>
    </w:div>
    <w:div w:id="518202384">
      <w:marLeft w:val="640"/>
      <w:marRight w:val="0"/>
      <w:marTop w:val="0"/>
      <w:marBottom w:val="0"/>
      <w:divBdr>
        <w:top w:val="none" w:sz="0" w:space="0" w:color="auto"/>
        <w:left w:val="none" w:sz="0" w:space="0" w:color="auto"/>
        <w:bottom w:val="none" w:sz="0" w:space="0" w:color="auto"/>
        <w:right w:val="none" w:sz="0" w:space="0" w:color="auto"/>
      </w:divBdr>
    </w:div>
    <w:div w:id="518349398">
      <w:marLeft w:val="640"/>
      <w:marRight w:val="0"/>
      <w:marTop w:val="0"/>
      <w:marBottom w:val="0"/>
      <w:divBdr>
        <w:top w:val="none" w:sz="0" w:space="0" w:color="auto"/>
        <w:left w:val="none" w:sz="0" w:space="0" w:color="auto"/>
        <w:bottom w:val="none" w:sz="0" w:space="0" w:color="auto"/>
        <w:right w:val="none" w:sz="0" w:space="0" w:color="auto"/>
      </w:divBdr>
    </w:div>
    <w:div w:id="518590675">
      <w:marLeft w:val="640"/>
      <w:marRight w:val="0"/>
      <w:marTop w:val="0"/>
      <w:marBottom w:val="0"/>
      <w:divBdr>
        <w:top w:val="none" w:sz="0" w:space="0" w:color="auto"/>
        <w:left w:val="none" w:sz="0" w:space="0" w:color="auto"/>
        <w:bottom w:val="none" w:sz="0" w:space="0" w:color="auto"/>
        <w:right w:val="none" w:sz="0" w:space="0" w:color="auto"/>
      </w:divBdr>
    </w:div>
    <w:div w:id="519054132">
      <w:marLeft w:val="640"/>
      <w:marRight w:val="0"/>
      <w:marTop w:val="0"/>
      <w:marBottom w:val="0"/>
      <w:divBdr>
        <w:top w:val="none" w:sz="0" w:space="0" w:color="auto"/>
        <w:left w:val="none" w:sz="0" w:space="0" w:color="auto"/>
        <w:bottom w:val="none" w:sz="0" w:space="0" w:color="auto"/>
        <w:right w:val="none" w:sz="0" w:space="0" w:color="auto"/>
      </w:divBdr>
    </w:div>
    <w:div w:id="519470953">
      <w:marLeft w:val="640"/>
      <w:marRight w:val="0"/>
      <w:marTop w:val="0"/>
      <w:marBottom w:val="0"/>
      <w:divBdr>
        <w:top w:val="none" w:sz="0" w:space="0" w:color="auto"/>
        <w:left w:val="none" w:sz="0" w:space="0" w:color="auto"/>
        <w:bottom w:val="none" w:sz="0" w:space="0" w:color="auto"/>
        <w:right w:val="none" w:sz="0" w:space="0" w:color="auto"/>
      </w:divBdr>
    </w:div>
    <w:div w:id="519702840">
      <w:marLeft w:val="640"/>
      <w:marRight w:val="0"/>
      <w:marTop w:val="0"/>
      <w:marBottom w:val="0"/>
      <w:divBdr>
        <w:top w:val="none" w:sz="0" w:space="0" w:color="auto"/>
        <w:left w:val="none" w:sz="0" w:space="0" w:color="auto"/>
        <w:bottom w:val="none" w:sz="0" w:space="0" w:color="auto"/>
        <w:right w:val="none" w:sz="0" w:space="0" w:color="auto"/>
      </w:divBdr>
    </w:div>
    <w:div w:id="519705827">
      <w:marLeft w:val="640"/>
      <w:marRight w:val="0"/>
      <w:marTop w:val="0"/>
      <w:marBottom w:val="0"/>
      <w:divBdr>
        <w:top w:val="none" w:sz="0" w:space="0" w:color="auto"/>
        <w:left w:val="none" w:sz="0" w:space="0" w:color="auto"/>
        <w:bottom w:val="none" w:sz="0" w:space="0" w:color="auto"/>
        <w:right w:val="none" w:sz="0" w:space="0" w:color="auto"/>
      </w:divBdr>
    </w:div>
    <w:div w:id="520825917">
      <w:marLeft w:val="640"/>
      <w:marRight w:val="0"/>
      <w:marTop w:val="0"/>
      <w:marBottom w:val="0"/>
      <w:divBdr>
        <w:top w:val="none" w:sz="0" w:space="0" w:color="auto"/>
        <w:left w:val="none" w:sz="0" w:space="0" w:color="auto"/>
        <w:bottom w:val="none" w:sz="0" w:space="0" w:color="auto"/>
        <w:right w:val="none" w:sz="0" w:space="0" w:color="auto"/>
      </w:divBdr>
    </w:div>
    <w:div w:id="520972863">
      <w:marLeft w:val="640"/>
      <w:marRight w:val="0"/>
      <w:marTop w:val="0"/>
      <w:marBottom w:val="0"/>
      <w:divBdr>
        <w:top w:val="none" w:sz="0" w:space="0" w:color="auto"/>
        <w:left w:val="none" w:sz="0" w:space="0" w:color="auto"/>
        <w:bottom w:val="none" w:sz="0" w:space="0" w:color="auto"/>
        <w:right w:val="none" w:sz="0" w:space="0" w:color="auto"/>
      </w:divBdr>
    </w:div>
    <w:div w:id="521088347">
      <w:marLeft w:val="640"/>
      <w:marRight w:val="0"/>
      <w:marTop w:val="0"/>
      <w:marBottom w:val="0"/>
      <w:divBdr>
        <w:top w:val="none" w:sz="0" w:space="0" w:color="auto"/>
        <w:left w:val="none" w:sz="0" w:space="0" w:color="auto"/>
        <w:bottom w:val="none" w:sz="0" w:space="0" w:color="auto"/>
        <w:right w:val="none" w:sz="0" w:space="0" w:color="auto"/>
      </w:divBdr>
    </w:div>
    <w:div w:id="521171220">
      <w:marLeft w:val="640"/>
      <w:marRight w:val="0"/>
      <w:marTop w:val="0"/>
      <w:marBottom w:val="0"/>
      <w:divBdr>
        <w:top w:val="none" w:sz="0" w:space="0" w:color="auto"/>
        <w:left w:val="none" w:sz="0" w:space="0" w:color="auto"/>
        <w:bottom w:val="none" w:sz="0" w:space="0" w:color="auto"/>
        <w:right w:val="none" w:sz="0" w:space="0" w:color="auto"/>
      </w:divBdr>
    </w:div>
    <w:div w:id="521238251">
      <w:marLeft w:val="640"/>
      <w:marRight w:val="0"/>
      <w:marTop w:val="0"/>
      <w:marBottom w:val="0"/>
      <w:divBdr>
        <w:top w:val="none" w:sz="0" w:space="0" w:color="auto"/>
        <w:left w:val="none" w:sz="0" w:space="0" w:color="auto"/>
        <w:bottom w:val="none" w:sz="0" w:space="0" w:color="auto"/>
        <w:right w:val="none" w:sz="0" w:space="0" w:color="auto"/>
      </w:divBdr>
    </w:div>
    <w:div w:id="521361425">
      <w:marLeft w:val="640"/>
      <w:marRight w:val="0"/>
      <w:marTop w:val="0"/>
      <w:marBottom w:val="0"/>
      <w:divBdr>
        <w:top w:val="none" w:sz="0" w:space="0" w:color="auto"/>
        <w:left w:val="none" w:sz="0" w:space="0" w:color="auto"/>
        <w:bottom w:val="none" w:sz="0" w:space="0" w:color="auto"/>
        <w:right w:val="none" w:sz="0" w:space="0" w:color="auto"/>
      </w:divBdr>
    </w:div>
    <w:div w:id="521633291">
      <w:marLeft w:val="640"/>
      <w:marRight w:val="0"/>
      <w:marTop w:val="0"/>
      <w:marBottom w:val="0"/>
      <w:divBdr>
        <w:top w:val="none" w:sz="0" w:space="0" w:color="auto"/>
        <w:left w:val="none" w:sz="0" w:space="0" w:color="auto"/>
        <w:bottom w:val="none" w:sz="0" w:space="0" w:color="auto"/>
        <w:right w:val="none" w:sz="0" w:space="0" w:color="auto"/>
      </w:divBdr>
    </w:div>
    <w:div w:id="521672776">
      <w:marLeft w:val="640"/>
      <w:marRight w:val="0"/>
      <w:marTop w:val="0"/>
      <w:marBottom w:val="0"/>
      <w:divBdr>
        <w:top w:val="none" w:sz="0" w:space="0" w:color="auto"/>
        <w:left w:val="none" w:sz="0" w:space="0" w:color="auto"/>
        <w:bottom w:val="none" w:sz="0" w:space="0" w:color="auto"/>
        <w:right w:val="none" w:sz="0" w:space="0" w:color="auto"/>
      </w:divBdr>
    </w:div>
    <w:div w:id="522014305">
      <w:marLeft w:val="640"/>
      <w:marRight w:val="0"/>
      <w:marTop w:val="0"/>
      <w:marBottom w:val="0"/>
      <w:divBdr>
        <w:top w:val="none" w:sz="0" w:space="0" w:color="auto"/>
        <w:left w:val="none" w:sz="0" w:space="0" w:color="auto"/>
        <w:bottom w:val="none" w:sz="0" w:space="0" w:color="auto"/>
        <w:right w:val="none" w:sz="0" w:space="0" w:color="auto"/>
      </w:divBdr>
    </w:div>
    <w:div w:id="522286299">
      <w:marLeft w:val="640"/>
      <w:marRight w:val="0"/>
      <w:marTop w:val="0"/>
      <w:marBottom w:val="0"/>
      <w:divBdr>
        <w:top w:val="none" w:sz="0" w:space="0" w:color="auto"/>
        <w:left w:val="none" w:sz="0" w:space="0" w:color="auto"/>
        <w:bottom w:val="none" w:sz="0" w:space="0" w:color="auto"/>
        <w:right w:val="none" w:sz="0" w:space="0" w:color="auto"/>
      </w:divBdr>
    </w:div>
    <w:div w:id="522866800">
      <w:marLeft w:val="640"/>
      <w:marRight w:val="0"/>
      <w:marTop w:val="0"/>
      <w:marBottom w:val="0"/>
      <w:divBdr>
        <w:top w:val="none" w:sz="0" w:space="0" w:color="auto"/>
        <w:left w:val="none" w:sz="0" w:space="0" w:color="auto"/>
        <w:bottom w:val="none" w:sz="0" w:space="0" w:color="auto"/>
        <w:right w:val="none" w:sz="0" w:space="0" w:color="auto"/>
      </w:divBdr>
    </w:div>
    <w:div w:id="523255020">
      <w:marLeft w:val="640"/>
      <w:marRight w:val="0"/>
      <w:marTop w:val="0"/>
      <w:marBottom w:val="0"/>
      <w:divBdr>
        <w:top w:val="none" w:sz="0" w:space="0" w:color="auto"/>
        <w:left w:val="none" w:sz="0" w:space="0" w:color="auto"/>
        <w:bottom w:val="none" w:sz="0" w:space="0" w:color="auto"/>
        <w:right w:val="none" w:sz="0" w:space="0" w:color="auto"/>
      </w:divBdr>
    </w:div>
    <w:div w:id="523327660">
      <w:marLeft w:val="640"/>
      <w:marRight w:val="0"/>
      <w:marTop w:val="0"/>
      <w:marBottom w:val="0"/>
      <w:divBdr>
        <w:top w:val="none" w:sz="0" w:space="0" w:color="auto"/>
        <w:left w:val="none" w:sz="0" w:space="0" w:color="auto"/>
        <w:bottom w:val="none" w:sz="0" w:space="0" w:color="auto"/>
        <w:right w:val="none" w:sz="0" w:space="0" w:color="auto"/>
      </w:divBdr>
    </w:div>
    <w:div w:id="523447128">
      <w:marLeft w:val="640"/>
      <w:marRight w:val="0"/>
      <w:marTop w:val="0"/>
      <w:marBottom w:val="0"/>
      <w:divBdr>
        <w:top w:val="none" w:sz="0" w:space="0" w:color="auto"/>
        <w:left w:val="none" w:sz="0" w:space="0" w:color="auto"/>
        <w:bottom w:val="none" w:sz="0" w:space="0" w:color="auto"/>
        <w:right w:val="none" w:sz="0" w:space="0" w:color="auto"/>
      </w:divBdr>
    </w:div>
    <w:div w:id="523594032">
      <w:marLeft w:val="640"/>
      <w:marRight w:val="0"/>
      <w:marTop w:val="0"/>
      <w:marBottom w:val="0"/>
      <w:divBdr>
        <w:top w:val="none" w:sz="0" w:space="0" w:color="auto"/>
        <w:left w:val="none" w:sz="0" w:space="0" w:color="auto"/>
        <w:bottom w:val="none" w:sz="0" w:space="0" w:color="auto"/>
        <w:right w:val="none" w:sz="0" w:space="0" w:color="auto"/>
      </w:divBdr>
    </w:div>
    <w:div w:id="523595895">
      <w:marLeft w:val="640"/>
      <w:marRight w:val="0"/>
      <w:marTop w:val="0"/>
      <w:marBottom w:val="0"/>
      <w:divBdr>
        <w:top w:val="none" w:sz="0" w:space="0" w:color="auto"/>
        <w:left w:val="none" w:sz="0" w:space="0" w:color="auto"/>
        <w:bottom w:val="none" w:sz="0" w:space="0" w:color="auto"/>
        <w:right w:val="none" w:sz="0" w:space="0" w:color="auto"/>
      </w:divBdr>
    </w:div>
    <w:div w:id="523711352">
      <w:marLeft w:val="640"/>
      <w:marRight w:val="0"/>
      <w:marTop w:val="0"/>
      <w:marBottom w:val="0"/>
      <w:divBdr>
        <w:top w:val="none" w:sz="0" w:space="0" w:color="auto"/>
        <w:left w:val="none" w:sz="0" w:space="0" w:color="auto"/>
        <w:bottom w:val="none" w:sz="0" w:space="0" w:color="auto"/>
        <w:right w:val="none" w:sz="0" w:space="0" w:color="auto"/>
      </w:divBdr>
    </w:div>
    <w:div w:id="523859669">
      <w:marLeft w:val="640"/>
      <w:marRight w:val="0"/>
      <w:marTop w:val="0"/>
      <w:marBottom w:val="0"/>
      <w:divBdr>
        <w:top w:val="none" w:sz="0" w:space="0" w:color="auto"/>
        <w:left w:val="none" w:sz="0" w:space="0" w:color="auto"/>
        <w:bottom w:val="none" w:sz="0" w:space="0" w:color="auto"/>
        <w:right w:val="none" w:sz="0" w:space="0" w:color="auto"/>
      </w:divBdr>
    </w:div>
    <w:div w:id="523980323">
      <w:marLeft w:val="640"/>
      <w:marRight w:val="0"/>
      <w:marTop w:val="0"/>
      <w:marBottom w:val="0"/>
      <w:divBdr>
        <w:top w:val="none" w:sz="0" w:space="0" w:color="auto"/>
        <w:left w:val="none" w:sz="0" w:space="0" w:color="auto"/>
        <w:bottom w:val="none" w:sz="0" w:space="0" w:color="auto"/>
        <w:right w:val="none" w:sz="0" w:space="0" w:color="auto"/>
      </w:divBdr>
    </w:div>
    <w:div w:id="524102098">
      <w:marLeft w:val="640"/>
      <w:marRight w:val="0"/>
      <w:marTop w:val="0"/>
      <w:marBottom w:val="0"/>
      <w:divBdr>
        <w:top w:val="none" w:sz="0" w:space="0" w:color="auto"/>
        <w:left w:val="none" w:sz="0" w:space="0" w:color="auto"/>
        <w:bottom w:val="none" w:sz="0" w:space="0" w:color="auto"/>
        <w:right w:val="none" w:sz="0" w:space="0" w:color="auto"/>
      </w:divBdr>
    </w:div>
    <w:div w:id="524488171">
      <w:marLeft w:val="640"/>
      <w:marRight w:val="0"/>
      <w:marTop w:val="0"/>
      <w:marBottom w:val="0"/>
      <w:divBdr>
        <w:top w:val="none" w:sz="0" w:space="0" w:color="auto"/>
        <w:left w:val="none" w:sz="0" w:space="0" w:color="auto"/>
        <w:bottom w:val="none" w:sz="0" w:space="0" w:color="auto"/>
        <w:right w:val="none" w:sz="0" w:space="0" w:color="auto"/>
      </w:divBdr>
    </w:div>
    <w:div w:id="524947968">
      <w:marLeft w:val="640"/>
      <w:marRight w:val="0"/>
      <w:marTop w:val="0"/>
      <w:marBottom w:val="0"/>
      <w:divBdr>
        <w:top w:val="none" w:sz="0" w:space="0" w:color="auto"/>
        <w:left w:val="none" w:sz="0" w:space="0" w:color="auto"/>
        <w:bottom w:val="none" w:sz="0" w:space="0" w:color="auto"/>
        <w:right w:val="none" w:sz="0" w:space="0" w:color="auto"/>
      </w:divBdr>
    </w:div>
    <w:div w:id="525292130">
      <w:marLeft w:val="640"/>
      <w:marRight w:val="0"/>
      <w:marTop w:val="0"/>
      <w:marBottom w:val="0"/>
      <w:divBdr>
        <w:top w:val="none" w:sz="0" w:space="0" w:color="auto"/>
        <w:left w:val="none" w:sz="0" w:space="0" w:color="auto"/>
        <w:bottom w:val="none" w:sz="0" w:space="0" w:color="auto"/>
        <w:right w:val="none" w:sz="0" w:space="0" w:color="auto"/>
      </w:divBdr>
    </w:div>
    <w:div w:id="525364555">
      <w:marLeft w:val="640"/>
      <w:marRight w:val="0"/>
      <w:marTop w:val="0"/>
      <w:marBottom w:val="0"/>
      <w:divBdr>
        <w:top w:val="none" w:sz="0" w:space="0" w:color="auto"/>
        <w:left w:val="none" w:sz="0" w:space="0" w:color="auto"/>
        <w:bottom w:val="none" w:sz="0" w:space="0" w:color="auto"/>
        <w:right w:val="none" w:sz="0" w:space="0" w:color="auto"/>
      </w:divBdr>
    </w:div>
    <w:div w:id="525756149">
      <w:marLeft w:val="640"/>
      <w:marRight w:val="0"/>
      <w:marTop w:val="0"/>
      <w:marBottom w:val="0"/>
      <w:divBdr>
        <w:top w:val="none" w:sz="0" w:space="0" w:color="auto"/>
        <w:left w:val="none" w:sz="0" w:space="0" w:color="auto"/>
        <w:bottom w:val="none" w:sz="0" w:space="0" w:color="auto"/>
        <w:right w:val="none" w:sz="0" w:space="0" w:color="auto"/>
      </w:divBdr>
    </w:div>
    <w:div w:id="525869127">
      <w:marLeft w:val="640"/>
      <w:marRight w:val="0"/>
      <w:marTop w:val="0"/>
      <w:marBottom w:val="0"/>
      <w:divBdr>
        <w:top w:val="none" w:sz="0" w:space="0" w:color="auto"/>
        <w:left w:val="none" w:sz="0" w:space="0" w:color="auto"/>
        <w:bottom w:val="none" w:sz="0" w:space="0" w:color="auto"/>
        <w:right w:val="none" w:sz="0" w:space="0" w:color="auto"/>
      </w:divBdr>
    </w:div>
    <w:div w:id="525994063">
      <w:marLeft w:val="640"/>
      <w:marRight w:val="0"/>
      <w:marTop w:val="0"/>
      <w:marBottom w:val="0"/>
      <w:divBdr>
        <w:top w:val="none" w:sz="0" w:space="0" w:color="auto"/>
        <w:left w:val="none" w:sz="0" w:space="0" w:color="auto"/>
        <w:bottom w:val="none" w:sz="0" w:space="0" w:color="auto"/>
        <w:right w:val="none" w:sz="0" w:space="0" w:color="auto"/>
      </w:divBdr>
    </w:div>
    <w:div w:id="526604085">
      <w:marLeft w:val="640"/>
      <w:marRight w:val="0"/>
      <w:marTop w:val="0"/>
      <w:marBottom w:val="0"/>
      <w:divBdr>
        <w:top w:val="none" w:sz="0" w:space="0" w:color="auto"/>
        <w:left w:val="none" w:sz="0" w:space="0" w:color="auto"/>
        <w:bottom w:val="none" w:sz="0" w:space="0" w:color="auto"/>
        <w:right w:val="none" w:sz="0" w:space="0" w:color="auto"/>
      </w:divBdr>
    </w:div>
    <w:div w:id="526605645">
      <w:marLeft w:val="640"/>
      <w:marRight w:val="0"/>
      <w:marTop w:val="0"/>
      <w:marBottom w:val="0"/>
      <w:divBdr>
        <w:top w:val="none" w:sz="0" w:space="0" w:color="auto"/>
        <w:left w:val="none" w:sz="0" w:space="0" w:color="auto"/>
        <w:bottom w:val="none" w:sz="0" w:space="0" w:color="auto"/>
        <w:right w:val="none" w:sz="0" w:space="0" w:color="auto"/>
      </w:divBdr>
    </w:div>
    <w:div w:id="527256732">
      <w:marLeft w:val="640"/>
      <w:marRight w:val="0"/>
      <w:marTop w:val="0"/>
      <w:marBottom w:val="0"/>
      <w:divBdr>
        <w:top w:val="none" w:sz="0" w:space="0" w:color="auto"/>
        <w:left w:val="none" w:sz="0" w:space="0" w:color="auto"/>
        <w:bottom w:val="none" w:sz="0" w:space="0" w:color="auto"/>
        <w:right w:val="none" w:sz="0" w:space="0" w:color="auto"/>
      </w:divBdr>
    </w:div>
    <w:div w:id="527569661">
      <w:marLeft w:val="640"/>
      <w:marRight w:val="0"/>
      <w:marTop w:val="0"/>
      <w:marBottom w:val="0"/>
      <w:divBdr>
        <w:top w:val="none" w:sz="0" w:space="0" w:color="auto"/>
        <w:left w:val="none" w:sz="0" w:space="0" w:color="auto"/>
        <w:bottom w:val="none" w:sz="0" w:space="0" w:color="auto"/>
        <w:right w:val="none" w:sz="0" w:space="0" w:color="auto"/>
      </w:divBdr>
    </w:div>
    <w:div w:id="527909133">
      <w:marLeft w:val="640"/>
      <w:marRight w:val="0"/>
      <w:marTop w:val="0"/>
      <w:marBottom w:val="0"/>
      <w:divBdr>
        <w:top w:val="none" w:sz="0" w:space="0" w:color="auto"/>
        <w:left w:val="none" w:sz="0" w:space="0" w:color="auto"/>
        <w:bottom w:val="none" w:sz="0" w:space="0" w:color="auto"/>
        <w:right w:val="none" w:sz="0" w:space="0" w:color="auto"/>
      </w:divBdr>
    </w:div>
    <w:div w:id="527909189">
      <w:marLeft w:val="640"/>
      <w:marRight w:val="0"/>
      <w:marTop w:val="0"/>
      <w:marBottom w:val="0"/>
      <w:divBdr>
        <w:top w:val="none" w:sz="0" w:space="0" w:color="auto"/>
        <w:left w:val="none" w:sz="0" w:space="0" w:color="auto"/>
        <w:bottom w:val="none" w:sz="0" w:space="0" w:color="auto"/>
        <w:right w:val="none" w:sz="0" w:space="0" w:color="auto"/>
      </w:divBdr>
    </w:div>
    <w:div w:id="527989331">
      <w:marLeft w:val="640"/>
      <w:marRight w:val="0"/>
      <w:marTop w:val="0"/>
      <w:marBottom w:val="0"/>
      <w:divBdr>
        <w:top w:val="none" w:sz="0" w:space="0" w:color="auto"/>
        <w:left w:val="none" w:sz="0" w:space="0" w:color="auto"/>
        <w:bottom w:val="none" w:sz="0" w:space="0" w:color="auto"/>
        <w:right w:val="none" w:sz="0" w:space="0" w:color="auto"/>
      </w:divBdr>
    </w:div>
    <w:div w:id="528029734">
      <w:marLeft w:val="640"/>
      <w:marRight w:val="0"/>
      <w:marTop w:val="0"/>
      <w:marBottom w:val="0"/>
      <w:divBdr>
        <w:top w:val="none" w:sz="0" w:space="0" w:color="auto"/>
        <w:left w:val="none" w:sz="0" w:space="0" w:color="auto"/>
        <w:bottom w:val="none" w:sz="0" w:space="0" w:color="auto"/>
        <w:right w:val="none" w:sz="0" w:space="0" w:color="auto"/>
      </w:divBdr>
    </w:div>
    <w:div w:id="528492108">
      <w:marLeft w:val="640"/>
      <w:marRight w:val="0"/>
      <w:marTop w:val="0"/>
      <w:marBottom w:val="0"/>
      <w:divBdr>
        <w:top w:val="none" w:sz="0" w:space="0" w:color="auto"/>
        <w:left w:val="none" w:sz="0" w:space="0" w:color="auto"/>
        <w:bottom w:val="none" w:sz="0" w:space="0" w:color="auto"/>
        <w:right w:val="none" w:sz="0" w:space="0" w:color="auto"/>
      </w:divBdr>
    </w:div>
    <w:div w:id="529030446">
      <w:marLeft w:val="640"/>
      <w:marRight w:val="0"/>
      <w:marTop w:val="0"/>
      <w:marBottom w:val="0"/>
      <w:divBdr>
        <w:top w:val="none" w:sz="0" w:space="0" w:color="auto"/>
        <w:left w:val="none" w:sz="0" w:space="0" w:color="auto"/>
        <w:bottom w:val="none" w:sz="0" w:space="0" w:color="auto"/>
        <w:right w:val="none" w:sz="0" w:space="0" w:color="auto"/>
      </w:divBdr>
    </w:div>
    <w:div w:id="529143675">
      <w:marLeft w:val="640"/>
      <w:marRight w:val="0"/>
      <w:marTop w:val="0"/>
      <w:marBottom w:val="0"/>
      <w:divBdr>
        <w:top w:val="none" w:sz="0" w:space="0" w:color="auto"/>
        <w:left w:val="none" w:sz="0" w:space="0" w:color="auto"/>
        <w:bottom w:val="none" w:sz="0" w:space="0" w:color="auto"/>
        <w:right w:val="none" w:sz="0" w:space="0" w:color="auto"/>
      </w:divBdr>
    </w:div>
    <w:div w:id="529226775">
      <w:marLeft w:val="640"/>
      <w:marRight w:val="0"/>
      <w:marTop w:val="0"/>
      <w:marBottom w:val="0"/>
      <w:divBdr>
        <w:top w:val="none" w:sz="0" w:space="0" w:color="auto"/>
        <w:left w:val="none" w:sz="0" w:space="0" w:color="auto"/>
        <w:bottom w:val="none" w:sz="0" w:space="0" w:color="auto"/>
        <w:right w:val="none" w:sz="0" w:space="0" w:color="auto"/>
      </w:divBdr>
    </w:div>
    <w:div w:id="529411866">
      <w:marLeft w:val="640"/>
      <w:marRight w:val="0"/>
      <w:marTop w:val="0"/>
      <w:marBottom w:val="0"/>
      <w:divBdr>
        <w:top w:val="none" w:sz="0" w:space="0" w:color="auto"/>
        <w:left w:val="none" w:sz="0" w:space="0" w:color="auto"/>
        <w:bottom w:val="none" w:sz="0" w:space="0" w:color="auto"/>
        <w:right w:val="none" w:sz="0" w:space="0" w:color="auto"/>
      </w:divBdr>
    </w:div>
    <w:div w:id="530145487">
      <w:marLeft w:val="640"/>
      <w:marRight w:val="0"/>
      <w:marTop w:val="0"/>
      <w:marBottom w:val="0"/>
      <w:divBdr>
        <w:top w:val="none" w:sz="0" w:space="0" w:color="auto"/>
        <w:left w:val="none" w:sz="0" w:space="0" w:color="auto"/>
        <w:bottom w:val="none" w:sz="0" w:space="0" w:color="auto"/>
        <w:right w:val="none" w:sz="0" w:space="0" w:color="auto"/>
      </w:divBdr>
    </w:div>
    <w:div w:id="530147673">
      <w:marLeft w:val="640"/>
      <w:marRight w:val="0"/>
      <w:marTop w:val="0"/>
      <w:marBottom w:val="0"/>
      <w:divBdr>
        <w:top w:val="none" w:sz="0" w:space="0" w:color="auto"/>
        <w:left w:val="none" w:sz="0" w:space="0" w:color="auto"/>
        <w:bottom w:val="none" w:sz="0" w:space="0" w:color="auto"/>
        <w:right w:val="none" w:sz="0" w:space="0" w:color="auto"/>
      </w:divBdr>
    </w:div>
    <w:div w:id="530532707">
      <w:marLeft w:val="640"/>
      <w:marRight w:val="0"/>
      <w:marTop w:val="0"/>
      <w:marBottom w:val="0"/>
      <w:divBdr>
        <w:top w:val="none" w:sz="0" w:space="0" w:color="auto"/>
        <w:left w:val="none" w:sz="0" w:space="0" w:color="auto"/>
        <w:bottom w:val="none" w:sz="0" w:space="0" w:color="auto"/>
        <w:right w:val="none" w:sz="0" w:space="0" w:color="auto"/>
      </w:divBdr>
    </w:div>
    <w:div w:id="530845003">
      <w:marLeft w:val="640"/>
      <w:marRight w:val="0"/>
      <w:marTop w:val="0"/>
      <w:marBottom w:val="0"/>
      <w:divBdr>
        <w:top w:val="none" w:sz="0" w:space="0" w:color="auto"/>
        <w:left w:val="none" w:sz="0" w:space="0" w:color="auto"/>
        <w:bottom w:val="none" w:sz="0" w:space="0" w:color="auto"/>
        <w:right w:val="none" w:sz="0" w:space="0" w:color="auto"/>
      </w:divBdr>
    </w:div>
    <w:div w:id="531041628">
      <w:marLeft w:val="640"/>
      <w:marRight w:val="0"/>
      <w:marTop w:val="0"/>
      <w:marBottom w:val="0"/>
      <w:divBdr>
        <w:top w:val="none" w:sz="0" w:space="0" w:color="auto"/>
        <w:left w:val="none" w:sz="0" w:space="0" w:color="auto"/>
        <w:bottom w:val="none" w:sz="0" w:space="0" w:color="auto"/>
        <w:right w:val="none" w:sz="0" w:space="0" w:color="auto"/>
      </w:divBdr>
    </w:div>
    <w:div w:id="531113127">
      <w:marLeft w:val="640"/>
      <w:marRight w:val="0"/>
      <w:marTop w:val="0"/>
      <w:marBottom w:val="0"/>
      <w:divBdr>
        <w:top w:val="none" w:sz="0" w:space="0" w:color="auto"/>
        <w:left w:val="none" w:sz="0" w:space="0" w:color="auto"/>
        <w:bottom w:val="none" w:sz="0" w:space="0" w:color="auto"/>
        <w:right w:val="none" w:sz="0" w:space="0" w:color="auto"/>
      </w:divBdr>
    </w:div>
    <w:div w:id="531574634">
      <w:marLeft w:val="640"/>
      <w:marRight w:val="0"/>
      <w:marTop w:val="0"/>
      <w:marBottom w:val="0"/>
      <w:divBdr>
        <w:top w:val="none" w:sz="0" w:space="0" w:color="auto"/>
        <w:left w:val="none" w:sz="0" w:space="0" w:color="auto"/>
        <w:bottom w:val="none" w:sz="0" w:space="0" w:color="auto"/>
        <w:right w:val="none" w:sz="0" w:space="0" w:color="auto"/>
      </w:divBdr>
    </w:div>
    <w:div w:id="532110175">
      <w:marLeft w:val="640"/>
      <w:marRight w:val="0"/>
      <w:marTop w:val="0"/>
      <w:marBottom w:val="0"/>
      <w:divBdr>
        <w:top w:val="none" w:sz="0" w:space="0" w:color="auto"/>
        <w:left w:val="none" w:sz="0" w:space="0" w:color="auto"/>
        <w:bottom w:val="none" w:sz="0" w:space="0" w:color="auto"/>
        <w:right w:val="none" w:sz="0" w:space="0" w:color="auto"/>
      </w:divBdr>
    </w:div>
    <w:div w:id="532112213">
      <w:marLeft w:val="640"/>
      <w:marRight w:val="0"/>
      <w:marTop w:val="0"/>
      <w:marBottom w:val="0"/>
      <w:divBdr>
        <w:top w:val="none" w:sz="0" w:space="0" w:color="auto"/>
        <w:left w:val="none" w:sz="0" w:space="0" w:color="auto"/>
        <w:bottom w:val="none" w:sz="0" w:space="0" w:color="auto"/>
        <w:right w:val="none" w:sz="0" w:space="0" w:color="auto"/>
      </w:divBdr>
    </w:div>
    <w:div w:id="532114444">
      <w:marLeft w:val="640"/>
      <w:marRight w:val="0"/>
      <w:marTop w:val="0"/>
      <w:marBottom w:val="0"/>
      <w:divBdr>
        <w:top w:val="none" w:sz="0" w:space="0" w:color="auto"/>
        <w:left w:val="none" w:sz="0" w:space="0" w:color="auto"/>
        <w:bottom w:val="none" w:sz="0" w:space="0" w:color="auto"/>
        <w:right w:val="none" w:sz="0" w:space="0" w:color="auto"/>
      </w:divBdr>
    </w:div>
    <w:div w:id="532619020">
      <w:marLeft w:val="640"/>
      <w:marRight w:val="0"/>
      <w:marTop w:val="0"/>
      <w:marBottom w:val="0"/>
      <w:divBdr>
        <w:top w:val="none" w:sz="0" w:space="0" w:color="auto"/>
        <w:left w:val="none" w:sz="0" w:space="0" w:color="auto"/>
        <w:bottom w:val="none" w:sz="0" w:space="0" w:color="auto"/>
        <w:right w:val="none" w:sz="0" w:space="0" w:color="auto"/>
      </w:divBdr>
    </w:div>
    <w:div w:id="532693658">
      <w:marLeft w:val="640"/>
      <w:marRight w:val="0"/>
      <w:marTop w:val="0"/>
      <w:marBottom w:val="0"/>
      <w:divBdr>
        <w:top w:val="none" w:sz="0" w:space="0" w:color="auto"/>
        <w:left w:val="none" w:sz="0" w:space="0" w:color="auto"/>
        <w:bottom w:val="none" w:sz="0" w:space="0" w:color="auto"/>
        <w:right w:val="none" w:sz="0" w:space="0" w:color="auto"/>
      </w:divBdr>
    </w:div>
    <w:div w:id="533076597">
      <w:marLeft w:val="640"/>
      <w:marRight w:val="0"/>
      <w:marTop w:val="0"/>
      <w:marBottom w:val="0"/>
      <w:divBdr>
        <w:top w:val="none" w:sz="0" w:space="0" w:color="auto"/>
        <w:left w:val="none" w:sz="0" w:space="0" w:color="auto"/>
        <w:bottom w:val="none" w:sz="0" w:space="0" w:color="auto"/>
        <w:right w:val="none" w:sz="0" w:space="0" w:color="auto"/>
      </w:divBdr>
    </w:div>
    <w:div w:id="533545626">
      <w:marLeft w:val="640"/>
      <w:marRight w:val="0"/>
      <w:marTop w:val="0"/>
      <w:marBottom w:val="0"/>
      <w:divBdr>
        <w:top w:val="none" w:sz="0" w:space="0" w:color="auto"/>
        <w:left w:val="none" w:sz="0" w:space="0" w:color="auto"/>
        <w:bottom w:val="none" w:sz="0" w:space="0" w:color="auto"/>
        <w:right w:val="none" w:sz="0" w:space="0" w:color="auto"/>
      </w:divBdr>
    </w:div>
    <w:div w:id="533618976">
      <w:marLeft w:val="640"/>
      <w:marRight w:val="0"/>
      <w:marTop w:val="0"/>
      <w:marBottom w:val="0"/>
      <w:divBdr>
        <w:top w:val="none" w:sz="0" w:space="0" w:color="auto"/>
        <w:left w:val="none" w:sz="0" w:space="0" w:color="auto"/>
        <w:bottom w:val="none" w:sz="0" w:space="0" w:color="auto"/>
        <w:right w:val="none" w:sz="0" w:space="0" w:color="auto"/>
      </w:divBdr>
    </w:div>
    <w:div w:id="534269897">
      <w:marLeft w:val="640"/>
      <w:marRight w:val="0"/>
      <w:marTop w:val="0"/>
      <w:marBottom w:val="0"/>
      <w:divBdr>
        <w:top w:val="none" w:sz="0" w:space="0" w:color="auto"/>
        <w:left w:val="none" w:sz="0" w:space="0" w:color="auto"/>
        <w:bottom w:val="none" w:sz="0" w:space="0" w:color="auto"/>
        <w:right w:val="none" w:sz="0" w:space="0" w:color="auto"/>
      </w:divBdr>
    </w:div>
    <w:div w:id="534271562">
      <w:marLeft w:val="640"/>
      <w:marRight w:val="0"/>
      <w:marTop w:val="0"/>
      <w:marBottom w:val="0"/>
      <w:divBdr>
        <w:top w:val="none" w:sz="0" w:space="0" w:color="auto"/>
        <w:left w:val="none" w:sz="0" w:space="0" w:color="auto"/>
        <w:bottom w:val="none" w:sz="0" w:space="0" w:color="auto"/>
        <w:right w:val="none" w:sz="0" w:space="0" w:color="auto"/>
      </w:divBdr>
    </w:div>
    <w:div w:id="534318955">
      <w:marLeft w:val="640"/>
      <w:marRight w:val="0"/>
      <w:marTop w:val="0"/>
      <w:marBottom w:val="0"/>
      <w:divBdr>
        <w:top w:val="none" w:sz="0" w:space="0" w:color="auto"/>
        <w:left w:val="none" w:sz="0" w:space="0" w:color="auto"/>
        <w:bottom w:val="none" w:sz="0" w:space="0" w:color="auto"/>
        <w:right w:val="none" w:sz="0" w:space="0" w:color="auto"/>
      </w:divBdr>
    </w:div>
    <w:div w:id="534538639">
      <w:marLeft w:val="640"/>
      <w:marRight w:val="0"/>
      <w:marTop w:val="0"/>
      <w:marBottom w:val="0"/>
      <w:divBdr>
        <w:top w:val="none" w:sz="0" w:space="0" w:color="auto"/>
        <w:left w:val="none" w:sz="0" w:space="0" w:color="auto"/>
        <w:bottom w:val="none" w:sz="0" w:space="0" w:color="auto"/>
        <w:right w:val="none" w:sz="0" w:space="0" w:color="auto"/>
      </w:divBdr>
    </w:div>
    <w:div w:id="534778019">
      <w:marLeft w:val="640"/>
      <w:marRight w:val="0"/>
      <w:marTop w:val="0"/>
      <w:marBottom w:val="0"/>
      <w:divBdr>
        <w:top w:val="none" w:sz="0" w:space="0" w:color="auto"/>
        <w:left w:val="none" w:sz="0" w:space="0" w:color="auto"/>
        <w:bottom w:val="none" w:sz="0" w:space="0" w:color="auto"/>
        <w:right w:val="none" w:sz="0" w:space="0" w:color="auto"/>
      </w:divBdr>
    </w:div>
    <w:div w:id="536353173">
      <w:marLeft w:val="640"/>
      <w:marRight w:val="0"/>
      <w:marTop w:val="0"/>
      <w:marBottom w:val="0"/>
      <w:divBdr>
        <w:top w:val="none" w:sz="0" w:space="0" w:color="auto"/>
        <w:left w:val="none" w:sz="0" w:space="0" w:color="auto"/>
        <w:bottom w:val="none" w:sz="0" w:space="0" w:color="auto"/>
        <w:right w:val="none" w:sz="0" w:space="0" w:color="auto"/>
      </w:divBdr>
    </w:div>
    <w:div w:id="536505976">
      <w:marLeft w:val="640"/>
      <w:marRight w:val="0"/>
      <w:marTop w:val="0"/>
      <w:marBottom w:val="0"/>
      <w:divBdr>
        <w:top w:val="none" w:sz="0" w:space="0" w:color="auto"/>
        <w:left w:val="none" w:sz="0" w:space="0" w:color="auto"/>
        <w:bottom w:val="none" w:sz="0" w:space="0" w:color="auto"/>
        <w:right w:val="none" w:sz="0" w:space="0" w:color="auto"/>
      </w:divBdr>
    </w:div>
    <w:div w:id="537400585">
      <w:marLeft w:val="640"/>
      <w:marRight w:val="0"/>
      <w:marTop w:val="0"/>
      <w:marBottom w:val="0"/>
      <w:divBdr>
        <w:top w:val="none" w:sz="0" w:space="0" w:color="auto"/>
        <w:left w:val="none" w:sz="0" w:space="0" w:color="auto"/>
        <w:bottom w:val="none" w:sz="0" w:space="0" w:color="auto"/>
        <w:right w:val="none" w:sz="0" w:space="0" w:color="auto"/>
      </w:divBdr>
    </w:div>
    <w:div w:id="537470070">
      <w:marLeft w:val="640"/>
      <w:marRight w:val="0"/>
      <w:marTop w:val="0"/>
      <w:marBottom w:val="0"/>
      <w:divBdr>
        <w:top w:val="none" w:sz="0" w:space="0" w:color="auto"/>
        <w:left w:val="none" w:sz="0" w:space="0" w:color="auto"/>
        <w:bottom w:val="none" w:sz="0" w:space="0" w:color="auto"/>
        <w:right w:val="none" w:sz="0" w:space="0" w:color="auto"/>
      </w:divBdr>
    </w:div>
    <w:div w:id="537551065">
      <w:marLeft w:val="640"/>
      <w:marRight w:val="0"/>
      <w:marTop w:val="0"/>
      <w:marBottom w:val="0"/>
      <w:divBdr>
        <w:top w:val="none" w:sz="0" w:space="0" w:color="auto"/>
        <w:left w:val="none" w:sz="0" w:space="0" w:color="auto"/>
        <w:bottom w:val="none" w:sz="0" w:space="0" w:color="auto"/>
        <w:right w:val="none" w:sz="0" w:space="0" w:color="auto"/>
      </w:divBdr>
    </w:div>
    <w:div w:id="537662810">
      <w:marLeft w:val="640"/>
      <w:marRight w:val="0"/>
      <w:marTop w:val="0"/>
      <w:marBottom w:val="0"/>
      <w:divBdr>
        <w:top w:val="none" w:sz="0" w:space="0" w:color="auto"/>
        <w:left w:val="none" w:sz="0" w:space="0" w:color="auto"/>
        <w:bottom w:val="none" w:sz="0" w:space="0" w:color="auto"/>
        <w:right w:val="none" w:sz="0" w:space="0" w:color="auto"/>
      </w:divBdr>
    </w:div>
    <w:div w:id="537743886">
      <w:marLeft w:val="640"/>
      <w:marRight w:val="0"/>
      <w:marTop w:val="0"/>
      <w:marBottom w:val="0"/>
      <w:divBdr>
        <w:top w:val="none" w:sz="0" w:space="0" w:color="auto"/>
        <w:left w:val="none" w:sz="0" w:space="0" w:color="auto"/>
        <w:bottom w:val="none" w:sz="0" w:space="0" w:color="auto"/>
        <w:right w:val="none" w:sz="0" w:space="0" w:color="auto"/>
      </w:divBdr>
    </w:div>
    <w:div w:id="539173965">
      <w:marLeft w:val="640"/>
      <w:marRight w:val="0"/>
      <w:marTop w:val="0"/>
      <w:marBottom w:val="0"/>
      <w:divBdr>
        <w:top w:val="none" w:sz="0" w:space="0" w:color="auto"/>
        <w:left w:val="none" w:sz="0" w:space="0" w:color="auto"/>
        <w:bottom w:val="none" w:sz="0" w:space="0" w:color="auto"/>
        <w:right w:val="none" w:sz="0" w:space="0" w:color="auto"/>
      </w:divBdr>
    </w:div>
    <w:div w:id="539826562">
      <w:marLeft w:val="640"/>
      <w:marRight w:val="0"/>
      <w:marTop w:val="0"/>
      <w:marBottom w:val="0"/>
      <w:divBdr>
        <w:top w:val="none" w:sz="0" w:space="0" w:color="auto"/>
        <w:left w:val="none" w:sz="0" w:space="0" w:color="auto"/>
        <w:bottom w:val="none" w:sz="0" w:space="0" w:color="auto"/>
        <w:right w:val="none" w:sz="0" w:space="0" w:color="auto"/>
      </w:divBdr>
    </w:div>
    <w:div w:id="540287441">
      <w:marLeft w:val="640"/>
      <w:marRight w:val="0"/>
      <w:marTop w:val="0"/>
      <w:marBottom w:val="0"/>
      <w:divBdr>
        <w:top w:val="none" w:sz="0" w:space="0" w:color="auto"/>
        <w:left w:val="none" w:sz="0" w:space="0" w:color="auto"/>
        <w:bottom w:val="none" w:sz="0" w:space="0" w:color="auto"/>
        <w:right w:val="none" w:sz="0" w:space="0" w:color="auto"/>
      </w:divBdr>
    </w:div>
    <w:div w:id="540361217">
      <w:marLeft w:val="640"/>
      <w:marRight w:val="0"/>
      <w:marTop w:val="0"/>
      <w:marBottom w:val="0"/>
      <w:divBdr>
        <w:top w:val="none" w:sz="0" w:space="0" w:color="auto"/>
        <w:left w:val="none" w:sz="0" w:space="0" w:color="auto"/>
        <w:bottom w:val="none" w:sz="0" w:space="0" w:color="auto"/>
        <w:right w:val="none" w:sz="0" w:space="0" w:color="auto"/>
      </w:divBdr>
    </w:div>
    <w:div w:id="541283100">
      <w:marLeft w:val="640"/>
      <w:marRight w:val="0"/>
      <w:marTop w:val="0"/>
      <w:marBottom w:val="0"/>
      <w:divBdr>
        <w:top w:val="none" w:sz="0" w:space="0" w:color="auto"/>
        <w:left w:val="none" w:sz="0" w:space="0" w:color="auto"/>
        <w:bottom w:val="none" w:sz="0" w:space="0" w:color="auto"/>
        <w:right w:val="none" w:sz="0" w:space="0" w:color="auto"/>
      </w:divBdr>
    </w:div>
    <w:div w:id="542641316">
      <w:marLeft w:val="640"/>
      <w:marRight w:val="0"/>
      <w:marTop w:val="0"/>
      <w:marBottom w:val="0"/>
      <w:divBdr>
        <w:top w:val="none" w:sz="0" w:space="0" w:color="auto"/>
        <w:left w:val="none" w:sz="0" w:space="0" w:color="auto"/>
        <w:bottom w:val="none" w:sz="0" w:space="0" w:color="auto"/>
        <w:right w:val="none" w:sz="0" w:space="0" w:color="auto"/>
      </w:divBdr>
    </w:div>
    <w:div w:id="542836561">
      <w:marLeft w:val="640"/>
      <w:marRight w:val="0"/>
      <w:marTop w:val="0"/>
      <w:marBottom w:val="0"/>
      <w:divBdr>
        <w:top w:val="none" w:sz="0" w:space="0" w:color="auto"/>
        <w:left w:val="none" w:sz="0" w:space="0" w:color="auto"/>
        <w:bottom w:val="none" w:sz="0" w:space="0" w:color="auto"/>
        <w:right w:val="none" w:sz="0" w:space="0" w:color="auto"/>
      </w:divBdr>
    </w:div>
    <w:div w:id="543257616">
      <w:marLeft w:val="640"/>
      <w:marRight w:val="0"/>
      <w:marTop w:val="0"/>
      <w:marBottom w:val="0"/>
      <w:divBdr>
        <w:top w:val="none" w:sz="0" w:space="0" w:color="auto"/>
        <w:left w:val="none" w:sz="0" w:space="0" w:color="auto"/>
        <w:bottom w:val="none" w:sz="0" w:space="0" w:color="auto"/>
        <w:right w:val="none" w:sz="0" w:space="0" w:color="auto"/>
      </w:divBdr>
    </w:div>
    <w:div w:id="543371254">
      <w:marLeft w:val="640"/>
      <w:marRight w:val="0"/>
      <w:marTop w:val="0"/>
      <w:marBottom w:val="0"/>
      <w:divBdr>
        <w:top w:val="none" w:sz="0" w:space="0" w:color="auto"/>
        <w:left w:val="none" w:sz="0" w:space="0" w:color="auto"/>
        <w:bottom w:val="none" w:sz="0" w:space="0" w:color="auto"/>
        <w:right w:val="none" w:sz="0" w:space="0" w:color="auto"/>
      </w:divBdr>
    </w:div>
    <w:div w:id="543978874">
      <w:marLeft w:val="640"/>
      <w:marRight w:val="0"/>
      <w:marTop w:val="0"/>
      <w:marBottom w:val="0"/>
      <w:divBdr>
        <w:top w:val="none" w:sz="0" w:space="0" w:color="auto"/>
        <w:left w:val="none" w:sz="0" w:space="0" w:color="auto"/>
        <w:bottom w:val="none" w:sz="0" w:space="0" w:color="auto"/>
        <w:right w:val="none" w:sz="0" w:space="0" w:color="auto"/>
      </w:divBdr>
    </w:div>
    <w:div w:id="544297290">
      <w:marLeft w:val="640"/>
      <w:marRight w:val="0"/>
      <w:marTop w:val="0"/>
      <w:marBottom w:val="0"/>
      <w:divBdr>
        <w:top w:val="none" w:sz="0" w:space="0" w:color="auto"/>
        <w:left w:val="none" w:sz="0" w:space="0" w:color="auto"/>
        <w:bottom w:val="none" w:sz="0" w:space="0" w:color="auto"/>
        <w:right w:val="none" w:sz="0" w:space="0" w:color="auto"/>
      </w:divBdr>
    </w:div>
    <w:div w:id="544871051">
      <w:marLeft w:val="640"/>
      <w:marRight w:val="0"/>
      <w:marTop w:val="0"/>
      <w:marBottom w:val="0"/>
      <w:divBdr>
        <w:top w:val="none" w:sz="0" w:space="0" w:color="auto"/>
        <w:left w:val="none" w:sz="0" w:space="0" w:color="auto"/>
        <w:bottom w:val="none" w:sz="0" w:space="0" w:color="auto"/>
        <w:right w:val="none" w:sz="0" w:space="0" w:color="auto"/>
      </w:divBdr>
    </w:div>
    <w:div w:id="546063204">
      <w:marLeft w:val="640"/>
      <w:marRight w:val="0"/>
      <w:marTop w:val="0"/>
      <w:marBottom w:val="0"/>
      <w:divBdr>
        <w:top w:val="none" w:sz="0" w:space="0" w:color="auto"/>
        <w:left w:val="none" w:sz="0" w:space="0" w:color="auto"/>
        <w:bottom w:val="none" w:sz="0" w:space="0" w:color="auto"/>
        <w:right w:val="none" w:sz="0" w:space="0" w:color="auto"/>
      </w:divBdr>
    </w:div>
    <w:div w:id="546722618">
      <w:marLeft w:val="640"/>
      <w:marRight w:val="0"/>
      <w:marTop w:val="0"/>
      <w:marBottom w:val="0"/>
      <w:divBdr>
        <w:top w:val="none" w:sz="0" w:space="0" w:color="auto"/>
        <w:left w:val="none" w:sz="0" w:space="0" w:color="auto"/>
        <w:bottom w:val="none" w:sz="0" w:space="0" w:color="auto"/>
        <w:right w:val="none" w:sz="0" w:space="0" w:color="auto"/>
      </w:divBdr>
    </w:div>
    <w:div w:id="547227647">
      <w:marLeft w:val="640"/>
      <w:marRight w:val="0"/>
      <w:marTop w:val="0"/>
      <w:marBottom w:val="0"/>
      <w:divBdr>
        <w:top w:val="none" w:sz="0" w:space="0" w:color="auto"/>
        <w:left w:val="none" w:sz="0" w:space="0" w:color="auto"/>
        <w:bottom w:val="none" w:sz="0" w:space="0" w:color="auto"/>
        <w:right w:val="none" w:sz="0" w:space="0" w:color="auto"/>
      </w:divBdr>
    </w:div>
    <w:div w:id="547449901">
      <w:marLeft w:val="640"/>
      <w:marRight w:val="0"/>
      <w:marTop w:val="0"/>
      <w:marBottom w:val="0"/>
      <w:divBdr>
        <w:top w:val="none" w:sz="0" w:space="0" w:color="auto"/>
        <w:left w:val="none" w:sz="0" w:space="0" w:color="auto"/>
        <w:bottom w:val="none" w:sz="0" w:space="0" w:color="auto"/>
        <w:right w:val="none" w:sz="0" w:space="0" w:color="auto"/>
      </w:divBdr>
    </w:div>
    <w:div w:id="548734454">
      <w:marLeft w:val="640"/>
      <w:marRight w:val="0"/>
      <w:marTop w:val="0"/>
      <w:marBottom w:val="0"/>
      <w:divBdr>
        <w:top w:val="none" w:sz="0" w:space="0" w:color="auto"/>
        <w:left w:val="none" w:sz="0" w:space="0" w:color="auto"/>
        <w:bottom w:val="none" w:sz="0" w:space="0" w:color="auto"/>
        <w:right w:val="none" w:sz="0" w:space="0" w:color="auto"/>
      </w:divBdr>
    </w:div>
    <w:div w:id="549146504">
      <w:marLeft w:val="640"/>
      <w:marRight w:val="0"/>
      <w:marTop w:val="0"/>
      <w:marBottom w:val="0"/>
      <w:divBdr>
        <w:top w:val="none" w:sz="0" w:space="0" w:color="auto"/>
        <w:left w:val="none" w:sz="0" w:space="0" w:color="auto"/>
        <w:bottom w:val="none" w:sz="0" w:space="0" w:color="auto"/>
        <w:right w:val="none" w:sz="0" w:space="0" w:color="auto"/>
      </w:divBdr>
    </w:div>
    <w:div w:id="549459148">
      <w:marLeft w:val="640"/>
      <w:marRight w:val="0"/>
      <w:marTop w:val="0"/>
      <w:marBottom w:val="0"/>
      <w:divBdr>
        <w:top w:val="none" w:sz="0" w:space="0" w:color="auto"/>
        <w:left w:val="none" w:sz="0" w:space="0" w:color="auto"/>
        <w:bottom w:val="none" w:sz="0" w:space="0" w:color="auto"/>
        <w:right w:val="none" w:sz="0" w:space="0" w:color="auto"/>
      </w:divBdr>
    </w:div>
    <w:div w:id="550115804">
      <w:marLeft w:val="640"/>
      <w:marRight w:val="0"/>
      <w:marTop w:val="0"/>
      <w:marBottom w:val="0"/>
      <w:divBdr>
        <w:top w:val="none" w:sz="0" w:space="0" w:color="auto"/>
        <w:left w:val="none" w:sz="0" w:space="0" w:color="auto"/>
        <w:bottom w:val="none" w:sz="0" w:space="0" w:color="auto"/>
        <w:right w:val="none" w:sz="0" w:space="0" w:color="auto"/>
      </w:divBdr>
    </w:div>
    <w:div w:id="550307338">
      <w:marLeft w:val="640"/>
      <w:marRight w:val="0"/>
      <w:marTop w:val="0"/>
      <w:marBottom w:val="0"/>
      <w:divBdr>
        <w:top w:val="none" w:sz="0" w:space="0" w:color="auto"/>
        <w:left w:val="none" w:sz="0" w:space="0" w:color="auto"/>
        <w:bottom w:val="none" w:sz="0" w:space="0" w:color="auto"/>
        <w:right w:val="none" w:sz="0" w:space="0" w:color="auto"/>
      </w:divBdr>
    </w:div>
    <w:div w:id="550312807">
      <w:marLeft w:val="640"/>
      <w:marRight w:val="0"/>
      <w:marTop w:val="0"/>
      <w:marBottom w:val="0"/>
      <w:divBdr>
        <w:top w:val="none" w:sz="0" w:space="0" w:color="auto"/>
        <w:left w:val="none" w:sz="0" w:space="0" w:color="auto"/>
        <w:bottom w:val="none" w:sz="0" w:space="0" w:color="auto"/>
        <w:right w:val="none" w:sz="0" w:space="0" w:color="auto"/>
      </w:divBdr>
    </w:div>
    <w:div w:id="551356423">
      <w:marLeft w:val="640"/>
      <w:marRight w:val="0"/>
      <w:marTop w:val="0"/>
      <w:marBottom w:val="0"/>
      <w:divBdr>
        <w:top w:val="none" w:sz="0" w:space="0" w:color="auto"/>
        <w:left w:val="none" w:sz="0" w:space="0" w:color="auto"/>
        <w:bottom w:val="none" w:sz="0" w:space="0" w:color="auto"/>
        <w:right w:val="none" w:sz="0" w:space="0" w:color="auto"/>
      </w:divBdr>
    </w:div>
    <w:div w:id="551383357">
      <w:marLeft w:val="640"/>
      <w:marRight w:val="0"/>
      <w:marTop w:val="0"/>
      <w:marBottom w:val="0"/>
      <w:divBdr>
        <w:top w:val="none" w:sz="0" w:space="0" w:color="auto"/>
        <w:left w:val="none" w:sz="0" w:space="0" w:color="auto"/>
        <w:bottom w:val="none" w:sz="0" w:space="0" w:color="auto"/>
        <w:right w:val="none" w:sz="0" w:space="0" w:color="auto"/>
      </w:divBdr>
    </w:div>
    <w:div w:id="551618752">
      <w:marLeft w:val="640"/>
      <w:marRight w:val="0"/>
      <w:marTop w:val="0"/>
      <w:marBottom w:val="0"/>
      <w:divBdr>
        <w:top w:val="none" w:sz="0" w:space="0" w:color="auto"/>
        <w:left w:val="none" w:sz="0" w:space="0" w:color="auto"/>
        <w:bottom w:val="none" w:sz="0" w:space="0" w:color="auto"/>
        <w:right w:val="none" w:sz="0" w:space="0" w:color="auto"/>
      </w:divBdr>
    </w:div>
    <w:div w:id="551618960">
      <w:marLeft w:val="640"/>
      <w:marRight w:val="0"/>
      <w:marTop w:val="0"/>
      <w:marBottom w:val="0"/>
      <w:divBdr>
        <w:top w:val="none" w:sz="0" w:space="0" w:color="auto"/>
        <w:left w:val="none" w:sz="0" w:space="0" w:color="auto"/>
        <w:bottom w:val="none" w:sz="0" w:space="0" w:color="auto"/>
        <w:right w:val="none" w:sz="0" w:space="0" w:color="auto"/>
      </w:divBdr>
    </w:div>
    <w:div w:id="552236990">
      <w:marLeft w:val="640"/>
      <w:marRight w:val="0"/>
      <w:marTop w:val="0"/>
      <w:marBottom w:val="0"/>
      <w:divBdr>
        <w:top w:val="none" w:sz="0" w:space="0" w:color="auto"/>
        <w:left w:val="none" w:sz="0" w:space="0" w:color="auto"/>
        <w:bottom w:val="none" w:sz="0" w:space="0" w:color="auto"/>
        <w:right w:val="none" w:sz="0" w:space="0" w:color="auto"/>
      </w:divBdr>
    </w:div>
    <w:div w:id="552693207">
      <w:marLeft w:val="640"/>
      <w:marRight w:val="0"/>
      <w:marTop w:val="0"/>
      <w:marBottom w:val="0"/>
      <w:divBdr>
        <w:top w:val="none" w:sz="0" w:space="0" w:color="auto"/>
        <w:left w:val="none" w:sz="0" w:space="0" w:color="auto"/>
        <w:bottom w:val="none" w:sz="0" w:space="0" w:color="auto"/>
        <w:right w:val="none" w:sz="0" w:space="0" w:color="auto"/>
      </w:divBdr>
    </w:div>
    <w:div w:id="552959699">
      <w:marLeft w:val="640"/>
      <w:marRight w:val="0"/>
      <w:marTop w:val="0"/>
      <w:marBottom w:val="0"/>
      <w:divBdr>
        <w:top w:val="none" w:sz="0" w:space="0" w:color="auto"/>
        <w:left w:val="none" w:sz="0" w:space="0" w:color="auto"/>
        <w:bottom w:val="none" w:sz="0" w:space="0" w:color="auto"/>
        <w:right w:val="none" w:sz="0" w:space="0" w:color="auto"/>
      </w:divBdr>
    </w:div>
    <w:div w:id="553582811">
      <w:marLeft w:val="640"/>
      <w:marRight w:val="0"/>
      <w:marTop w:val="0"/>
      <w:marBottom w:val="0"/>
      <w:divBdr>
        <w:top w:val="none" w:sz="0" w:space="0" w:color="auto"/>
        <w:left w:val="none" w:sz="0" w:space="0" w:color="auto"/>
        <w:bottom w:val="none" w:sz="0" w:space="0" w:color="auto"/>
        <w:right w:val="none" w:sz="0" w:space="0" w:color="auto"/>
      </w:divBdr>
    </w:div>
    <w:div w:id="553585088">
      <w:marLeft w:val="640"/>
      <w:marRight w:val="0"/>
      <w:marTop w:val="0"/>
      <w:marBottom w:val="0"/>
      <w:divBdr>
        <w:top w:val="none" w:sz="0" w:space="0" w:color="auto"/>
        <w:left w:val="none" w:sz="0" w:space="0" w:color="auto"/>
        <w:bottom w:val="none" w:sz="0" w:space="0" w:color="auto"/>
        <w:right w:val="none" w:sz="0" w:space="0" w:color="auto"/>
      </w:divBdr>
    </w:div>
    <w:div w:id="553927187">
      <w:marLeft w:val="640"/>
      <w:marRight w:val="0"/>
      <w:marTop w:val="0"/>
      <w:marBottom w:val="0"/>
      <w:divBdr>
        <w:top w:val="none" w:sz="0" w:space="0" w:color="auto"/>
        <w:left w:val="none" w:sz="0" w:space="0" w:color="auto"/>
        <w:bottom w:val="none" w:sz="0" w:space="0" w:color="auto"/>
        <w:right w:val="none" w:sz="0" w:space="0" w:color="auto"/>
      </w:divBdr>
    </w:div>
    <w:div w:id="554047312">
      <w:marLeft w:val="640"/>
      <w:marRight w:val="0"/>
      <w:marTop w:val="0"/>
      <w:marBottom w:val="0"/>
      <w:divBdr>
        <w:top w:val="none" w:sz="0" w:space="0" w:color="auto"/>
        <w:left w:val="none" w:sz="0" w:space="0" w:color="auto"/>
        <w:bottom w:val="none" w:sz="0" w:space="0" w:color="auto"/>
        <w:right w:val="none" w:sz="0" w:space="0" w:color="auto"/>
      </w:divBdr>
    </w:div>
    <w:div w:id="554436125">
      <w:marLeft w:val="640"/>
      <w:marRight w:val="0"/>
      <w:marTop w:val="0"/>
      <w:marBottom w:val="0"/>
      <w:divBdr>
        <w:top w:val="none" w:sz="0" w:space="0" w:color="auto"/>
        <w:left w:val="none" w:sz="0" w:space="0" w:color="auto"/>
        <w:bottom w:val="none" w:sz="0" w:space="0" w:color="auto"/>
        <w:right w:val="none" w:sz="0" w:space="0" w:color="auto"/>
      </w:divBdr>
    </w:div>
    <w:div w:id="554437814">
      <w:marLeft w:val="640"/>
      <w:marRight w:val="0"/>
      <w:marTop w:val="0"/>
      <w:marBottom w:val="0"/>
      <w:divBdr>
        <w:top w:val="none" w:sz="0" w:space="0" w:color="auto"/>
        <w:left w:val="none" w:sz="0" w:space="0" w:color="auto"/>
        <w:bottom w:val="none" w:sz="0" w:space="0" w:color="auto"/>
        <w:right w:val="none" w:sz="0" w:space="0" w:color="auto"/>
      </w:divBdr>
    </w:div>
    <w:div w:id="554854197">
      <w:marLeft w:val="640"/>
      <w:marRight w:val="0"/>
      <w:marTop w:val="0"/>
      <w:marBottom w:val="0"/>
      <w:divBdr>
        <w:top w:val="none" w:sz="0" w:space="0" w:color="auto"/>
        <w:left w:val="none" w:sz="0" w:space="0" w:color="auto"/>
        <w:bottom w:val="none" w:sz="0" w:space="0" w:color="auto"/>
        <w:right w:val="none" w:sz="0" w:space="0" w:color="auto"/>
      </w:divBdr>
    </w:div>
    <w:div w:id="555238094">
      <w:marLeft w:val="640"/>
      <w:marRight w:val="0"/>
      <w:marTop w:val="0"/>
      <w:marBottom w:val="0"/>
      <w:divBdr>
        <w:top w:val="none" w:sz="0" w:space="0" w:color="auto"/>
        <w:left w:val="none" w:sz="0" w:space="0" w:color="auto"/>
        <w:bottom w:val="none" w:sz="0" w:space="0" w:color="auto"/>
        <w:right w:val="none" w:sz="0" w:space="0" w:color="auto"/>
      </w:divBdr>
    </w:div>
    <w:div w:id="555552966">
      <w:marLeft w:val="640"/>
      <w:marRight w:val="0"/>
      <w:marTop w:val="0"/>
      <w:marBottom w:val="0"/>
      <w:divBdr>
        <w:top w:val="none" w:sz="0" w:space="0" w:color="auto"/>
        <w:left w:val="none" w:sz="0" w:space="0" w:color="auto"/>
        <w:bottom w:val="none" w:sz="0" w:space="0" w:color="auto"/>
        <w:right w:val="none" w:sz="0" w:space="0" w:color="auto"/>
      </w:divBdr>
    </w:div>
    <w:div w:id="555705654">
      <w:marLeft w:val="640"/>
      <w:marRight w:val="0"/>
      <w:marTop w:val="0"/>
      <w:marBottom w:val="0"/>
      <w:divBdr>
        <w:top w:val="none" w:sz="0" w:space="0" w:color="auto"/>
        <w:left w:val="none" w:sz="0" w:space="0" w:color="auto"/>
        <w:bottom w:val="none" w:sz="0" w:space="0" w:color="auto"/>
        <w:right w:val="none" w:sz="0" w:space="0" w:color="auto"/>
      </w:divBdr>
    </w:div>
    <w:div w:id="556210911">
      <w:marLeft w:val="640"/>
      <w:marRight w:val="0"/>
      <w:marTop w:val="0"/>
      <w:marBottom w:val="0"/>
      <w:divBdr>
        <w:top w:val="none" w:sz="0" w:space="0" w:color="auto"/>
        <w:left w:val="none" w:sz="0" w:space="0" w:color="auto"/>
        <w:bottom w:val="none" w:sz="0" w:space="0" w:color="auto"/>
        <w:right w:val="none" w:sz="0" w:space="0" w:color="auto"/>
      </w:divBdr>
    </w:div>
    <w:div w:id="556284984">
      <w:marLeft w:val="640"/>
      <w:marRight w:val="0"/>
      <w:marTop w:val="0"/>
      <w:marBottom w:val="0"/>
      <w:divBdr>
        <w:top w:val="none" w:sz="0" w:space="0" w:color="auto"/>
        <w:left w:val="none" w:sz="0" w:space="0" w:color="auto"/>
        <w:bottom w:val="none" w:sz="0" w:space="0" w:color="auto"/>
        <w:right w:val="none" w:sz="0" w:space="0" w:color="auto"/>
      </w:divBdr>
    </w:div>
    <w:div w:id="556358757">
      <w:marLeft w:val="640"/>
      <w:marRight w:val="0"/>
      <w:marTop w:val="0"/>
      <w:marBottom w:val="0"/>
      <w:divBdr>
        <w:top w:val="none" w:sz="0" w:space="0" w:color="auto"/>
        <w:left w:val="none" w:sz="0" w:space="0" w:color="auto"/>
        <w:bottom w:val="none" w:sz="0" w:space="0" w:color="auto"/>
        <w:right w:val="none" w:sz="0" w:space="0" w:color="auto"/>
      </w:divBdr>
    </w:div>
    <w:div w:id="556548121">
      <w:marLeft w:val="640"/>
      <w:marRight w:val="0"/>
      <w:marTop w:val="0"/>
      <w:marBottom w:val="0"/>
      <w:divBdr>
        <w:top w:val="none" w:sz="0" w:space="0" w:color="auto"/>
        <w:left w:val="none" w:sz="0" w:space="0" w:color="auto"/>
        <w:bottom w:val="none" w:sz="0" w:space="0" w:color="auto"/>
        <w:right w:val="none" w:sz="0" w:space="0" w:color="auto"/>
      </w:divBdr>
    </w:div>
    <w:div w:id="556628093">
      <w:marLeft w:val="640"/>
      <w:marRight w:val="0"/>
      <w:marTop w:val="0"/>
      <w:marBottom w:val="0"/>
      <w:divBdr>
        <w:top w:val="none" w:sz="0" w:space="0" w:color="auto"/>
        <w:left w:val="none" w:sz="0" w:space="0" w:color="auto"/>
        <w:bottom w:val="none" w:sz="0" w:space="0" w:color="auto"/>
        <w:right w:val="none" w:sz="0" w:space="0" w:color="auto"/>
      </w:divBdr>
    </w:div>
    <w:div w:id="556859667">
      <w:marLeft w:val="640"/>
      <w:marRight w:val="0"/>
      <w:marTop w:val="0"/>
      <w:marBottom w:val="0"/>
      <w:divBdr>
        <w:top w:val="none" w:sz="0" w:space="0" w:color="auto"/>
        <w:left w:val="none" w:sz="0" w:space="0" w:color="auto"/>
        <w:bottom w:val="none" w:sz="0" w:space="0" w:color="auto"/>
        <w:right w:val="none" w:sz="0" w:space="0" w:color="auto"/>
      </w:divBdr>
    </w:div>
    <w:div w:id="556933896">
      <w:marLeft w:val="640"/>
      <w:marRight w:val="0"/>
      <w:marTop w:val="0"/>
      <w:marBottom w:val="0"/>
      <w:divBdr>
        <w:top w:val="none" w:sz="0" w:space="0" w:color="auto"/>
        <w:left w:val="none" w:sz="0" w:space="0" w:color="auto"/>
        <w:bottom w:val="none" w:sz="0" w:space="0" w:color="auto"/>
        <w:right w:val="none" w:sz="0" w:space="0" w:color="auto"/>
      </w:divBdr>
    </w:div>
    <w:div w:id="557132774">
      <w:marLeft w:val="640"/>
      <w:marRight w:val="0"/>
      <w:marTop w:val="0"/>
      <w:marBottom w:val="0"/>
      <w:divBdr>
        <w:top w:val="none" w:sz="0" w:space="0" w:color="auto"/>
        <w:left w:val="none" w:sz="0" w:space="0" w:color="auto"/>
        <w:bottom w:val="none" w:sz="0" w:space="0" w:color="auto"/>
        <w:right w:val="none" w:sz="0" w:space="0" w:color="auto"/>
      </w:divBdr>
    </w:div>
    <w:div w:id="557588752">
      <w:marLeft w:val="640"/>
      <w:marRight w:val="0"/>
      <w:marTop w:val="0"/>
      <w:marBottom w:val="0"/>
      <w:divBdr>
        <w:top w:val="none" w:sz="0" w:space="0" w:color="auto"/>
        <w:left w:val="none" w:sz="0" w:space="0" w:color="auto"/>
        <w:bottom w:val="none" w:sz="0" w:space="0" w:color="auto"/>
        <w:right w:val="none" w:sz="0" w:space="0" w:color="auto"/>
      </w:divBdr>
    </w:div>
    <w:div w:id="557935155">
      <w:marLeft w:val="640"/>
      <w:marRight w:val="0"/>
      <w:marTop w:val="0"/>
      <w:marBottom w:val="0"/>
      <w:divBdr>
        <w:top w:val="none" w:sz="0" w:space="0" w:color="auto"/>
        <w:left w:val="none" w:sz="0" w:space="0" w:color="auto"/>
        <w:bottom w:val="none" w:sz="0" w:space="0" w:color="auto"/>
        <w:right w:val="none" w:sz="0" w:space="0" w:color="auto"/>
      </w:divBdr>
    </w:div>
    <w:div w:id="558250847">
      <w:marLeft w:val="640"/>
      <w:marRight w:val="0"/>
      <w:marTop w:val="0"/>
      <w:marBottom w:val="0"/>
      <w:divBdr>
        <w:top w:val="none" w:sz="0" w:space="0" w:color="auto"/>
        <w:left w:val="none" w:sz="0" w:space="0" w:color="auto"/>
        <w:bottom w:val="none" w:sz="0" w:space="0" w:color="auto"/>
        <w:right w:val="none" w:sz="0" w:space="0" w:color="auto"/>
      </w:divBdr>
    </w:div>
    <w:div w:id="558369879">
      <w:marLeft w:val="640"/>
      <w:marRight w:val="0"/>
      <w:marTop w:val="0"/>
      <w:marBottom w:val="0"/>
      <w:divBdr>
        <w:top w:val="none" w:sz="0" w:space="0" w:color="auto"/>
        <w:left w:val="none" w:sz="0" w:space="0" w:color="auto"/>
        <w:bottom w:val="none" w:sz="0" w:space="0" w:color="auto"/>
        <w:right w:val="none" w:sz="0" w:space="0" w:color="auto"/>
      </w:divBdr>
    </w:div>
    <w:div w:id="558710005">
      <w:marLeft w:val="640"/>
      <w:marRight w:val="0"/>
      <w:marTop w:val="0"/>
      <w:marBottom w:val="0"/>
      <w:divBdr>
        <w:top w:val="none" w:sz="0" w:space="0" w:color="auto"/>
        <w:left w:val="none" w:sz="0" w:space="0" w:color="auto"/>
        <w:bottom w:val="none" w:sz="0" w:space="0" w:color="auto"/>
        <w:right w:val="none" w:sz="0" w:space="0" w:color="auto"/>
      </w:divBdr>
    </w:div>
    <w:div w:id="558832708">
      <w:marLeft w:val="640"/>
      <w:marRight w:val="0"/>
      <w:marTop w:val="0"/>
      <w:marBottom w:val="0"/>
      <w:divBdr>
        <w:top w:val="none" w:sz="0" w:space="0" w:color="auto"/>
        <w:left w:val="none" w:sz="0" w:space="0" w:color="auto"/>
        <w:bottom w:val="none" w:sz="0" w:space="0" w:color="auto"/>
        <w:right w:val="none" w:sz="0" w:space="0" w:color="auto"/>
      </w:divBdr>
    </w:div>
    <w:div w:id="558901611">
      <w:marLeft w:val="640"/>
      <w:marRight w:val="0"/>
      <w:marTop w:val="0"/>
      <w:marBottom w:val="0"/>
      <w:divBdr>
        <w:top w:val="none" w:sz="0" w:space="0" w:color="auto"/>
        <w:left w:val="none" w:sz="0" w:space="0" w:color="auto"/>
        <w:bottom w:val="none" w:sz="0" w:space="0" w:color="auto"/>
        <w:right w:val="none" w:sz="0" w:space="0" w:color="auto"/>
      </w:divBdr>
    </w:div>
    <w:div w:id="558978790">
      <w:marLeft w:val="640"/>
      <w:marRight w:val="0"/>
      <w:marTop w:val="0"/>
      <w:marBottom w:val="0"/>
      <w:divBdr>
        <w:top w:val="none" w:sz="0" w:space="0" w:color="auto"/>
        <w:left w:val="none" w:sz="0" w:space="0" w:color="auto"/>
        <w:bottom w:val="none" w:sz="0" w:space="0" w:color="auto"/>
        <w:right w:val="none" w:sz="0" w:space="0" w:color="auto"/>
      </w:divBdr>
    </w:div>
    <w:div w:id="559362089">
      <w:marLeft w:val="640"/>
      <w:marRight w:val="0"/>
      <w:marTop w:val="0"/>
      <w:marBottom w:val="0"/>
      <w:divBdr>
        <w:top w:val="none" w:sz="0" w:space="0" w:color="auto"/>
        <w:left w:val="none" w:sz="0" w:space="0" w:color="auto"/>
        <w:bottom w:val="none" w:sz="0" w:space="0" w:color="auto"/>
        <w:right w:val="none" w:sz="0" w:space="0" w:color="auto"/>
      </w:divBdr>
    </w:div>
    <w:div w:id="559481021">
      <w:marLeft w:val="640"/>
      <w:marRight w:val="0"/>
      <w:marTop w:val="0"/>
      <w:marBottom w:val="0"/>
      <w:divBdr>
        <w:top w:val="none" w:sz="0" w:space="0" w:color="auto"/>
        <w:left w:val="none" w:sz="0" w:space="0" w:color="auto"/>
        <w:bottom w:val="none" w:sz="0" w:space="0" w:color="auto"/>
        <w:right w:val="none" w:sz="0" w:space="0" w:color="auto"/>
      </w:divBdr>
    </w:div>
    <w:div w:id="559706184">
      <w:marLeft w:val="640"/>
      <w:marRight w:val="0"/>
      <w:marTop w:val="0"/>
      <w:marBottom w:val="0"/>
      <w:divBdr>
        <w:top w:val="none" w:sz="0" w:space="0" w:color="auto"/>
        <w:left w:val="none" w:sz="0" w:space="0" w:color="auto"/>
        <w:bottom w:val="none" w:sz="0" w:space="0" w:color="auto"/>
        <w:right w:val="none" w:sz="0" w:space="0" w:color="auto"/>
      </w:divBdr>
    </w:div>
    <w:div w:id="559748889">
      <w:marLeft w:val="640"/>
      <w:marRight w:val="0"/>
      <w:marTop w:val="0"/>
      <w:marBottom w:val="0"/>
      <w:divBdr>
        <w:top w:val="none" w:sz="0" w:space="0" w:color="auto"/>
        <w:left w:val="none" w:sz="0" w:space="0" w:color="auto"/>
        <w:bottom w:val="none" w:sz="0" w:space="0" w:color="auto"/>
        <w:right w:val="none" w:sz="0" w:space="0" w:color="auto"/>
      </w:divBdr>
    </w:div>
    <w:div w:id="559749387">
      <w:marLeft w:val="640"/>
      <w:marRight w:val="0"/>
      <w:marTop w:val="0"/>
      <w:marBottom w:val="0"/>
      <w:divBdr>
        <w:top w:val="none" w:sz="0" w:space="0" w:color="auto"/>
        <w:left w:val="none" w:sz="0" w:space="0" w:color="auto"/>
        <w:bottom w:val="none" w:sz="0" w:space="0" w:color="auto"/>
        <w:right w:val="none" w:sz="0" w:space="0" w:color="auto"/>
      </w:divBdr>
    </w:div>
    <w:div w:id="559750045">
      <w:marLeft w:val="640"/>
      <w:marRight w:val="0"/>
      <w:marTop w:val="0"/>
      <w:marBottom w:val="0"/>
      <w:divBdr>
        <w:top w:val="none" w:sz="0" w:space="0" w:color="auto"/>
        <w:left w:val="none" w:sz="0" w:space="0" w:color="auto"/>
        <w:bottom w:val="none" w:sz="0" w:space="0" w:color="auto"/>
        <w:right w:val="none" w:sz="0" w:space="0" w:color="auto"/>
      </w:divBdr>
    </w:div>
    <w:div w:id="559875223">
      <w:marLeft w:val="640"/>
      <w:marRight w:val="0"/>
      <w:marTop w:val="0"/>
      <w:marBottom w:val="0"/>
      <w:divBdr>
        <w:top w:val="none" w:sz="0" w:space="0" w:color="auto"/>
        <w:left w:val="none" w:sz="0" w:space="0" w:color="auto"/>
        <w:bottom w:val="none" w:sz="0" w:space="0" w:color="auto"/>
        <w:right w:val="none" w:sz="0" w:space="0" w:color="auto"/>
      </w:divBdr>
    </w:div>
    <w:div w:id="559905312">
      <w:marLeft w:val="640"/>
      <w:marRight w:val="0"/>
      <w:marTop w:val="0"/>
      <w:marBottom w:val="0"/>
      <w:divBdr>
        <w:top w:val="none" w:sz="0" w:space="0" w:color="auto"/>
        <w:left w:val="none" w:sz="0" w:space="0" w:color="auto"/>
        <w:bottom w:val="none" w:sz="0" w:space="0" w:color="auto"/>
        <w:right w:val="none" w:sz="0" w:space="0" w:color="auto"/>
      </w:divBdr>
    </w:div>
    <w:div w:id="560016936">
      <w:marLeft w:val="640"/>
      <w:marRight w:val="0"/>
      <w:marTop w:val="0"/>
      <w:marBottom w:val="0"/>
      <w:divBdr>
        <w:top w:val="none" w:sz="0" w:space="0" w:color="auto"/>
        <w:left w:val="none" w:sz="0" w:space="0" w:color="auto"/>
        <w:bottom w:val="none" w:sz="0" w:space="0" w:color="auto"/>
        <w:right w:val="none" w:sz="0" w:space="0" w:color="auto"/>
      </w:divBdr>
    </w:div>
    <w:div w:id="560095937">
      <w:marLeft w:val="640"/>
      <w:marRight w:val="0"/>
      <w:marTop w:val="0"/>
      <w:marBottom w:val="0"/>
      <w:divBdr>
        <w:top w:val="none" w:sz="0" w:space="0" w:color="auto"/>
        <w:left w:val="none" w:sz="0" w:space="0" w:color="auto"/>
        <w:bottom w:val="none" w:sz="0" w:space="0" w:color="auto"/>
        <w:right w:val="none" w:sz="0" w:space="0" w:color="auto"/>
      </w:divBdr>
    </w:div>
    <w:div w:id="560139398">
      <w:marLeft w:val="640"/>
      <w:marRight w:val="0"/>
      <w:marTop w:val="0"/>
      <w:marBottom w:val="0"/>
      <w:divBdr>
        <w:top w:val="none" w:sz="0" w:space="0" w:color="auto"/>
        <w:left w:val="none" w:sz="0" w:space="0" w:color="auto"/>
        <w:bottom w:val="none" w:sz="0" w:space="0" w:color="auto"/>
        <w:right w:val="none" w:sz="0" w:space="0" w:color="auto"/>
      </w:divBdr>
    </w:div>
    <w:div w:id="560289397">
      <w:marLeft w:val="640"/>
      <w:marRight w:val="0"/>
      <w:marTop w:val="0"/>
      <w:marBottom w:val="0"/>
      <w:divBdr>
        <w:top w:val="none" w:sz="0" w:space="0" w:color="auto"/>
        <w:left w:val="none" w:sz="0" w:space="0" w:color="auto"/>
        <w:bottom w:val="none" w:sz="0" w:space="0" w:color="auto"/>
        <w:right w:val="none" w:sz="0" w:space="0" w:color="auto"/>
      </w:divBdr>
    </w:div>
    <w:div w:id="561065616">
      <w:marLeft w:val="640"/>
      <w:marRight w:val="0"/>
      <w:marTop w:val="0"/>
      <w:marBottom w:val="0"/>
      <w:divBdr>
        <w:top w:val="none" w:sz="0" w:space="0" w:color="auto"/>
        <w:left w:val="none" w:sz="0" w:space="0" w:color="auto"/>
        <w:bottom w:val="none" w:sz="0" w:space="0" w:color="auto"/>
        <w:right w:val="none" w:sz="0" w:space="0" w:color="auto"/>
      </w:divBdr>
    </w:div>
    <w:div w:id="561135380">
      <w:marLeft w:val="640"/>
      <w:marRight w:val="0"/>
      <w:marTop w:val="0"/>
      <w:marBottom w:val="0"/>
      <w:divBdr>
        <w:top w:val="none" w:sz="0" w:space="0" w:color="auto"/>
        <w:left w:val="none" w:sz="0" w:space="0" w:color="auto"/>
        <w:bottom w:val="none" w:sz="0" w:space="0" w:color="auto"/>
        <w:right w:val="none" w:sz="0" w:space="0" w:color="auto"/>
      </w:divBdr>
    </w:div>
    <w:div w:id="561141706">
      <w:marLeft w:val="640"/>
      <w:marRight w:val="0"/>
      <w:marTop w:val="0"/>
      <w:marBottom w:val="0"/>
      <w:divBdr>
        <w:top w:val="none" w:sz="0" w:space="0" w:color="auto"/>
        <w:left w:val="none" w:sz="0" w:space="0" w:color="auto"/>
        <w:bottom w:val="none" w:sz="0" w:space="0" w:color="auto"/>
        <w:right w:val="none" w:sz="0" w:space="0" w:color="auto"/>
      </w:divBdr>
    </w:div>
    <w:div w:id="562065236">
      <w:marLeft w:val="640"/>
      <w:marRight w:val="0"/>
      <w:marTop w:val="0"/>
      <w:marBottom w:val="0"/>
      <w:divBdr>
        <w:top w:val="none" w:sz="0" w:space="0" w:color="auto"/>
        <w:left w:val="none" w:sz="0" w:space="0" w:color="auto"/>
        <w:bottom w:val="none" w:sz="0" w:space="0" w:color="auto"/>
        <w:right w:val="none" w:sz="0" w:space="0" w:color="auto"/>
      </w:divBdr>
    </w:div>
    <w:div w:id="562445100">
      <w:marLeft w:val="640"/>
      <w:marRight w:val="0"/>
      <w:marTop w:val="0"/>
      <w:marBottom w:val="0"/>
      <w:divBdr>
        <w:top w:val="none" w:sz="0" w:space="0" w:color="auto"/>
        <w:left w:val="none" w:sz="0" w:space="0" w:color="auto"/>
        <w:bottom w:val="none" w:sz="0" w:space="0" w:color="auto"/>
        <w:right w:val="none" w:sz="0" w:space="0" w:color="auto"/>
      </w:divBdr>
    </w:div>
    <w:div w:id="562496121">
      <w:marLeft w:val="640"/>
      <w:marRight w:val="0"/>
      <w:marTop w:val="0"/>
      <w:marBottom w:val="0"/>
      <w:divBdr>
        <w:top w:val="none" w:sz="0" w:space="0" w:color="auto"/>
        <w:left w:val="none" w:sz="0" w:space="0" w:color="auto"/>
        <w:bottom w:val="none" w:sz="0" w:space="0" w:color="auto"/>
        <w:right w:val="none" w:sz="0" w:space="0" w:color="auto"/>
      </w:divBdr>
    </w:div>
    <w:div w:id="563106513">
      <w:marLeft w:val="640"/>
      <w:marRight w:val="0"/>
      <w:marTop w:val="0"/>
      <w:marBottom w:val="0"/>
      <w:divBdr>
        <w:top w:val="none" w:sz="0" w:space="0" w:color="auto"/>
        <w:left w:val="none" w:sz="0" w:space="0" w:color="auto"/>
        <w:bottom w:val="none" w:sz="0" w:space="0" w:color="auto"/>
        <w:right w:val="none" w:sz="0" w:space="0" w:color="auto"/>
      </w:divBdr>
    </w:div>
    <w:div w:id="563301986">
      <w:marLeft w:val="640"/>
      <w:marRight w:val="0"/>
      <w:marTop w:val="0"/>
      <w:marBottom w:val="0"/>
      <w:divBdr>
        <w:top w:val="none" w:sz="0" w:space="0" w:color="auto"/>
        <w:left w:val="none" w:sz="0" w:space="0" w:color="auto"/>
        <w:bottom w:val="none" w:sz="0" w:space="0" w:color="auto"/>
        <w:right w:val="none" w:sz="0" w:space="0" w:color="auto"/>
      </w:divBdr>
    </w:div>
    <w:div w:id="563494182">
      <w:marLeft w:val="640"/>
      <w:marRight w:val="0"/>
      <w:marTop w:val="0"/>
      <w:marBottom w:val="0"/>
      <w:divBdr>
        <w:top w:val="none" w:sz="0" w:space="0" w:color="auto"/>
        <w:left w:val="none" w:sz="0" w:space="0" w:color="auto"/>
        <w:bottom w:val="none" w:sz="0" w:space="0" w:color="auto"/>
        <w:right w:val="none" w:sz="0" w:space="0" w:color="auto"/>
      </w:divBdr>
    </w:div>
    <w:div w:id="563638283">
      <w:marLeft w:val="640"/>
      <w:marRight w:val="0"/>
      <w:marTop w:val="0"/>
      <w:marBottom w:val="0"/>
      <w:divBdr>
        <w:top w:val="none" w:sz="0" w:space="0" w:color="auto"/>
        <w:left w:val="none" w:sz="0" w:space="0" w:color="auto"/>
        <w:bottom w:val="none" w:sz="0" w:space="0" w:color="auto"/>
        <w:right w:val="none" w:sz="0" w:space="0" w:color="auto"/>
      </w:divBdr>
    </w:div>
    <w:div w:id="563683527">
      <w:marLeft w:val="640"/>
      <w:marRight w:val="0"/>
      <w:marTop w:val="0"/>
      <w:marBottom w:val="0"/>
      <w:divBdr>
        <w:top w:val="none" w:sz="0" w:space="0" w:color="auto"/>
        <w:left w:val="none" w:sz="0" w:space="0" w:color="auto"/>
        <w:bottom w:val="none" w:sz="0" w:space="0" w:color="auto"/>
        <w:right w:val="none" w:sz="0" w:space="0" w:color="auto"/>
      </w:divBdr>
    </w:div>
    <w:div w:id="563880678">
      <w:marLeft w:val="640"/>
      <w:marRight w:val="0"/>
      <w:marTop w:val="0"/>
      <w:marBottom w:val="0"/>
      <w:divBdr>
        <w:top w:val="none" w:sz="0" w:space="0" w:color="auto"/>
        <w:left w:val="none" w:sz="0" w:space="0" w:color="auto"/>
        <w:bottom w:val="none" w:sz="0" w:space="0" w:color="auto"/>
        <w:right w:val="none" w:sz="0" w:space="0" w:color="auto"/>
      </w:divBdr>
    </w:div>
    <w:div w:id="564797250">
      <w:marLeft w:val="640"/>
      <w:marRight w:val="0"/>
      <w:marTop w:val="0"/>
      <w:marBottom w:val="0"/>
      <w:divBdr>
        <w:top w:val="none" w:sz="0" w:space="0" w:color="auto"/>
        <w:left w:val="none" w:sz="0" w:space="0" w:color="auto"/>
        <w:bottom w:val="none" w:sz="0" w:space="0" w:color="auto"/>
        <w:right w:val="none" w:sz="0" w:space="0" w:color="auto"/>
      </w:divBdr>
    </w:div>
    <w:div w:id="565452230">
      <w:marLeft w:val="640"/>
      <w:marRight w:val="0"/>
      <w:marTop w:val="0"/>
      <w:marBottom w:val="0"/>
      <w:divBdr>
        <w:top w:val="none" w:sz="0" w:space="0" w:color="auto"/>
        <w:left w:val="none" w:sz="0" w:space="0" w:color="auto"/>
        <w:bottom w:val="none" w:sz="0" w:space="0" w:color="auto"/>
        <w:right w:val="none" w:sz="0" w:space="0" w:color="auto"/>
      </w:divBdr>
    </w:div>
    <w:div w:id="565606145">
      <w:marLeft w:val="640"/>
      <w:marRight w:val="0"/>
      <w:marTop w:val="0"/>
      <w:marBottom w:val="0"/>
      <w:divBdr>
        <w:top w:val="none" w:sz="0" w:space="0" w:color="auto"/>
        <w:left w:val="none" w:sz="0" w:space="0" w:color="auto"/>
        <w:bottom w:val="none" w:sz="0" w:space="0" w:color="auto"/>
        <w:right w:val="none" w:sz="0" w:space="0" w:color="auto"/>
      </w:divBdr>
    </w:div>
    <w:div w:id="566034948">
      <w:marLeft w:val="640"/>
      <w:marRight w:val="0"/>
      <w:marTop w:val="0"/>
      <w:marBottom w:val="0"/>
      <w:divBdr>
        <w:top w:val="none" w:sz="0" w:space="0" w:color="auto"/>
        <w:left w:val="none" w:sz="0" w:space="0" w:color="auto"/>
        <w:bottom w:val="none" w:sz="0" w:space="0" w:color="auto"/>
        <w:right w:val="none" w:sz="0" w:space="0" w:color="auto"/>
      </w:divBdr>
    </w:div>
    <w:div w:id="566888950">
      <w:marLeft w:val="640"/>
      <w:marRight w:val="0"/>
      <w:marTop w:val="0"/>
      <w:marBottom w:val="0"/>
      <w:divBdr>
        <w:top w:val="none" w:sz="0" w:space="0" w:color="auto"/>
        <w:left w:val="none" w:sz="0" w:space="0" w:color="auto"/>
        <w:bottom w:val="none" w:sz="0" w:space="0" w:color="auto"/>
        <w:right w:val="none" w:sz="0" w:space="0" w:color="auto"/>
      </w:divBdr>
    </w:div>
    <w:div w:id="566958939">
      <w:marLeft w:val="640"/>
      <w:marRight w:val="0"/>
      <w:marTop w:val="0"/>
      <w:marBottom w:val="0"/>
      <w:divBdr>
        <w:top w:val="none" w:sz="0" w:space="0" w:color="auto"/>
        <w:left w:val="none" w:sz="0" w:space="0" w:color="auto"/>
        <w:bottom w:val="none" w:sz="0" w:space="0" w:color="auto"/>
        <w:right w:val="none" w:sz="0" w:space="0" w:color="auto"/>
      </w:divBdr>
    </w:div>
    <w:div w:id="567035330">
      <w:marLeft w:val="640"/>
      <w:marRight w:val="0"/>
      <w:marTop w:val="0"/>
      <w:marBottom w:val="0"/>
      <w:divBdr>
        <w:top w:val="none" w:sz="0" w:space="0" w:color="auto"/>
        <w:left w:val="none" w:sz="0" w:space="0" w:color="auto"/>
        <w:bottom w:val="none" w:sz="0" w:space="0" w:color="auto"/>
        <w:right w:val="none" w:sz="0" w:space="0" w:color="auto"/>
      </w:divBdr>
    </w:div>
    <w:div w:id="567151362">
      <w:marLeft w:val="640"/>
      <w:marRight w:val="0"/>
      <w:marTop w:val="0"/>
      <w:marBottom w:val="0"/>
      <w:divBdr>
        <w:top w:val="none" w:sz="0" w:space="0" w:color="auto"/>
        <w:left w:val="none" w:sz="0" w:space="0" w:color="auto"/>
        <w:bottom w:val="none" w:sz="0" w:space="0" w:color="auto"/>
        <w:right w:val="none" w:sz="0" w:space="0" w:color="auto"/>
      </w:divBdr>
    </w:div>
    <w:div w:id="567422459">
      <w:marLeft w:val="640"/>
      <w:marRight w:val="0"/>
      <w:marTop w:val="0"/>
      <w:marBottom w:val="0"/>
      <w:divBdr>
        <w:top w:val="none" w:sz="0" w:space="0" w:color="auto"/>
        <w:left w:val="none" w:sz="0" w:space="0" w:color="auto"/>
        <w:bottom w:val="none" w:sz="0" w:space="0" w:color="auto"/>
        <w:right w:val="none" w:sz="0" w:space="0" w:color="auto"/>
      </w:divBdr>
    </w:div>
    <w:div w:id="568154419">
      <w:marLeft w:val="640"/>
      <w:marRight w:val="0"/>
      <w:marTop w:val="0"/>
      <w:marBottom w:val="0"/>
      <w:divBdr>
        <w:top w:val="none" w:sz="0" w:space="0" w:color="auto"/>
        <w:left w:val="none" w:sz="0" w:space="0" w:color="auto"/>
        <w:bottom w:val="none" w:sz="0" w:space="0" w:color="auto"/>
        <w:right w:val="none" w:sz="0" w:space="0" w:color="auto"/>
      </w:divBdr>
    </w:div>
    <w:div w:id="568880313">
      <w:marLeft w:val="640"/>
      <w:marRight w:val="0"/>
      <w:marTop w:val="0"/>
      <w:marBottom w:val="0"/>
      <w:divBdr>
        <w:top w:val="none" w:sz="0" w:space="0" w:color="auto"/>
        <w:left w:val="none" w:sz="0" w:space="0" w:color="auto"/>
        <w:bottom w:val="none" w:sz="0" w:space="0" w:color="auto"/>
        <w:right w:val="none" w:sz="0" w:space="0" w:color="auto"/>
      </w:divBdr>
    </w:div>
    <w:div w:id="569006372">
      <w:marLeft w:val="640"/>
      <w:marRight w:val="0"/>
      <w:marTop w:val="0"/>
      <w:marBottom w:val="0"/>
      <w:divBdr>
        <w:top w:val="none" w:sz="0" w:space="0" w:color="auto"/>
        <w:left w:val="none" w:sz="0" w:space="0" w:color="auto"/>
        <w:bottom w:val="none" w:sz="0" w:space="0" w:color="auto"/>
        <w:right w:val="none" w:sz="0" w:space="0" w:color="auto"/>
      </w:divBdr>
    </w:div>
    <w:div w:id="569117143">
      <w:marLeft w:val="640"/>
      <w:marRight w:val="0"/>
      <w:marTop w:val="0"/>
      <w:marBottom w:val="0"/>
      <w:divBdr>
        <w:top w:val="none" w:sz="0" w:space="0" w:color="auto"/>
        <w:left w:val="none" w:sz="0" w:space="0" w:color="auto"/>
        <w:bottom w:val="none" w:sz="0" w:space="0" w:color="auto"/>
        <w:right w:val="none" w:sz="0" w:space="0" w:color="auto"/>
      </w:divBdr>
    </w:div>
    <w:div w:id="569316537">
      <w:marLeft w:val="640"/>
      <w:marRight w:val="0"/>
      <w:marTop w:val="0"/>
      <w:marBottom w:val="0"/>
      <w:divBdr>
        <w:top w:val="none" w:sz="0" w:space="0" w:color="auto"/>
        <w:left w:val="none" w:sz="0" w:space="0" w:color="auto"/>
        <w:bottom w:val="none" w:sz="0" w:space="0" w:color="auto"/>
        <w:right w:val="none" w:sz="0" w:space="0" w:color="auto"/>
      </w:divBdr>
    </w:div>
    <w:div w:id="569392964">
      <w:marLeft w:val="640"/>
      <w:marRight w:val="0"/>
      <w:marTop w:val="0"/>
      <w:marBottom w:val="0"/>
      <w:divBdr>
        <w:top w:val="none" w:sz="0" w:space="0" w:color="auto"/>
        <w:left w:val="none" w:sz="0" w:space="0" w:color="auto"/>
        <w:bottom w:val="none" w:sz="0" w:space="0" w:color="auto"/>
        <w:right w:val="none" w:sz="0" w:space="0" w:color="auto"/>
      </w:divBdr>
    </w:div>
    <w:div w:id="570772009">
      <w:marLeft w:val="640"/>
      <w:marRight w:val="0"/>
      <w:marTop w:val="0"/>
      <w:marBottom w:val="0"/>
      <w:divBdr>
        <w:top w:val="none" w:sz="0" w:space="0" w:color="auto"/>
        <w:left w:val="none" w:sz="0" w:space="0" w:color="auto"/>
        <w:bottom w:val="none" w:sz="0" w:space="0" w:color="auto"/>
        <w:right w:val="none" w:sz="0" w:space="0" w:color="auto"/>
      </w:divBdr>
    </w:div>
    <w:div w:id="570888252">
      <w:marLeft w:val="640"/>
      <w:marRight w:val="0"/>
      <w:marTop w:val="0"/>
      <w:marBottom w:val="0"/>
      <w:divBdr>
        <w:top w:val="none" w:sz="0" w:space="0" w:color="auto"/>
        <w:left w:val="none" w:sz="0" w:space="0" w:color="auto"/>
        <w:bottom w:val="none" w:sz="0" w:space="0" w:color="auto"/>
        <w:right w:val="none" w:sz="0" w:space="0" w:color="auto"/>
      </w:divBdr>
    </w:div>
    <w:div w:id="571236935">
      <w:marLeft w:val="640"/>
      <w:marRight w:val="0"/>
      <w:marTop w:val="0"/>
      <w:marBottom w:val="0"/>
      <w:divBdr>
        <w:top w:val="none" w:sz="0" w:space="0" w:color="auto"/>
        <w:left w:val="none" w:sz="0" w:space="0" w:color="auto"/>
        <w:bottom w:val="none" w:sz="0" w:space="0" w:color="auto"/>
        <w:right w:val="none" w:sz="0" w:space="0" w:color="auto"/>
      </w:divBdr>
    </w:div>
    <w:div w:id="572279495">
      <w:marLeft w:val="640"/>
      <w:marRight w:val="0"/>
      <w:marTop w:val="0"/>
      <w:marBottom w:val="0"/>
      <w:divBdr>
        <w:top w:val="none" w:sz="0" w:space="0" w:color="auto"/>
        <w:left w:val="none" w:sz="0" w:space="0" w:color="auto"/>
        <w:bottom w:val="none" w:sz="0" w:space="0" w:color="auto"/>
        <w:right w:val="none" w:sz="0" w:space="0" w:color="auto"/>
      </w:divBdr>
    </w:div>
    <w:div w:id="572475818">
      <w:marLeft w:val="640"/>
      <w:marRight w:val="0"/>
      <w:marTop w:val="0"/>
      <w:marBottom w:val="0"/>
      <w:divBdr>
        <w:top w:val="none" w:sz="0" w:space="0" w:color="auto"/>
        <w:left w:val="none" w:sz="0" w:space="0" w:color="auto"/>
        <w:bottom w:val="none" w:sz="0" w:space="0" w:color="auto"/>
        <w:right w:val="none" w:sz="0" w:space="0" w:color="auto"/>
      </w:divBdr>
    </w:div>
    <w:div w:id="572591656">
      <w:marLeft w:val="640"/>
      <w:marRight w:val="0"/>
      <w:marTop w:val="0"/>
      <w:marBottom w:val="0"/>
      <w:divBdr>
        <w:top w:val="none" w:sz="0" w:space="0" w:color="auto"/>
        <w:left w:val="none" w:sz="0" w:space="0" w:color="auto"/>
        <w:bottom w:val="none" w:sz="0" w:space="0" w:color="auto"/>
        <w:right w:val="none" w:sz="0" w:space="0" w:color="auto"/>
      </w:divBdr>
    </w:div>
    <w:div w:id="572668736">
      <w:marLeft w:val="640"/>
      <w:marRight w:val="0"/>
      <w:marTop w:val="0"/>
      <w:marBottom w:val="0"/>
      <w:divBdr>
        <w:top w:val="none" w:sz="0" w:space="0" w:color="auto"/>
        <w:left w:val="none" w:sz="0" w:space="0" w:color="auto"/>
        <w:bottom w:val="none" w:sz="0" w:space="0" w:color="auto"/>
        <w:right w:val="none" w:sz="0" w:space="0" w:color="auto"/>
      </w:divBdr>
    </w:div>
    <w:div w:id="572812535">
      <w:marLeft w:val="640"/>
      <w:marRight w:val="0"/>
      <w:marTop w:val="0"/>
      <w:marBottom w:val="0"/>
      <w:divBdr>
        <w:top w:val="none" w:sz="0" w:space="0" w:color="auto"/>
        <w:left w:val="none" w:sz="0" w:space="0" w:color="auto"/>
        <w:bottom w:val="none" w:sz="0" w:space="0" w:color="auto"/>
        <w:right w:val="none" w:sz="0" w:space="0" w:color="auto"/>
      </w:divBdr>
    </w:div>
    <w:div w:id="573009061">
      <w:marLeft w:val="640"/>
      <w:marRight w:val="0"/>
      <w:marTop w:val="0"/>
      <w:marBottom w:val="0"/>
      <w:divBdr>
        <w:top w:val="none" w:sz="0" w:space="0" w:color="auto"/>
        <w:left w:val="none" w:sz="0" w:space="0" w:color="auto"/>
        <w:bottom w:val="none" w:sz="0" w:space="0" w:color="auto"/>
        <w:right w:val="none" w:sz="0" w:space="0" w:color="auto"/>
      </w:divBdr>
    </w:div>
    <w:div w:id="573245158">
      <w:marLeft w:val="640"/>
      <w:marRight w:val="0"/>
      <w:marTop w:val="0"/>
      <w:marBottom w:val="0"/>
      <w:divBdr>
        <w:top w:val="none" w:sz="0" w:space="0" w:color="auto"/>
        <w:left w:val="none" w:sz="0" w:space="0" w:color="auto"/>
        <w:bottom w:val="none" w:sz="0" w:space="0" w:color="auto"/>
        <w:right w:val="none" w:sz="0" w:space="0" w:color="auto"/>
      </w:divBdr>
    </w:div>
    <w:div w:id="573852819">
      <w:marLeft w:val="640"/>
      <w:marRight w:val="0"/>
      <w:marTop w:val="0"/>
      <w:marBottom w:val="0"/>
      <w:divBdr>
        <w:top w:val="none" w:sz="0" w:space="0" w:color="auto"/>
        <w:left w:val="none" w:sz="0" w:space="0" w:color="auto"/>
        <w:bottom w:val="none" w:sz="0" w:space="0" w:color="auto"/>
        <w:right w:val="none" w:sz="0" w:space="0" w:color="auto"/>
      </w:divBdr>
    </w:div>
    <w:div w:id="573977233">
      <w:marLeft w:val="640"/>
      <w:marRight w:val="0"/>
      <w:marTop w:val="0"/>
      <w:marBottom w:val="0"/>
      <w:divBdr>
        <w:top w:val="none" w:sz="0" w:space="0" w:color="auto"/>
        <w:left w:val="none" w:sz="0" w:space="0" w:color="auto"/>
        <w:bottom w:val="none" w:sz="0" w:space="0" w:color="auto"/>
        <w:right w:val="none" w:sz="0" w:space="0" w:color="auto"/>
      </w:divBdr>
    </w:div>
    <w:div w:id="573979328">
      <w:marLeft w:val="640"/>
      <w:marRight w:val="0"/>
      <w:marTop w:val="0"/>
      <w:marBottom w:val="0"/>
      <w:divBdr>
        <w:top w:val="none" w:sz="0" w:space="0" w:color="auto"/>
        <w:left w:val="none" w:sz="0" w:space="0" w:color="auto"/>
        <w:bottom w:val="none" w:sz="0" w:space="0" w:color="auto"/>
        <w:right w:val="none" w:sz="0" w:space="0" w:color="auto"/>
      </w:divBdr>
    </w:div>
    <w:div w:id="574052247">
      <w:marLeft w:val="640"/>
      <w:marRight w:val="0"/>
      <w:marTop w:val="0"/>
      <w:marBottom w:val="0"/>
      <w:divBdr>
        <w:top w:val="none" w:sz="0" w:space="0" w:color="auto"/>
        <w:left w:val="none" w:sz="0" w:space="0" w:color="auto"/>
        <w:bottom w:val="none" w:sz="0" w:space="0" w:color="auto"/>
        <w:right w:val="none" w:sz="0" w:space="0" w:color="auto"/>
      </w:divBdr>
    </w:div>
    <w:div w:id="574632610">
      <w:marLeft w:val="640"/>
      <w:marRight w:val="0"/>
      <w:marTop w:val="0"/>
      <w:marBottom w:val="0"/>
      <w:divBdr>
        <w:top w:val="none" w:sz="0" w:space="0" w:color="auto"/>
        <w:left w:val="none" w:sz="0" w:space="0" w:color="auto"/>
        <w:bottom w:val="none" w:sz="0" w:space="0" w:color="auto"/>
        <w:right w:val="none" w:sz="0" w:space="0" w:color="auto"/>
      </w:divBdr>
    </w:div>
    <w:div w:id="575166218">
      <w:marLeft w:val="640"/>
      <w:marRight w:val="0"/>
      <w:marTop w:val="0"/>
      <w:marBottom w:val="0"/>
      <w:divBdr>
        <w:top w:val="none" w:sz="0" w:space="0" w:color="auto"/>
        <w:left w:val="none" w:sz="0" w:space="0" w:color="auto"/>
        <w:bottom w:val="none" w:sz="0" w:space="0" w:color="auto"/>
        <w:right w:val="none" w:sz="0" w:space="0" w:color="auto"/>
      </w:divBdr>
    </w:div>
    <w:div w:id="575286684">
      <w:marLeft w:val="640"/>
      <w:marRight w:val="0"/>
      <w:marTop w:val="0"/>
      <w:marBottom w:val="0"/>
      <w:divBdr>
        <w:top w:val="none" w:sz="0" w:space="0" w:color="auto"/>
        <w:left w:val="none" w:sz="0" w:space="0" w:color="auto"/>
        <w:bottom w:val="none" w:sz="0" w:space="0" w:color="auto"/>
        <w:right w:val="none" w:sz="0" w:space="0" w:color="auto"/>
      </w:divBdr>
    </w:div>
    <w:div w:id="575365389">
      <w:marLeft w:val="640"/>
      <w:marRight w:val="0"/>
      <w:marTop w:val="0"/>
      <w:marBottom w:val="0"/>
      <w:divBdr>
        <w:top w:val="none" w:sz="0" w:space="0" w:color="auto"/>
        <w:left w:val="none" w:sz="0" w:space="0" w:color="auto"/>
        <w:bottom w:val="none" w:sz="0" w:space="0" w:color="auto"/>
        <w:right w:val="none" w:sz="0" w:space="0" w:color="auto"/>
      </w:divBdr>
    </w:div>
    <w:div w:id="575673742">
      <w:marLeft w:val="640"/>
      <w:marRight w:val="0"/>
      <w:marTop w:val="0"/>
      <w:marBottom w:val="0"/>
      <w:divBdr>
        <w:top w:val="none" w:sz="0" w:space="0" w:color="auto"/>
        <w:left w:val="none" w:sz="0" w:space="0" w:color="auto"/>
        <w:bottom w:val="none" w:sz="0" w:space="0" w:color="auto"/>
        <w:right w:val="none" w:sz="0" w:space="0" w:color="auto"/>
      </w:divBdr>
    </w:div>
    <w:div w:id="575751168">
      <w:marLeft w:val="640"/>
      <w:marRight w:val="0"/>
      <w:marTop w:val="0"/>
      <w:marBottom w:val="0"/>
      <w:divBdr>
        <w:top w:val="none" w:sz="0" w:space="0" w:color="auto"/>
        <w:left w:val="none" w:sz="0" w:space="0" w:color="auto"/>
        <w:bottom w:val="none" w:sz="0" w:space="0" w:color="auto"/>
        <w:right w:val="none" w:sz="0" w:space="0" w:color="auto"/>
      </w:divBdr>
    </w:div>
    <w:div w:id="575939160">
      <w:marLeft w:val="640"/>
      <w:marRight w:val="0"/>
      <w:marTop w:val="0"/>
      <w:marBottom w:val="0"/>
      <w:divBdr>
        <w:top w:val="none" w:sz="0" w:space="0" w:color="auto"/>
        <w:left w:val="none" w:sz="0" w:space="0" w:color="auto"/>
        <w:bottom w:val="none" w:sz="0" w:space="0" w:color="auto"/>
        <w:right w:val="none" w:sz="0" w:space="0" w:color="auto"/>
      </w:divBdr>
    </w:div>
    <w:div w:id="576407577">
      <w:marLeft w:val="640"/>
      <w:marRight w:val="0"/>
      <w:marTop w:val="0"/>
      <w:marBottom w:val="0"/>
      <w:divBdr>
        <w:top w:val="none" w:sz="0" w:space="0" w:color="auto"/>
        <w:left w:val="none" w:sz="0" w:space="0" w:color="auto"/>
        <w:bottom w:val="none" w:sz="0" w:space="0" w:color="auto"/>
        <w:right w:val="none" w:sz="0" w:space="0" w:color="auto"/>
      </w:divBdr>
    </w:div>
    <w:div w:id="576549592">
      <w:marLeft w:val="640"/>
      <w:marRight w:val="0"/>
      <w:marTop w:val="0"/>
      <w:marBottom w:val="0"/>
      <w:divBdr>
        <w:top w:val="none" w:sz="0" w:space="0" w:color="auto"/>
        <w:left w:val="none" w:sz="0" w:space="0" w:color="auto"/>
        <w:bottom w:val="none" w:sz="0" w:space="0" w:color="auto"/>
        <w:right w:val="none" w:sz="0" w:space="0" w:color="auto"/>
      </w:divBdr>
    </w:div>
    <w:div w:id="576742541">
      <w:marLeft w:val="640"/>
      <w:marRight w:val="0"/>
      <w:marTop w:val="0"/>
      <w:marBottom w:val="0"/>
      <w:divBdr>
        <w:top w:val="none" w:sz="0" w:space="0" w:color="auto"/>
        <w:left w:val="none" w:sz="0" w:space="0" w:color="auto"/>
        <w:bottom w:val="none" w:sz="0" w:space="0" w:color="auto"/>
        <w:right w:val="none" w:sz="0" w:space="0" w:color="auto"/>
      </w:divBdr>
    </w:div>
    <w:div w:id="576787234">
      <w:marLeft w:val="640"/>
      <w:marRight w:val="0"/>
      <w:marTop w:val="0"/>
      <w:marBottom w:val="0"/>
      <w:divBdr>
        <w:top w:val="none" w:sz="0" w:space="0" w:color="auto"/>
        <w:left w:val="none" w:sz="0" w:space="0" w:color="auto"/>
        <w:bottom w:val="none" w:sz="0" w:space="0" w:color="auto"/>
        <w:right w:val="none" w:sz="0" w:space="0" w:color="auto"/>
      </w:divBdr>
    </w:div>
    <w:div w:id="576864480">
      <w:marLeft w:val="640"/>
      <w:marRight w:val="0"/>
      <w:marTop w:val="0"/>
      <w:marBottom w:val="0"/>
      <w:divBdr>
        <w:top w:val="none" w:sz="0" w:space="0" w:color="auto"/>
        <w:left w:val="none" w:sz="0" w:space="0" w:color="auto"/>
        <w:bottom w:val="none" w:sz="0" w:space="0" w:color="auto"/>
        <w:right w:val="none" w:sz="0" w:space="0" w:color="auto"/>
      </w:divBdr>
    </w:div>
    <w:div w:id="577138134">
      <w:marLeft w:val="640"/>
      <w:marRight w:val="0"/>
      <w:marTop w:val="0"/>
      <w:marBottom w:val="0"/>
      <w:divBdr>
        <w:top w:val="none" w:sz="0" w:space="0" w:color="auto"/>
        <w:left w:val="none" w:sz="0" w:space="0" w:color="auto"/>
        <w:bottom w:val="none" w:sz="0" w:space="0" w:color="auto"/>
        <w:right w:val="none" w:sz="0" w:space="0" w:color="auto"/>
      </w:divBdr>
    </w:div>
    <w:div w:id="577400143">
      <w:marLeft w:val="640"/>
      <w:marRight w:val="0"/>
      <w:marTop w:val="0"/>
      <w:marBottom w:val="0"/>
      <w:divBdr>
        <w:top w:val="none" w:sz="0" w:space="0" w:color="auto"/>
        <w:left w:val="none" w:sz="0" w:space="0" w:color="auto"/>
        <w:bottom w:val="none" w:sz="0" w:space="0" w:color="auto"/>
        <w:right w:val="none" w:sz="0" w:space="0" w:color="auto"/>
      </w:divBdr>
    </w:div>
    <w:div w:id="578059342">
      <w:marLeft w:val="640"/>
      <w:marRight w:val="0"/>
      <w:marTop w:val="0"/>
      <w:marBottom w:val="0"/>
      <w:divBdr>
        <w:top w:val="none" w:sz="0" w:space="0" w:color="auto"/>
        <w:left w:val="none" w:sz="0" w:space="0" w:color="auto"/>
        <w:bottom w:val="none" w:sz="0" w:space="0" w:color="auto"/>
        <w:right w:val="none" w:sz="0" w:space="0" w:color="auto"/>
      </w:divBdr>
    </w:div>
    <w:div w:id="578103873">
      <w:marLeft w:val="640"/>
      <w:marRight w:val="0"/>
      <w:marTop w:val="0"/>
      <w:marBottom w:val="0"/>
      <w:divBdr>
        <w:top w:val="none" w:sz="0" w:space="0" w:color="auto"/>
        <w:left w:val="none" w:sz="0" w:space="0" w:color="auto"/>
        <w:bottom w:val="none" w:sz="0" w:space="0" w:color="auto"/>
        <w:right w:val="none" w:sz="0" w:space="0" w:color="auto"/>
      </w:divBdr>
    </w:div>
    <w:div w:id="578251991">
      <w:marLeft w:val="640"/>
      <w:marRight w:val="0"/>
      <w:marTop w:val="0"/>
      <w:marBottom w:val="0"/>
      <w:divBdr>
        <w:top w:val="none" w:sz="0" w:space="0" w:color="auto"/>
        <w:left w:val="none" w:sz="0" w:space="0" w:color="auto"/>
        <w:bottom w:val="none" w:sz="0" w:space="0" w:color="auto"/>
        <w:right w:val="none" w:sz="0" w:space="0" w:color="auto"/>
      </w:divBdr>
    </w:div>
    <w:div w:id="578491224">
      <w:marLeft w:val="640"/>
      <w:marRight w:val="0"/>
      <w:marTop w:val="0"/>
      <w:marBottom w:val="0"/>
      <w:divBdr>
        <w:top w:val="none" w:sz="0" w:space="0" w:color="auto"/>
        <w:left w:val="none" w:sz="0" w:space="0" w:color="auto"/>
        <w:bottom w:val="none" w:sz="0" w:space="0" w:color="auto"/>
        <w:right w:val="none" w:sz="0" w:space="0" w:color="auto"/>
      </w:divBdr>
    </w:div>
    <w:div w:id="578515925">
      <w:marLeft w:val="640"/>
      <w:marRight w:val="0"/>
      <w:marTop w:val="0"/>
      <w:marBottom w:val="0"/>
      <w:divBdr>
        <w:top w:val="none" w:sz="0" w:space="0" w:color="auto"/>
        <w:left w:val="none" w:sz="0" w:space="0" w:color="auto"/>
        <w:bottom w:val="none" w:sz="0" w:space="0" w:color="auto"/>
        <w:right w:val="none" w:sz="0" w:space="0" w:color="auto"/>
      </w:divBdr>
    </w:div>
    <w:div w:id="578905558">
      <w:marLeft w:val="640"/>
      <w:marRight w:val="0"/>
      <w:marTop w:val="0"/>
      <w:marBottom w:val="0"/>
      <w:divBdr>
        <w:top w:val="none" w:sz="0" w:space="0" w:color="auto"/>
        <w:left w:val="none" w:sz="0" w:space="0" w:color="auto"/>
        <w:bottom w:val="none" w:sz="0" w:space="0" w:color="auto"/>
        <w:right w:val="none" w:sz="0" w:space="0" w:color="auto"/>
      </w:divBdr>
    </w:div>
    <w:div w:id="579338591">
      <w:marLeft w:val="640"/>
      <w:marRight w:val="0"/>
      <w:marTop w:val="0"/>
      <w:marBottom w:val="0"/>
      <w:divBdr>
        <w:top w:val="none" w:sz="0" w:space="0" w:color="auto"/>
        <w:left w:val="none" w:sz="0" w:space="0" w:color="auto"/>
        <w:bottom w:val="none" w:sz="0" w:space="0" w:color="auto"/>
        <w:right w:val="none" w:sz="0" w:space="0" w:color="auto"/>
      </w:divBdr>
    </w:div>
    <w:div w:id="579364040">
      <w:marLeft w:val="640"/>
      <w:marRight w:val="0"/>
      <w:marTop w:val="0"/>
      <w:marBottom w:val="0"/>
      <w:divBdr>
        <w:top w:val="none" w:sz="0" w:space="0" w:color="auto"/>
        <w:left w:val="none" w:sz="0" w:space="0" w:color="auto"/>
        <w:bottom w:val="none" w:sz="0" w:space="0" w:color="auto"/>
        <w:right w:val="none" w:sz="0" w:space="0" w:color="auto"/>
      </w:divBdr>
    </w:div>
    <w:div w:id="579370552">
      <w:marLeft w:val="640"/>
      <w:marRight w:val="0"/>
      <w:marTop w:val="0"/>
      <w:marBottom w:val="0"/>
      <w:divBdr>
        <w:top w:val="none" w:sz="0" w:space="0" w:color="auto"/>
        <w:left w:val="none" w:sz="0" w:space="0" w:color="auto"/>
        <w:bottom w:val="none" w:sz="0" w:space="0" w:color="auto"/>
        <w:right w:val="none" w:sz="0" w:space="0" w:color="auto"/>
      </w:divBdr>
    </w:div>
    <w:div w:id="579412520">
      <w:marLeft w:val="640"/>
      <w:marRight w:val="0"/>
      <w:marTop w:val="0"/>
      <w:marBottom w:val="0"/>
      <w:divBdr>
        <w:top w:val="none" w:sz="0" w:space="0" w:color="auto"/>
        <w:left w:val="none" w:sz="0" w:space="0" w:color="auto"/>
        <w:bottom w:val="none" w:sz="0" w:space="0" w:color="auto"/>
        <w:right w:val="none" w:sz="0" w:space="0" w:color="auto"/>
      </w:divBdr>
    </w:div>
    <w:div w:id="579490765">
      <w:marLeft w:val="640"/>
      <w:marRight w:val="0"/>
      <w:marTop w:val="0"/>
      <w:marBottom w:val="0"/>
      <w:divBdr>
        <w:top w:val="none" w:sz="0" w:space="0" w:color="auto"/>
        <w:left w:val="none" w:sz="0" w:space="0" w:color="auto"/>
        <w:bottom w:val="none" w:sz="0" w:space="0" w:color="auto"/>
        <w:right w:val="none" w:sz="0" w:space="0" w:color="auto"/>
      </w:divBdr>
    </w:div>
    <w:div w:id="579602957">
      <w:marLeft w:val="640"/>
      <w:marRight w:val="0"/>
      <w:marTop w:val="0"/>
      <w:marBottom w:val="0"/>
      <w:divBdr>
        <w:top w:val="none" w:sz="0" w:space="0" w:color="auto"/>
        <w:left w:val="none" w:sz="0" w:space="0" w:color="auto"/>
        <w:bottom w:val="none" w:sz="0" w:space="0" w:color="auto"/>
        <w:right w:val="none" w:sz="0" w:space="0" w:color="auto"/>
      </w:divBdr>
    </w:div>
    <w:div w:id="580793077">
      <w:marLeft w:val="640"/>
      <w:marRight w:val="0"/>
      <w:marTop w:val="0"/>
      <w:marBottom w:val="0"/>
      <w:divBdr>
        <w:top w:val="none" w:sz="0" w:space="0" w:color="auto"/>
        <w:left w:val="none" w:sz="0" w:space="0" w:color="auto"/>
        <w:bottom w:val="none" w:sz="0" w:space="0" w:color="auto"/>
        <w:right w:val="none" w:sz="0" w:space="0" w:color="auto"/>
      </w:divBdr>
    </w:div>
    <w:div w:id="580943007">
      <w:marLeft w:val="640"/>
      <w:marRight w:val="0"/>
      <w:marTop w:val="0"/>
      <w:marBottom w:val="0"/>
      <w:divBdr>
        <w:top w:val="none" w:sz="0" w:space="0" w:color="auto"/>
        <w:left w:val="none" w:sz="0" w:space="0" w:color="auto"/>
        <w:bottom w:val="none" w:sz="0" w:space="0" w:color="auto"/>
        <w:right w:val="none" w:sz="0" w:space="0" w:color="auto"/>
      </w:divBdr>
    </w:div>
    <w:div w:id="581453123">
      <w:marLeft w:val="640"/>
      <w:marRight w:val="0"/>
      <w:marTop w:val="0"/>
      <w:marBottom w:val="0"/>
      <w:divBdr>
        <w:top w:val="none" w:sz="0" w:space="0" w:color="auto"/>
        <w:left w:val="none" w:sz="0" w:space="0" w:color="auto"/>
        <w:bottom w:val="none" w:sz="0" w:space="0" w:color="auto"/>
        <w:right w:val="none" w:sz="0" w:space="0" w:color="auto"/>
      </w:divBdr>
    </w:div>
    <w:div w:id="581648741">
      <w:marLeft w:val="640"/>
      <w:marRight w:val="0"/>
      <w:marTop w:val="0"/>
      <w:marBottom w:val="0"/>
      <w:divBdr>
        <w:top w:val="none" w:sz="0" w:space="0" w:color="auto"/>
        <w:left w:val="none" w:sz="0" w:space="0" w:color="auto"/>
        <w:bottom w:val="none" w:sz="0" w:space="0" w:color="auto"/>
        <w:right w:val="none" w:sz="0" w:space="0" w:color="auto"/>
      </w:divBdr>
    </w:div>
    <w:div w:id="581986977">
      <w:marLeft w:val="640"/>
      <w:marRight w:val="0"/>
      <w:marTop w:val="0"/>
      <w:marBottom w:val="0"/>
      <w:divBdr>
        <w:top w:val="none" w:sz="0" w:space="0" w:color="auto"/>
        <w:left w:val="none" w:sz="0" w:space="0" w:color="auto"/>
        <w:bottom w:val="none" w:sz="0" w:space="0" w:color="auto"/>
        <w:right w:val="none" w:sz="0" w:space="0" w:color="auto"/>
      </w:divBdr>
    </w:div>
    <w:div w:id="582177643">
      <w:marLeft w:val="640"/>
      <w:marRight w:val="0"/>
      <w:marTop w:val="0"/>
      <w:marBottom w:val="0"/>
      <w:divBdr>
        <w:top w:val="none" w:sz="0" w:space="0" w:color="auto"/>
        <w:left w:val="none" w:sz="0" w:space="0" w:color="auto"/>
        <w:bottom w:val="none" w:sz="0" w:space="0" w:color="auto"/>
        <w:right w:val="none" w:sz="0" w:space="0" w:color="auto"/>
      </w:divBdr>
    </w:div>
    <w:div w:id="582372836">
      <w:marLeft w:val="640"/>
      <w:marRight w:val="0"/>
      <w:marTop w:val="0"/>
      <w:marBottom w:val="0"/>
      <w:divBdr>
        <w:top w:val="none" w:sz="0" w:space="0" w:color="auto"/>
        <w:left w:val="none" w:sz="0" w:space="0" w:color="auto"/>
        <w:bottom w:val="none" w:sz="0" w:space="0" w:color="auto"/>
        <w:right w:val="none" w:sz="0" w:space="0" w:color="auto"/>
      </w:divBdr>
    </w:div>
    <w:div w:id="582685625">
      <w:marLeft w:val="640"/>
      <w:marRight w:val="0"/>
      <w:marTop w:val="0"/>
      <w:marBottom w:val="0"/>
      <w:divBdr>
        <w:top w:val="none" w:sz="0" w:space="0" w:color="auto"/>
        <w:left w:val="none" w:sz="0" w:space="0" w:color="auto"/>
        <w:bottom w:val="none" w:sz="0" w:space="0" w:color="auto"/>
        <w:right w:val="none" w:sz="0" w:space="0" w:color="auto"/>
      </w:divBdr>
    </w:div>
    <w:div w:id="582690779">
      <w:marLeft w:val="640"/>
      <w:marRight w:val="0"/>
      <w:marTop w:val="0"/>
      <w:marBottom w:val="0"/>
      <w:divBdr>
        <w:top w:val="none" w:sz="0" w:space="0" w:color="auto"/>
        <w:left w:val="none" w:sz="0" w:space="0" w:color="auto"/>
        <w:bottom w:val="none" w:sz="0" w:space="0" w:color="auto"/>
        <w:right w:val="none" w:sz="0" w:space="0" w:color="auto"/>
      </w:divBdr>
    </w:div>
    <w:div w:id="583076180">
      <w:marLeft w:val="640"/>
      <w:marRight w:val="0"/>
      <w:marTop w:val="0"/>
      <w:marBottom w:val="0"/>
      <w:divBdr>
        <w:top w:val="none" w:sz="0" w:space="0" w:color="auto"/>
        <w:left w:val="none" w:sz="0" w:space="0" w:color="auto"/>
        <w:bottom w:val="none" w:sz="0" w:space="0" w:color="auto"/>
        <w:right w:val="none" w:sz="0" w:space="0" w:color="auto"/>
      </w:divBdr>
    </w:div>
    <w:div w:id="583298908">
      <w:marLeft w:val="640"/>
      <w:marRight w:val="0"/>
      <w:marTop w:val="0"/>
      <w:marBottom w:val="0"/>
      <w:divBdr>
        <w:top w:val="none" w:sz="0" w:space="0" w:color="auto"/>
        <w:left w:val="none" w:sz="0" w:space="0" w:color="auto"/>
        <w:bottom w:val="none" w:sz="0" w:space="0" w:color="auto"/>
        <w:right w:val="none" w:sz="0" w:space="0" w:color="auto"/>
      </w:divBdr>
    </w:div>
    <w:div w:id="583538352">
      <w:marLeft w:val="640"/>
      <w:marRight w:val="0"/>
      <w:marTop w:val="0"/>
      <w:marBottom w:val="0"/>
      <w:divBdr>
        <w:top w:val="none" w:sz="0" w:space="0" w:color="auto"/>
        <w:left w:val="none" w:sz="0" w:space="0" w:color="auto"/>
        <w:bottom w:val="none" w:sz="0" w:space="0" w:color="auto"/>
        <w:right w:val="none" w:sz="0" w:space="0" w:color="auto"/>
      </w:divBdr>
    </w:div>
    <w:div w:id="584000281">
      <w:marLeft w:val="640"/>
      <w:marRight w:val="0"/>
      <w:marTop w:val="0"/>
      <w:marBottom w:val="0"/>
      <w:divBdr>
        <w:top w:val="none" w:sz="0" w:space="0" w:color="auto"/>
        <w:left w:val="none" w:sz="0" w:space="0" w:color="auto"/>
        <w:bottom w:val="none" w:sz="0" w:space="0" w:color="auto"/>
        <w:right w:val="none" w:sz="0" w:space="0" w:color="auto"/>
      </w:divBdr>
    </w:div>
    <w:div w:id="584145660">
      <w:marLeft w:val="640"/>
      <w:marRight w:val="0"/>
      <w:marTop w:val="0"/>
      <w:marBottom w:val="0"/>
      <w:divBdr>
        <w:top w:val="none" w:sz="0" w:space="0" w:color="auto"/>
        <w:left w:val="none" w:sz="0" w:space="0" w:color="auto"/>
        <w:bottom w:val="none" w:sz="0" w:space="0" w:color="auto"/>
        <w:right w:val="none" w:sz="0" w:space="0" w:color="auto"/>
      </w:divBdr>
    </w:div>
    <w:div w:id="584146564">
      <w:marLeft w:val="640"/>
      <w:marRight w:val="0"/>
      <w:marTop w:val="0"/>
      <w:marBottom w:val="0"/>
      <w:divBdr>
        <w:top w:val="none" w:sz="0" w:space="0" w:color="auto"/>
        <w:left w:val="none" w:sz="0" w:space="0" w:color="auto"/>
        <w:bottom w:val="none" w:sz="0" w:space="0" w:color="auto"/>
        <w:right w:val="none" w:sz="0" w:space="0" w:color="auto"/>
      </w:divBdr>
    </w:div>
    <w:div w:id="584800292">
      <w:marLeft w:val="640"/>
      <w:marRight w:val="0"/>
      <w:marTop w:val="0"/>
      <w:marBottom w:val="0"/>
      <w:divBdr>
        <w:top w:val="none" w:sz="0" w:space="0" w:color="auto"/>
        <w:left w:val="none" w:sz="0" w:space="0" w:color="auto"/>
        <w:bottom w:val="none" w:sz="0" w:space="0" w:color="auto"/>
        <w:right w:val="none" w:sz="0" w:space="0" w:color="auto"/>
      </w:divBdr>
    </w:div>
    <w:div w:id="584921120">
      <w:marLeft w:val="640"/>
      <w:marRight w:val="0"/>
      <w:marTop w:val="0"/>
      <w:marBottom w:val="0"/>
      <w:divBdr>
        <w:top w:val="none" w:sz="0" w:space="0" w:color="auto"/>
        <w:left w:val="none" w:sz="0" w:space="0" w:color="auto"/>
        <w:bottom w:val="none" w:sz="0" w:space="0" w:color="auto"/>
        <w:right w:val="none" w:sz="0" w:space="0" w:color="auto"/>
      </w:divBdr>
    </w:div>
    <w:div w:id="584921969">
      <w:marLeft w:val="640"/>
      <w:marRight w:val="0"/>
      <w:marTop w:val="0"/>
      <w:marBottom w:val="0"/>
      <w:divBdr>
        <w:top w:val="none" w:sz="0" w:space="0" w:color="auto"/>
        <w:left w:val="none" w:sz="0" w:space="0" w:color="auto"/>
        <w:bottom w:val="none" w:sz="0" w:space="0" w:color="auto"/>
        <w:right w:val="none" w:sz="0" w:space="0" w:color="auto"/>
      </w:divBdr>
    </w:div>
    <w:div w:id="584922043">
      <w:marLeft w:val="640"/>
      <w:marRight w:val="0"/>
      <w:marTop w:val="0"/>
      <w:marBottom w:val="0"/>
      <w:divBdr>
        <w:top w:val="none" w:sz="0" w:space="0" w:color="auto"/>
        <w:left w:val="none" w:sz="0" w:space="0" w:color="auto"/>
        <w:bottom w:val="none" w:sz="0" w:space="0" w:color="auto"/>
        <w:right w:val="none" w:sz="0" w:space="0" w:color="auto"/>
      </w:divBdr>
    </w:div>
    <w:div w:id="584995348">
      <w:marLeft w:val="640"/>
      <w:marRight w:val="0"/>
      <w:marTop w:val="0"/>
      <w:marBottom w:val="0"/>
      <w:divBdr>
        <w:top w:val="none" w:sz="0" w:space="0" w:color="auto"/>
        <w:left w:val="none" w:sz="0" w:space="0" w:color="auto"/>
        <w:bottom w:val="none" w:sz="0" w:space="0" w:color="auto"/>
        <w:right w:val="none" w:sz="0" w:space="0" w:color="auto"/>
      </w:divBdr>
    </w:div>
    <w:div w:id="584997886">
      <w:marLeft w:val="640"/>
      <w:marRight w:val="0"/>
      <w:marTop w:val="0"/>
      <w:marBottom w:val="0"/>
      <w:divBdr>
        <w:top w:val="none" w:sz="0" w:space="0" w:color="auto"/>
        <w:left w:val="none" w:sz="0" w:space="0" w:color="auto"/>
        <w:bottom w:val="none" w:sz="0" w:space="0" w:color="auto"/>
        <w:right w:val="none" w:sz="0" w:space="0" w:color="auto"/>
      </w:divBdr>
    </w:div>
    <w:div w:id="585191638">
      <w:marLeft w:val="640"/>
      <w:marRight w:val="0"/>
      <w:marTop w:val="0"/>
      <w:marBottom w:val="0"/>
      <w:divBdr>
        <w:top w:val="none" w:sz="0" w:space="0" w:color="auto"/>
        <w:left w:val="none" w:sz="0" w:space="0" w:color="auto"/>
        <w:bottom w:val="none" w:sz="0" w:space="0" w:color="auto"/>
        <w:right w:val="none" w:sz="0" w:space="0" w:color="auto"/>
      </w:divBdr>
    </w:div>
    <w:div w:id="585379408">
      <w:marLeft w:val="640"/>
      <w:marRight w:val="0"/>
      <w:marTop w:val="0"/>
      <w:marBottom w:val="0"/>
      <w:divBdr>
        <w:top w:val="none" w:sz="0" w:space="0" w:color="auto"/>
        <w:left w:val="none" w:sz="0" w:space="0" w:color="auto"/>
        <w:bottom w:val="none" w:sz="0" w:space="0" w:color="auto"/>
        <w:right w:val="none" w:sz="0" w:space="0" w:color="auto"/>
      </w:divBdr>
    </w:div>
    <w:div w:id="585769900">
      <w:marLeft w:val="640"/>
      <w:marRight w:val="0"/>
      <w:marTop w:val="0"/>
      <w:marBottom w:val="0"/>
      <w:divBdr>
        <w:top w:val="none" w:sz="0" w:space="0" w:color="auto"/>
        <w:left w:val="none" w:sz="0" w:space="0" w:color="auto"/>
        <w:bottom w:val="none" w:sz="0" w:space="0" w:color="auto"/>
        <w:right w:val="none" w:sz="0" w:space="0" w:color="auto"/>
      </w:divBdr>
    </w:div>
    <w:div w:id="585849305">
      <w:marLeft w:val="640"/>
      <w:marRight w:val="0"/>
      <w:marTop w:val="0"/>
      <w:marBottom w:val="0"/>
      <w:divBdr>
        <w:top w:val="none" w:sz="0" w:space="0" w:color="auto"/>
        <w:left w:val="none" w:sz="0" w:space="0" w:color="auto"/>
        <w:bottom w:val="none" w:sz="0" w:space="0" w:color="auto"/>
        <w:right w:val="none" w:sz="0" w:space="0" w:color="auto"/>
      </w:divBdr>
    </w:div>
    <w:div w:id="585892072">
      <w:marLeft w:val="640"/>
      <w:marRight w:val="0"/>
      <w:marTop w:val="0"/>
      <w:marBottom w:val="0"/>
      <w:divBdr>
        <w:top w:val="none" w:sz="0" w:space="0" w:color="auto"/>
        <w:left w:val="none" w:sz="0" w:space="0" w:color="auto"/>
        <w:bottom w:val="none" w:sz="0" w:space="0" w:color="auto"/>
        <w:right w:val="none" w:sz="0" w:space="0" w:color="auto"/>
      </w:divBdr>
    </w:div>
    <w:div w:id="586499395">
      <w:marLeft w:val="640"/>
      <w:marRight w:val="0"/>
      <w:marTop w:val="0"/>
      <w:marBottom w:val="0"/>
      <w:divBdr>
        <w:top w:val="none" w:sz="0" w:space="0" w:color="auto"/>
        <w:left w:val="none" w:sz="0" w:space="0" w:color="auto"/>
        <w:bottom w:val="none" w:sz="0" w:space="0" w:color="auto"/>
        <w:right w:val="none" w:sz="0" w:space="0" w:color="auto"/>
      </w:divBdr>
    </w:div>
    <w:div w:id="586697283">
      <w:marLeft w:val="640"/>
      <w:marRight w:val="0"/>
      <w:marTop w:val="0"/>
      <w:marBottom w:val="0"/>
      <w:divBdr>
        <w:top w:val="none" w:sz="0" w:space="0" w:color="auto"/>
        <w:left w:val="none" w:sz="0" w:space="0" w:color="auto"/>
        <w:bottom w:val="none" w:sz="0" w:space="0" w:color="auto"/>
        <w:right w:val="none" w:sz="0" w:space="0" w:color="auto"/>
      </w:divBdr>
    </w:div>
    <w:div w:id="587542668">
      <w:marLeft w:val="640"/>
      <w:marRight w:val="0"/>
      <w:marTop w:val="0"/>
      <w:marBottom w:val="0"/>
      <w:divBdr>
        <w:top w:val="none" w:sz="0" w:space="0" w:color="auto"/>
        <w:left w:val="none" w:sz="0" w:space="0" w:color="auto"/>
        <w:bottom w:val="none" w:sz="0" w:space="0" w:color="auto"/>
        <w:right w:val="none" w:sz="0" w:space="0" w:color="auto"/>
      </w:divBdr>
    </w:div>
    <w:div w:id="587889678">
      <w:marLeft w:val="640"/>
      <w:marRight w:val="0"/>
      <w:marTop w:val="0"/>
      <w:marBottom w:val="0"/>
      <w:divBdr>
        <w:top w:val="none" w:sz="0" w:space="0" w:color="auto"/>
        <w:left w:val="none" w:sz="0" w:space="0" w:color="auto"/>
        <w:bottom w:val="none" w:sz="0" w:space="0" w:color="auto"/>
        <w:right w:val="none" w:sz="0" w:space="0" w:color="auto"/>
      </w:divBdr>
    </w:div>
    <w:div w:id="588277270">
      <w:marLeft w:val="640"/>
      <w:marRight w:val="0"/>
      <w:marTop w:val="0"/>
      <w:marBottom w:val="0"/>
      <w:divBdr>
        <w:top w:val="none" w:sz="0" w:space="0" w:color="auto"/>
        <w:left w:val="none" w:sz="0" w:space="0" w:color="auto"/>
        <w:bottom w:val="none" w:sz="0" w:space="0" w:color="auto"/>
        <w:right w:val="none" w:sz="0" w:space="0" w:color="auto"/>
      </w:divBdr>
    </w:div>
    <w:div w:id="588542808">
      <w:marLeft w:val="640"/>
      <w:marRight w:val="0"/>
      <w:marTop w:val="0"/>
      <w:marBottom w:val="0"/>
      <w:divBdr>
        <w:top w:val="none" w:sz="0" w:space="0" w:color="auto"/>
        <w:left w:val="none" w:sz="0" w:space="0" w:color="auto"/>
        <w:bottom w:val="none" w:sz="0" w:space="0" w:color="auto"/>
        <w:right w:val="none" w:sz="0" w:space="0" w:color="auto"/>
      </w:divBdr>
    </w:div>
    <w:div w:id="588776619">
      <w:marLeft w:val="640"/>
      <w:marRight w:val="0"/>
      <w:marTop w:val="0"/>
      <w:marBottom w:val="0"/>
      <w:divBdr>
        <w:top w:val="none" w:sz="0" w:space="0" w:color="auto"/>
        <w:left w:val="none" w:sz="0" w:space="0" w:color="auto"/>
        <w:bottom w:val="none" w:sz="0" w:space="0" w:color="auto"/>
        <w:right w:val="none" w:sz="0" w:space="0" w:color="auto"/>
      </w:divBdr>
    </w:div>
    <w:div w:id="589313135">
      <w:marLeft w:val="640"/>
      <w:marRight w:val="0"/>
      <w:marTop w:val="0"/>
      <w:marBottom w:val="0"/>
      <w:divBdr>
        <w:top w:val="none" w:sz="0" w:space="0" w:color="auto"/>
        <w:left w:val="none" w:sz="0" w:space="0" w:color="auto"/>
        <w:bottom w:val="none" w:sz="0" w:space="0" w:color="auto"/>
        <w:right w:val="none" w:sz="0" w:space="0" w:color="auto"/>
      </w:divBdr>
    </w:div>
    <w:div w:id="590050313">
      <w:marLeft w:val="640"/>
      <w:marRight w:val="0"/>
      <w:marTop w:val="0"/>
      <w:marBottom w:val="0"/>
      <w:divBdr>
        <w:top w:val="none" w:sz="0" w:space="0" w:color="auto"/>
        <w:left w:val="none" w:sz="0" w:space="0" w:color="auto"/>
        <w:bottom w:val="none" w:sz="0" w:space="0" w:color="auto"/>
        <w:right w:val="none" w:sz="0" w:space="0" w:color="auto"/>
      </w:divBdr>
    </w:div>
    <w:div w:id="590238355">
      <w:marLeft w:val="640"/>
      <w:marRight w:val="0"/>
      <w:marTop w:val="0"/>
      <w:marBottom w:val="0"/>
      <w:divBdr>
        <w:top w:val="none" w:sz="0" w:space="0" w:color="auto"/>
        <w:left w:val="none" w:sz="0" w:space="0" w:color="auto"/>
        <w:bottom w:val="none" w:sz="0" w:space="0" w:color="auto"/>
        <w:right w:val="none" w:sz="0" w:space="0" w:color="auto"/>
      </w:divBdr>
    </w:div>
    <w:div w:id="590549581">
      <w:marLeft w:val="640"/>
      <w:marRight w:val="0"/>
      <w:marTop w:val="0"/>
      <w:marBottom w:val="0"/>
      <w:divBdr>
        <w:top w:val="none" w:sz="0" w:space="0" w:color="auto"/>
        <w:left w:val="none" w:sz="0" w:space="0" w:color="auto"/>
        <w:bottom w:val="none" w:sz="0" w:space="0" w:color="auto"/>
        <w:right w:val="none" w:sz="0" w:space="0" w:color="auto"/>
      </w:divBdr>
    </w:div>
    <w:div w:id="590895958">
      <w:marLeft w:val="640"/>
      <w:marRight w:val="0"/>
      <w:marTop w:val="0"/>
      <w:marBottom w:val="0"/>
      <w:divBdr>
        <w:top w:val="none" w:sz="0" w:space="0" w:color="auto"/>
        <w:left w:val="none" w:sz="0" w:space="0" w:color="auto"/>
        <w:bottom w:val="none" w:sz="0" w:space="0" w:color="auto"/>
        <w:right w:val="none" w:sz="0" w:space="0" w:color="auto"/>
      </w:divBdr>
    </w:div>
    <w:div w:id="591593654">
      <w:marLeft w:val="640"/>
      <w:marRight w:val="0"/>
      <w:marTop w:val="0"/>
      <w:marBottom w:val="0"/>
      <w:divBdr>
        <w:top w:val="none" w:sz="0" w:space="0" w:color="auto"/>
        <w:left w:val="none" w:sz="0" w:space="0" w:color="auto"/>
        <w:bottom w:val="none" w:sz="0" w:space="0" w:color="auto"/>
        <w:right w:val="none" w:sz="0" w:space="0" w:color="auto"/>
      </w:divBdr>
    </w:div>
    <w:div w:id="592052634">
      <w:marLeft w:val="640"/>
      <w:marRight w:val="0"/>
      <w:marTop w:val="0"/>
      <w:marBottom w:val="0"/>
      <w:divBdr>
        <w:top w:val="none" w:sz="0" w:space="0" w:color="auto"/>
        <w:left w:val="none" w:sz="0" w:space="0" w:color="auto"/>
        <w:bottom w:val="none" w:sz="0" w:space="0" w:color="auto"/>
        <w:right w:val="none" w:sz="0" w:space="0" w:color="auto"/>
      </w:divBdr>
    </w:div>
    <w:div w:id="593172992">
      <w:marLeft w:val="640"/>
      <w:marRight w:val="0"/>
      <w:marTop w:val="0"/>
      <w:marBottom w:val="0"/>
      <w:divBdr>
        <w:top w:val="none" w:sz="0" w:space="0" w:color="auto"/>
        <w:left w:val="none" w:sz="0" w:space="0" w:color="auto"/>
        <w:bottom w:val="none" w:sz="0" w:space="0" w:color="auto"/>
        <w:right w:val="none" w:sz="0" w:space="0" w:color="auto"/>
      </w:divBdr>
    </w:div>
    <w:div w:id="593512780">
      <w:marLeft w:val="640"/>
      <w:marRight w:val="0"/>
      <w:marTop w:val="0"/>
      <w:marBottom w:val="0"/>
      <w:divBdr>
        <w:top w:val="none" w:sz="0" w:space="0" w:color="auto"/>
        <w:left w:val="none" w:sz="0" w:space="0" w:color="auto"/>
        <w:bottom w:val="none" w:sz="0" w:space="0" w:color="auto"/>
        <w:right w:val="none" w:sz="0" w:space="0" w:color="auto"/>
      </w:divBdr>
    </w:div>
    <w:div w:id="594561380">
      <w:marLeft w:val="640"/>
      <w:marRight w:val="0"/>
      <w:marTop w:val="0"/>
      <w:marBottom w:val="0"/>
      <w:divBdr>
        <w:top w:val="none" w:sz="0" w:space="0" w:color="auto"/>
        <w:left w:val="none" w:sz="0" w:space="0" w:color="auto"/>
        <w:bottom w:val="none" w:sz="0" w:space="0" w:color="auto"/>
        <w:right w:val="none" w:sz="0" w:space="0" w:color="auto"/>
      </w:divBdr>
    </w:div>
    <w:div w:id="594561406">
      <w:marLeft w:val="640"/>
      <w:marRight w:val="0"/>
      <w:marTop w:val="0"/>
      <w:marBottom w:val="0"/>
      <w:divBdr>
        <w:top w:val="none" w:sz="0" w:space="0" w:color="auto"/>
        <w:left w:val="none" w:sz="0" w:space="0" w:color="auto"/>
        <w:bottom w:val="none" w:sz="0" w:space="0" w:color="auto"/>
        <w:right w:val="none" w:sz="0" w:space="0" w:color="auto"/>
      </w:divBdr>
    </w:div>
    <w:div w:id="595134927">
      <w:marLeft w:val="640"/>
      <w:marRight w:val="0"/>
      <w:marTop w:val="0"/>
      <w:marBottom w:val="0"/>
      <w:divBdr>
        <w:top w:val="none" w:sz="0" w:space="0" w:color="auto"/>
        <w:left w:val="none" w:sz="0" w:space="0" w:color="auto"/>
        <w:bottom w:val="none" w:sz="0" w:space="0" w:color="auto"/>
        <w:right w:val="none" w:sz="0" w:space="0" w:color="auto"/>
      </w:divBdr>
    </w:div>
    <w:div w:id="595677022">
      <w:marLeft w:val="640"/>
      <w:marRight w:val="0"/>
      <w:marTop w:val="0"/>
      <w:marBottom w:val="0"/>
      <w:divBdr>
        <w:top w:val="none" w:sz="0" w:space="0" w:color="auto"/>
        <w:left w:val="none" w:sz="0" w:space="0" w:color="auto"/>
        <w:bottom w:val="none" w:sz="0" w:space="0" w:color="auto"/>
        <w:right w:val="none" w:sz="0" w:space="0" w:color="auto"/>
      </w:divBdr>
    </w:div>
    <w:div w:id="595791094">
      <w:marLeft w:val="640"/>
      <w:marRight w:val="0"/>
      <w:marTop w:val="0"/>
      <w:marBottom w:val="0"/>
      <w:divBdr>
        <w:top w:val="none" w:sz="0" w:space="0" w:color="auto"/>
        <w:left w:val="none" w:sz="0" w:space="0" w:color="auto"/>
        <w:bottom w:val="none" w:sz="0" w:space="0" w:color="auto"/>
        <w:right w:val="none" w:sz="0" w:space="0" w:color="auto"/>
      </w:divBdr>
    </w:div>
    <w:div w:id="596057688">
      <w:marLeft w:val="640"/>
      <w:marRight w:val="0"/>
      <w:marTop w:val="0"/>
      <w:marBottom w:val="0"/>
      <w:divBdr>
        <w:top w:val="none" w:sz="0" w:space="0" w:color="auto"/>
        <w:left w:val="none" w:sz="0" w:space="0" w:color="auto"/>
        <w:bottom w:val="none" w:sz="0" w:space="0" w:color="auto"/>
        <w:right w:val="none" w:sz="0" w:space="0" w:color="auto"/>
      </w:divBdr>
    </w:div>
    <w:div w:id="596326064">
      <w:marLeft w:val="640"/>
      <w:marRight w:val="0"/>
      <w:marTop w:val="0"/>
      <w:marBottom w:val="0"/>
      <w:divBdr>
        <w:top w:val="none" w:sz="0" w:space="0" w:color="auto"/>
        <w:left w:val="none" w:sz="0" w:space="0" w:color="auto"/>
        <w:bottom w:val="none" w:sz="0" w:space="0" w:color="auto"/>
        <w:right w:val="none" w:sz="0" w:space="0" w:color="auto"/>
      </w:divBdr>
    </w:div>
    <w:div w:id="596448232">
      <w:marLeft w:val="640"/>
      <w:marRight w:val="0"/>
      <w:marTop w:val="0"/>
      <w:marBottom w:val="0"/>
      <w:divBdr>
        <w:top w:val="none" w:sz="0" w:space="0" w:color="auto"/>
        <w:left w:val="none" w:sz="0" w:space="0" w:color="auto"/>
        <w:bottom w:val="none" w:sz="0" w:space="0" w:color="auto"/>
        <w:right w:val="none" w:sz="0" w:space="0" w:color="auto"/>
      </w:divBdr>
    </w:div>
    <w:div w:id="596449259">
      <w:marLeft w:val="640"/>
      <w:marRight w:val="0"/>
      <w:marTop w:val="0"/>
      <w:marBottom w:val="0"/>
      <w:divBdr>
        <w:top w:val="none" w:sz="0" w:space="0" w:color="auto"/>
        <w:left w:val="none" w:sz="0" w:space="0" w:color="auto"/>
        <w:bottom w:val="none" w:sz="0" w:space="0" w:color="auto"/>
        <w:right w:val="none" w:sz="0" w:space="0" w:color="auto"/>
      </w:divBdr>
    </w:div>
    <w:div w:id="596907793">
      <w:marLeft w:val="640"/>
      <w:marRight w:val="0"/>
      <w:marTop w:val="0"/>
      <w:marBottom w:val="0"/>
      <w:divBdr>
        <w:top w:val="none" w:sz="0" w:space="0" w:color="auto"/>
        <w:left w:val="none" w:sz="0" w:space="0" w:color="auto"/>
        <w:bottom w:val="none" w:sz="0" w:space="0" w:color="auto"/>
        <w:right w:val="none" w:sz="0" w:space="0" w:color="auto"/>
      </w:divBdr>
    </w:div>
    <w:div w:id="598105363">
      <w:marLeft w:val="640"/>
      <w:marRight w:val="0"/>
      <w:marTop w:val="0"/>
      <w:marBottom w:val="0"/>
      <w:divBdr>
        <w:top w:val="none" w:sz="0" w:space="0" w:color="auto"/>
        <w:left w:val="none" w:sz="0" w:space="0" w:color="auto"/>
        <w:bottom w:val="none" w:sz="0" w:space="0" w:color="auto"/>
        <w:right w:val="none" w:sz="0" w:space="0" w:color="auto"/>
      </w:divBdr>
    </w:div>
    <w:div w:id="598297876">
      <w:marLeft w:val="640"/>
      <w:marRight w:val="0"/>
      <w:marTop w:val="0"/>
      <w:marBottom w:val="0"/>
      <w:divBdr>
        <w:top w:val="none" w:sz="0" w:space="0" w:color="auto"/>
        <w:left w:val="none" w:sz="0" w:space="0" w:color="auto"/>
        <w:bottom w:val="none" w:sz="0" w:space="0" w:color="auto"/>
        <w:right w:val="none" w:sz="0" w:space="0" w:color="auto"/>
      </w:divBdr>
    </w:div>
    <w:div w:id="598374820">
      <w:marLeft w:val="640"/>
      <w:marRight w:val="0"/>
      <w:marTop w:val="0"/>
      <w:marBottom w:val="0"/>
      <w:divBdr>
        <w:top w:val="none" w:sz="0" w:space="0" w:color="auto"/>
        <w:left w:val="none" w:sz="0" w:space="0" w:color="auto"/>
        <w:bottom w:val="none" w:sz="0" w:space="0" w:color="auto"/>
        <w:right w:val="none" w:sz="0" w:space="0" w:color="auto"/>
      </w:divBdr>
    </w:div>
    <w:div w:id="598760905">
      <w:marLeft w:val="640"/>
      <w:marRight w:val="0"/>
      <w:marTop w:val="0"/>
      <w:marBottom w:val="0"/>
      <w:divBdr>
        <w:top w:val="none" w:sz="0" w:space="0" w:color="auto"/>
        <w:left w:val="none" w:sz="0" w:space="0" w:color="auto"/>
        <w:bottom w:val="none" w:sz="0" w:space="0" w:color="auto"/>
        <w:right w:val="none" w:sz="0" w:space="0" w:color="auto"/>
      </w:divBdr>
    </w:div>
    <w:div w:id="599458651">
      <w:marLeft w:val="640"/>
      <w:marRight w:val="0"/>
      <w:marTop w:val="0"/>
      <w:marBottom w:val="0"/>
      <w:divBdr>
        <w:top w:val="none" w:sz="0" w:space="0" w:color="auto"/>
        <w:left w:val="none" w:sz="0" w:space="0" w:color="auto"/>
        <w:bottom w:val="none" w:sz="0" w:space="0" w:color="auto"/>
        <w:right w:val="none" w:sz="0" w:space="0" w:color="auto"/>
      </w:divBdr>
    </w:div>
    <w:div w:id="600142866">
      <w:marLeft w:val="640"/>
      <w:marRight w:val="0"/>
      <w:marTop w:val="0"/>
      <w:marBottom w:val="0"/>
      <w:divBdr>
        <w:top w:val="none" w:sz="0" w:space="0" w:color="auto"/>
        <w:left w:val="none" w:sz="0" w:space="0" w:color="auto"/>
        <w:bottom w:val="none" w:sz="0" w:space="0" w:color="auto"/>
        <w:right w:val="none" w:sz="0" w:space="0" w:color="auto"/>
      </w:divBdr>
    </w:div>
    <w:div w:id="600720413">
      <w:marLeft w:val="640"/>
      <w:marRight w:val="0"/>
      <w:marTop w:val="0"/>
      <w:marBottom w:val="0"/>
      <w:divBdr>
        <w:top w:val="none" w:sz="0" w:space="0" w:color="auto"/>
        <w:left w:val="none" w:sz="0" w:space="0" w:color="auto"/>
        <w:bottom w:val="none" w:sz="0" w:space="0" w:color="auto"/>
        <w:right w:val="none" w:sz="0" w:space="0" w:color="auto"/>
      </w:divBdr>
    </w:div>
    <w:div w:id="601105625">
      <w:marLeft w:val="640"/>
      <w:marRight w:val="0"/>
      <w:marTop w:val="0"/>
      <w:marBottom w:val="0"/>
      <w:divBdr>
        <w:top w:val="none" w:sz="0" w:space="0" w:color="auto"/>
        <w:left w:val="none" w:sz="0" w:space="0" w:color="auto"/>
        <w:bottom w:val="none" w:sz="0" w:space="0" w:color="auto"/>
        <w:right w:val="none" w:sz="0" w:space="0" w:color="auto"/>
      </w:divBdr>
    </w:div>
    <w:div w:id="601227552">
      <w:marLeft w:val="640"/>
      <w:marRight w:val="0"/>
      <w:marTop w:val="0"/>
      <w:marBottom w:val="0"/>
      <w:divBdr>
        <w:top w:val="none" w:sz="0" w:space="0" w:color="auto"/>
        <w:left w:val="none" w:sz="0" w:space="0" w:color="auto"/>
        <w:bottom w:val="none" w:sz="0" w:space="0" w:color="auto"/>
        <w:right w:val="none" w:sz="0" w:space="0" w:color="auto"/>
      </w:divBdr>
    </w:div>
    <w:div w:id="601959685">
      <w:marLeft w:val="640"/>
      <w:marRight w:val="0"/>
      <w:marTop w:val="0"/>
      <w:marBottom w:val="0"/>
      <w:divBdr>
        <w:top w:val="none" w:sz="0" w:space="0" w:color="auto"/>
        <w:left w:val="none" w:sz="0" w:space="0" w:color="auto"/>
        <w:bottom w:val="none" w:sz="0" w:space="0" w:color="auto"/>
        <w:right w:val="none" w:sz="0" w:space="0" w:color="auto"/>
      </w:divBdr>
    </w:div>
    <w:div w:id="603078976">
      <w:marLeft w:val="640"/>
      <w:marRight w:val="0"/>
      <w:marTop w:val="0"/>
      <w:marBottom w:val="0"/>
      <w:divBdr>
        <w:top w:val="none" w:sz="0" w:space="0" w:color="auto"/>
        <w:left w:val="none" w:sz="0" w:space="0" w:color="auto"/>
        <w:bottom w:val="none" w:sz="0" w:space="0" w:color="auto"/>
        <w:right w:val="none" w:sz="0" w:space="0" w:color="auto"/>
      </w:divBdr>
    </w:div>
    <w:div w:id="603655439">
      <w:marLeft w:val="640"/>
      <w:marRight w:val="0"/>
      <w:marTop w:val="0"/>
      <w:marBottom w:val="0"/>
      <w:divBdr>
        <w:top w:val="none" w:sz="0" w:space="0" w:color="auto"/>
        <w:left w:val="none" w:sz="0" w:space="0" w:color="auto"/>
        <w:bottom w:val="none" w:sz="0" w:space="0" w:color="auto"/>
        <w:right w:val="none" w:sz="0" w:space="0" w:color="auto"/>
      </w:divBdr>
    </w:div>
    <w:div w:id="603803335">
      <w:marLeft w:val="640"/>
      <w:marRight w:val="0"/>
      <w:marTop w:val="0"/>
      <w:marBottom w:val="0"/>
      <w:divBdr>
        <w:top w:val="none" w:sz="0" w:space="0" w:color="auto"/>
        <w:left w:val="none" w:sz="0" w:space="0" w:color="auto"/>
        <w:bottom w:val="none" w:sz="0" w:space="0" w:color="auto"/>
        <w:right w:val="none" w:sz="0" w:space="0" w:color="auto"/>
      </w:divBdr>
    </w:div>
    <w:div w:id="603927927">
      <w:marLeft w:val="640"/>
      <w:marRight w:val="0"/>
      <w:marTop w:val="0"/>
      <w:marBottom w:val="0"/>
      <w:divBdr>
        <w:top w:val="none" w:sz="0" w:space="0" w:color="auto"/>
        <w:left w:val="none" w:sz="0" w:space="0" w:color="auto"/>
        <w:bottom w:val="none" w:sz="0" w:space="0" w:color="auto"/>
        <w:right w:val="none" w:sz="0" w:space="0" w:color="auto"/>
      </w:divBdr>
    </w:div>
    <w:div w:id="604657560">
      <w:marLeft w:val="640"/>
      <w:marRight w:val="0"/>
      <w:marTop w:val="0"/>
      <w:marBottom w:val="0"/>
      <w:divBdr>
        <w:top w:val="none" w:sz="0" w:space="0" w:color="auto"/>
        <w:left w:val="none" w:sz="0" w:space="0" w:color="auto"/>
        <w:bottom w:val="none" w:sz="0" w:space="0" w:color="auto"/>
        <w:right w:val="none" w:sz="0" w:space="0" w:color="auto"/>
      </w:divBdr>
    </w:div>
    <w:div w:id="605307376">
      <w:marLeft w:val="640"/>
      <w:marRight w:val="0"/>
      <w:marTop w:val="0"/>
      <w:marBottom w:val="0"/>
      <w:divBdr>
        <w:top w:val="none" w:sz="0" w:space="0" w:color="auto"/>
        <w:left w:val="none" w:sz="0" w:space="0" w:color="auto"/>
        <w:bottom w:val="none" w:sz="0" w:space="0" w:color="auto"/>
        <w:right w:val="none" w:sz="0" w:space="0" w:color="auto"/>
      </w:divBdr>
    </w:div>
    <w:div w:id="605574087">
      <w:marLeft w:val="640"/>
      <w:marRight w:val="0"/>
      <w:marTop w:val="0"/>
      <w:marBottom w:val="0"/>
      <w:divBdr>
        <w:top w:val="none" w:sz="0" w:space="0" w:color="auto"/>
        <w:left w:val="none" w:sz="0" w:space="0" w:color="auto"/>
        <w:bottom w:val="none" w:sz="0" w:space="0" w:color="auto"/>
        <w:right w:val="none" w:sz="0" w:space="0" w:color="auto"/>
      </w:divBdr>
    </w:div>
    <w:div w:id="605963054">
      <w:marLeft w:val="640"/>
      <w:marRight w:val="0"/>
      <w:marTop w:val="0"/>
      <w:marBottom w:val="0"/>
      <w:divBdr>
        <w:top w:val="none" w:sz="0" w:space="0" w:color="auto"/>
        <w:left w:val="none" w:sz="0" w:space="0" w:color="auto"/>
        <w:bottom w:val="none" w:sz="0" w:space="0" w:color="auto"/>
        <w:right w:val="none" w:sz="0" w:space="0" w:color="auto"/>
      </w:divBdr>
    </w:div>
    <w:div w:id="606424359">
      <w:marLeft w:val="640"/>
      <w:marRight w:val="0"/>
      <w:marTop w:val="0"/>
      <w:marBottom w:val="0"/>
      <w:divBdr>
        <w:top w:val="none" w:sz="0" w:space="0" w:color="auto"/>
        <w:left w:val="none" w:sz="0" w:space="0" w:color="auto"/>
        <w:bottom w:val="none" w:sz="0" w:space="0" w:color="auto"/>
        <w:right w:val="none" w:sz="0" w:space="0" w:color="auto"/>
      </w:divBdr>
    </w:div>
    <w:div w:id="606625039">
      <w:marLeft w:val="640"/>
      <w:marRight w:val="0"/>
      <w:marTop w:val="0"/>
      <w:marBottom w:val="0"/>
      <w:divBdr>
        <w:top w:val="none" w:sz="0" w:space="0" w:color="auto"/>
        <w:left w:val="none" w:sz="0" w:space="0" w:color="auto"/>
        <w:bottom w:val="none" w:sz="0" w:space="0" w:color="auto"/>
        <w:right w:val="none" w:sz="0" w:space="0" w:color="auto"/>
      </w:divBdr>
    </w:div>
    <w:div w:id="607271268">
      <w:marLeft w:val="640"/>
      <w:marRight w:val="0"/>
      <w:marTop w:val="0"/>
      <w:marBottom w:val="0"/>
      <w:divBdr>
        <w:top w:val="none" w:sz="0" w:space="0" w:color="auto"/>
        <w:left w:val="none" w:sz="0" w:space="0" w:color="auto"/>
        <w:bottom w:val="none" w:sz="0" w:space="0" w:color="auto"/>
        <w:right w:val="none" w:sz="0" w:space="0" w:color="auto"/>
      </w:divBdr>
    </w:div>
    <w:div w:id="607346429">
      <w:marLeft w:val="640"/>
      <w:marRight w:val="0"/>
      <w:marTop w:val="0"/>
      <w:marBottom w:val="0"/>
      <w:divBdr>
        <w:top w:val="none" w:sz="0" w:space="0" w:color="auto"/>
        <w:left w:val="none" w:sz="0" w:space="0" w:color="auto"/>
        <w:bottom w:val="none" w:sz="0" w:space="0" w:color="auto"/>
        <w:right w:val="none" w:sz="0" w:space="0" w:color="auto"/>
      </w:divBdr>
    </w:div>
    <w:div w:id="607738015">
      <w:marLeft w:val="640"/>
      <w:marRight w:val="0"/>
      <w:marTop w:val="0"/>
      <w:marBottom w:val="0"/>
      <w:divBdr>
        <w:top w:val="none" w:sz="0" w:space="0" w:color="auto"/>
        <w:left w:val="none" w:sz="0" w:space="0" w:color="auto"/>
        <w:bottom w:val="none" w:sz="0" w:space="0" w:color="auto"/>
        <w:right w:val="none" w:sz="0" w:space="0" w:color="auto"/>
      </w:divBdr>
    </w:div>
    <w:div w:id="607784595">
      <w:marLeft w:val="640"/>
      <w:marRight w:val="0"/>
      <w:marTop w:val="0"/>
      <w:marBottom w:val="0"/>
      <w:divBdr>
        <w:top w:val="none" w:sz="0" w:space="0" w:color="auto"/>
        <w:left w:val="none" w:sz="0" w:space="0" w:color="auto"/>
        <w:bottom w:val="none" w:sz="0" w:space="0" w:color="auto"/>
        <w:right w:val="none" w:sz="0" w:space="0" w:color="auto"/>
      </w:divBdr>
    </w:div>
    <w:div w:id="607857650">
      <w:marLeft w:val="640"/>
      <w:marRight w:val="0"/>
      <w:marTop w:val="0"/>
      <w:marBottom w:val="0"/>
      <w:divBdr>
        <w:top w:val="none" w:sz="0" w:space="0" w:color="auto"/>
        <w:left w:val="none" w:sz="0" w:space="0" w:color="auto"/>
        <w:bottom w:val="none" w:sz="0" w:space="0" w:color="auto"/>
        <w:right w:val="none" w:sz="0" w:space="0" w:color="auto"/>
      </w:divBdr>
    </w:div>
    <w:div w:id="608701315">
      <w:marLeft w:val="640"/>
      <w:marRight w:val="0"/>
      <w:marTop w:val="0"/>
      <w:marBottom w:val="0"/>
      <w:divBdr>
        <w:top w:val="none" w:sz="0" w:space="0" w:color="auto"/>
        <w:left w:val="none" w:sz="0" w:space="0" w:color="auto"/>
        <w:bottom w:val="none" w:sz="0" w:space="0" w:color="auto"/>
        <w:right w:val="none" w:sz="0" w:space="0" w:color="auto"/>
      </w:divBdr>
    </w:div>
    <w:div w:id="609242187">
      <w:marLeft w:val="640"/>
      <w:marRight w:val="0"/>
      <w:marTop w:val="0"/>
      <w:marBottom w:val="0"/>
      <w:divBdr>
        <w:top w:val="none" w:sz="0" w:space="0" w:color="auto"/>
        <w:left w:val="none" w:sz="0" w:space="0" w:color="auto"/>
        <w:bottom w:val="none" w:sz="0" w:space="0" w:color="auto"/>
        <w:right w:val="none" w:sz="0" w:space="0" w:color="auto"/>
      </w:divBdr>
    </w:div>
    <w:div w:id="609749264">
      <w:marLeft w:val="640"/>
      <w:marRight w:val="0"/>
      <w:marTop w:val="0"/>
      <w:marBottom w:val="0"/>
      <w:divBdr>
        <w:top w:val="none" w:sz="0" w:space="0" w:color="auto"/>
        <w:left w:val="none" w:sz="0" w:space="0" w:color="auto"/>
        <w:bottom w:val="none" w:sz="0" w:space="0" w:color="auto"/>
        <w:right w:val="none" w:sz="0" w:space="0" w:color="auto"/>
      </w:divBdr>
    </w:div>
    <w:div w:id="610013681">
      <w:marLeft w:val="640"/>
      <w:marRight w:val="0"/>
      <w:marTop w:val="0"/>
      <w:marBottom w:val="0"/>
      <w:divBdr>
        <w:top w:val="none" w:sz="0" w:space="0" w:color="auto"/>
        <w:left w:val="none" w:sz="0" w:space="0" w:color="auto"/>
        <w:bottom w:val="none" w:sz="0" w:space="0" w:color="auto"/>
        <w:right w:val="none" w:sz="0" w:space="0" w:color="auto"/>
      </w:divBdr>
    </w:div>
    <w:div w:id="610628343">
      <w:marLeft w:val="640"/>
      <w:marRight w:val="0"/>
      <w:marTop w:val="0"/>
      <w:marBottom w:val="0"/>
      <w:divBdr>
        <w:top w:val="none" w:sz="0" w:space="0" w:color="auto"/>
        <w:left w:val="none" w:sz="0" w:space="0" w:color="auto"/>
        <w:bottom w:val="none" w:sz="0" w:space="0" w:color="auto"/>
        <w:right w:val="none" w:sz="0" w:space="0" w:color="auto"/>
      </w:divBdr>
    </w:div>
    <w:div w:id="610942964">
      <w:marLeft w:val="640"/>
      <w:marRight w:val="0"/>
      <w:marTop w:val="0"/>
      <w:marBottom w:val="0"/>
      <w:divBdr>
        <w:top w:val="none" w:sz="0" w:space="0" w:color="auto"/>
        <w:left w:val="none" w:sz="0" w:space="0" w:color="auto"/>
        <w:bottom w:val="none" w:sz="0" w:space="0" w:color="auto"/>
        <w:right w:val="none" w:sz="0" w:space="0" w:color="auto"/>
      </w:divBdr>
    </w:div>
    <w:div w:id="611397504">
      <w:marLeft w:val="640"/>
      <w:marRight w:val="0"/>
      <w:marTop w:val="0"/>
      <w:marBottom w:val="0"/>
      <w:divBdr>
        <w:top w:val="none" w:sz="0" w:space="0" w:color="auto"/>
        <w:left w:val="none" w:sz="0" w:space="0" w:color="auto"/>
        <w:bottom w:val="none" w:sz="0" w:space="0" w:color="auto"/>
        <w:right w:val="none" w:sz="0" w:space="0" w:color="auto"/>
      </w:divBdr>
    </w:div>
    <w:div w:id="612253955">
      <w:marLeft w:val="640"/>
      <w:marRight w:val="0"/>
      <w:marTop w:val="0"/>
      <w:marBottom w:val="0"/>
      <w:divBdr>
        <w:top w:val="none" w:sz="0" w:space="0" w:color="auto"/>
        <w:left w:val="none" w:sz="0" w:space="0" w:color="auto"/>
        <w:bottom w:val="none" w:sz="0" w:space="0" w:color="auto"/>
        <w:right w:val="none" w:sz="0" w:space="0" w:color="auto"/>
      </w:divBdr>
    </w:div>
    <w:div w:id="612515441">
      <w:marLeft w:val="640"/>
      <w:marRight w:val="0"/>
      <w:marTop w:val="0"/>
      <w:marBottom w:val="0"/>
      <w:divBdr>
        <w:top w:val="none" w:sz="0" w:space="0" w:color="auto"/>
        <w:left w:val="none" w:sz="0" w:space="0" w:color="auto"/>
        <w:bottom w:val="none" w:sz="0" w:space="0" w:color="auto"/>
        <w:right w:val="none" w:sz="0" w:space="0" w:color="auto"/>
      </w:divBdr>
    </w:div>
    <w:div w:id="612517237">
      <w:marLeft w:val="640"/>
      <w:marRight w:val="0"/>
      <w:marTop w:val="0"/>
      <w:marBottom w:val="0"/>
      <w:divBdr>
        <w:top w:val="none" w:sz="0" w:space="0" w:color="auto"/>
        <w:left w:val="none" w:sz="0" w:space="0" w:color="auto"/>
        <w:bottom w:val="none" w:sz="0" w:space="0" w:color="auto"/>
        <w:right w:val="none" w:sz="0" w:space="0" w:color="auto"/>
      </w:divBdr>
    </w:div>
    <w:div w:id="613362864">
      <w:marLeft w:val="640"/>
      <w:marRight w:val="0"/>
      <w:marTop w:val="0"/>
      <w:marBottom w:val="0"/>
      <w:divBdr>
        <w:top w:val="none" w:sz="0" w:space="0" w:color="auto"/>
        <w:left w:val="none" w:sz="0" w:space="0" w:color="auto"/>
        <w:bottom w:val="none" w:sz="0" w:space="0" w:color="auto"/>
        <w:right w:val="none" w:sz="0" w:space="0" w:color="auto"/>
      </w:divBdr>
    </w:div>
    <w:div w:id="613369184">
      <w:marLeft w:val="640"/>
      <w:marRight w:val="0"/>
      <w:marTop w:val="0"/>
      <w:marBottom w:val="0"/>
      <w:divBdr>
        <w:top w:val="none" w:sz="0" w:space="0" w:color="auto"/>
        <w:left w:val="none" w:sz="0" w:space="0" w:color="auto"/>
        <w:bottom w:val="none" w:sz="0" w:space="0" w:color="auto"/>
        <w:right w:val="none" w:sz="0" w:space="0" w:color="auto"/>
      </w:divBdr>
    </w:div>
    <w:div w:id="613563315">
      <w:marLeft w:val="640"/>
      <w:marRight w:val="0"/>
      <w:marTop w:val="0"/>
      <w:marBottom w:val="0"/>
      <w:divBdr>
        <w:top w:val="none" w:sz="0" w:space="0" w:color="auto"/>
        <w:left w:val="none" w:sz="0" w:space="0" w:color="auto"/>
        <w:bottom w:val="none" w:sz="0" w:space="0" w:color="auto"/>
        <w:right w:val="none" w:sz="0" w:space="0" w:color="auto"/>
      </w:divBdr>
    </w:div>
    <w:div w:id="614098458">
      <w:marLeft w:val="640"/>
      <w:marRight w:val="0"/>
      <w:marTop w:val="0"/>
      <w:marBottom w:val="0"/>
      <w:divBdr>
        <w:top w:val="none" w:sz="0" w:space="0" w:color="auto"/>
        <w:left w:val="none" w:sz="0" w:space="0" w:color="auto"/>
        <w:bottom w:val="none" w:sz="0" w:space="0" w:color="auto"/>
        <w:right w:val="none" w:sz="0" w:space="0" w:color="auto"/>
      </w:divBdr>
    </w:div>
    <w:div w:id="614799052">
      <w:marLeft w:val="640"/>
      <w:marRight w:val="0"/>
      <w:marTop w:val="0"/>
      <w:marBottom w:val="0"/>
      <w:divBdr>
        <w:top w:val="none" w:sz="0" w:space="0" w:color="auto"/>
        <w:left w:val="none" w:sz="0" w:space="0" w:color="auto"/>
        <w:bottom w:val="none" w:sz="0" w:space="0" w:color="auto"/>
        <w:right w:val="none" w:sz="0" w:space="0" w:color="auto"/>
      </w:divBdr>
    </w:div>
    <w:div w:id="614944554">
      <w:marLeft w:val="640"/>
      <w:marRight w:val="0"/>
      <w:marTop w:val="0"/>
      <w:marBottom w:val="0"/>
      <w:divBdr>
        <w:top w:val="none" w:sz="0" w:space="0" w:color="auto"/>
        <w:left w:val="none" w:sz="0" w:space="0" w:color="auto"/>
        <w:bottom w:val="none" w:sz="0" w:space="0" w:color="auto"/>
        <w:right w:val="none" w:sz="0" w:space="0" w:color="auto"/>
      </w:divBdr>
    </w:div>
    <w:div w:id="615600884">
      <w:marLeft w:val="640"/>
      <w:marRight w:val="0"/>
      <w:marTop w:val="0"/>
      <w:marBottom w:val="0"/>
      <w:divBdr>
        <w:top w:val="none" w:sz="0" w:space="0" w:color="auto"/>
        <w:left w:val="none" w:sz="0" w:space="0" w:color="auto"/>
        <w:bottom w:val="none" w:sz="0" w:space="0" w:color="auto"/>
        <w:right w:val="none" w:sz="0" w:space="0" w:color="auto"/>
      </w:divBdr>
    </w:div>
    <w:div w:id="616185141">
      <w:marLeft w:val="640"/>
      <w:marRight w:val="0"/>
      <w:marTop w:val="0"/>
      <w:marBottom w:val="0"/>
      <w:divBdr>
        <w:top w:val="none" w:sz="0" w:space="0" w:color="auto"/>
        <w:left w:val="none" w:sz="0" w:space="0" w:color="auto"/>
        <w:bottom w:val="none" w:sz="0" w:space="0" w:color="auto"/>
        <w:right w:val="none" w:sz="0" w:space="0" w:color="auto"/>
      </w:divBdr>
    </w:div>
    <w:div w:id="616840719">
      <w:marLeft w:val="640"/>
      <w:marRight w:val="0"/>
      <w:marTop w:val="0"/>
      <w:marBottom w:val="0"/>
      <w:divBdr>
        <w:top w:val="none" w:sz="0" w:space="0" w:color="auto"/>
        <w:left w:val="none" w:sz="0" w:space="0" w:color="auto"/>
        <w:bottom w:val="none" w:sz="0" w:space="0" w:color="auto"/>
        <w:right w:val="none" w:sz="0" w:space="0" w:color="auto"/>
      </w:divBdr>
    </w:div>
    <w:div w:id="617640667">
      <w:marLeft w:val="640"/>
      <w:marRight w:val="0"/>
      <w:marTop w:val="0"/>
      <w:marBottom w:val="0"/>
      <w:divBdr>
        <w:top w:val="none" w:sz="0" w:space="0" w:color="auto"/>
        <w:left w:val="none" w:sz="0" w:space="0" w:color="auto"/>
        <w:bottom w:val="none" w:sz="0" w:space="0" w:color="auto"/>
        <w:right w:val="none" w:sz="0" w:space="0" w:color="auto"/>
      </w:divBdr>
    </w:div>
    <w:div w:id="618072656">
      <w:marLeft w:val="640"/>
      <w:marRight w:val="0"/>
      <w:marTop w:val="0"/>
      <w:marBottom w:val="0"/>
      <w:divBdr>
        <w:top w:val="none" w:sz="0" w:space="0" w:color="auto"/>
        <w:left w:val="none" w:sz="0" w:space="0" w:color="auto"/>
        <w:bottom w:val="none" w:sz="0" w:space="0" w:color="auto"/>
        <w:right w:val="none" w:sz="0" w:space="0" w:color="auto"/>
      </w:divBdr>
    </w:div>
    <w:div w:id="618755585">
      <w:marLeft w:val="640"/>
      <w:marRight w:val="0"/>
      <w:marTop w:val="0"/>
      <w:marBottom w:val="0"/>
      <w:divBdr>
        <w:top w:val="none" w:sz="0" w:space="0" w:color="auto"/>
        <w:left w:val="none" w:sz="0" w:space="0" w:color="auto"/>
        <w:bottom w:val="none" w:sz="0" w:space="0" w:color="auto"/>
        <w:right w:val="none" w:sz="0" w:space="0" w:color="auto"/>
      </w:divBdr>
    </w:div>
    <w:div w:id="619190423">
      <w:marLeft w:val="640"/>
      <w:marRight w:val="0"/>
      <w:marTop w:val="0"/>
      <w:marBottom w:val="0"/>
      <w:divBdr>
        <w:top w:val="none" w:sz="0" w:space="0" w:color="auto"/>
        <w:left w:val="none" w:sz="0" w:space="0" w:color="auto"/>
        <w:bottom w:val="none" w:sz="0" w:space="0" w:color="auto"/>
        <w:right w:val="none" w:sz="0" w:space="0" w:color="auto"/>
      </w:divBdr>
    </w:div>
    <w:div w:id="619385634">
      <w:marLeft w:val="640"/>
      <w:marRight w:val="0"/>
      <w:marTop w:val="0"/>
      <w:marBottom w:val="0"/>
      <w:divBdr>
        <w:top w:val="none" w:sz="0" w:space="0" w:color="auto"/>
        <w:left w:val="none" w:sz="0" w:space="0" w:color="auto"/>
        <w:bottom w:val="none" w:sz="0" w:space="0" w:color="auto"/>
        <w:right w:val="none" w:sz="0" w:space="0" w:color="auto"/>
      </w:divBdr>
    </w:div>
    <w:div w:id="619648842">
      <w:marLeft w:val="640"/>
      <w:marRight w:val="0"/>
      <w:marTop w:val="0"/>
      <w:marBottom w:val="0"/>
      <w:divBdr>
        <w:top w:val="none" w:sz="0" w:space="0" w:color="auto"/>
        <w:left w:val="none" w:sz="0" w:space="0" w:color="auto"/>
        <w:bottom w:val="none" w:sz="0" w:space="0" w:color="auto"/>
        <w:right w:val="none" w:sz="0" w:space="0" w:color="auto"/>
      </w:divBdr>
    </w:div>
    <w:div w:id="619843528">
      <w:marLeft w:val="640"/>
      <w:marRight w:val="0"/>
      <w:marTop w:val="0"/>
      <w:marBottom w:val="0"/>
      <w:divBdr>
        <w:top w:val="none" w:sz="0" w:space="0" w:color="auto"/>
        <w:left w:val="none" w:sz="0" w:space="0" w:color="auto"/>
        <w:bottom w:val="none" w:sz="0" w:space="0" w:color="auto"/>
        <w:right w:val="none" w:sz="0" w:space="0" w:color="auto"/>
      </w:divBdr>
    </w:div>
    <w:div w:id="619847383">
      <w:marLeft w:val="640"/>
      <w:marRight w:val="0"/>
      <w:marTop w:val="0"/>
      <w:marBottom w:val="0"/>
      <w:divBdr>
        <w:top w:val="none" w:sz="0" w:space="0" w:color="auto"/>
        <w:left w:val="none" w:sz="0" w:space="0" w:color="auto"/>
        <w:bottom w:val="none" w:sz="0" w:space="0" w:color="auto"/>
        <w:right w:val="none" w:sz="0" w:space="0" w:color="auto"/>
      </w:divBdr>
    </w:div>
    <w:div w:id="619994132">
      <w:marLeft w:val="640"/>
      <w:marRight w:val="0"/>
      <w:marTop w:val="0"/>
      <w:marBottom w:val="0"/>
      <w:divBdr>
        <w:top w:val="none" w:sz="0" w:space="0" w:color="auto"/>
        <w:left w:val="none" w:sz="0" w:space="0" w:color="auto"/>
        <w:bottom w:val="none" w:sz="0" w:space="0" w:color="auto"/>
        <w:right w:val="none" w:sz="0" w:space="0" w:color="auto"/>
      </w:divBdr>
    </w:div>
    <w:div w:id="620385253">
      <w:marLeft w:val="640"/>
      <w:marRight w:val="0"/>
      <w:marTop w:val="0"/>
      <w:marBottom w:val="0"/>
      <w:divBdr>
        <w:top w:val="none" w:sz="0" w:space="0" w:color="auto"/>
        <w:left w:val="none" w:sz="0" w:space="0" w:color="auto"/>
        <w:bottom w:val="none" w:sz="0" w:space="0" w:color="auto"/>
        <w:right w:val="none" w:sz="0" w:space="0" w:color="auto"/>
      </w:divBdr>
    </w:div>
    <w:div w:id="621421162">
      <w:marLeft w:val="640"/>
      <w:marRight w:val="0"/>
      <w:marTop w:val="0"/>
      <w:marBottom w:val="0"/>
      <w:divBdr>
        <w:top w:val="none" w:sz="0" w:space="0" w:color="auto"/>
        <w:left w:val="none" w:sz="0" w:space="0" w:color="auto"/>
        <w:bottom w:val="none" w:sz="0" w:space="0" w:color="auto"/>
        <w:right w:val="none" w:sz="0" w:space="0" w:color="auto"/>
      </w:divBdr>
    </w:div>
    <w:div w:id="621689077">
      <w:marLeft w:val="640"/>
      <w:marRight w:val="0"/>
      <w:marTop w:val="0"/>
      <w:marBottom w:val="0"/>
      <w:divBdr>
        <w:top w:val="none" w:sz="0" w:space="0" w:color="auto"/>
        <w:left w:val="none" w:sz="0" w:space="0" w:color="auto"/>
        <w:bottom w:val="none" w:sz="0" w:space="0" w:color="auto"/>
        <w:right w:val="none" w:sz="0" w:space="0" w:color="auto"/>
      </w:divBdr>
    </w:div>
    <w:div w:id="622003987">
      <w:marLeft w:val="640"/>
      <w:marRight w:val="0"/>
      <w:marTop w:val="0"/>
      <w:marBottom w:val="0"/>
      <w:divBdr>
        <w:top w:val="none" w:sz="0" w:space="0" w:color="auto"/>
        <w:left w:val="none" w:sz="0" w:space="0" w:color="auto"/>
        <w:bottom w:val="none" w:sz="0" w:space="0" w:color="auto"/>
        <w:right w:val="none" w:sz="0" w:space="0" w:color="auto"/>
      </w:divBdr>
    </w:div>
    <w:div w:id="622271774">
      <w:marLeft w:val="640"/>
      <w:marRight w:val="0"/>
      <w:marTop w:val="0"/>
      <w:marBottom w:val="0"/>
      <w:divBdr>
        <w:top w:val="none" w:sz="0" w:space="0" w:color="auto"/>
        <w:left w:val="none" w:sz="0" w:space="0" w:color="auto"/>
        <w:bottom w:val="none" w:sz="0" w:space="0" w:color="auto"/>
        <w:right w:val="none" w:sz="0" w:space="0" w:color="auto"/>
      </w:divBdr>
    </w:div>
    <w:div w:id="622345174">
      <w:marLeft w:val="640"/>
      <w:marRight w:val="0"/>
      <w:marTop w:val="0"/>
      <w:marBottom w:val="0"/>
      <w:divBdr>
        <w:top w:val="none" w:sz="0" w:space="0" w:color="auto"/>
        <w:left w:val="none" w:sz="0" w:space="0" w:color="auto"/>
        <w:bottom w:val="none" w:sz="0" w:space="0" w:color="auto"/>
        <w:right w:val="none" w:sz="0" w:space="0" w:color="auto"/>
      </w:divBdr>
    </w:div>
    <w:div w:id="622349254">
      <w:marLeft w:val="640"/>
      <w:marRight w:val="0"/>
      <w:marTop w:val="0"/>
      <w:marBottom w:val="0"/>
      <w:divBdr>
        <w:top w:val="none" w:sz="0" w:space="0" w:color="auto"/>
        <w:left w:val="none" w:sz="0" w:space="0" w:color="auto"/>
        <w:bottom w:val="none" w:sz="0" w:space="0" w:color="auto"/>
        <w:right w:val="none" w:sz="0" w:space="0" w:color="auto"/>
      </w:divBdr>
    </w:div>
    <w:div w:id="624191231">
      <w:marLeft w:val="640"/>
      <w:marRight w:val="0"/>
      <w:marTop w:val="0"/>
      <w:marBottom w:val="0"/>
      <w:divBdr>
        <w:top w:val="none" w:sz="0" w:space="0" w:color="auto"/>
        <w:left w:val="none" w:sz="0" w:space="0" w:color="auto"/>
        <w:bottom w:val="none" w:sz="0" w:space="0" w:color="auto"/>
        <w:right w:val="none" w:sz="0" w:space="0" w:color="auto"/>
      </w:divBdr>
    </w:div>
    <w:div w:id="624778148">
      <w:marLeft w:val="640"/>
      <w:marRight w:val="0"/>
      <w:marTop w:val="0"/>
      <w:marBottom w:val="0"/>
      <w:divBdr>
        <w:top w:val="none" w:sz="0" w:space="0" w:color="auto"/>
        <w:left w:val="none" w:sz="0" w:space="0" w:color="auto"/>
        <w:bottom w:val="none" w:sz="0" w:space="0" w:color="auto"/>
        <w:right w:val="none" w:sz="0" w:space="0" w:color="auto"/>
      </w:divBdr>
    </w:div>
    <w:div w:id="624846226">
      <w:marLeft w:val="640"/>
      <w:marRight w:val="0"/>
      <w:marTop w:val="0"/>
      <w:marBottom w:val="0"/>
      <w:divBdr>
        <w:top w:val="none" w:sz="0" w:space="0" w:color="auto"/>
        <w:left w:val="none" w:sz="0" w:space="0" w:color="auto"/>
        <w:bottom w:val="none" w:sz="0" w:space="0" w:color="auto"/>
        <w:right w:val="none" w:sz="0" w:space="0" w:color="auto"/>
      </w:divBdr>
    </w:div>
    <w:div w:id="625087763">
      <w:marLeft w:val="640"/>
      <w:marRight w:val="0"/>
      <w:marTop w:val="0"/>
      <w:marBottom w:val="0"/>
      <w:divBdr>
        <w:top w:val="none" w:sz="0" w:space="0" w:color="auto"/>
        <w:left w:val="none" w:sz="0" w:space="0" w:color="auto"/>
        <w:bottom w:val="none" w:sz="0" w:space="0" w:color="auto"/>
        <w:right w:val="none" w:sz="0" w:space="0" w:color="auto"/>
      </w:divBdr>
    </w:div>
    <w:div w:id="625351738">
      <w:marLeft w:val="640"/>
      <w:marRight w:val="0"/>
      <w:marTop w:val="0"/>
      <w:marBottom w:val="0"/>
      <w:divBdr>
        <w:top w:val="none" w:sz="0" w:space="0" w:color="auto"/>
        <w:left w:val="none" w:sz="0" w:space="0" w:color="auto"/>
        <w:bottom w:val="none" w:sz="0" w:space="0" w:color="auto"/>
        <w:right w:val="none" w:sz="0" w:space="0" w:color="auto"/>
      </w:divBdr>
    </w:div>
    <w:div w:id="625353901">
      <w:marLeft w:val="640"/>
      <w:marRight w:val="0"/>
      <w:marTop w:val="0"/>
      <w:marBottom w:val="0"/>
      <w:divBdr>
        <w:top w:val="none" w:sz="0" w:space="0" w:color="auto"/>
        <w:left w:val="none" w:sz="0" w:space="0" w:color="auto"/>
        <w:bottom w:val="none" w:sz="0" w:space="0" w:color="auto"/>
        <w:right w:val="none" w:sz="0" w:space="0" w:color="auto"/>
      </w:divBdr>
    </w:div>
    <w:div w:id="625354285">
      <w:marLeft w:val="640"/>
      <w:marRight w:val="0"/>
      <w:marTop w:val="0"/>
      <w:marBottom w:val="0"/>
      <w:divBdr>
        <w:top w:val="none" w:sz="0" w:space="0" w:color="auto"/>
        <w:left w:val="none" w:sz="0" w:space="0" w:color="auto"/>
        <w:bottom w:val="none" w:sz="0" w:space="0" w:color="auto"/>
        <w:right w:val="none" w:sz="0" w:space="0" w:color="auto"/>
      </w:divBdr>
    </w:div>
    <w:div w:id="625432846">
      <w:marLeft w:val="640"/>
      <w:marRight w:val="0"/>
      <w:marTop w:val="0"/>
      <w:marBottom w:val="0"/>
      <w:divBdr>
        <w:top w:val="none" w:sz="0" w:space="0" w:color="auto"/>
        <w:left w:val="none" w:sz="0" w:space="0" w:color="auto"/>
        <w:bottom w:val="none" w:sz="0" w:space="0" w:color="auto"/>
        <w:right w:val="none" w:sz="0" w:space="0" w:color="auto"/>
      </w:divBdr>
    </w:div>
    <w:div w:id="626158933">
      <w:marLeft w:val="640"/>
      <w:marRight w:val="0"/>
      <w:marTop w:val="0"/>
      <w:marBottom w:val="0"/>
      <w:divBdr>
        <w:top w:val="none" w:sz="0" w:space="0" w:color="auto"/>
        <w:left w:val="none" w:sz="0" w:space="0" w:color="auto"/>
        <w:bottom w:val="none" w:sz="0" w:space="0" w:color="auto"/>
        <w:right w:val="none" w:sz="0" w:space="0" w:color="auto"/>
      </w:divBdr>
    </w:div>
    <w:div w:id="626202844">
      <w:marLeft w:val="640"/>
      <w:marRight w:val="0"/>
      <w:marTop w:val="0"/>
      <w:marBottom w:val="0"/>
      <w:divBdr>
        <w:top w:val="none" w:sz="0" w:space="0" w:color="auto"/>
        <w:left w:val="none" w:sz="0" w:space="0" w:color="auto"/>
        <w:bottom w:val="none" w:sz="0" w:space="0" w:color="auto"/>
        <w:right w:val="none" w:sz="0" w:space="0" w:color="auto"/>
      </w:divBdr>
    </w:div>
    <w:div w:id="626743502">
      <w:marLeft w:val="640"/>
      <w:marRight w:val="0"/>
      <w:marTop w:val="0"/>
      <w:marBottom w:val="0"/>
      <w:divBdr>
        <w:top w:val="none" w:sz="0" w:space="0" w:color="auto"/>
        <w:left w:val="none" w:sz="0" w:space="0" w:color="auto"/>
        <w:bottom w:val="none" w:sz="0" w:space="0" w:color="auto"/>
        <w:right w:val="none" w:sz="0" w:space="0" w:color="auto"/>
      </w:divBdr>
    </w:div>
    <w:div w:id="627005729">
      <w:marLeft w:val="640"/>
      <w:marRight w:val="0"/>
      <w:marTop w:val="0"/>
      <w:marBottom w:val="0"/>
      <w:divBdr>
        <w:top w:val="none" w:sz="0" w:space="0" w:color="auto"/>
        <w:left w:val="none" w:sz="0" w:space="0" w:color="auto"/>
        <w:bottom w:val="none" w:sz="0" w:space="0" w:color="auto"/>
        <w:right w:val="none" w:sz="0" w:space="0" w:color="auto"/>
      </w:divBdr>
    </w:div>
    <w:div w:id="627010673">
      <w:marLeft w:val="640"/>
      <w:marRight w:val="0"/>
      <w:marTop w:val="0"/>
      <w:marBottom w:val="0"/>
      <w:divBdr>
        <w:top w:val="none" w:sz="0" w:space="0" w:color="auto"/>
        <w:left w:val="none" w:sz="0" w:space="0" w:color="auto"/>
        <w:bottom w:val="none" w:sz="0" w:space="0" w:color="auto"/>
        <w:right w:val="none" w:sz="0" w:space="0" w:color="auto"/>
      </w:divBdr>
    </w:div>
    <w:div w:id="627198743">
      <w:marLeft w:val="640"/>
      <w:marRight w:val="0"/>
      <w:marTop w:val="0"/>
      <w:marBottom w:val="0"/>
      <w:divBdr>
        <w:top w:val="none" w:sz="0" w:space="0" w:color="auto"/>
        <w:left w:val="none" w:sz="0" w:space="0" w:color="auto"/>
        <w:bottom w:val="none" w:sz="0" w:space="0" w:color="auto"/>
        <w:right w:val="none" w:sz="0" w:space="0" w:color="auto"/>
      </w:divBdr>
    </w:div>
    <w:div w:id="627249096">
      <w:marLeft w:val="640"/>
      <w:marRight w:val="0"/>
      <w:marTop w:val="0"/>
      <w:marBottom w:val="0"/>
      <w:divBdr>
        <w:top w:val="none" w:sz="0" w:space="0" w:color="auto"/>
        <w:left w:val="none" w:sz="0" w:space="0" w:color="auto"/>
        <w:bottom w:val="none" w:sz="0" w:space="0" w:color="auto"/>
        <w:right w:val="none" w:sz="0" w:space="0" w:color="auto"/>
      </w:divBdr>
    </w:div>
    <w:div w:id="627592656">
      <w:marLeft w:val="640"/>
      <w:marRight w:val="0"/>
      <w:marTop w:val="0"/>
      <w:marBottom w:val="0"/>
      <w:divBdr>
        <w:top w:val="none" w:sz="0" w:space="0" w:color="auto"/>
        <w:left w:val="none" w:sz="0" w:space="0" w:color="auto"/>
        <w:bottom w:val="none" w:sz="0" w:space="0" w:color="auto"/>
        <w:right w:val="none" w:sz="0" w:space="0" w:color="auto"/>
      </w:divBdr>
    </w:div>
    <w:div w:id="628434019">
      <w:marLeft w:val="640"/>
      <w:marRight w:val="0"/>
      <w:marTop w:val="0"/>
      <w:marBottom w:val="0"/>
      <w:divBdr>
        <w:top w:val="none" w:sz="0" w:space="0" w:color="auto"/>
        <w:left w:val="none" w:sz="0" w:space="0" w:color="auto"/>
        <w:bottom w:val="none" w:sz="0" w:space="0" w:color="auto"/>
        <w:right w:val="none" w:sz="0" w:space="0" w:color="auto"/>
      </w:divBdr>
    </w:div>
    <w:div w:id="628781668">
      <w:marLeft w:val="640"/>
      <w:marRight w:val="0"/>
      <w:marTop w:val="0"/>
      <w:marBottom w:val="0"/>
      <w:divBdr>
        <w:top w:val="none" w:sz="0" w:space="0" w:color="auto"/>
        <w:left w:val="none" w:sz="0" w:space="0" w:color="auto"/>
        <w:bottom w:val="none" w:sz="0" w:space="0" w:color="auto"/>
        <w:right w:val="none" w:sz="0" w:space="0" w:color="auto"/>
      </w:divBdr>
    </w:div>
    <w:div w:id="629283705">
      <w:marLeft w:val="640"/>
      <w:marRight w:val="0"/>
      <w:marTop w:val="0"/>
      <w:marBottom w:val="0"/>
      <w:divBdr>
        <w:top w:val="none" w:sz="0" w:space="0" w:color="auto"/>
        <w:left w:val="none" w:sz="0" w:space="0" w:color="auto"/>
        <w:bottom w:val="none" w:sz="0" w:space="0" w:color="auto"/>
        <w:right w:val="none" w:sz="0" w:space="0" w:color="auto"/>
      </w:divBdr>
    </w:div>
    <w:div w:id="629674778">
      <w:marLeft w:val="640"/>
      <w:marRight w:val="0"/>
      <w:marTop w:val="0"/>
      <w:marBottom w:val="0"/>
      <w:divBdr>
        <w:top w:val="none" w:sz="0" w:space="0" w:color="auto"/>
        <w:left w:val="none" w:sz="0" w:space="0" w:color="auto"/>
        <w:bottom w:val="none" w:sz="0" w:space="0" w:color="auto"/>
        <w:right w:val="none" w:sz="0" w:space="0" w:color="auto"/>
      </w:divBdr>
    </w:div>
    <w:div w:id="629896249">
      <w:marLeft w:val="640"/>
      <w:marRight w:val="0"/>
      <w:marTop w:val="0"/>
      <w:marBottom w:val="0"/>
      <w:divBdr>
        <w:top w:val="none" w:sz="0" w:space="0" w:color="auto"/>
        <w:left w:val="none" w:sz="0" w:space="0" w:color="auto"/>
        <w:bottom w:val="none" w:sz="0" w:space="0" w:color="auto"/>
        <w:right w:val="none" w:sz="0" w:space="0" w:color="auto"/>
      </w:divBdr>
    </w:div>
    <w:div w:id="630326453">
      <w:marLeft w:val="640"/>
      <w:marRight w:val="0"/>
      <w:marTop w:val="0"/>
      <w:marBottom w:val="0"/>
      <w:divBdr>
        <w:top w:val="none" w:sz="0" w:space="0" w:color="auto"/>
        <w:left w:val="none" w:sz="0" w:space="0" w:color="auto"/>
        <w:bottom w:val="none" w:sz="0" w:space="0" w:color="auto"/>
        <w:right w:val="none" w:sz="0" w:space="0" w:color="auto"/>
      </w:divBdr>
    </w:div>
    <w:div w:id="630523450">
      <w:marLeft w:val="640"/>
      <w:marRight w:val="0"/>
      <w:marTop w:val="0"/>
      <w:marBottom w:val="0"/>
      <w:divBdr>
        <w:top w:val="none" w:sz="0" w:space="0" w:color="auto"/>
        <w:left w:val="none" w:sz="0" w:space="0" w:color="auto"/>
        <w:bottom w:val="none" w:sz="0" w:space="0" w:color="auto"/>
        <w:right w:val="none" w:sz="0" w:space="0" w:color="auto"/>
      </w:divBdr>
    </w:div>
    <w:div w:id="631061610">
      <w:marLeft w:val="640"/>
      <w:marRight w:val="0"/>
      <w:marTop w:val="0"/>
      <w:marBottom w:val="0"/>
      <w:divBdr>
        <w:top w:val="none" w:sz="0" w:space="0" w:color="auto"/>
        <w:left w:val="none" w:sz="0" w:space="0" w:color="auto"/>
        <w:bottom w:val="none" w:sz="0" w:space="0" w:color="auto"/>
        <w:right w:val="none" w:sz="0" w:space="0" w:color="auto"/>
      </w:divBdr>
    </w:div>
    <w:div w:id="631406524">
      <w:marLeft w:val="640"/>
      <w:marRight w:val="0"/>
      <w:marTop w:val="0"/>
      <w:marBottom w:val="0"/>
      <w:divBdr>
        <w:top w:val="none" w:sz="0" w:space="0" w:color="auto"/>
        <w:left w:val="none" w:sz="0" w:space="0" w:color="auto"/>
        <w:bottom w:val="none" w:sz="0" w:space="0" w:color="auto"/>
        <w:right w:val="none" w:sz="0" w:space="0" w:color="auto"/>
      </w:divBdr>
    </w:div>
    <w:div w:id="631863122">
      <w:marLeft w:val="640"/>
      <w:marRight w:val="0"/>
      <w:marTop w:val="0"/>
      <w:marBottom w:val="0"/>
      <w:divBdr>
        <w:top w:val="none" w:sz="0" w:space="0" w:color="auto"/>
        <w:left w:val="none" w:sz="0" w:space="0" w:color="auto"/>
        <w:bottom w:val="none" w:sz="0" w:space="0" w:color="auto"/>
        <w:right w:val="none" w:sz="0" w:space="0" w:color="auto"/>
      </w:divBdr>
    </w:div>
    <w:div w:id="632097628">
      <w:marLeft w:val="640"/>
      <w:marRight w:val="0"/>
      <w:marTop w:val="0"/>
      <w:marBottom w:val="0"/>
      <w:divBdr>
        <w:top w:val="none" w:sz="0" w:space="0" w:color="auto"/>
        <w:left w:val="none" w:sz="0" w:space="0" w:color="auto"/>
        <w:bottom w:val="none" w:sz="0" w:space="0" w:color="auto"/>
        <w:right w:val="none" w:sz="0" w:space="0" w:color="auto"/>
      </w:divBdr>
    </w:div>
    <w:div w:id="632179597">
      <w:marLeft w:val="640"/>
      <w:marRight w:val="0"/>
      <w:marTop w:val="0"/>
      <w:marBottom w:val="0"/>
      <w:divBdr>
        <w:top w:val="none" w:sz="0" w:space="0" w:color="auto"/>
        <w:left w:val="none" w:sz="0" w:space="0" w:color="auto"/>
        <w:bottom w:val="none" w:sz="0" w:space="0" w:color="auto"/>
        <w:right w:val="none" w:sz="0" w:space="0" w:color="auto"/>
      </w:divBdr>
    </w:div>
    <w:div w:id="632251489">
      <w:marLeft w:val="640"/>
      <w:marRight w:val="0"/>
      <w:marTop w:val="0"/>
      <w:marBottom w:val="0"/>
      <w:divBdr>
        <w:top w:val="none" w:sz="0" w:space="0" w:color="auto"/>
        <w:left w:val="none" w:sz="0" w:space="0" w:color="auto"/>
        <w:bottom w:val="none" w:sz="0" w:space="0" w:color="auto"/>
        <w:right w:val="none" w:sz="0" w:space="0" w:color="auto"/>
      </w:divBdr>
    </w:div>
    <w:div w:id="632565098">
      <w:marLeft w:val="640"/>
      <w:marRight w:val="0"/>
      <w:marTop w:val="0"/>
      <w:marBottom w:val="0"/>
      <w:divBdr>
        <w:top w:val="none" w:sz="0" w:space="0" w:color="auto"/>
        <w:left w:val="none" w:sz="0" w:space="0" w:color="auto"/>
        <w:bottom w:val="none" w:sz="0" w:space="0" w:color="auto"/>
        <w:right w:val="none" w:sz="0" w:space="0" w:color="auto"/>
      </w:divBdr>
    </w:div>
    <w:div w:id="632715047">
      <w:marLeft w:val="640"/>
      <w:marRight w:val="0"/>
      <w:marTop w:val="0"/>
      <w:marBottom w:val="0"/>
      <w:divBdr>
        <w:top w:val="none" w:sz="0" w:space="0" w:color="auto"/>
        <w:left w:val="none" w:sz="0" w:space="0" w:color="auto"/>
        <w:bottom w:val="none" w:sz="0" w:space="0" w:color="auto"/>
        <w:right w:val="none" w:sz="0" w:space="0" w:color="auto"/>
      </w:divBdr>
    </w:div>
    <w:div w:id="632715575">
      <w:marLeft w:val="640"/>
      <w:marRight w:val="0"/>
      <w:marTop w:val="0"/>
      <w:marBottom w:val="0"/>
      <w:divBdr>
        <w:top w:val="none" w:sz="0" w:space="0" w:color="auto"/>
        <w:left w:val="none" w:sz="0" w:space="0" w:color="auto"/>
        <w:bottom w:val="none" w:sz="0" w:space="0" w:color="auto"/>
        <w:right w:val="none" w:sz="0" w:space="0" w:color="auto"/>
      </w:divBdr>
    </w:div>
    <w:div w:id="633217866">
      <w:marLeft w:val="640"/>
      <w:marRight w:val="0"/>
      <w:marTop w:val="0"/>
      <w:marBottom w:val="0"/>
      <w:divBdr>
        <w:top w:val="none" w:sz="0" w:space="0" w:color="auto"/>
        <w:left w:val="none" w:sz="0" w:space="0" w:color="auto"/>
        <w:bottom w:val="none" w:sz="0" w:space="0" w:color="auto"/>
        <w:right w:val="none" w:sz="0" w:space="0" w:color="auto"/>
      </w:divBdr>
    </w:div>
    <w:div w:id="634137795">
      <w:marLeft w:val="640"/>
      <w:marRight w:val="0"/>
      <w:marTop w:val="0"/>
      <w:marBottom w:val="0"/>
      <w:divBdr>
        <w:top w:val="none" w:sz="0" w:space="0" w:color="auto"/>
        <w:left w:val="none" w:sz="0" w:space="0" w:color="auto"/>
        <w:bottom w:val="none" w:sz="0" w:space="0" w:color="auto"/>
        <w:right w:val="none" w:sz="0" w:space="0" w:color="auto"/>
      </w:divBdr>
    </w:div>
    <w:div w:id="634262693">
      <w:marLeft w:val="640"/>
      <w:marRight w:val="0"/>
      <w:marTop w:val="0"/>
      <w:marBottom w:val="0"/>
      <w:divBdr>
        <w:top w:val="none" w:sz="0" w:space="0" w:color="auto"/>
        <w:left w:val="none" w:sz="0" w:space="0" w:color="auto"/>
        <w:bottom w:val="none" w:sz="0" w:space="0" w:color="auto"/>
        <w:right w:val="none" w:sz="0" w:space="0" w:color="auto"/>
      </w:divBdr>
    </w:div>
    <w:div w:id="634679560">
      <w:marLeft w:val="640"/>
      <w:marRight w:val="0"/>
      <w:marTop w:val="0"/>
      <w:marBottom w:val="0"/>
      <w:divBdr>
        <w:top w:val="none" w:sz="0" w:space="0" w:color="auto"/>
        <w:left w:val="none" w:sz="0" w:space="0" w:color="auto"/>
        <w:bottom w:val="none" w:sz="0" w:space="0" w:color="auto"/>
        <w:right w:val="none" w:sz="0" w:space="0" w:color="auto"/>
      </w:divBdr>
    </w:div>
    <w:div w:id="635450712">
      <w:marLeft w:val="640"/>
      <w:marRight w:val="0"/>
      <w:marTop w:val="0"/>
      <w:marBottom w:val="0"/>
      <w:divBdr>
        <w:top w:val="none" w:sz="0" w:space="0" w:color="auto"/>
        <w:left w:val="none" w:sz="0" w:space="0" w:color="auto"/>
        <w:bottom w:val="none" w:sz="0" w:space="0" w:color="auto"/>
        <w:right w:val="none" w:sz="0" w:space="0" w:color="auto"/>
      </w:divBdr>
    </w:div>
    <w:div w:id="635522997">
      <w:marLeft w:val="640"/>
      <w:marRight w:val="0"/>
      <w:marTop w:val="0"/>
      <w:marBottom w:val="0"/>
      <w:divBdr>
        <w:top w:val="none" w:sz="0" w:space="0" w:color="auto"/>
        <w:left w:val="none" w:sz="0" w:space="0" w:color="auto"/>
        <w:bottom w:val="none" w:sz="0" w:space="0" w:color="auto"/>
        <w:right w:val="none" w:sz="0" w:space="0" w:color="auto"/>
      </w:divBdr>
    </w:div>
    <w:div w:id="635646398">
      <w:marLeft w:val="640"/>
      <w:marRight w:val="0"/>
      <w:marTop w:val="0"/>
      <w:marBottom w:val="0"/>
      <w:divBdr>
        <w:top w:val="none" w:sz="0" w:space="0" w:color="auto"/>
        <w:left w:val="none" w:sz="0" w:space="0" w:color="auto"/>
        <w:bottom w:val="none" w:sz="0" w:space="0" w:color="auto"/>
        <w:right w:val="none" w:sz="0" w:space="0" w:color="auto"/>
      </w:divBdr>
    </w:div>
    <w:div w:id="635986668">
      <w:marLeft w:val="640"/>
      <w:marRight w:val="0"/>
      <w:marTop w:val="0"/>
      <w:marBottom w:val="0"/>
      <w:divBdr>
        <w:top w:val="none" w:sz="0" w:space="0" w:color="auto"/>
        <w:left w:val="none" w:sz="0" w:space="0" w:color="auto"/>
        <w:bottom w:val="none" w:sz="0" w:space="0" w:color="auto"/>
        <w:right w:val="none" w:sz="0" w:space="0" w:color="auto"/>
      </w:divBdr>
    </w:div>
    <w:div w:id="635988971">
      <w:marLeft w:val="640"/>
      <w:marRight w:val="0"/>
      <w:marTop w:val="0"/>
      <w:marBottom w:val="0"/>
      <w:divBdr>
        <w:top w:val="none" w:sz="0" w:space="0" w:color="auto"/>
        <w:left w:val="none" w:sz="0" w:space="0" w:color="auto"/>
        <w:bottom w:val="none" w:sz="0" w:space="0" w:color="auto"/>
        <w:right w:val="none" w:sz="0" w:space="0" w:color="auto"/>
      </w:divBdr>
    </w:div>
    <w:div w:id="636301852">
      <w:marLeft w:val="640"/>
      <w:marRight w:val="0"/>
      <w:marTop w:val="0"/>
      <w:marBottom w:val="0"/>
      <w:divBdr>
        <w:top w:val="none" w:sz="0" w:space="0" w:color="auto"/>
        <w:left w:val="none" w:sz="0" w:space="0" w:color="auto"/>
        <w:bottom w:val="none" w:sz="0" w:space="0" w:color="auto"/>
        <w:right w:val="none" w:sz="0" w:space="0" w:color="auto"/>
      </w:divBdr>
    </w:div>
    <w:div w:id="637684618">
      <w:marLeft w:val="640"/>
      <w:marRight w:val="0"/>
      <w:marTop w:val="0"/>
      <w:marBottom w:val="0"/>
      <w:divBdr>
        <w:top w:val="none" w:sz="0" w:space="0" w:color="auto"/>
        <w:left w:val="none" w:sz="0" w:space="0" w:color="auto"/>
        <w:bottom w:val="none" w:sz="0" w:space="0" w:color="auto"/>
        <w:right w:val="none" w:sz="0" w:space="0" w:color="auto"/>
      </w:divBdr>
    </w:div>
    <w:div w:id="637804403">
      <w:marLeft w:val="640"/>
      <w:marRight w:val="0"/>
      <w:marTop w:val="0"/>
      <w:marBottom w:val="0"/>
      <w:divBdr>
        <w:top w:val="none" w:sz="0" w:space="0" w:color="auto"/>
        <w:left w:val="none" w:sz="0" w:space="0" w:color="auto"/>
        <w:bottom w:val="none" w:sz="0" w:space="0" w:color="auto"/>
        <w:right w:val="none" w:sz="0" w:space="0" w:color="auto"/>
      </w:divBdr>
    </w:div>
    <w:div w:id="637808889">
      <w:marLeft w:val="640"/>
      <w:marRight w:val="0"/>
      <w:marTop w:val="0"/>
      <w:marBottom w:val="0"/>
      <w:divBdr>
        <w:top w:val="none" w:sz="0" w:space="0" w:color="auto"/>
        <w:left w:val="none" w:sz="0" w:space="0" w:color="auto"/>
        <w:bottom w:val="none" w:sz="0" w:space="0" w:color="auto"/>
        <w:right w:val="none" w:sz="0" w:space="0" w:color="auto"/>
      </w:divBdr>
    </w:div>
    <w:div w:id="638193434">
      <w:marLeft w:val="640"/>
      <w:marRight w:val="0"/>
      <w:marTop w:val="0"/>
      <w:marBottom w:val="0"/>
      <w:divBdr>
        <w:top w:val="none" w:sz="0" w:space="0" w:color="auto"/>
        <w:left w:val="none" w:sz="0" w:space="0" w:color="auto"/>
        <w:bottom w:val="none" w:sz="0" w:space="0" w:color="auto"/>
        <w:right w:val="none" w:sz="0" w:space="0" w:color="auto"/>
      </w:divBdr>
    </w:div>
    <w:div w:id="638457019">
      <w:marLeft w:val="640"/>
      <w:marRight w:val="0"/>
      <w:marTop w:val="0"/>
      <w:marBottom w:val="0"/>
      <w:divBdr>
        <w:top w:val="none" w:sz="0" w:space="0" w:color="auto"/>
        <w:left w:val="none" w:sz="0" w:space="0" w:color="auto"/>
        <w:bottom w:val="none" w:sz="0" w:space="0" w:color="auto"/>
        <w:right w:val="none" w:sz="0" w:space="0" w:color="auto"/>
      </w:divBdr>
    </w:div>
    <w:div w:id="638608830">
      <w:marLeft w:val="640"/>
      <w:marRight w:val="0"/>
      <w:marTop w:val="0"/>
      <w:marBottom w:val="0"/>
      <w:divBdr>
        <w:top w:val="none" w:sz="0" w:space="0" w:color="auto"/>
        <w:left w:val="none" w:sz="0" w:space="0" w:color="auto"/>
        <w:bottom w:val="none" w:sz="0" w:space="0" w:color="auto"/>
        <w:right w:val="none" w:sz="0" w:space="0" w:color="auto"/>
      </w:divBdr>
    </w:div>
    <w:div w:id="638656341">
      <w:marLeft w:val="640"/>
      <w:marRight w:val="0"/>
      <w:marTop w:val="0"/>
      <w:marBottom w:val="0"/>
      <w:divBdr>
        <w:top w:val="none" w:sz="0" w:space="0" w:color="auto"/>
        <w:left w:val="none" w:sz="0" w:space="0" w:color="auto"/>
        <w:bottom w:val="none" w:sz="0" w:space="0" w:color="auto"/>
        <w:right w:val="none" w:sz="0" w:space="0" w:color="auto"/>
      </w:divBdr>
    </w:div>
    <w:div w:id="638730332">
      <w:marLeft w:val="640"/>
      <w:marRight w:val="0"/>
      <w:marTop w:val="0"/>
      <w:marBottom w:val="0"/>
      <w:divBdr>
        <w:top w:val="none" w:sz="0" w:space="0" w:color="auto"/>
        <w:left w:val="none" w:sz="0" w:space="0" w:color="auto"/>
        <w:bottom w:val="none" w:sz="0" w:space="0" w:color="auto"/>
        <w:right w:val="none" w:sz="0" w:space="0" w:color="auto"/>
      </w:divBdr>
    </w:div>
    <w:div w:id="639307676">
      <w:marLeft w:val="640"/>
      <w:marRight w:val="0"/>
      <w:marTop w:val="0"/>
      <w:marBottom w:val="0"/>
      <w:divBdr>
        <w:top w:val="none" w:sz="0" w:space="0" w:color="auto"/>
        <w:left w:val="none" w:sz="0" w:space="0" w:color="auto"/>
        <w:bottom w:val="none" w:sz="0" w:space="0" w:color="auto"/>
        <w:right w:val="none" w:sz="0" w:space="0" w:color="auto"/>
      </w:divBdr>
    </w:div>
    <w:div w:id="639574975">
      <w:marLeft w:val="640"/>
      <w:marRight w:val="0"/>
      <w:marTop w:val="0"/>
      <w:marBottom w:val="0"/>
      <w:divBdr>
        <w:top w:val="none" w:sz="0" w:space="0" w:color="auto"/>
        <w:left w:val="none" w:sz="0" w:space="0" w:color="auto"/>
        <w:bottom w:val="none" w:sz="0" w:space="0" w:color="auto"/>
        <w:right w:val="none" w:sz="0" w:space="0" w:color="auto"/>
      </w:divBdr>
    </w:div>
    <w:div w:id="640161518">
      <w:marLeft w:val="640"/>
      <w:marRight w:val="0"/>
      <w:marTop w:val="0"/>
      <w:marBottom w:val="0"/>
      <w:divBdr>
        <w:top w:val="none" w:sz="0" w:space="0" w:color="auto"/>
        <w:left w:val="none" w:sz="0" w:space="0" w:color="auto"/>
        <w:bottom w:val="none" w:sz="0" w:space="0" w:color="auto"/>
        <w:right w:val="none" w:sz="0" w:space="0" w:color="auto"/>
      </w:divBdr>
    </w:div>
    <w:div w:id="640233565">
      <w:marLeft w:val="640"/>
      <w:marRight w:val="0"/>
      <w:marTop w:val="0"/>
      <w:marBottom w:val="0"/>
      <w:divBdr>
        <w:top w:val="none" w:sz="0" w:space="0" w:color="auto"/>
        <w:left w:val="none" w:sz="0" w:space="0" w:color="auto"/>
        <w:bottom w:val="none" w:sz="0" w:space="0" w:color="auto"/>
        <w:right w:val="none" w:sz="0" w:space="0" w:color="auto"/>
      </w:divBdr>
    </w:div>
    <w:div w:id="640311942">
      <w:marLeft w:val="640"/>
      <w:marRight w:val="0"/>
      <w:marTop w:val="0"/>
      <w:marBottom w:val="0"/>
      <w:divBdr>
        <w:top w:val="none" w:sz="0" w:space="0" w:color="auto"/>
        <w:left w:val="none" w:sz="0" w:space="0" w:color="auto"/>
        <w:bottom w:val="none" w:sz="0" w:space="0" w:color="auto"/>
        <w:right w:val="none" w:sz="0" w:space="0" w:color="auto"/>
      </w:divBdr>
    </w:div>
    <w:div w:id="640422880">
      <w:marLeft w:val="640"/>
      <w:marRight w:val="0"/>
      <w:marTop w:val="0"/>
      <w:marBottom w:val="0"/>
      <w:divBdr>
        <w:top w:val="none" w:sz="0" w:space="0" w:color="auto"/>
        <w:left w:val="none" w:sz="0" w:space="0" w:color="auto"/>
        <w:bottom w:val="none" w:sz="0" w:space="0" w:color="auto"/>
        <w:right w:val="none" w:sz="0" w:space="0" w:color="auto"/>
      </w:divBdr>
    </w:div>
    <w:div w:id="640694302">
      <w:marLeft w:val="640"/>
      <w:marRight w:val="0"/>
      <w:marTop w:val="0"/>
      <w:marBottom w:val="0"/>
      <w:divBdr>
        <w:top w:val="none" w:sz="0" w:space="0" w:color="auto"/>
        <w:left w:val="none" w:sz="0" w:space="0" w:color="auto"/>
        <w:bottom w:val="none" w:sz="0" w:space="0" w:color="auto"/>
        <w:right w:val="none" w:sz="0" w:space="0" w:color="auto"/>
      </w:divBdr>
    </w:div>
    <w:div w:id="640885723">
      <w:marLeft w:val="640"/>
      <w:marRight w:val="0"/>
      <w:marTop w:val="0"/>
      <w:marBottom w:val="0"/>
      <w:divBdr>
        <w:top w:val="none" w:sz="0" w:space="0" w:color="auto"/>
        <w:left w:val="none" w:sz="0" w:space="0" w:color="auto"/>
        <w:bottom w:val="none" w:sz="0" w:space="0" w:color="auto"/>
        <w:right w:val="none" w:sz="0" w:space="0" w:color="auto"/>
      </w:divBdr>
    </w:div>
    <w:div w:id="641037891">
      <w:marLeft w:val="640"/>
      <w:marRight w:val="0"/>
      <w:marTop w:val="0"/>
      <w:marBottom w:val="0"/>
      <w:divBdr>
        <w:top w:val="none" w:sz="0" w:space="0" w:color="auto"/>
        <w:left w:val="none" w:sz="0" w:space="0" w:color="auto"/>
        <w:bottom w:val="none" w:sz="0" w:space="0" w:color="auto"/>
        <w:right w:val="none" w:sz="0" w:space="0" w:color="auto"/>
      </w:divBdr>
    </w:div>
    <w:div w:id="641082275">
      <w:marLeft w:val="640"/>
      <w:marRight w:val="0"/>
      <w:marTop w:val="0"/>
      <w:marBottom w:val="0"/>
      <w:divBdr>
        <w:top w:val="none" w:sz="0" w:space="0" w:color="auto"/>
        <w:left w:val="none" w:sz="0" w:space="0" w:color="auto"/>
        <w:bottom w:val="none" w:sz="0" w:space="0" w:color="auto"/>
        <w:right w:val="none" w:sz="0" w:space="0" w:color="auto"/>
      </w:divBdr>
    </w:div>
    <w:div w:id="641156683">
      <w:marLeft w:val="640"/>
      <w:marRight w:val="0"/>
      <w:marTop w:val="0"/>
      <w:marBottom w:val="0"/>
      <w:divBdr>
        <w:top w:val="none" w:sz="0" w:space="0" w:color="auto"/>
        <w:left w:val="none" w:sz="0" w:space="0" w:color="auto"/>
        <w:bottom w:val="none" w:sz="0" w:space="0" w:color="auto"/>
        <w:right w:val="none" w:sz="0" w:space="0" w:color="auto"/>
      </w:divBdr>
    </w:div>
    <w:div w:id="643050971">
      <w:marLeft w:val="640"/>
      <w:marRight w:val="0"/>
      <w:marTop w:val="0"/>
      <w:marBottom w:val="0"/>
      <w:divBdr>
        <w:top w:val="none" w:sz="0" w:space="0" w:color="auto"/>
        <w:left w:val="none" w:sz="0" w:space="0" w:color="auto"/>
        <w:bottom w:val="none" w:sz="0" w:space="0" w:color="auto"/>
        <w:right w:val="none" w:sz="0" w:space="0" w:color="auto"/>
      </w:divBdr>
    </w:div>
    <w:div w:id="644088251">
      <w:marLeft w:val="640"/>
      <w:marRight w:val="0"/>
      <w:marTop w:val="0"/>
      <w:marBottom w:val="0"/>
      <w:divBdr>
        <w:top w:val="none" w:sz="0" w:space="0" w:color="auto"/>
        <w:left w:val="none" w:sz="0" w:space="0" w:color="auto"/>
        <w:bottom w:val="none" w:sz="0" w:space="0" w:color="auto"/>
        <w:right w:val="none" w:sz="0" w:space="0" w:color="auto"/>
      </w:divBdr>
    </w:div>
    <w:div w:id="644437441">
      <w:marLeft w:val="640"/>
      <w:marRight w:val="0"/>
      <w:marTop w:val="0"/>
      <w:marBottom w:val="0"/>
      <w:divBdr>
        <w:top w:val="none" w:sz="0" w:space="0" w:color="auto"/>
        <w:left w:val="none" w:sz="0" w:space="0" w:color="auto"/>
        <w:bottom w:val="none" w:sz="0" w:space="0" w:color="auto"/>
        <w:right w:val="none" w:sz="0" w:space="0" w:color="auto"/>
      </w:divBdr>
    </w:div>
    <w:div w:id="644899710">
      <w:marLeft w:val="640"/>
      <w:marRight w:val="0"/>
      <w:marTop w:val="0"/>
      <w:marBottom w:val="0"/>
      <w:divBdr>
        <w:top w:val="none" w:sz="0" w:space="0" w:color="auto"/>
        <w:left w:val="none" w:sz="0" w:space="0" w:color="auto"/>
        <w:bottom w:val="none" w:sz="0" w:space="0" w:color="auto"/>
        <w:right w:val="none" w:sz="0" w:space="0" w:color="auto"/>
      </w:divBdr>
    </w:div>
    <w:div w:id="645165390">
      <w:marLeft w:val="640"/>
      <w:marRight w:val="0"/>
      <w:marTop w:val="0"/>
      <w:marBottom w:val="0"/>
      <w:divBdr>
        <w:top w:val="none" w:sz="0" w:space="0" w:color="auto"/>
        <w:left w:val="none" w:sz="0" w:space="0" w:color="auto"/>
        <w:bottom w:val="none" w:sz="0" w:space="0" w:color="auto"/>
        <w:right w:val="none" w:sz="0" w:space="0" w:color="auto"/>
      </w:divBdr>
    </w:div>
    <w:div w:id="645469953">
      <w:marLeft w:val="640"/>
      <w:marRight w:val="0"/>
      <w:marTop w:val="0"/>
      <w:marBottom w:val="0"/>
      <w:divBdr>
        <w:top w:val="none" w:sz="0" w:space="0" w:color="auto"/>
        <w:left w:val="none" w:sz="0" w:space="0" w:color="auto"/>
        <w:bottom w:val="none" w:sz="0" w:space="0" w:color="auto"/>
        <w:right w:val="none" w:sz="0" w:space="0" w:color="auto"/>
      </w:divBdr>
    </w:div>
    <w:div w:id="645554611">
      <w:marLeft w:val="640"/>
      <w:marRight w:val="0"/>
      <w:marTop w:val="0"/>
      <w:marBottom w:val="0"/>
      <w:divBdr>
        <w:top w:val="none" w:sz="0" w:space="0" w:color="auto"/>
        <w:left w:val="none" w:sz="0" w:space="0" w:color="auto"/>
        <w:bottom w:val="none" w:sz="0" w:space="0" w:color="auto"/>
        <w:right w:val="none" w:sz="0" w:space="0" w:color="auto"/>
      </w:divBdr>
    </w:div>
    <w:div w:id="645935316">
      <w:marLeft w:val="640"/>
      <w:marRight w:val="0"/>
      <w:marTop w:val="0"/>
      <w:marBottom w:val="0"/>
      <w:divBdr>
        <w:top w:val="none" w:sz="0" w:space="0" w:color="auto"/>
        <w:left w:val="none" w:sz="0" w:space="0" w:color="auto"/>
        <w:bottom w:val="none" w:sz="0" w:space="0" w:color="auto"/>
        <w:right w:val="none" w:sz="0" w:space="0" w:color="auto"/>
      </w:divBdr>
    </w:div>
    <w:div w:id="645941563">
      <w:marLeft w:val="640"/>
      <w:marRight w:val="0"/>
      <w:marTop w:val="0"/>
      <w:marBottom w:val="0"/>
      <w:divBdr>
        <w:top w:val="none" w:sz="0" w:space="0" w:color="auto"/>
        <w:left w:val="none" w:sz="0" w:space="0" w:color="auto"/>
        <w:bottom w:val="none" w:sz="0" w:space="0" w:color="auto"/>
        <w:right w:val="none" w:sz="0" w:space="0" w:color="auto"/>
      </w:divBdr>
    </w:div>
    <w:div w:id="646861884">
      <w:marLeft w:val="640"/>
      <w:marRight w:val="0"/>
      <w:marTop w:val="0"/>
      <w:marBottom w:val="0"/>
      <w:divBdr>
        <w:top w:val="none" w:sz="0" w:space="0" w:color="auto"/>
        <w:left w:val="none" w:sz="0" w:space="0" w:color="auto"/>
        <w:bottom w:val="none" w:sz="0" w:space="0" w:color="auto"/>
        <w:right w:val="none" w:sz="0" w:space="0" w:color="auto"/>
      </w:divBdr>
    </w:div>
    <w:div w:id="647364794">
      <w:marLeft w:val="640"/>
      <w:marRight w:val="0"/>
      <w:marTop w:val="0"/>
      <w:marBottom w:val="0"/>
      <w:divBdr>
        <w:top w:val="none" w:sz="0" w:space="0" w:color="auto"/>
        <w:left w:val="none" w:sz="0" w:space="0" w:color="auto"/>
        <w:bottom w:val="none" w:sz="0" w:space="0" w:color="auto"/>
        <w:right w:val="none" w:sz="0" w:space="0" w:color="auto"/>
      </w:divBdr>
    </w:div>
    <w:div w:id="647441717">
      <w:marLeft w:val="640"/>
      <w:marRight w:val="0"/>
      <w:marTop w:val="0"/>
      <w:marBottom w:val="0"/>
      <w:divBdr>
        <w:top w:val="none" w:sz="0" w:space="0" w:color="auto"/>
        <w:left w:val="none" w:sz="0" w:space="0" w:color="auto"/>
        <w:bottom w:val="none" w:sz="0" w:space="0" w:color="auto"/>
        <w:right w:val="none" w:sz="0" w:space="0" w:color="auto"/>
      </w:divBdr>
    </w:div>
    <w:div w:id="647593536">
      <w:marLeft w:val="640"/>
      <w:marRight w:val="0"/>
      <w:marTop w:val="0"/>
      <w:marBottom w:val="0"/>
      <w:divBdr>
        <w:top w:val="none" w:sz="0" w:space="0" w:color="auto"/>
        <w:left w:val="none" w:sz="0" w:space="0" w:color="auto"/>
        <w:bottom w:val="none" w:sz="0" w:space="0" w:color="auto"/>
        <w:right w:val="none" w:sz="0" w:space="0" w:color="auto"/>
      </w:divBdr>
    </w:div>
    <w:div w:id="647637961">
      <w:marLeft w:val="640"/>
      <w:marRight w:val="0"/>
      <w:marTop w:val="0"/>
      <w:marBottom w:val="0"/>
      <w:divBdr>
        <w:top w:val="none" w:sz="0" w:space="0" w:color="auto"/>
        <w:left w:val="none" w:sz="0" w:space="0" w:color="auto"/>
        <w:bottom w:val="none" w:sz="0" w:space="0" w:color="auto"/>
        <w:right w:val="none" w:sz="0" w:space="0" w:color="auto"/>
      </w:divBdr>
    </w:div>
    <w:div w:id="647899028">
      <w:marLeft w:val="640"/>
      <w:marRight w:val="0"/>
      <w:marTop w:val="0"/>
      <w:marBottom w:val="0"/>
      <w:divBdr>
        <w:top w:val="none" w:sz="0" w:space="0" w:color="auto"/>
        <w:left w:val="none" w:sz="0" w:space="0" w:color="auto"/>
        <w:bottom w:val="none" w:sz="0" w:space="0" w:color="auto"/>
        <w:right w:val="none" w:sz="0" w:space="0" w:color="auto"/>
      </w:divBdr>
    </w:div>
    <w:div w:id="647974713">
      <w:marLeft w:val="640"/>
      <w:marRight w:val="0"/>
      <w:marTop w:val="0"/>
      <w:marBottom w:val="0"/>
      <w:divBdr>
        <w:top w:val="none" w:sz="0" w:space="0" w:color="auto"/>
        <w:left w:val="none" w:sz="0" w:space="0" w:color="auto"/>
        <w:bottom w:val="none" w:sz="0" w:space="0" w:color="auto"/>
        <w:right w:val="none" w:sz="0" w:space="0" w:color="auto"/>
      </w:divBdr>
    </w:div>
    <w:div w:id="648245865">
      <w:marLeft w:val="640"/>
      <w:marRight w:val="0"/>
      <w:marTop w:val="0"/>
      <w:marBottom w:val="0"/>
      <w:divBdr>
        <w:top w:val="none" w:sz="0" w:space="0" w:color="auto"/>
        <w:left w:val="none" w:sz="0" w:space="0" w:color="auto"/>
        <w:bottom w:val="none" w:sz="0" w:space="0" w:color="auto"/>
        <w:right w:val="none" w:sz="0" w:space="0" w:color="auto"/>
      </w:divBdr>
    </w:div>
    <w:div w:id="648293711">
      <w:marLeft w:val="640"/>
      <w:marRight w:val="0"/>
      <w:marTop w:val="0"/>
      <w:marBottom w:val="0"/>
      <w:divBdr>
        <w:top w:val="none" w:sz="0" w:space="0" w:color="auto"/>
        <w:left w:val="none" w:sz="0" w:space="0" w:color="auto"/>
        <w:bottom w:val="none" w:sz="0" w:space="0" w:color="auto"/>
        <w:right w:val="none" w:sz="0" w:space="0" w:color="auto"/>
      </w:divBdr>
    </w:div>
    <w:div w:id="648828936">
      <w:marLeft w:val="640"/>
      <w:marRight w:val="0"/>
      <w:marTop w:val="0"/>
      <w:marBottom w:val="0"/>
      <w:divBdr>
        <w:top w:val="none" w:sz="0" w:space="0" w:color="auto"/>
        <w:left w:val="none" w:sz="0" w:space="0" w:color="auto"/>
        <w:bottom w:val="none" w:sz="0" w:space="0" w:color="auto"/>
        <w:right w:val="none" w:sz="0" w:space="0" w:color="auto"/>
      </w:divBdr>
    </w:div>
    <w:div w:id="648899852">
      <w:marLeft w:val="640"/>
      <w:marRight w:val="0"/>
      <w:marTop w:val="0"/>
      <w:marBottom w:val="0"/>
      <w:divBdr>
        <w:top w:val="none" w:sz="0" w:space="0" w:color="auto"/>
        <w:left w:val="none" w:sz="0" w:space="0" w:color="auto"/>
        <w:bottom w:val="none" w:sz="0" w:space="0" w:color="auto"/>
        <w:right w:val="none" w:sz="0" w:space="0" w:color="auto"/>
      </w:divBdr>
    </w:div>
    <w:div w:id="649292363">
      <w:marLeft w:val="640"/>
      <w:marRight w:val="0"/>
      <w:marTop w:val="0"/>
      <w:marBottom w:val="0"/>
      <w:divBdr>
        <w:top w:val="none" w:sz="0" w:space="0" w:color="auto"/>
        <w:left w:val="none" w:sz="0" w:space="0" w:color="auto"/>
        <w:bottom w:val="none" w:sz="0" w:space="0" w:color="auto"/>
        <w:right w:val="none" w:sz="0" w:space="0" w:color="auto"/>
      </w:divBdr>
    </w:div>
    <w:div w:id="649292606">
      <w:marLeft w:val="640"/>
      <w:marRight w:val="0"/>
      <w:marTop w:val="0"/>
      <w:marBottom w:val="0"/>
      <w:divBdr>
        <w:top w:val="none" w:sz="0" w:space="0" w:color="auto"/>
        <w:left w:val="none" w:sz="0" w:space="0" w:color="auto"/>
        <w:bottom w:val="none" w:sz="0" w:space="0" w:color="auto"/>
        <w:right w:val="none" w:sz="0" w:space="0" w:color="auto"/>
      </w:divBdr>
    </w:div>
    <w:div w:id="649363027">
      <w:marLeft w:val="640"/>
      <w:marRight w:val="0"/>
      <w:marTop w:val="0"/>
      <w:marBottom w:val="0"/>
      <w:divBdr>
        <w:top w:val="none" w:sz="0" w:space="0" w:color="auto"/>
        <w:left w:val="none" w:sz="0" w:space="0" w:color="auto"/>
        <w:bottom w:val="none" w:sz="0" w:space="0" w:color="auto"/>
        <w:right w:val="none" w:sz="0" w:space="0" w:color="auto"/>
      </w:divBdr>
    </w:div>
    <w:div w:id="649552433">
      <w:marLeft w:val="640"/>
      <w:marRight w:val="0"/>
      <w:marTop w:val="0"/>
      <w:marBottom w:val="0"/>
      <w:divBdr>
        <w:top w:val="none" w:sz="0" w:space="0" w:color="auto"/>
        <w:left w:val="none" w:sz="0" w:space="0" w:color="auto"/>
        <w:bottom w:val="none" w:sz="0" w:space="0" w:color="auto"/>
        <w:right w:val="none" w:sz="0" w:space="0" w:color="auto"/>
      </w:divBdr>
    </w:div>
    <w:div w:id="649675667">
      <w:marLeft w:val="640"/>
      <w:marRight w:val="0"/>
      <w:marTop w:val="0"/>
      <w:marBottom w:val="0"/>
      <w:divBdr>
        <w:top w:val="none" w:sz="0" w:space="0" w:color="auto"/>
        <w:left w:val="none" w:sz="0" w:space="0" w:color="auto"/>
        <w:bottom w:val="none" w:sz="0" w:space="0" w:color="auto"/>
        <w:right w:val="none" w:sz="0" w:space="0" w:color="auto"/>
      </w:divBdr>
    </w:div>
    <w:div w:id="649747071">
      <w:marLeft w:val="640"/>
      <w:marRight w:val="0"/>
      <w:marTop w:val="0"/>
      <w:marBottom w:val="0"/>
      <w:divBdr>
        <w:top w:val="none" w:sz="0" w:space="0" w:color="auto"/>
        <w:left w:val="none" w:sz="0" w:space="0" w:color="auto"/>
        <w:bottom w:val="none" w:sz="0" w:space="0" w:color="auto"/>
        <w:right w:val="none" w:sz="0" w:space="0" w:color="auto"/>
      </w:divBdr>
    </w:div>
    <w:div w:id="650252404">
      <w:marLeft w:val="640"/>
      <w:marRight w:val="0"/>
      <w:marTop w:val="0"/>
      <w:marBottom w:val="0"/>
      <w:divBdr>
        <w:top w:val="none" w:sz="0" w:space="0" w:color="auto"/>
        <w:left w:val="none" w:sz="0" w:space="0" w:color="auto"/>
        <w:bottom w:val="none" w:sz="0" w:space="0" w:color="auto"/>
        <w:right w:val="none" w:sz="0" w:space="0" w:color="auto"/>
      </w:divBdr>
    </w:div>
    <w:div w:id="650331861">
      <w:marLeft w:val="640"/>
      <w:marRight w:val="0"/>
      <w:marTop w:val="0"/>
      <w:marBottom w:val="0"/>
      <w:divBdr>
        <w:top w:val="none" w:sz="0" w:space="0" w:color="auto"/>
        <w:left w:val="none" w:sz="0" w:space="0" w:color="auto"/>
        <w:bottom w:val="none" w:sz="0" w:space="0" w:color="auto"/>
        <w:right w:val="none" w:sz="0" w:space="0" w:color="auto"/>
      </w:divBdr>
    </w:div>
    <w:div w:id="650670563">
      <w:marLeft w:val="640"/>
      <w:marRight w:val="0"/>
      <w:marTop w:val="0"/>
      <w:marBottom w:val="0"/>
      <w:divBdr>
        <w:top w:val="none" w:sz="0" w:space="0" w:color="auto"/>
        <w:left w:val="none" w:sz="0" w:space="0" w:color="auto"/>
        <w:bottom w:val="none" w:sz="0" w:space="0" w:color="auto"/>
        <w:right w:val="none" w:sz="0" w:space="0" w:color="auto"/>
      </w:divBdr>
    </w:div>
    <w:div w:id="651061111">
      <w:marLeft w:val="640"/>
      <w:marRight w:val="0"/>
      <w:marTop w:val="0"/>
      <w:marBottom w:val="0"/>
      <w:divBdr>
        <w:top w:val="none" w:sz="0" w:space="0" w:color="auto"/>
        <w:left w:val="none" w:sz="0" w:space="0" w:color="auto"/>
        <w:bottom w:val="none" w:sz="0" w:space="0" w:color="auto"/>
        <w:right w:val="none" w:sz="0" w:space="0" w:color="auto"/>
      </w:divBdr>
    </w:div>
    <w:div w:id="651131390">
      <w:marLeft w:val="640"/>
      <w:marRight w:val="0"/>
      <w:marTop w:val="0"/>
      <w:marBottom w:val="0"/>
      <w:divBdr>
        <w:top w:val="none" w:sz="0" w:space="0" w:color="auto"/>
        <w:left w:val="none" w:sz="0" w:space="0" w:color="auto"/>
        <w:bottom w:val="none" w:sz="0" w:space="0" w:color="auto"/>
        <w:right w:val="none" w:sz="0" w:space="0" w:color="auto"/>
      </w:divBdr>
    </w:div>
    <w:div w:id="651446577">
      <w:marLeft w:val="640"/>
      <w:marRight w:val="0"/>
      <w:marTop w:val="0"/>
      <w:marBottom w:val="0"/>
      <w:divBdr>
        <w:top w:val="none" w:sz="0" w:space="0" w:color="auto"/>
        <w:left w:val="none" w:sz="0" w:space="0" w:color="auto"/>
        <w:bottom w:val="none" w:sz="0" w:space="0" w:color="auto"/>
        <w:right w:val="none" w:sz="0" w:space="0" w:color="auto"/>
      </w:divBdr>
    </w:div>
    <w:div w:id="652217315">
      <w:marLeft w:val="640"/>
      <w:marRight w:val="0"/>
      <w:marTop w:val="0"/>
      <w:marBottom w:val="0"/>
      <w:divBdr>
        <w:top w:val="none" w:sz="0" w:space="0" w:color="auto"/>
        <w:left w:val="none" w:sz="0" w:space="0" w:color="auto"/>
        <w:bottom w:val="none" w:sz="0" w:space="0" w:color="auto"/>
        <w:right w:val="none" w:sz="0" w:space="0" w:color="auto"/>
      </w:divBdr>
    </w:div>
    <w:div w:id="652218912">
      <w:marLeft w:val="640"/>
      <w:marRight w:val="0"/>
      <w:marTop w:val="0"/>
      <w:marBottom w:val="0"/>
      <w:divBdr>
        <w:top w:val="none" w:sz="0" w:space="0" w:color="auto"/>
        <w:left w:val="none" w:sz="0" w:space="0" w:color="auto"/>
        <w:bottom w:val="none" w:sz="0" w:space="0" w:color="auto"/>
        <w:right w:val="none" w:sz="0" w:space="0" w:color="auto"/>
      </w:divBdr>
    </w:div>
    <w:div w:id="652373205">
      <w:marLeft w:val="640"/>
      <w:marRight w:val="0"/>
      <w:marTop w:val="0"/>
      <w:marBottom w:val="0"/>
      <w:divBdr>
        <w:top w:val="none" w:sz="0" w:space="0" w:color="auto"/>
        <w:left w:val="none" w:sz="0" w:space="0" w:color="auto"/>
        <w:bottom w:val="none" w:sz="0" w:space="0" w:color="auto"/>
        <w:right w:val="none" w:sz="0" w:space="0" w:color="auto"/>
      </w:divBdr>
    </w:div>
    <w:div w:id="653483960">
      <w:marLeft w:val="640"/>
      <w:marRight w:val="0"/>
      <w:marTop w:val="0"/>
      <w:marBottom w:val="0"/>
      <w:divBdr>
        <w:top w:val="none" w:sz="0" w:space="0" w:color="auto"/>
        <w:left w:val="none" w:sz="0" w:space="0" w:color="auto"/>
        <w:bottom w:val="none" w:sz="0" w:space="0" w:color="auto"/>
        <w:right w:val="none" w:sz="0" w:space="0" w:color="auto"/>
      </w:divBdr>
    </w:div>
    <w:div w:id="654069428">
      <w:marLeft w:val="640"/>
      <w:marRight w:val="0"/>
      <w:marTop w:val="0"/>
      <w:marBottom w:val="0"/>
      <w:divBdr>
        <w:top w:val="none" w:sz="0" w:space="0" w:color="auto"/>
        <w:left w:val="none" w:sz="0" w:space="0" w:color="auto"/>
        <w:bottom w:val="none" w:sz="0" w:space="0" w:color="auto"/>
        <w:right w:val="none" w:sz="0" w:space="0" w:color="auto"/>
      </w:divBdr>
    </w:div>
    <w:div w:id="654534958">
      <w:marLeft w:val="640"/>
      <w:marRight w:val="0"/>
      <w:marTop w:val="0"/>
      <w:marBottom w:val="0"/>
      <w:divBdr>
        <w:top w:val="none" w:sz="0" w:space="0" w:color="auto"/>
        <w:left w:val="none" w:sz="0" w:space="0" w:color="auto"/>
        <w:bottom w:val="none" w:sz="0" w:space="0" w:color="auto"/>
        <w:right w:val="none" w:sz="0" w:space="0" w:color="auto"/>
      </w:divBdr>
    </w:div>
    <w:div w:id="654800263">
      <w:marLeft w:val="640"/>
      <w:marRight w:val="0"/>
      <w:marTop w:val="0"/>
      <w:marBottom w:val="0"/>
      <w:divBdr>
        <w:top w:val="none" w:sz="0" w:space="0" w:color="auto"/>
        <w:left w:val="none" w:sz="0" w:space="0" w:color="auto"/>
        <w:bottom w:val="none" w:sz="0" w:space="0" w:color="auto"/>
        <w:right w:val="none" w:sz="0" w:space="0" w:color="auto"/>
      </w:divBdr>
    </w:div>
    <w:div w:id="655035556">
      <w:marLeft w:val="640"/>
      <w:marRight w:val="0"/>
      <w:marTop w:val="0"/>
      <w:marBottom w:val="0"/>
      <w:divBdr>
        <w:top w:val="none" w:sz="0" w:space="0" w:color="auto"/>
        <w:left w:val="none" w:sz="0" w:space="0" w:color="auto"/>
        <w:bottom w:val="none" w:sz="0" w:space="0" w:color="auto"/>
        <w:right w:val="none" w:sz="0" w:space="0" w:color="auto"/>
      </w:divBdr>
    </w:div>
    <w:div w:id="655037069">
      <w:marLeft w:val="640"/>
      <w:marRight w:val="0"/>
      <w:marTop w:val="0"/>
      <w:marBottom w:val="0"/>
      <w:divBdr>
        <w:top w:val="none" w:sz="0" w:space="0" w:color="auto"/>
        <w:left w:val="none" w:sz="0" w:space="0" w:color="auto"/>
        <w:bottom w:val="none" w:sz="0" w:space="0" w:color="auto"/>
        <w:right w:val="none" w:sz="0" w:space="0" w:color="auto"/>
      </w:divBdr>
    </w:div>
    <w:div w:id="655114682">
      <w:marLeft w:val="640"/>
      <w:marRight w:val="0"/>
      <w:marTop w:val="0"/>
      <w:marBottom w:val="0"/>
      <w:divBdr>
        <w:top w:val="none" w:sz="0" w:space="0" w:color="auto"/>
        <w:left w:val="none" w:sz="0" w:space="0" w:color="auto"/>
        <w:bottom w:val="none" w:sz="0" w:space="0" w:color="auto"/>
        <w:right w:val="none" w:sz="0" w:space="0" w:color="auto"/>
      </w:divBdr>
    </w:div>
    <w:div w:id="655258344">
      <w:marLeft w:val="640"/>
      <w:marRight w:val="0"/>
      <w:marTop w:val="0"/>
      <w:marBottom w:val="0"/>
      <w:divBdr>
        <w:top w:val="none" w:sz="0" w:space="0" w:color="auto"/>
        <w:left w:val="none" w:sz="0" w:space="0" w:color="auto"/>
        <w:bottom w:val="none" w:sz="0" w:space="0" w:color="auto"/>
        <w:right w:val="none" w:sz="0" w:space="0" w:color="auto"/>
      </w:divBdr>
    </w:div>
    <w:div w:id="655299819">
      <w:marLeft w:val="640"/>
      <w:marRight w:val="0"/>
      <w:marTop w:val="0"/>
      <w:marBottom w:val="0"/>
      <w:divBdr>
        <w:top w:val="none" w:sz="0" w:space="0" w:color="auto"/>
        <w:left w:val="none" w:sz="0" w:space="0" w:color="auto"/>
        <w:bottom w:val="none" w:sz="0" w:space="0" w:color="auto"/>
        <w:right w:val="none" w:sz="0" w:space="0" w:color="auto"/>
      </w:divBdr>
    </w:div>
    <w:div w:id="655687710">
      <w:marLeft w:val="640"/>
      <w:marRight w:val="0"/>
      <w:marTop w:val="0"/>
      <w:marBottom w:val="0"/>
      <w:divBdr>
        <w:top w:val="none" w:sz="0" w:space="0" w:color="auto"/>
        <w:left w:val="none" w:sz="0" w:space="0" w:color="auto"/>
        <w:bottom w:val="none" w:sz="0" w:space="0" w:color="auto"/>
        <w:right w:val="none" w:sz="0" w:space="0" w:color="auto"/>
      </w:divBdr>
    </w:div>
    <w:div w:id="655692553">
      <w:marLeft w:val="640"/>
      <w:marRight w:val="0"/>
      <w:marTop w:val="0"/>
      <w:marBottom w:val="0"/>
      <w:divBdr>
        <w:top w:val="none" w:sz="0" w:space="0" w:color="auto"/>
        <w:left w:val="none" w:sz="0" w:space="0" w:color="auto"/>
        <w:bottom w:val="none" w:sz="0" w:space="0" w:color="auto"/>
        <w:right w:val="none" w:sz="0" w:space="0" w:color="auto"/>
      </w:divBdr>
    </w:div>
    <w:div w:id="655885049">
      <w:marLeft w:val="640"/>
      <w:marRight w:val="0"/>
      <w:marTop w:val="0"/>
      <w:marBottom w:val="0"/>
      <w:divBdr>
        <w:top w:val="none" w:sz="0" w:space="0" w:color="auto"/>
        <w:left w:val="none" w:sz="0" w:space="0" w:color="auto"/>
        <w:bottom w:val="none" w:sz="0" w:space="0" w:color="auto"/>
        <w:right w:val="none" w:sz="0" w:space="0" w:color="auto"/>
      </w:divBdr>
    </w:div>
    <w:div w:id="655955187">
      <w:marLeft w:val="640"/>
      <w:marRight w:val="0"/>
      <w:marTop w:val="0"/>
      <w:marBottom w:val="0"/>
      <w:divBdr>
        <w:top w:val="none" w:sz="0" w:space="0" w:color="auto"/>
        <w:left w:val="none" w:sz="0" w:space="0" w:color="auto"/>
        <w:bottom w:val="none" w:sz="0" w:space="0" w:color="auto"/>
        <w:right w:val="none" w:sz="0" w:space="0" w:color="auto"/>
      </w:divBdr>
    </w:div>
    <w:div w:id="656038953">
      <w:marLeft w:val="640"/>
      <w:marRight w:val="0"/>
      <w:marTop w:val="0"/>
      <w:marBottom w:val="0"/>
      <w:divBdr>
        <w:top w:val="none" w:sz="0" w:space="0" w:color="auto"/>
        <w:left w:val="none" w:sz="0" w:space="0" w:color="auto"/>
        <w:bottom w:val="none" w:sz="0" w:space="0" w:color="auto"/>
        <w:right w:val="none" w:sz="0" w:space="0" w:color="auto"/>
      </w:divBdr>
    </w:div>
    <w:div w:id="656374725">
      <w:marLeft w:val="640"/>
      <w:marRight w:val="0"/>
      <w:marTop w:val="0"/>
      <w:marBottom w:val="0"/>
      <w:divBdr>
        <w:top w:val="none" w:sz="0" w:space="0" w:color="auto"/>
        <w:left w:val="none" w:sz="0" w:space="0" w:color="auto"/>
        <w:bottom w:val="none" w:sz="0" w:space="0" w:color="auto"/>
        <w:right w:val="none" w:sz="0" w:space="0" w:color="auto"/>
      </w:divBdr>
    </w:div>
    <w:div w:id="657002774">
      <w:marLeft w:val="640"/>
      <w:marRight w:val="0"/>
      <w:marTop w:val="0"/>
      <w:marBottom w:val="0"/>
      <w:divBdr>
        <w:top w:val="none" w:sz="0" w:space="0" w:color="auto"/>
        <w:left w:val="none" w:sz="0" w:space="0" w:color="auto"/>
        <w:bottom w:val="none" w:sz="0" w:space="0" w:color="auto"/>
        <w:right w:val="none" w:sz="0" w:space="0" w:color="auto"/>
      </w:divBdr>
    </w:div>
    <w:div w:id="657458955">
      <w:marLeft w:val="640"/>
      <w:marRight w:val="0"/>
      <w:marTop w:val="0"/>
      <w:marBottom w:val="0"/>
      <w:divBdr>
        <w:top w:val="none" w:sz="0" w:space="0" w:color="auto"/>
        <w:left w:val="none" w:sz="0" w:space="0" w:color="auto"/>
        <w:bottom w:val="none" w:sz="0" w:space="0" w:color="auto"/>
        <w:right w:val="none" w:sz="0" w:space="0" w:color="auto"/>
      </w:divBdr>
    </w:div>
    <w:div w:id="658314420">
      <w:marLeft w:val="640"/>
      <w:marRight w:val="0"/>
      <w:marTop w:val="0"/>
      <w:marBottom w:val="0"/>
      <w:divBdr>
        <w:top w:val="none" w:sz="0" w:space="0" w:color="auto"/>
        <w:left w:val="none" w:sz="0" w:space="0" w:color="auto"/>
        <w:bottom w:val="none" w:sz="0" w:space="0" w:color="auto"/>
        <w:right w:val="none" w:sz="0" w:space="0" w:color="auto"/>
      </w:divBdr>
    </w:div>
    <w:div w:id="658536575">
      <w:marLeft w:val="640"/>
      <w:marRight w:val="0"/>
      <w:marTop w:val="0"/>
      <w:marBottom w:val="0"/>
      <w:divBdr>
        <w:top w:val="none" w:sz="0" w:space="0" w:color="auto"/>
        <w:left w:val="none" w:sz="0" w:space="0" w:color="auto"/>
        <w:bottom w:val="none" w:sz="0" w:space="0" w:color="auto"/>
        <w:right w:val="none" w:sz="0" w:space="0" w:color="auto"/>
      </w:divBdr>
    </w:div>
    <w:div w:id="658928126">
      <w:marLeft w:val="640"/>
      <w:marRight w:val="0"/>
      <w:marTop w:val="0"/>
      <w:marBottom w:val="0"/>
      <w:divBdr>
        <w:top w:val="none" w:sz="0" w:space="0" w:color="auto"/>
        <w:left w:val="none" w:sz="0" w:space="0" w:color="auto"/>
        <w:bottom w:val="none" w:sz="0" w:space="0" w:color="auto"/>
        <w:right w:val="none" w:sz="0" w:space="0" w:color="auto"/>
      </w:divBdr>
    </w:div>
    <w:div w:id="659121339">
      <w:marLeft w:val="640"/>
      <w:marRight w:val="0"/>
      <w:marTop w:val="0"/>
      <w:marBottom w:val="0"/>
      <w:divBdr>
        <w:top w:val="none" w:sz="0" w:space="0" w:color="auto"/>
        <w:left w:val="none" w:sz="0" w:space="0" w:color="auto"/>
        <w:bottom w:val="none" w:sz="0" w:space="0" w:color="auto"/>
        <w:right w:val="none" w:sz="0" w:space="0" w:color="auto"/>
      </w:divBdr>
    </w:div>
    <w:div w:id="659575961">
      <w:marLeft w:val="640"/>
      <w:marRight w:val="0"/>
      <w:marTop w:val="0"/>
      <w:marBottom w:val="0"/>
      <w:divBdr>
        <w:top w:val="none" w:sz="0" w:space="0" w:color="auto"/>
        <w:left w:val="none" w:sz="0" w:space="0" w:color="auto"/>
        <w:bottom w:val="none" w:sz="0" w:space="0" w:color="auto"/>
        <w:right w:val="none" w:sz="0" w:space="0" w:color="auto"/>
      </w:divBdr>
    </w:div>
    <w:div w:id="659817568">
      <w:marLeft w:val="640"/>
      <w:marRight w:val="0"/>
      <w:marTop w:val="0"/>
      <w:marBottom w:val="0"/>
      <w:divBdr>
        <w:top w:val="none" w:sz="0" w:space="0" w:color="auto"/>
        <w:left w:val="none" w:sz="0" w:space="0" w:color="auto"/>
        <w:bottom w:val="none" w:sz="0" w:space="0" w:color="auto"/>
        <w:right w:val="none" w:sz="0" w:space="0" w:color="auto"/>
      </w:divBdr>
    </w:div>
    <w:div w:id="660549531">
      <w:marLeft w:val="640"/>
      <w:marRight w:val="0"/>
      <w:marTop w:val="0"/>
      <w:marBottom w:val="0"/>
      <w:divBdr>
        <w:top w:val="none" w:sz="0" w:space="0" w:color="auto"/>
        <w:left w:val="none" w:sz="0" w:space="0" w:color="auto"/>
        <w:bottom w:val="none" w:sz="0" w:space="0" w:color="auto"/>
        <w:right w:val="none" w:sz="0" w:space="0" w:color="auto"/>
      </w:divBdr>
    </w:div>
    <w:div w:id="661591740">
      <w:marLeft w:val="640"/>
      <w:marRight w:val="0"/>
      <w:marTop w:val="0"/>
      <w:marBottom w:val="0"/>
      <w:divBdr>
        <w:top w:val="none" w:sz="0" w:space="0" w:color="auto"/>
        <w:left w:val="none" w:sz="0" w:space="0" w:color="auto"/>
        <w:bottom w:val="none" w:sz="0" w:space="0" w:color="auto"/>
        <w:right w:val="none" w:sz="0" w:space="0" w:color="auto"/>
      </w:divBdr>
    </w:div>
    <w:div w:id="661927591">
      <w:marLeft w:val="640"/>
      <w:marRight w:val="0"/>
      <w:marTop w:val="0"/>
      <w:marBottom w:val="0"/>
      <w:divBdr>
        <w:top w:val="none" w:sz="0" w:space="0" w:color="auto"/>
        <w:left w:val="none" w:sz="0" w:space="0" w:color="auto"/>
        <w:bottom w:val="none" w:sz="0" w:space="0" w:color="auto"/>
        <w:right w:val="none" w:sz="0" w:space="0" w:color="auto"/>
      </w:divBdr>
    </w:div>
    <w:div w:id="661928218">
      <w:marLeft w:val="640"/>
      <w:marRight w:val="0"/>
      <w:marTop w:val="0"/>
      <w:marBottom w:val="0"/>
      <w:divBdr>
        <w:top w:val="none" w:sz="0" w:space="0" w:color="auto"/>
        <w:left w:val="none" w:sz="0" w:space="0" w:color="auto"/>
        <w:bottom w:val="none" w:sz="0" w:space="0" w:color="auto"/>
        <w:right w:val="none" w:sz="0" w:space="0" w:color="auto"/>
      </w:divBdr>
    </w:div>
    <w:div w:id="663168416">
      <w:marLeft w:val="640"/>
      <w:marRight w:val="0"/>
      <w:marTop w:val="0"/>
      <w:marBottom w:val="0"/>
      <w:divBdr>
        <w:top w:val="none" w:sz="0" w:space="0" w:color="auto"/>
        <w:left w:val="none" w:sz="0" w:space="0" w:color="auto"/>
        <w:bottom w:val="none" w:sz="0" w:space="0" w:color="auto"/>
        <w:right w:val="none" w:sz="0" w:space="0" w:color="auto"/>
      </w:divBdr>
    </w:div>
    <w:div w:id="663632456">
      <w:marLeft w:val="640"/>
      <w:marRight w:val="0"/>
      <w:marTop w:val="0"/>
      <w:marBottom w:val="0"/>
      <w:divBdr>
        <w:top w:val="none" w:sz="0" w:space="0" w:color="auto"/>
        <w:left w:val="none" w:sz="0" w:space="0" w:color="auto"/>
        <w:bottom w:val="none" w:sz="0" w:space="0" w:color="auto"/>
        <w:right w:val="none" w:sz="0" w:space="0" w:color="auto"/>
      </w:divBdr>
    </w:div>
    <w:div w:id="664207993">
      <w:marLeft w:val="640"/>
      <w:marRight w:val="0"/>
      <w:marTop w:val="0"/>
      <w:marBottom w:val="0"/>
      <w:divBdr>
        <w:top w:val="none" w:sz="0" w:space="0" w:color="auto"/>
        <w:left w:val="none" w:sz="0" w:space="0" w:color="auto"/>
        <w:bottom w:val="none" w:sz="0" w:space="0" w:color="auto"/>
        <w:right w:val="none" w:sz="0" w:space="0" w:color="auto"/>
      </w:divBdr>
    </w:div>
    <w:div w:id="664557123">
      <w:marLeft w:val="640"/>
      <w:marRight w:val="0"/>
      <w:marTop w:val="0"/>
      <w:marBottom w:val="0"/>
      <w:divBdr>
        <w:top w:val="none" w:sz="0" w:space="0" w:color="auto"/>
        <w:left w:val="none" w:sz="0" w:space="0" w:color="auto"/>
        <w:bottom w:val="none" w:sz="0" w:space="0" w:color="auto"/>
        <w:right w:val="none" w:sz="0" w:space="0" w:color="auto"/>
      </w:divBdr>
    </w:div>
    <w:div w:id="664749512">
      <w:marLeft w:val="640"/>
      <w:marRight w:val="0"/>
      <w:marTop w:val="0"/>
      <w:marBottom w:val="0"/>
      <w:divBdr>
        <w:top w:val="none" w:sz="0" w:space="0" w:color="auto"/>
        <w:left w:val="none" w:sz="0" w:space="0" w:color="auto"/>
        <w:bottom w:val="none" w:sz="0" w:space="0" w:color="auto"/>
        <w:right w:val="none" w:sz="0" w:space="0" w:color="auto"/>
      </w:divBdr>
    </w:div>
    <w:div w:id="665396905">
      <w:marLeft w:val="640"/>
      <w:marRight w:val="0"/>
      <w:marTop w:val="0"/>
      <w:marBottom w:val="0"/>
      <w:divBdr>
        <w:top w:val="none" w:sz="0" w:space="0" w:color="auto"/>
        <w:left w:val="none" w:sz="0" w:space="0" w:color="auto"/>
        <w:bottom w:val="none" w:sz="0" w:space="0" w:color="auto"/>
        <w:right w:val="none" w:sz="0" w:space="0" w:color="auto"/>
      </w:divBdr>
    </w:div>
    <w:div w:id="665590241">
      <w:marLeft w:val="640"/>
      <w:marRight w:val="0"/>
      <w:marTop w:val="0"/>
      <w:marBottom w:val="0"/>
      <w:divBdr>
        <w:top w:val="none" w:sz="0" w:space="0" w:color="auto"/>
        <w:left w:val="none" w:sz="0" w:space="0" w:color="auto"/>
        <w:bottom w:val="none" w:sz="0" w:space="0" w:color="auto"/>
        <w:right w:val="none" w:sz="0" w:space="0" w:color="auto"/>
      </w:divBdr>
    </w:div>
    <w:div w:id="665858596">
      <w:marLeft w:val="640"/>
      <w:marRight w:val="0"/>
      <w:marTop w:val="0"/>
      <w:marBottom w:val="0"/>
      <w:divBdr>
        <w:top w:val="none" w:sz="0" w:space="0" w:color="auto"/>
        <w:left w:val="none" w:sz="0" w:space="0" w:color="auto"/>
        <w:bottom w:val="none" w:sz="0" w:space="0" w:color="auto"/>
        <w:right w:val="none" w:sz="0" w:space="0" w:color="auto"/>
      </w:divBdr>
    </w:div>
    <w:div w:id="666326205">
      <w:marLeft w:val="640"/>
      <w:marRight w:val="0"/>
      <w:marTop w:val="0"/>
      <w:marBottom w:val="0"/>
      <w:divBdr>
        <w:top w:val="none" w:sz="0" w:space="0" w:color="auto"/>
        <w:left w:val="none" w:sz="0" w:space="0" w:color="auto"/>
        <w:bottom w:val="none" w:sz="0" w:space="0" w:color="auto"/>
        <w:right w:val="none" w:sz="0" w:space="0" w:color="auto"/>
      </w:divBdr>
    </w:div>
    <w:div w:id="666443898">
      <w:marLeft w:val="640"/>
      <w:marRight w:val="0"/>
      <w:marTop w:val="0"/>
      <w:marBottom w:val="0"/>
      <w:divBdr>
        <w:top w:val="none" w:sz="0" w:space="0" w:color="auto"/>
        <w:left w:val="none" w:sz="0" w:space="0" w:color="auto"/>
        <w:bottom w:val="none" w:sz="0" w:space="0" w:color="auto"/>
        <w:right w:val="none" w:sz="0" w:space="0" w:color="auto"/>
      </w:divBdr>
    </w:div>
    <w:div w:id="666444089">
      <w:marLeft w:val="640"/>
      <w:marRight w:val="0"/>
      <w:marTop w:val="0"/>
      <w:marBottom w:val="0"/>
      <w:divBdr>
        <w:top w:val="none" w:sz="0" w:space="0" w:color="auto"/>
        <w:left w:val="none" w:sz="0" w:space="0" w:color="auto"/>
        <w:bottom w:val="none" w:sz="0" w:space="0" w:color="auto"/>
        <w:right w:val="none" w:sz="0" w:space="0" w:color="auto"/>
      </w:divBdr>
    </w:div>
    <w:div w:id="666445690">
      <w:marLeft w:val="640"/>
      <w:marRight w:val="0"/>
      <w:marTop w:val="0"/>
      <w:marBottom w:val="0"/>
      <w:divBdr>
        <w:top w:val="none" w:sz="0" w:space="0" w:color="auto"/>
        <w:left w:val="none" w:sz="0" w:space="0" w:color="auto"/>
        <w:bottom w:val="none" w:sz="0" w:space="0" w:color="auto"/>
        <w:right w:val="none" w:sz="0" w:space="0" w:color="auto"/>
      </w:divBdr>
    </w:div>
    <w:div w:id="667177557">
      <w:marLeft w:val="640"/>
      <w:marRight w:val="0"/>
      <w:marTop w:val="0"/>
      <w:marBottom w:val="0"/>
      <w:divBdr>
        <w:top w:val="none" w:sz="0" w:space="0" w:color="auto"/>
        <w:left w:val="none" w:sz="0" w:space="0" w:color="auto"/>
        <w:bottom w:val="none" w:sz="0" w:space="0" w:color="auto"/>
        <w:right w:val="none" w:sz="0" w:space="0" w:color="auto"/>
      </w:divBdr>
    </w:div>
    <w:div w:id="667254235">
      <w:marLeft w:val="640"/>
      <w:marRight w:val="0"/>
      <w:marTop w:val="0"/>
      <w:marBottom w:val="0"/>
      <w:divBdr>
        <w:top w:val="none" w:sz="0" w:space="0" w:color="auto"/>
        <w:left w:val="none" w:sz="0" w:space="0" w:color="auto"/>
        <w:bottom w:val="none" w:sz="0" w:space="0" w:color="auto"/>
        <w:right w:val="none" w:sz="0" w:space="0" w:color="auto"/>
      </w:divBdr>
    </w:div>
    <w:div w:id="667707573">
      <w:marLeft w:val="640"/>
      <w:marRight w:val="0"/>
      <w:marTop w:val="0"/>
      <w:marBottom w:val="0"/>
      <w:divBdr>
        <w:top w:val="none" w:sz="0" w:space="0" w:color="auto"/>
        <w:left w:val="none" w:sz="0" w:space="0" w:color="auto"/>
        <w:bottom w:val="none" w:sz="0" w:space="0" w:color="auto"/>
        <w:right w:val="none" w:sz="0" w:space="0" w:color="auto"/>
      </w:divBdr>
    </w:div>
    <w:div w:id="667949790">
      <w:marLeft w:val="640"/>
      <w:marRight w:val="0"/>
      <w:marTop w:val="0"/>
      <w:marBottom w:val="0"/>
      <w:divBdr>
        <w:top w:val="none" w:sz="0" w:space="0" w:color="auto"/>
        <w:left w:val="none" w:sz="0" w:space="0" w:color="auto"/>
        <w:bottom w:val="none" w:sz="0" w:space="0" w:color="auto"/>
        <w:right w:val="none" w:sz="0" w:space="0" w:color="auto"/>
      </w:divBdr>
    </w:div>
    <w:div w:id="668216059">
      <w:marLeft w:val="640"/>
      <w:marRight w:val="0"/>
      <w:marTop w:val="0"/>
      <w:marBottom w:val="0"/>
      <w:divBdr>
        <w:top w:val="none" w:sz="0" w:space="0" w:color="auto"/>
        <w:left w:val="none" w:sz="0" w:space="0" w:color="auto"/>
        <w:bottom w:val="none" w:sz="0" w:space="0" w:color="auto"/>
        <w:right w:val="none" w:sz="0" w:space="0" w:color="auto"/>
      </w:divBdr>
    </w:div>
    <w:div w:id="668949195">
      <w:marLeft w:val="640"/>
      <w:marRight w:val="0"/>
      <w:marTop w:val="0"/>
      <w:marBottom w:val="0"/>
      <w:divBdr>
        <w:top w:val="none" w:sz="0" w:space="0" w:color="auto"/>
        <w:left w:val="none" w:sz="0" w:space="0" w:color="auto"/>
        <w:bottom w:val="none" w:sz="0" w:space="0" w:color="auto"/>
        <w:right w:val="none" w:sz="0" w:space="0" w:color="auto"/>
      </w:divBdr>
    </w:div>
    <w:div w:id="669454224">
      <w:marLeft w:val="640"/>
      <w:marRight w:val="0"/>
      <w:marTop w:val="0"/>
      <w:marBottom w:val="0"/>
      <w:divBdr>
        <w:top w:val="none" w:sz="0" w:space="0" w:color="auto"/>
        <w:left w:val="none" w:sz="0" w:space="0" w:color="auto"/>
        <w:bottom w:val="none" w:sz="0" w:space="0" w:color="auto"/>
        <w:right w:val="none" w:sz="0" w:space="0" w:color="auto"/>
      </w:divBdr>
    </w:div>
    <w:div w:id="670180494">
      <w:marLeft w:val="640"/>
      <w:marRight w:val="0"/>
      <w:marTop w:val="0"/>
      <w:marBottom w:val="0"/>
      <w:divBdr>
        <w:top w:val="none" w:sz="0" w:space="0" w:color="auto"/>
        <w:left w:val="none" w:sz="0" w:space="0" w:color="auto"/>
        <w:bottom w:val="none" w:sz="0" w:space="0" w:color="auto"/>
        <w:right w:val="none" w:sz="0" w:space="0" w:color="auto"/>
      </w:divBdr>
    </w:div>
    <w:div w:id="670331403">
      <w:marLeft w:val="640"/>
      <w:marRight w:val="0"/>
      <w:marTop w:val="0"/>
      <w:marBottom w:val="0"/>
      <w:divBdr>
        <w:top w:val="none" w:sz="0" w:space="0" w:color="auto"/>
        <w:left w:val="none" w:sz="0" w:space="0" w:color="auto"/>
        <w:bottom w:val="none" w:sz="0" w:space="0" w:color="auto"/>
        <w:right w:val="none" w:sz="0" w:space="0" w:color="auto"/>
      </w:divBdr>
    </w:div>
    <w:div w:id="670446538">
      <w:marLeft w:val="640"/>
      <w:marRight w:val="0"/>
      <w:marTop w:val="0"/>
      <w:marBottom w:val="0"/>
      <w:divBdr>
        <w:top w:val="none" w:sz="0" w:space="0" w:color="auto"/>
        <w:left w:val="none" w:sz="0" w:space="0" w:color="auto"/>
        <w:bottom w:val="none" w:sz="0" w:space="0" w:color="auto"/>
        <w:right w:val="none" w:sz="0" w:space="0" w:color="auto"/>
      </w:divBdr>
    </w:div>
    <w:div w:id="670718929">
      <w:marLeft w:val="640"/>
      <w:marRight w:val="0"/>
      <w:marTop w:val="0"/>
      <w:marBottom w:val="0"/>
      <w:divBdr>
        <w:top w:val="none" w:sz="0" w:space="0" w:color="auto"/>
        <w:left w:val="none" w:sz="0" w:space="0" w:color="auto"/>
        <w:bottom w:val="none" w:sz="0" w:space="0" w:color="auto"/>
        <w:right w:val="none" w:sz="0" w:space="0" w:color="auto"/>
      </w:divBdr>
    </w:div>
    <w:div w:id="670987465">
      <w:marLeft w:val="640"/>
      <w:marRight w:val="0"/>
      <w:marTop w:val="0"/>
      <w:marBottom w:val="0"/>
      <w:divBdr>
        <w:top w:val="none" w:sz="0" w:space="0" w:color="auto"/>
        <w:left w:val="none" w:sz="0" w:space="0" w:color="auto"/>
        <w:bottom w:val="none" w:sz="0" w:space="0" w:color="auto"/>
        <w:right w:val="none" w:sz="0" w:space="0" w:color="auto"/>
      </w:divBdr>
    </w:div>
    <w:div w:id="671298087">
      <w:marLeft w:val="640"/>
      <w:marRight w:val="0"/>
      <w:marTop w:val="0"/>
      <w:marBottom w:val="0"/>
      <w:divBdr>
        <w:top w:val="none" w:sz="0" w:space="0" w:color="auto"/>
        <w:left w:val="none" w:sz="0" w:space="0" w:color="auto"/>
        <w:bottom w:val="none" w:sz="0" w:space="0" w:color="auto"/>
        <w:right w:val="none" w:sz="0" w:space="0" w:color="auto"/>
      </w:divBdr>
    </w:div>
    <w:div w:id="671832176">
      <w:marLeft w:val="640"/>
      <w:marRight w:val="0"/>
      <w:marTop w:val="0"/>
      <w:marBottom w:val="0"/>
      <w:divBdr>
        <w:top w:val="none" w:sz="0" w:space="0" w:color="auto"/>
        <w:left w:val="none" w:sz="0" w:space="0" w:color="auto"/>
        <w:bottom w:val="none" w:sz="0" w:space="0" w:color="auto"/>
        <w:right w:val="none" w:sz="0" w:space="0" w:color="auto"/>
      </w:divBdr>
    </w:div>
    <w:div w:id="672150643">
      <w:marLeft w:val="640"/>
      <w:marRight w:val="0"/>
      <w:marTop w:val="0"/>
      <w:marBottom w:val="0"/>
      <w:divBdr>
        <w:top w:val="none" w:sz="0" w:space="0" w:color="auto"/>
        <w:left w:val="none" w:sz="0" w:space="0" w:color="auto"/>
        <w:bottom w:val="none" w:sz="0" w:space="0" w:color="auto"/>
        <w:right w:val="none" w:sz="0" w:space="0" w:color="auto"/>
      </w:divBdr>
    </w:div>
    <w:div w:id="672416949">
      <w:marLeft w:val="640"/>
      <w:marRight w:val="0"/>
      <w:marTop w:val="0"/>
      <w:marBottom w:val="0"/>
      <w:divBdr>
        <w:top w:val="none" w:sz="0" w:space="0" w:color="auto"/>
        <w:left w:val="none" w:sz="0" w:space="0" w:color="auto"/>
        <w:bottom w:val="none" w:sz="0" w:space="0" w:color="auto"/>
        <w:right w:val="none" w:sz="0" w:space="0" w:color="auto"/>
      </w:divBdr>
    </w:div>
    <w:div w:id="673148191">
      <w:marLeft w:val="640"/>
      <w:marRight w:val="0"/>
      <w:marTop w:val="0"/>
      <w:marBottom w:val="0"/>
      <w:divBdr>
        <w:top w:val="none" w:sz="0" w:space="0" w:color="auto"/>
        <w:left w:val="none" w:sz="0" w:space="0" w:color="auto"/>
        <w:bottom w:val="none" w:sz="0" w:space="0" w:color="auto"/>
        <w:right w:val="none" w:sz="0" w:space="0" w:color="auto"/>
      </w:divBdr>
    </w:div>
    <w:div w:id="673262942">
      <w:marLeft w:val="640"/>
      <w:marRight w:val="0"/>
      <w:marTop w:val="0"/>
      <w:marBottom w:val="0"/>
      <w:divBdr>
        <w:top w:val="none" w:sz="0" w:space="0" w:color="auto"/>
        <w:left w:val="none" w:sz="0" w:space="0" w:color="auto"/>
        <w:bottom w:val="none" w:sz="0" w:space="0" w:color="auto"/>
        <w:right w:val="none" w:sz="0" w:space="0" w:color="auto"/>
      </w:divBdr>
    </w:div>
    <w:div w:id="673461788">
      <w:marLeft w:val="640"/>
      <w:marRight w:val="0"/>
      <w:marTop w:val="0"/>
      <w:marBottom w:val="0"/>
      <w:divBdr>
        <w:top w:val="none" w:sz="0" w:space="0" w:color="auto"/>
        <w:left w:val="none" w:sz="0" w:space="0" w:color="auto"/>
        <w:bottom w:val="none" w:sz="0" w:space="0" w:color="auto"/>
        <w:right w:val="none" w:sz="0" w:space="0" w:color="auto"/>
      </w:divBdr>
    </w:div>
    <w:div w:id="674115260">
      <w:marLeft w:val="640"/>
      <w:marRight w:val="0"/>
      <w:marTop w:val="0"/>
      <w:marBottom w:val="0"/>
      <w:divBdr>
        <w:top w:val="none" w:sz="0" w:space="0" w:color="auto"/>
        <w:left w:val="none" w:sz="0" w:space="0" w:color="auto"/>
        <w:bottom w:val="none" w:sz="0" w:space="0" w:color="auto"/>
        <w:right w:val="none" w:sz="0" w:space="0" w:color="auto"/>
      </w:divBdr>
    </w:div>
    <w:div w:id="674502016">
      <w:marLeft w:val="640"/>
      <w:marRight w:val="0"/>
      <w:marTop w:val="0"/>
      <w:marBottom w:val="0"/>
      <w:divBdr>
        <w:top w:val="none" w:sz="0" w:space="0" w:color="auto"/>
        <w:left w:val="none" w:sz="0" w:space="0" w:color="auto"/>
        <w:bottom w:val="none" w:sz="0" w:space="0" w:color="auto"/>
        <w:right w:val="none" w:sz="0" w:space="0" w:color="auto"/>
      </w:divBdr>
    </w:div>
    <w:div w:id="675157827">
      <w:marLeft w:val="640"/>
      <w:marRight w:val="0"/>
      <w:marTop w:val="0"/>
      <w:marBottom w:val="0"/>
      <w:divBdr>
        <w:top w:val="none" w:sz="0" w:space="0" w:color="auto"/>
        <w:left w:val="none" w:sz="0" w:space="0" w:color="auto"/>
        <w:bottom w:val="none" w:sz="0" w:space="0" w:color="auto"/>
        <w:right w:val="none" w:sz="0" w:space="0" w:color="auto"/>
      </w:divBdr>
    </w:div>
    <w:div w:id="675426136">
      <w:marLeft w:val="640"/>
      <w:marRight w:val="0"/>
      <w:marTop w:val="0"/>
      <w:marBottom w:val="0"/>
      <w:divBdr>
        <w:top w:val="none" w:sz="0" w:space="0" w:color="auto"/>
        <w:left w:val="none" w:sz="0" w:space="0" w:color="auto"/>
        <w:bottom w:val="none" w:sz="0" w:space="0" w:color="auto"/>
        <w:right w:val="none" w:sz="0" w:space="0" w:color="auto"/>
      </w:divBdr>
    </w:div>
    <w:div w:id="676418457">
      <w:marLeft w:val="640"/>
      <w:marRight w:val="0"/>
      <w:marTop w:val="0"/>
      <w:marBottom w:val="0"/>
      <w:divBdr>
        <w:top w:val="none" w:sz="0" w:space="0" w:color="auto"/>
        <w:left w:val="none" w:sz="0" w:space="0" w:color="auto"/>
        <w:bottom w:val="none" w:sz="0" w:space="0" w:color="auto"/>
        <w:right w:val="none" w:sz="0" w:space="0" w:color="auto"/>
      </w:divBdr>
    </w:div>
    <w:div w:id="676544597">
      <w:marLeft w:val="640"/>
      <w:marRight w:val="0"/>
      <w:marTop w:val="0"/>
      <w:marBottom w:val="0"/>
      <w:divBdr>
        <w:top w:val="none" w:sz="0" w:space="0" w:color="auto"/>
        <w:left w:val="none" w:sz="0" w:space="0" w:color="auto"/>
        <w:bottom w:val="none" w:sz="0" w:space="0" w:color="auto"/>
        <w:right w:val="none" w:sz="0" w:space="0" w:color="auto"/>
      </w:divBdr>
    </w:div>
    <w:div w:id="676737585">
      <w:marLeft w:val="640"/>
      <w:marRight w:val="0"/>
      <w:marTop w:val="0"/>
      <w:marBottom w:val="0"/>
      <w:divBdr>
        <w:top w:val="none" w:sz="0" w:space="0" w:color="auto"/>
        <w:left w:val="none" w:sz="0" w:space="0" w:color="auto"/>
        <w:bottom w:val="none" w:sz="0" w:space="0" w:color="auto"/>
        <w:right w:val="none" w:sz="0" w:space="0" w:color="auto"/>
      </w:divBdr>
    </w:div>
    <w:div w:id="677081813">
      <w:marLeft w:val="640"/>
      <w:marRight w:val="0"/>
      <w:marTop w:val="0"/>
      <w:marBottom w:val="0"/>
      <w:divBdr>
        <w:top w:val="none" w:sz="0" w:space="0" w:color="auto"/>
        <w:left w:val="none" w:sz="0" w:space="0" w:color="auto"/>
        <w:bottom w:val="none" w:sz="0" w:space="0" w:color="auto"/>
        <w:right w:val="none" w:sz="0" w:space="0" w:color="auto"/>
      </w:divBdr>
    </w:div>
    <w:div w:id="677121670">
      <w:marLeft w:val="640"/>
      <w:marRight w:val="0"/>
      <w:marTop w:val="0"/>
      <w:marBottom w:val="0"/>
      <w:divBdr>
        <w:top w:val="none" w:sz="0" w:space="0" w:color="auto"/>
        <w:left w:val="none" w:sz="0" w:space="0" w:color="auto"/>
        <w:bottom w:val="none" w:sz="0" w:space="0" w:color="auto"/>
        <w:right w:val="none" w:sz="0" w:space="0" w:color="auto"/>
      </w:divBdr>
    </w:div>
    <w:div w:id="677270186">
      <w:marLeft w:val="640"/>
      <w:marRight w:val="0"/>
      <w:marTop w:val="0"/>
      <w:marBottom w:val="0"/>
      <w:divBdr>
        <w:top w:val="none" w:sz="0" w:space="0" w:color="auto"/>
        <w:left w:val="none" w:sz="0" w:space="0" w:color="auto"/>
        <w:bottom w:val="none" w:sz="0" w:space="0" w:color="auto"/>
        <w:right w:val="none" w:sz="0" w:space="0" w:color="auto"/>
      </w:divBdr>
    </w:div>
    <w:div w:id="677804477">
      <w:marLeft w:val="640"/>
      <w:marRight w:val="0"/>
      <w:marTop w:val="0"/>
      <w:marBottom w:val="0"/>
      <w:divBdr>
        <w:top w:val="none" w:sz="0" w:space="0" w:color="auto"/>
        <w:left w:val="none" w:sz="0" w:space="0" w:color="auto"/>
        <w:bottom w:val="none" w:sz="0" w:space="0" w:color="auto"/>
        <w:right w:val="none" w:sz="0" w:space="0" w:color="auto"/>
      </w:divBdr>
    </w:div>
    <w:div w:id="677923875">
      <w:marLeft w:val="640"/>
      <w:marRight w:val="0"/>
      <w:marTop w:val="0"/>
      <w:marBottom w:val="0"/>
      <w:divBdr>
        <w:top w:val="none" w:sz="0" w:space="0" w:color="auto"/>
        <w:left w:val="none" w:sz="0" w:space="0" w:color="auto"/>
        <w:bottom w:val="none" w:sz="0" w:space="0" w:color="auto"/>
        <w:right w:val="none" w:sz="0" w:space="0" w:color="auto"/>
      </w:divBdr>
    </w:div>
    <w:div w:id="677923937">
      <w:marLeft w:val="640"/>
      <w:marRight w:val="0"/>
      <w:marTop w:val="0"/>
      <w:marBottom w:val="0"/>
      <w:divBdr>
        <w:top w:val="none" w:sz="0" w:space="0" w:color="auto"/>
        <w:left w:val="none" w:sz="0" w:space="0" w:color="auto"/>
        <w:bottom w:val="none" w:sz="0" w:space="0" w:color="auto"/>
        <w:right w:val="none" w:sz="0" w:space="0" w:color="auto"/>
      </w:divBdr>
    </w:div>
    <w:div w:id="677999313">
      <w:marLeft w:val="640"/>
      <w:marRight w:val="0"/>
      <w:marTop w:val="0"/>
      <w:marBottom w:val="0"/>
      <w:divBdr>
        <w:top w:val="none" w:sz="0" w:space="0" w:color="auto"/>
        <w:left w:val="none" w:sz="0" w:space="0" w:color="auto"/>
        <w:bottom w:val="none" w:sz="0" w:space="0" w:color="auto"/>
        <w:right w:val="none" w:sz="0" w:space="0" w:color="auto"/>
      </w:divBdr>
    </w:div>
    <w:div w:id="678771073">
      <w:marLeft w:val="640"/>
      <w:marRight w:val="0"/>
      <w:marTop w:val="0"/>
      <w:marBottom w:val="0"/>
      <w:divBdr>
        <w:top w:val="none" w:sz="0" w:space="0" w:color="auto"/>
        <w:left w:val="none" w:sz="0" w:space="0" w:color="auto"/>
        <w:bottom w:val="none" w:sz="0" w:space="0" w:color="auto"/>
        <w:right w:val="none" w:sz="0" w:space="0" w:color="auto"/>
      </w:divBdr>
    </w:div>
    <w:div w:id="678890644">
      <w:marLeft w:val="640"/>
      <w:marRight w:val="0"/>
      <w:marTop w:val="0"/>
      <w:marBottom w:val="0"/>
      <w:divBdr>
        <w:top w:val="none" w:sz="0" w:space="0" w:color="auto"/>
        <w:left w:val="none" w:sz="0" w:space="0" w:color="auto"/>
        <w:bottom w:val="none" w:sz="0" w:space="0" w:color="auto"/>
        <w:right w:val="none" w:sz="0" w:space="0" w:color="auto"/>
      </w:divBdr>
    </w:div>
    <w:div w:id="679084951">
      <w:marLeft w:val="640"/>
      <w:marRight w:val="0"/>
      <w:marTop w:val="0"/>
      <w:marBottom w:val="0"/>
      <w:divBdr>
        <w:top w:val="none" w:sz="0" w:space="0" w:color="auto"/>
        <w:left w:val="none" w:sz="0" w:space="0" w:color="auto"/>
        <w:bottom w:val="none" w:sz="0" w:space="0" w:color="auto"/>
        <w:right w:val="none" w:sz="0" w:space="0" w:color="auto"/>
      </w:divBdr>
    </w:div>
    <w:div w:id="679163065">
      <w:marLeft w:val="640"/>
      <w:marRight w:val="0"/>
      <w:marTop w:val="0"/>
      <w:marBottom w:val="0"/>
      <w:divBdr>
        <w:top w:val="none" w:sz="0" w:space="0" w:color="auto"/>
        <w:left w:val="none" w:sz="0" w:space="0" w:color="auto"/>
        <w:bottom w:val="none" w:sz="0" w:space="0" w:color="auto"/>
        <w:right w:val="none" w:sz="0" w:space="0" w:color="auto"/>
      </w:divBdr>
    </w:div>
    <w:div w:id="679237249">
      <w:marLeft w:val="640"/>
      <w:marRight w:val="0"/>
      <w:marTop w:val="0"/>
      <w:marBottom w:val="0"/>
      <w:divBdr>
        <w:top w:val="none" w:sz="0" w:space="0" w:color="auto"/>
        <w:left w:val="none" w:sz="0" w:space="0" w:color="auto"/>
        <w:bottom w:val="none" w:sz="0" w:space="0" w:color="auto"/>
        <w:right w:val="none" w:sz="0" w:space="0" w:color="auto"/>
      </w:divBdr>
    </w:div>
    <w:div w:id="679355607">
      <w:marLeft w:val="640"/>
      <w:marRight w:val="0"/>
      <w:marTop w:val="0"/>
      <w:marBottom w:val="0"/>
      <w:divBdr>
        <w:top w:val="none" w:sz="0" w:space="0" w:color="auto"/>
        <w:left w:val="none" w:sz="0" w:space="0" w:color="auto"/>
        <w:bottom w:val="none" w:sz="0" w:space="0" w:color="auto"/>
        <w:right w:val="none" w:sz="0" w:space="0" w:color="auto"/>
      </w:divBdr>
    </w:div>
    <w:div w:id="679696283">
      <w:marLeft w:val="640"/>
      <w:marRight w:val="0"/>
      <w:marTop w:val="0"/>
      <w:marBottom w:val="0"/>
      <w:divBdr>
        <w:top w:val="none" w:sz="0" w:space="0" w:color="auto"/>
        <w:left w:val="none" w:sz="0" w:space="0" w:color="auto"/>
        <w:bottom w:val="none" w:sz="0" w:space="0" w:color="auto"/>
        <w:right w:val="none" w:sz="0" w:space="0" w:color="auto"/>
      </w:divBdr>
    </w:div>
    <w:div w:id="679892246">
      <w:marLeft w:val="640"/>
      <w:marRight w:val="0"/>
      <w:marTop w:val="0"/>
      <w:marBottom w:val="0"/>
      <w:divBdr>
        <w:top w:val="none" w:sz="0" w:space="0" w:color="auto"/>
        <w:left w:val="none" w:sz="0" w:space="0" w:color="auto"/>
        <w:bottom w:val="none" w:sz="0" w:space="0" w:color="auto"/>
        <w:right w:val="none" w:sz="0" w:space="0" w:color="auto"/>
      </w:divBdr>
    </w:div>
    <w:div w:id="679897099">
      <w:marLeft w:val="640"/>
      <w:marRight w:val="0"/>
      <w:marTop w:val="0"/>
      <w:marBottom w:val="0"/>
      <w:divBdr>
        <w:top w:val="none" w:sz="0" w:space="0" w:color="auto"/>
        <w:left w:val="none" w:sz="0" w:space="0" w:color="auto"/>
        <w:bottom w:val="none" w:sz="0" w:space="0" w:color="auto"/>
        <w:right w:val="none" w:sz="0" w:space="0" w:color="auto"/>
      </w:divBdr>
    </w:div>
    <w:div w:id="680281014">
      <w:marLeft w:val="640"/>
      <w:marRight w:val="0"/>
      <w:marTop w:val="0"/>
      <w:marBottom w:val="0"/>
      <w:divBdr>
        <w:top w:val="none" w:sz="0" w:space="0" w:color="auto"/>
        <w:left w:val="none" w:sz="0" w:space="0" w:color="auto"/>
        <w:bottom w:val="none" w:sz="0" w:space="0" w:color="auto"/>
        <w:right w:val="none" w:sz="0" w:space="0" w:color="auto"/>
      </w:divBdr>
    </w:div>
    <w:div w:id="680400571">
      <w:marLeft w:val="640"/>
      <w:marRight w:val="0"/>
      <w:marTop w:val="0"/>
      <w:marBottom w:val="0"/>
      <w:divBdr>
        <w:top w:val="none" w:sz="0" w:space="0" w:color="auto"/>
        <w:left w:val="none" w:sz="0" w:space="0" w:color="auto"/>
        <w:bottom w:val="none" w:sz="0" w:space="0" w:color="auto"/>
        <w:right w:val="none" w:sz="0" w:space="0" w:color="auto"/>
      </w:divBdr>
    </w:div>
    <w:div w:id="680401480">
      <w:marLeft w:val="640"/>
      <w:marRight w:val="0"/>
      <w:marTop w:val="0"/>
      <w:marBottom w:val="0"/>
      <w:divBdr>
        <w:top w:val="none" w:sz="0" w:space="0" w:color="auto"/>
        <w:left w:val="none" w:sz="0" w:space="0" w:color="auto"/>
        <w:bottom w:val="none" w:sz="0" w:space="0" w:color="auto"/>
        <w:right w:val="none" w:sz="0" w:space="0" w:color="auto"/>
      </w:divBdr>
    </w:div>
    <w:div w:id="680595441">
      <w:marLeft w:val="640"/>
      <w:marRight w:val="0"/>
      <w:marTop w:val="0"/>
      <w:marBottom w:val="0"/>
      <w:divBdr>
        <w:top w:val="none" w:sz="0" w:space="0" w:color="auto"/>
        <w:left w:val="none" w:sz="0" w:space="0" w:color="auto"/>
        <w:bottom w:val="none" w:sz="0" w:space="0" w:color="auto"/>
        <w:right w:val="none" w:sz="0" w:space="0" w:color="auto"/>
      </w:divBdr>
    </w:div>
    <w:div w:id="680736896">
      <w:marLeft w:val="640"/>
      <w:marRight w:val="0"/>
      <w:marTop w:val="0"/>
      <w:marBottom w:val="0"/>
      <w:divBdr>
        <w:top w:val="none" w:sz="0" w:space="0" w:color="auto"/>
        <w:left w:val="none" w:sz="0" w:space="0" w:color="auto"/>
        <w:bottom w:val="none" w:sz="0" w:space="0" w:color="auto"/>
        <w:right w:val="none" w:sz="0" w:space="0" w:color="auto"/>
      </w:divBdr>
    </w:div>
    <w:div w:id="680741682">
      <w:marLeft w:val="640"/>
      <w:marRight w:val="0"/>
      <w:marTop w:val="0"/>
      <w:marBottom w:val="0"/>
      <w:divBdr>
        <w:top w:val="none" w:sz="0" w:space="0" w:color="auto"/>
        <w:left w:val="none" w:sz="0" w:space="0" w:color="auto"/>
        <w:bottom w:val="none" w:sz="0" w:space="0" w:color="auto"/>
        <w:right w:val="none" w:sz="0" w:space="0" w:color="auto"/>
      </w:divBdr>
    </w:div>
    <w:div w:id="680932778">
      <w:marLeft w:val="640"/>
      <w:marRight w:val="0"/>
      <w:marTop w:val="0"/>
      <w:marBottom w:val="0"/>
      <w:divBdr>
        <w:top w:val="none" w:sz="0" w:space="0" w:color="auto"/>
        <w:left w:val="none" w:sz="0" w:space="0" w:color="auto"/>
        <w:bottom w:val="none" w:sz="0" w:space="0" w:color="auto"/>
        <w:right w:val="none" w:sz="0" w:space="0" w:color="auto"/>
      </w:divBdr>
    </w:div>
    <w:div w:id="681203132">
      <w:marLeft w:val="640"/>
      <w:marRight w:val="0"/>
      <w:marTop w:val="0"/>
      <w:marBottom w:val="0"/>
      <w:divBdr>
        <w:top w:val="none" w:sz="0" w:space="0" w:color="auto"/>
        <w:left w:val="none" w:sz="0" w:space="0" w:color="auto"/>
        <w:bottom w:val="none" w:sz="0" w:space="0" w:color="auto"/>
        <w:right w:val="none" w:sz="0" w:space="0" w:color="auto"/>
      </w:divBdr>
    </w:div>
    <w:div w:id="681203841">
      <w:marLeft w:val="640"/>
      <w:marRight w:val="0"/>
      <w:marTop w:val="0"/>
      <w:marBottom w:val="0"/>
      <w:divBdr>
        <w:top w:val="none" w:sz="0" w:space="0" w:color="auto"/>
        <w:left w:val="none" w:sz="0" w:space="0" w:color="auto"/>
        <w:bottom w:val="none" w:sz="0" w:space="0" w:color="auto"/>
        <w:right w:val="none" w:sz="0" w:space="0" w:color="auto"/>
      </w:divBdr>
    </w:div>
    <w:div w:id="681468235">
      <w:marLeft w:val="640"/>
      <w:marRight w:val="0"/>
      <w:marTop w:val="0"/>
      <w:marBottom w:val="0"/>
      <w:divBdr>
        <w:top w:val="none" w:sz="0" w:space="0" w:color="auto"/>
        <w:left w:val="none" w:sz="0" w:space="0" w:color="auto"/>
        <w:bottom w:val="none" w:sz="0" w:space="0" w:color="auto"/>
        <w:right w:val="none" w:sz="0" w:space="0" w:color="auto"/>
      </w:divBdr>
    </w:div>
    <w:div w:id="681710470">
      <w:marLeft w:val="640"/>
      <w:marRight w:val="0"/>
      <w:marTop w:val="0"/>
      <w:marBottom w:val="0"/>
      <w:divBdr>
        <w:top w:val="none" w:sz="0" w:space="0" w:color="auto"/>
        <w:left w:val="none" w:sz="0" w:space="0" w:color="auto"/>
        <w:bottom w:val="none" w:sz="0" w:space="0" w:color="auto"/>
        <w:right w:val="none" w:sz="0" w:space="0" w:color="auto"/>
      </w:divBdr>
    </w:div>
    <w:div w:id="682056603">
      <w:marLeft w:val="640"/>
      <w:marRight w:val="0"/>
      <w:marTop w:val="0"/>
      <w:marBottom w:val="0"/>
      <w:divBdr>
        <w:top w:val="none" w:sz="0" w:space="0" w:color="auto"/>
        <w:left w:val="none" w:sz="0" w:space="0" w:color="auto"/>
        <w:bottom w:val="none" w:sz="0" w:space="0" w:color="auto"/>
        <w:right w:val="none" w:sz="0" w:space="0" w:color="auto"/>
      </w:divBdr>
    </w:div>
    <w:div w:id="682436426">
      <w:marLeft w:val="640"/>
      <w:marRight w:val="0"/>
      <w:marTop w:val="0"/>
      <w:marBottom w:val="0"/>
      <w:divBdr>
        <w:top w:val="none" w:sz="0" w:space="0" w:color="auto"/>
        <w:left w:val="none" w:sz="0" w:space="0" w:color="auto"/>
        <w:bottom w:val="none" w:sz="0" w:space="0" w:color="auto"/>
        <w:right w:val="none" w:sz="0" w:space="0" w:color="auto"/>
      </w:divBdr>
    </w:div>
    <w:div w:id="683018885">
      <w:marLeft w:val="640"/>
      <w:marRight w:val="0"/>
      <w:marTop w:val="0"/>
      <w:marBottom w:val="0"/>
      <w:divBdr>
        <w:top w:val="none" w:sz="0" w:space="0" w:color="auto"/>
        <w:left w:val="none" w:sz="0" w:space="0" w:color="auto"/>
        <w:bottom w:val="none" w:sz="0" w:space="0" w:color="auto"/>
        <w:right w:val="none" w:sz="0" w:space="0" w:color="auto"/>
      </w:divBdr>
    </w:div>
    <w:div w:id="683286194">
      <w:marLeft w:val="640"/>
      <w:marRight w:val="0"/>
      <w:marTop w:val="0"/>
      <w:marBottom w:val="0"/>
      <w:divBdr>
        <w:top w:val="none" w:sz="0" w:space="0" w:color="auto"/>
        <w:left w:val="none" w:sz="0" w:space="0" w:color="auto"/>
        <w:bottom w:val="none" w:sz="0" w:space="0" w:color="auto"/>
        <w:right w:val="none" w:sz="0" w:space="0" w:color="auto"/>
      </w:divBdr>
    </w:div>
    <w:div w:id="683362737">
      <w:marLeft w:val="640"/>
      <w:marRight w:val="0"/>
      <w:marTop w:val="0"/>
      <w:marBottom w:val="0"/>
      <w:divBdr>
        <w:top w:val="none" w:sz="0" w:space="0" w:color="auto"/>
        <w:left w:val="none" w:sz="0" w:space="0" w:color="auto"/>
        <w:bottom w:val="none" w:sz="0" w:space="0" w:color="auto"/>
        <w:right w:val="none" w:sz="0" w:space="0" w:color="auto"/>
      </w:divBdr>
    </w:div>
    <w:div w:id="683476719">
      <w:marLeft w:val="640"/>
      <w:marRight w:val="0"/>
      <w:marTop w:val="0"/>
      <w:marBottom w:val="0"/>
      <w:divBdr>
        <w:top w:val="none" w:sz="0" w:space="0" w:color="auto"/>
        <w:left w:val="none" w:sz="0" w:space="0" w:color="auto"/>
        <w:bottom w:val="none" w:sz="0" w:space="0" w:color="auto"/>
        <w:right w:val="none" w:sz="0" w:space="0" w:color="auto"/>
      </w:divBdr>
    </w:div>
    <w:div w:id="683552905">
      <w:marLeft w:val="640"/>
      <w:marRight w:val="0"/>
      <w:marTop w:val="0"/>
      <w:marBottom w:val="0"/>
      <w:divBdr>
        <w:top w:val="none" w:sz="0" w:space="0" w:color="auto"/>
        <w:left w:val="none" w:sz="0" w:space="0" w:color="auto"/>
        <w:bottom w:val="none" w:sz="0" w:space="0" w:color="auto"/>
        <w:right w:val="none" w:sz="0" w:space="0" w:color="auto"/>
      </w:divBdr>
    </w:div>
    <w:div w:id="683745464">
      <w:marLeft w:val="640"/>
      <w:marRight w:val="0"/>
      <w:marTop w:val="0"/>
      <w:marBottom w:val="0"/>
      <w:divBdr>
        <w:top w:val="none" w:sz="0" w:space="0" w:color="auto"/>
        <w:left w:val="none" w:sz="0" w:space="0" w:color="auto"/>
        <w:bottom w:val="none" w:sz="0" w:space="0" w:color="auto"/>
        <w:right w:val="none" w:sz="0" w:space="0" w:color="auto"/>
      </w:divBdr>
    </w:div>
    <w:div w:id="684748903">
      <w:marLeft w:val="640"/>
      <w:marRight w:val="0"/>
      <w:marTop w:val="0"/>
      <w:marBottom w:val="0"/>
      <w:divBdr>
        <w:top w:val="none" w:sz="0" w:space="0" w:color="auto"/>
        <w:left w:val="none" w:sz="0" w:space="0" w:color="auto"/>
        <w:bottom w:val="none" w:sz="0" w:space="0" w:color="auto"/>
        <w:right w:val="none" w:sz="0" w:space="0" w:color="auto"/>
      </w:divBdr>
    </w:div>
    <w:div w:id="684867458">
      <w:marLeft w:val="640"/>
      <w:marRight w:val="0"/>
      <w:marTop w:val="0"/>
      <w:marBottom w:val="0"/>
      <w:divBdr>
        <w:top w:val="none" w:sz="0" w:space="0" w:color="auto"/>
        <w:left w:val="none" w:sz="0" w:space="0" w:color="auto"/>
        <w:bottom w:val="none" w:sz="0" w:space="0" w:color="auto"/>
        <w:right w:val="none" w:sz="0" w:space="0" w:color="auto"/>
      </w:divBdr>
    </w:div>
    <w:div w:id="685911755">
      <w:marLeft w:val="640"/>
      <w:marRight w:val="0"/>
      <w:marTop w:val="0"/>
      <w:marBottom w:val="0"/>
      <w:divBdr>
        <w:top w:val="none" w:sz="0" w:space="0" w:color="auto"/>
        <w:left w:val="none" w:sz="0" w:space="0" w:color="auto"/>
        <w:bottom w:val="none" w:sz="0" w:space="0" w:color="auto"/>
        <w:right w:val="none" w:sz="0" w:space="0" w:color="auto"/>
      </w:divBdr>
    </w:div>
    <w:div w:id="686757535">
      <w:marLeft w:val="640"/>
      <w:marRight w:val="0"/>
      <w:marTop w:val="0"/>
      <w:marBottom w:val="0"/>
      <w:divBdr>
        <w:top w:val="none" w:sz="0" w:space="0" w:color="auto"/>
        <w:left w:val="none" w:sz="0" w:space="0" w:color="auto"/>
        <w:bottom w:val="none" w:sz="0" w:space="0" w:color="auto"/>
        <w:right w:val="none" w:sz="0" w:space="0" w:color="auto"/>
      </w:divBdr>
    </w:div>
    <w:div w:id="687489460">
      <w:marLeft w:val="640"/>
      <w:marRight w:val="0"/>
      <w:marTop w:val="0"/>
      <w:marBottom w:val="0"/>
      <w:divBdr>
        <w:top w:val="none" w:sz="0" w:space="0" w:color="auto"/>
        <w:left w:val="none" w:sz="0" w:space="0" w:color="auto"/>
        <w:bottom w:val="none" w:sz="0" w:space="0" w:color="auto"/>
        <w:right w:val="none" w:sz="0" w:space="0" w:color="auto"/>
      </w:divBdr>
    </w:div>
    <w:div w:id="687559670">
      <w:marLeft w:val="640"/>
      <w:marRight w:val="0"/>
      <w:marTop w:val="0"/>
      <w:marBottom w:val="0"/>
      <w:divBdr>
        <w:top w:val="none" w:sz="0" w:space="0" w:color="auto"/>
        <w:left w:val="none" w:sz="0" w:space="0" w:color="auto"/>
        <w:bottom w:val="none" w:sz="0" w:space="0" w:color="auto"/>
        <w:right w:val="none" w:sz="0" w:space="0" w:color="auto"/>
      </w:divBdr>
    </w:div>
    <w:div w:id="687636149">
      <w:marLeft w:val="640"/>
      <w:marRight w:val="0"/>
      <w:marTop w:val="0"/>
      <w:marBottom w:val="0"/>
      <w:divBdr>
        <w:top w:val="none" w:sz="0" w:space="0" w:color="auto"/>
        <w:left w:val="none" w:sz="0" w:space="0" w:color="auto"/>
        <w:bottom w:val="none" w:sz="0" w:space="0" w:color="auto"/>
        <w:right w:val="none" w:sz="0" w:space="0" w:color="auto"/>
      </w:divBdr>
    </w:div>
    <w:div w:id="688527246">
      <w:marLeft w:val="640"/>
      <w:marRight w:val="0"/>
      <w:marTop w:val="0"/>
      <w:marBottom w:val="0"/>
      <w:divBdr>
        <w:top w:val="none" w:sz="0" w:space="0" w:color="auto"/>
        <w:left w:val="none" w:sz="0" w:space="0" w:color="auto"/>
        <w:bottom w:val="none" w:sz="0" w:space="0" w:color="auto"/>
        <w:right w:val="none" w:sz="0" w:space="0" w:color="auto"/>
      </w:divBdr>
    </w:div>
    <w:div w:id="688527982">
      <w:marLeft w:val="640"/>
      <w:marRight w:val="0"/>
      <w:marTop w:val="0"/>
      <w:marBottom w:val="0"/>
      <w:divBdr>
        <w:top w:val="none" w:sz="0" w:space="0" w:color="auto"/>
        <w:left w:val="none" w:sz="0" w:space="0" w:color="auto"/>
        <w:bottom w:val="none" w:sz="0" w:space="0" w:color="auto"/>
        <w:right w:val="none" w:sz="0" w:space="0" w:color="auto"/>
      </w:divBdr>
    </w:div>
    <w:div w:id="688531790">
      <w:marLeft w:val="640"/>
      <w:marRight w:val="0"/>
      <w:marTop w:val="0"/>
      <w:marBottom w:val="0"/>
      <w:divBdr>
        <w:top w:val="none" w:sz="0" w:space="0" w:color="auto"/>
        <w:left w:val="none" w:sz="0" w:space="0" w:color="auto"/>
        <w:bottom w:val="none" w:sz="0" w:space="0" w:color="auto"/>
        <w:right w:val="none" w:sz="0" w:space="0" w:color="auto"/>
      </w:divBdr>
    </w:div>
    <w:div w:id="688601985">
      <w:marLeft w:val="640"/>
      <w:marRight w:val="0"/>
      <w:marTop w:val="0"/>
      <w:marBottom w:val="0"/>
      <w:divBdr>
        <w:top w:val="none" w:sz="0" w:space="0" w:color="auto"/>
        <w:left w:val="none" w:sz="0" w:space="0" w:color="auto"/>
        <w:bottom w:val="none" w:sz="0" w:space="0" w:color="auto"/>
        <w:right w:val="none" w:sz="0" w:space="0" w:color="auto"/>
      </w:divBdr>
    </w:div>
    <w:div w:id="688918214">
      <w:marLeft w:val="640"/>
      <w:marRight w:val="0"/>
      <w:marTop w:val="0"/>
      <w:marBottom w:val="0"/>
      <w:divBdr>
        <w:top w:val="none" w:sz="0" w:space="0" w:color="auto"/>
        <w:left w:val="none" w:sz="0" w:space="0" w:color="auto"/>
        <w:bottom w:val="none" w:sz="0" w:space="0" w:color="auto"/>
        <w:right w:val="none" w:sz="0" w:space="0" w:color="auto"/>
      </w:divBdr>
    </w:div>
    <w:div w:id="689183130">
      <w:marLeft w:val="640"/>
      <w:marRight w:val="0"/>
      <w:marTop w:val="0"/>
      <w:marBottom w:val="0"/>
      <w:divBdr>
        <w:top w:val="none" w:sz="0" w:space="0" w:color="auto"/>
        <w:left w:val="none" w:sz="0" w:space="0" w:color="auto"/>
        <w:bottom w:val="none" w:sz="0" w:space="0" w:color="auto"/>
        <w:right w:val="none" w:sz="0" w:space="0" w:color="auto"/>
      </w:divBdr>
    </w:div>
    <w:div w:id="689719150">
      <w:marLeft w:val="640"/>
      <w:marRight w:val="0"/>
      <w:marTop w:val="0"/>
      <w:marBottom w:val="0"/>
      <w:divBdr>
        <w:top w:val="none" w:sz="0" w:space="0" w:color="auto"/>
        <w:left w:val="none" w:sz="0" w:space="0" w:color="auto"/>
        <w:bottom w:val="none" w:sz="0" w:space="0" w:color="auto"/>
        <w:right w:val="none" w:sz="0" w:space="0" w:color="auto"/>
      </w:divBdr>
    </w:div>
    <w:div w:id="690448492">
      <w:marLeft w:val="640"/>
      <w:marRight w:val="0"/>
      <w:marTop w:val="0"/>
      <w:marBottom w:val="0"/>
      <w:divBdr>
        <w:top w:val="none" w:sz="0" w:space="0" w:color="auto"/>
        <w:left w:val="none" w:sz="0" w:space="0" w:color="auto"/>
        <w:bottom w:val="none" w:sz="0" w:space="0" w:color="auto"/>
        <w:right w:val="none" w:sz="0" w:space="0" w:color="auto"/>
      </w:divBdr>
    </w:div>
    <w:div w:id="691764218">
      <w:marLeft w:val="640"/>
      <w:marRight w:val="0"/>
      <w:marTop w:val="0"/>
      <w:marBottom w:val="0"/>
      <w:divBdr>
        <w:top w:val="none" w:sz="0" w:space="0" w:color="auto"/>
        <w:left w:val="none" w:sz="0" w:space="0" w:color="auto"/>
        <w:bottom w:val="none" w:sz="0" w:space="0" w:color="auto"/>
        <w:right w:val="none" w:sz="0" w:space="0" w:color="auto"/>
      </w:divBdr>
    </w:div>
    <w:div w:id="692153654">
      <w:marLeft w:val="640"/>
      <w:marRight w:val="0"/>
      <w:marTop w:val="0"/>
      <w:marBottom w:val="0"/>
      <w:divBdr>
        <w:top w:val="none" w:sz="0" w:space="0" w:color="auto"/>
        <w:left w:val="none" w:sz="0" w:space="0" w:color="auto"/>
        <w:bottom w:val="none" w:sz="0" w:space="0" w:color="auto"/>
        <w:right w:val="none" w:sz="0" w:space="0" w:color="auto"/>
      </w:divBdr>
    </w:div>
    <w:div w:id="692195015">
      <w:marLeft w:val="640"/>
      <w:marRight w:val="0"/>
      <w:marTop w:val="0"/>
      <w:marBottom w:val="0"/>
      <w:divBdr>
        <w:top w:val="none" w:sz="0" w:space="0" w:color="auto"/>
        <w:left w:val="none" w:sz="0" w:space="0" w:color="auto"/>
        <w:bottom w:val="none" w:sz="0" w:space="0" w:color="auto"/>
        <w:right w:val="none" w:sz="0" w:space="0" w:color="auto"/>
      </w:divBdr>
    </w:div>
    <w:div w:id="692613417">
      <w:marLeft w:val="640"/>
      <w:marRight w:val="0"/>
      <w:marTop w:val="0"/>
      <w:marBottom w:val="0"/>
      <w:divBdr>
        <w:top w:val="none" w:sz="0" w:space="0" w:color="auto"/>
        <w:left w:val="none" w:sz="0" w:space="0" w:color="auto"/>
        <w:bottom w:val="none" w:sz="0" w:space="0" w:color="auto"/>
        <w:right w:val="none" w:sz="0" w:space="0" w:color="auto"/>
      </w:divBdr>
    </w:div>
    <w:div w:id="692800296">
      <w:marLeft w:val="640"/>
      <w:marRight w:val="0"/>
      <w:marTop w:val="0"/>
      <w:marBottom w:val="0"/>
      <w:divBdr>
        <w:top w:val="none" w:sz="0" w:space="0" w:color="auto"/>
        <w:left w:val="none" w:sz="0" w:space="0" w:color="auto"/>
        <w:bottom w:val="none" w:sz="0" w:space="0" w:color="auto"/>
        <w:right w:val="none" w:sz="0" w:space="0" w:color="auto"/>
      </w:divBdr>
    </w:div>
    <w:div w:id="693573687">
      <w:marLeft w:val="640"/>
      <w:marRight w:val="0"/>
      <w:marTop w:val="0"/>
      <w:marBottom w:val="0"/>
      <w:divBdr>
        <w:top w:val="none" w:sz="0" w:space="0" w:color="auto"/>
        <w:left w:val="none" w:sz="0" w:space="0" w:color="auto"/>
        <w:bottom w:val="none" w:sz="0" w:space="0" w:color="auto"/>
        <w:right w:val="none" w:sz="0" w:space="0" w:color="auto"/>
      </w:divBdr>
    </w:div>
    <w:div w:id="693850905">
      <w:marLeft w:val="640"/>
      <w:marRight w:val="0"/>
      <w:marTop w:val="0"/>
      <w:marBottom w:val="0"/>
      <w:divBdr>
        <w:top w:val="none" w:sz="0" w:space="0" w:color="auto"/>
        <w:left w:val="none" w:sz="0" w:space="0" w:color="auto"/>
        <w:bottom w:val="none" w:sz="0" w:space="0" w:color="auto"/>
        <w:right w:val="none" w:sz="0" w:space="0" w:color="auto"/>
      </w:divBdr>
    </w:div>
    <w:div w:id="693962070">
      <w:marLeft w:val="640"/>
      <w:marRight w:val="0"/>
      <w:marTop w:val="0"/>
      <w:marBottom w:val="0"/>
      <w:divBdr>
        <w:top w:val="none" w:sz="0" w:space="0" w:color="auto"/>
        <w:left w:val="none" w:sz="0" w:space="0" w:color="auto"/>
        <w:bottom w:val="none" w:sz="0" w:space="0" w:color="auto"/>
        <w:right w:val="none" w:sz="0" w:space="0" w:color="auto"/>
      </w:divBdr>
    </w:div>
    <w:div w:id="694186967">
      <w:marLeft w:val="640"/>
      <w:marRight w:val="0"/>
      <w:marTop w:val="0"/>
      <w:marBottom w:val="0"/>
      <w:divBdr>
        <w:top w:val="none" w:sz="0" w:space="0" w:color="auto"/>
        <w:left w:val="none" w:sz="0" w:space="0" w:color="auto"/>
        <w:bottom w:val="none" w:sz="0" w:space="0" w:color="auto"/>
        <w:right w:val="none" w:sz="0" w:space="0" w:color="auto"/>
      </w:divBdr>
    </w:div>
    <w:div w:id="694500245">
      <w:marLeft w:val="640"/>
      <w:marRight w:val="0"/>
      <w:marTop w:val="0"/>
      <w:marBottom w:val="0"/>
      <w:divBdr>
        <w:top w:val="none" w:sz="0" w:space="0" w:color="auto"/>
        <w:left w:val="none" w:sz="0" w:space="0" w:color="auto"/>
        <w:bottom w:val="none" w:sz="0" w:space="0" w:color="auto"/>
        <w:right w:val="none" w:sz="0" w:space="0" w:color="auto"/>
      </w:divBdr>
    </w:div>
    <w:div w:id="694886992">
      <w:marLeft w:val="640"/>
      <w:marRight w:val="0"/>
      <w:marTop w:val="0"/>
      <w:marBottom w:val="0"/>
      <w:divBdr>
        <w:top w:val="none" w:sz="0" w:space="0" w:color="auto"/>
        <w:left w:val="none" w:sz="0" w:space="0" w:color="auto"/>
        <w:bottom w:val="none" w:sz="0" w:space="0" w:color="auto"/>
        <w:right w:val="none" w:sz="0" w:space="0" w:color="auto"/>
      </w:divBdr>
    </w:div>
    <w:div w:id="694962107">
      <w:marLeft w:val="640"/>
      <w:marRight w:val="0"/>
      <w:marTop w:val="0"/>
      <w:marBottom w:val="0"/>
      <w:divBdr>
        <w:top w:val="none" w:sz="0" w:space="0" w:color="auto"/>
        <w:left w:val="none" w:sz="0" w:space="0" w:color="auto"/>
        <w:bottom w:val="none" w:sz="0" w:space="0" w:color="auto"/>
        <w:right w:val="none" w:sz="0" w:space="0" w:color="auto"/>
      </w:divBdr>
    </w:div>
    <w:div w:id="695541874">
      <w:marLeft w:val="640"/>
      <w:marRight w:val="0"/>
      <w:marTop w:val="0"/>
      <w:marBottom w:val="0"/>
      <w:divBdr>
        <w:top w:val="none" w:sz="0" w:space="0" w:color="auto"/>
        <w:left w:val="none" w:sz="0" w:space="0" w:color="auto"/>
        <w:bottom w:val="none" w:sz="0" w:space="0" w:color="auto"/>
        <w:right w:val="none" w:sz="0" w:space="0" w:color="auto"/>
      </w:divBdr>
    </w:div>
    <w:div w:id="695546075">
      <w:marLeft w:val="640"/>
      <w:marRight w:val="0"/>
      <w:marTop w:val="0"/>
      <w:marBottom w:val="0"/>
      <w:divBdr>
        <w:top w:val="none" w:sz="0" w:space="0" w:color="auto"/>
        <w:left w:val="none" w:sz="0" w:space="0" w:color="auto"/>
        <w:bottom w:val="none" w:sz="0" w:space="0" w:color="auto"/>
        <w:right w:val="none" w:sz="0" w:space="0" w:color="auto"/>
      </w:divBdr>
    </w:div>
    <w:div w:id="696858125">
      <w:marLeft w:val="640"/>
      <w:marRight w:val="0"/>
      <w:marTop w:val="0"/>
      <w:marBottom w:val="0"/>
      <w:divBdr>
        <w:top w:val="none" w:sz="0" w:space="0" w:color="auto"/>
        <w:left w:val="none" w:sz="0" w:space="0" w:color="auto"/>
        <w:bottom w:val="none" w:sz="0" w:space="0" w:color="auto"/>
        <w:right w:val="none" w:sz="0" w:space="0" w:color="auto"/>
      </w:divBdr>
    </w:div>
    <w:div w:id="697050893">
      <w:marLeft w:val="640"/>
      <w:marRight w:val="0"/>
      <w:marTop w:val="0"/>
      <w:marBottom w:val="0"/>
      <w:divBdr>
        <w:top w:val="none" w:sz="0" w:space="0" w:color="auto"/>
        <w:left w:val="none" w:sz="0" w:space="0" w:color="auto"/>
        <w:bottom w:val="none" w:sz="0" w:space="0" w:color="auto"/>
        <w:right w:val="none" w:sz="0" w:space="0" w:color="auto"/>
      </w:divBdr>
    </w:div>
    <w:div w:id="697319459">
      <w:marLeft w:val="640"/>
      <w:marRight w:val="0"/>
      <w:marTop w:val="0"/>
      <w:marBottom w:val="0"/>
      <w:divBdr>
        <w:top w:val="none" w:sz="0" w:space="0" w:color="auto"/>
        <w:left w:val="none" w:sz="0" w:space="0" w:color="auto"/>
        <w:bottom w:val="none" w:sz="0" w:space="0" w:color="auto"/>
        <w:right w:val="none" w:sz="0" w:space="0" w:color="auto"/>
      </w:divBdr>
    </w:div>
    <w:div w:id="698431043">
      <w:marLeft w:val="640"/>
      <w:marRight w:val="0"/>
      <w:marTop w:val="0"/>
      <w:marBottom w:val="0"/>
      <w:divBdr>
        <w:top w:val="none" w:sz="0" w:space="0" w:color="auto"/>
        <w:left w:val="none" w:sz="0" w:space="0" w:color="auto"/>
        <w:bottom w:val="none" w:sz="0" w:space="0" w:color="auto"/>
        <w:right w:val="none" w:sz="0" w:space="0" w:color="auto"/>
      </w:divBdr>
    </w:div>
    <w:div w:id="698823103">
      <w:marLeft w:val="640"/>
      <w:marRight w:val="0"/>
      <w:marTop w:val="0"/>
      <w:marBottom w:val="0"/>
      <w:divBdr>
        <w:top w:val="none" w:sz="0" w:space="0" w:color="auto"/>
        <w:left w:val="none" w:sz="0" w:space="0" w:color="auto"/>
        <w:bottom w:val="none" w:sz="0" w:space="0" w:color="auto"/>
        <w:right w:val="none" w:sz="0" w:space="0" w:color="auto"/>
      </w:divBdr>
    </w:div>
    <w:div w:id="699477721">
      <w:marLeft w:val="640"/>
      <w:marRight w:val="0"/>
      <w:marTop w:val="0"/>
      <w:marBottom w:val="0"/>
      <w:divBdr>
        <w:top w:val="none" w:sz="0" w:space="0" w:color="auto"/>
        <w:left w:val="none" w:sz="0" w:space="0" w:color="auto"/>
        <w:bottom w:val="none" w:sz="0" w:space="0" w:color="auto"/>
        <w:right w:val="none" w:sz="0" w:space="0" w:color="auto"/>
      </w:divBdr>
    </w:div>
    <w:div w:id="700008930">
      <w:marLeft w:val="640"/>
      <w:marRight w:val="0"/>
      <w:marTop w:val="0"/>
      <w:marBottom w:val="0"/>
      <w:divBdr>
        <w:top w:val="none" w:sz="0" w:space="0" w:color="auto"/>
        <w:left w:val="none" w:sz="0" w:space="0" w:color="auto"/>
        <w:bottom w:val="none" w:sz="0" w:space="0" w:color="auto"/>
        <w:right w:val="none" w:sz="0" w:space="0" w:color="auto"/>
      </w:divBdr>
    </w:div>
    <w:div w:id="700083865">
      <w:marLeft w:val="640"/>
      <w:marRight w:val="0"/>
      <w:marTop w:val="0"/>
      <w:marBottom w:val="0"/>
      <w:divBdr>
        <w:top w:val="none" w:sz="0" w:space="0" w:color="auto"/>
        <w:left w:val="none" w:sz="0" w:space="0" w:color="auto"/>
        <w:bottom w:val="none" w:sz="0" w:space="0" w:color="auto"/>
        <w:right w:val="none" w:sz="0" w:space="0" w:color="auto"/>
      </w:divBdr>
    </w:div>
    <w:div w:id="700474829">
      <w:marLeft w:val="640"/>
      <w:marRight w:val="0"/>
      <w:marTop w:val="0"/>
      <w:marBottom w:val="0"/>
      <w:divBdr>
        <w:top w:val="none" w:sz="0" w:space="0" w:color="auto"/>
        <w:left w:val="none" w:sz="0" w:space="0" w:color="auto"/>
        <w:bottom w:val="none" w:sz="0" w:space="0" w:color="auto"/>
        <w:right w:val="none" w:sz="0" w:space="0" w:color="auto"/>
      </w:divBdr>
    </w:div>
    <w:div w:id="700663384">
      <w:marLeft w:val="640"/>
      <w:marRight w:val="0"/>
      <w:marTop w:val="0"/>
      <w:marBottom w:val="0"/>
      <w:divBdr>
        <w:top w:val="none" w:sz="0" w:space="0" w:color="auto"/>
        <w:left w:val="none" w:sz="0" w:space="0" w:color="auto"/>
        <w:bottom w:val="none" w:sz="0" w:space="0" w:color="auto"/>
        <w:right w:val="none" w:sz="0" w:space="0" w:color="auto"/>
      </w:divBdr>
    </w:div>
    <w:div w:id="700863013">
      <w:marLeft w:val="640"/>
      <w:marRight w:val="0"/>
      <w:marTop w:val="0"/>
      <w:marBottom w:val="0"/>
      <w:divBdr>
        <w:top w:val="none" w:sz="0" w:space="0" w:color="auto"/>
        <w:left w:val="none" w:sz="0" w:space="0" w:color="auto"/>
        <w:bottom w:val="none" w:sz="0" w:space="0" w:color="auto"/>
        <w:right w:val="none" w:sz="0" w:space="0" w:color="auto"/>
      </w:divBdr>
    </w:div>
    <w:div w:id="701173684">
      <w:marLeft w:val="640"/>
      <w:marRight w:val="0"/>
      <w:marTop w:val="0"/>
      <w:marBottom w:val="0"/>
      <w:divBdr>
        <w:top w:val="none" w:sz="0" w:space="0" w:color="auto"/>
        <w:left w:val="none" w:sz="0" w:space="0" w:color="auto"/>
        <w:bottom w:val="none" w:sz="0" w:space="0" w:color="auto"/>
        <w:right w:val="none" w:sz="0" w:space="0" w:color="auto"/>
      </w:divBdr>
    </w:div>
    <w:div w:id="701438884">
      <w:marLeft w:val="640"/>
      <w:marRight w:val="0"/>
      <w:marTop w:val="0"/>
      <w:marBottom w:val="0"/>
      <w:divBdr>
        <w:top w:val="none" w:sz="0" w:space="0" w:color="auto"/>
        <w:left w:val="none" w:sz="0" w:space="0" w:color="auto"/>
        <w:bottom w:val="none" w:sz="0" w:space="0" w:color="auto"/>
        <w:right w:val="none" w:sz="0" w:space="0" w:color="auto"/>
      </w:divBdr>
    </w:div>
    <w:div w:id="701588682">
      <w:marLeft w:val="640"/>
      <w:marRight w:val="0"/>
      <w:marTop w:val="0"/>
      <w:marBottom w:val="0"/>
      <w:divBdr>
        <w:top w:val="none" w:sz="0" w:space="0" w:color="auto"/>
        <w:left w:val="none" w:sz="0" w:space="0" w:color="auto"/>
        <w:bottom w:val="none" w:sz="0" w:space="0" w:color="auto"/>
        <w:right w:val="none" w:sz="0" w:space="0" w:color="auto"/>
      </w:divBdr>
    </w:div>
    <w:div w:id="702091827">
      <w:marLeft w:val="640"/>
      <w:marRight w:val="0"/>
      <w:marTop w:val="0"/>
      <w:marBottom w:val="0"/>
      <w:divBdr>
        <w:top w:val="none" w:sz="0" w:space="0" w:color="auto"/>
        <w:left w:val="none" w:sz="0" w:space="0" w:color="auto"/>
        <w:bottom w:val="none" w:sz="0" w:space="0" w:color="auto"/>
        <w:right w:val="none" w:sz="0" w:space="0" w:color="auto"/>
      </w:divBdr>
    </w:div>
    <w:div w:id="702634748">
      <w:marLeft w:val="640"/>
      <w:marRight w:val="0"/>
      <w:marTop w:val="0"/>
      <w:marBottom w:val="0"/>
      <w:divBdr>
        <w:top w:val="none" w:sz="0" w:space="0" w:color="auto"/>
        <w:left w:val="none" w:sz="0" w:space="0" w:color="auto"/>
        <w:bottom w:val="none" w:sz="0" w:space="0" w:color="auto"/>
        <w:right w:val="none" w:sz="0" w:space="0" w:color="auto"/>
      </w:divBdr>
    </w:div>
    <w:div w:id="704057547">
      <w:marLeft w:val="640"/>
      <w:marRight w:val="0"/>
      <w:marTop w:val="0"/>
      <w:marBottom w:val="0"/>
      <w:divBdr>
        <w:top w:val="none" w:sz="0" w:space="0" w:color="auto"/>
        <w:left w:val="none" w:sz="0" w:space="0" w:color="auto"/>
        <w:bottom w:val="none" w:sz="0" w:space="0" w:color="auto"/>
        <w:right w:val="none" w:sz="0" w:space="0" w:color="auto"/>
      </w:divBdr>
    </w:div>
    <w:div w:id="704334383">
      <w:marLeft w:val="640"/>
      <w:marRight w:val="0"/>
      <w:marTop w:val="0"/>
      <w:marBottom w:val="0"/>
      <w:divBdr>
        <w:top w:val="none" w:sz="0" w:space="0" w:color="auto"/>
        <w:left w:val="none" w:sz="0" w:space="0" w:color="auto"/>
        <w:bottom w:val="none" w:sz="0" w:space="0" w:color="auto"/>
        <w:right w:val="none" w:sz="0" w:space="0" w:color="auto"/>
      </w:divBdr>
    </w:div>
    <w:div w:id="704477119">
      <w:marLeft w:val="640"/>
      <w:marRight w:val="0"/>
      <w:marTop w:val="0"/>
      <w:marBottom w:val="0"/>
      <w:divBdr>
        <w:top w:val="none" w:sz="0" w:space="0" w:color="auto"/>
        <w:left w:val="none" w:sz="0" w:space="0" w:color="auto"/>
        <w:bottom w:val="none" w:sz="0" w:space="0" w:color="auto"/>
        <w:right w:val="none" w:sz="0" w:space="0" w:color="auto"/>
      </w:divBdr>
    </w:div>
    <w:div w:id="705102725">
      <w:marLeft w:val="640"/>
      <w:marRight w:val="0"/>
      <w:marTop w:val="0"/>
      <w:marBottom w:val="0"/>
      <w:divBdr>
        <w:top w:val="none" w:sz="0" w:space="0" w:color="auto"/>
        <w:left w:val="none" w:sz="0" w:space="0" w:color="auto"/>
        <w:bottom w:val="none" w:sz="0" w:space="0" w:color="auto"/>
        <w:right w:val="none" w:sz="0" w:space="0" w:color="auto"/>
      </w:divBdr>
    </w:div>
    <w:div w:id="706874311">
      <w:marLeft w:val="640"/>
      <w:marRight w:val="0"/>
      <w:marTop w:val="0"/>
      <w:marBottom w:val="0"/>
      <w:divBdr>
        <w:top w:val="none" w:sz="0" w:space="0" w:color="auto"/>
        <w:left w:val="none" w:sz="0" w:space="0" w:color="auto"/>
        <w:bottom w:val="none" w:sz="0" w:space="0" w:color="auto"/>
        <w:right w:val="none" w:sz="0" w:space="0" w:color="auto"/>
      </w:divBdr>
    </w:div>
    <w:div w:id="706948484">
      <w:marLeft w:val="640"/>
      <w:marRight w:val="0"/>
      <w:marTop w:val="0"/>
      <w:marBottom w:val="0"/>
      <w:divBdr>
        <w:top w:val="none" w:sz="0" w:space="0" w:color="auto"/>
        <w:left w:val="none" w:sz="0" w:space="0" w:color="auto"/>
        <w:bottom w:val="none" w:sz="0" w:space="0" w:color="auto"/>
        <w:right w:val="none" w:sz="0" w:space="0" w:color="auto"/>
      </w:divBdr>
    </w:div>
    <w:div w:id="707679014">
      <w:marLeft w:val="640"/>
      <w:marRight w:val="0"/>
      <w:marTop w:val="0"/>
      <w:marBottom w:val="0"/>
      <w:divBdr>
        <w:top w:val="none" w:sz="0" w:space="0" w:color="auto"/>
        <w:left w:val="none" w:sz="0" w:space="0" w:color="auto"/>
        <w:bottom w:val="none" w:sz="0" w:space="0" w:color="auto"/>
        <w:right w:val="none" w:sz="0" w:space="0" w:color="auto"/>
      </w:divBdr>
    </w:div>
    <w:div w:id="708185557">
      <w:marLeft w:val="640"/>
      <w:marRight w:val="0"/>
      <w:marTop w:val="0"/>
      <w:marBottom w:val="0"/>
      <w:divBdr>
        <w:top w:val="none" w:sz="0" w:space="0" w:color="auto"/>
        <w:left w:val="none" w:sz="0" w:space="0" w:color="auto"/>
        <w:bottom w:val="none" w:sz="0" w:space="0" w:color="auto"/>
        <w:right w:val="none" w:sz="0" w:space="0" w:color="auto"/>
      </w:divBdr>
    </w:div>
    <w:div w:id="709231933">
      <w:marLeft w:val="640"/>
      <w:marRight w:val="0"/>
      <w:marTop w:val="0"/>
      <w:marBottom w:val="0"/>
      <w:divBdr>
        <w:top w:val="none" w:sz="0" w:space="0" w:color="auto"/>
        <w:left w:val="none" w:sz="0" w:space="0" w:color="auto"/>
        <w:bottom w:val="none" w:sz="0" w:space="0" w:color="auto"/>
        <w:right w:val="none" w:sz="0" w:space="0" w:color="auto"/>
      </w:divBdr>
    </w:div>
    <w:div w:id="709378019">
      <w:marLeft w:val="640"/>
      <w:marRight w:val="0"/>
      <w:marTop w:val="0"/>
      <w:marBottom w:val="0"/>
      <w:divBdr>
        <w:top w:val="none" w:sz="0" w:space="0" w:color="auto"/>
        <w:left w:val="none" w:sz="0" w:space="0" w:color="auto"/>
        <w:bottom w:val="none" w:sz="0" w:space="0" w:color="auto"/>
        <w:right w:val="none" w:sz="0" w:space="0" w:color="auto"/>
      </w:divBdr>
    </w:div>
    <w:div w:id="709453508">
      <w:marLeft w:val="640"/>
      <w:marRight w:val="0"/>
      <w:marTop w:val="0"/>
      <w:marBottom w:val="0"/>
      <w:divBdr>
        <w:top w:val="none" w:sz="0" w:space="0" w:color="auto"/>
        <w:left w:val="none" w:sz="0" w:space="0" w:color="auto"/>
        <w:bottom w:val="none" w:sz="0" w:space="0" w:color="auto"/>
        <w:right w:val="none" w:sz="0" w:space="0" w:color="auto"/>
      </w:divBdr>
    </w:div>
    <w:div w:id="709493146">
      <w:marLeft w:val="640"/>
      <w:marRight w:val="0"/>
      <w:marTop w:val="0"/>
      <w:marBottom w:val="0"/>
      <w:divBdr>
        <w:top w:val="none" w:sz="0" w:space="0" w:color="auto"/>
        <w:left w:val="none" w:sz="0" w:space="0" w:color="auto"/>
        <w:bottom w:val="none" w:sz="0" w:space="0" w:color="auto"/>
        <w:right w:val="none" w:sz="0" w:space="0" w:color="auto"/>
      </w:divBdr>
    </w:div>
    <w:div w:id="709572592">
      <w:marLeft w:val="640"/>
      <w:marRight w:val="0"/>
      <w:marTop w:val="0"/>
      <w:marBottom w:val="0"/>
      <w:divBdr>
        <w:top w:val="none" w:sz="0" w:space="0" w:color="auto"/>
        <w:left w:val="none" w:sz="0" w:space="0" w:color="auto"/>
        <w:bottom w:val="none" w:sz="0" w:space="0" w:color="auto"/>
        <w:right w:val="none" w:sz="0" w:space="0" w:color="auto"/>
      </w:divBdr>
    </w:div>
    <w:div w:id="710156628">
      <w:marLeft w:val="640"/>
      <w:marRight w:val="0"/>
      <w:marTop w:val="0"/>
      <w:marBottom w:val="0"/>
      <w:divBdr>
        <w:top w:val="none" w:sz="0" w:space="0" w:color="auto"/>
        <w:left w:val="none" w:sz="0" w:space="0" w:color="auto"/>
        <w:bottom w:val="none" w:sz="0" w:space="0" w:color="auto"/>
        <w:right w:val="none" w:sz="0" w:space="0" w:color="auto"/>
      </w:divBdr>
    </w:div>
    <w:div w:id="710374392">
      <w:marLeft w:val="640"/>
      <w:marRight w:val="0"/>
      <w:marTop w:val="0"/>
      <w:marBottom w:val="0"/>
      <w:divBdr>
        <w:top w:val="none" w:sz="0" w:space="0" w:color="auto"/>
        <w:left w:val="none" w:sz="0" w:space="0" w:color="auto"/>
        <w:bottom w:val="none" w:sz="0" w:space="0" w:color="auto"/>
        <w:right w:val="none" w:sz="0" w:space="0" w:color="auto"/>
      </w:divBdr>
    </w:div>
    <w:div w:id="710495557">
      <w:marLeft w:val="640"/>
      <w:marRight w:val="0"/>
      <w:marTop w:val="0"/>
      <w:marBottom w:val="0"/>
      <w:divBdr>
        <w:top w:val="none" w:sz="0" w:space="0" w:color="auto"/>
        <w:left w:val="none" w:sz="0" w:space="0" w:color="auto"/>
        <w:bottom w:val="none" w:sz="0" w:space="0" w:color="auto"/>
        <w:right w:val="none" w:sz="0" w:space="0" w:color="auto"/>
      </w:divBdr>
    </w:div>
    <w:div w:id="710881783">
      <w:marLeft w:val="640"/>
      <w:marRight w:val="0"/>
      <w:marTop w:val="0"/>
      <w:marBottom w:val="0"/>
      <w:divBdr>
        <w:top w:val="none" w:sz="0" w:space="0" w:color="auto"/>
        <w:left w:val="none" w:sz="0" w:space="0" w:color="auto"/>
        <w:bottom w:val="none" w:sz="0" w:space="0" w:color="auto"/>
        <w:right w:val="none" w:sz="0" w:space="0" w:color="auto"/>
      </w:divBdr>
    </w:div>
    <w:div w:id="711030351">
      <w:marLeft w:val="640"/>
      <w:marRight w:val="0"/>
      <w:marTop w:val="0"/>
      <w:marBottom w:val="0"/>
      <w:divBdr>
        <w:top w:val="none" w:sz="0" w:space="0" w:color="auto"/>
        <w:left w:val="none" w:sz="0" w:space="0" w:color="auto"/>
        <w:bottom w:val="none" w:sz="0" w:space="0" w:color="auto"/>
        <w:right w:val="none" w:sz="0" w:space="0" w:color="auto"/>
      </w:divBdr>
    </w:div>
    <w:div w:id="711222947">
      <w:marLeft w:val="640"/>
      <w:marRight w:val="0"/>
      <w:marTop w:val="0"/>
      <w:marBottom w:val="0"/>
      <w:divBdr>
        <w:top w:val="none" w:sz="0" w:space="0" w:color="auto"/>
        <w:left w:val="none" w:sz="0" w:space="0" w:color="auto"/>
        <w:bottom w:val="none" w:sz="0" w:space="0" w:color="auto"/>
        <w:right w:val="none" w:sz="0" w:space="0" w:color="auto"/>
      </w:divBdr>
    </w:div>
    <w:div w:id="711271303">
      <w:marLeft w:val="640"/>
      <w:marRight w:val="0"/>
      <w:marTop w:val="0"/>
      <w:marBottom w:val="0"/>
      <w:divBdr>
        <w:top w:val="none" w:sz="0" w:space="0" w:color="auto"/>
        <w:left w:val="none" w:sz="0" w:space="0" w:color="auto"/>
        <w:bottom w:val="none" w:sz="0" w:space="0" w:color="auto"/>
        <w:right w:val="none" w:sz="0" w:space="0" w:color="auto"/>
      </w:divBdr>
    </w:div>
    <w:div w:id="712076441">
      <w:marLeft w:val="640"/>
      <w:marRight w:val="0"/>
      <w:marTop w:val="0"/>
      <w:marBottom w:val="0"/>
      <w:divBdr>
        <w:top w:val="none" w:sz="0" w:space="0" w:color="auto"/>
        <w:left w:val="none" w:sz="0" w:space="0" w:color="auto"/>
        <w:bottom w:val="none" w:sz="0" w:space="0" w:color="auto"/>
        <w:right w:val="none" w:sz="0" w:space="0" w:color="auto"/>
      </w:divBdr>
    </w:div>
    <w:div w:id="712341004">
      <w:marLeft w:val="640"/>
      <w:marRight w:val="0"/>
      <w:marTop w:val="0"/>
      <w:marBottom w:val="0"/>
      <w:divBdr>
        <w:top w:val="none" w:sz="0" w:space="0" w:color="auto"/>
        <w:left w:val="none" w:sz="0" w:space="0" w:color="auto"/>
        <w:bottom w:val="none" w:sz="0" w:space="0" w:color="auto"/>
        <w:right w:val="none" w:sz="0" w:space="0" w:color="auto"/>
      </w:divBdr>
    </w:div>
    <w:div w:id="712342273">
      <w:marLeft w:val="640"/>
      <w:marRight w:val="0"/>
      <w:marTop w:val="0"/>
      <w:marBottom w:val="0"/>
      <w:divBdr>
        <w:top w:val="none" w:sz="0" w:space="0" w:color="auto"/>
        <w:left w:val="none" w:sz="0" w:space="0" w:color="auto"/>
        <w:bottom w:val="none" w:sz="0" w:space="0" w:color="auto"/>
        <w:right w:val="none" w:sz="0" w:space="0" w:color="auto"/>
      </w:divBdr>
    </w:div>
    <w:div w:id="712461841">
      <w:marLeft w:val="640"/>
      <w:marRight w:val="0"/>
      <w:marTop w:val="0"/>
      <w:marBottom w:val="0"/>
      <w:divBdr>
        <w:top w:val="none" w:sz="0" w:space="0" w:color="auto"/>
        <w:left w:val="none" w:sz="0" w:space="0" w:color="auto"/>
        <w:bottom w:val="none" w:sz="0" w:space="0" w:color="auto"/>
        <w:right w:val="none" w:sz="0" w:space="0" w:color="auto"/>
      </w:divBdr>
    </w:div>
    <w:div w:id="712535147">
      <w:marLeft w:val="640"/>
      <w:marRight w:val="0"/>
      <w:marTop w:val="0"/>
      <w:marBottom w:val="0"/>
      <w:divBdr>
        <w:top w:val="none" w:sz="0" w:space="0" w:color="auto"/>
        <w:left w:val="none" w:sz="0" w:space="0" w:color="auto"/>
        <w:bottom w:val="none" w:sz="0" w:space="0" w:color="auto"/>
        <w:right w:val="none" w:sz="0" w:space="0" w:color="auto"/>
      </w:divBdr>
    </w:div>
    <w:div w:id="712926629">
      <w:marLeft w:val="640"/>
      <w:marRight w:val="0"/>
      <w:marTop w:val="0"/>
      <w:marBottom w:val="0"/>
      <w:divBdr>
        <w:top w:val="none" w:sz="0" w:space="0" w:color="auto"/>
        <w:left w:val="none" w:sz="0" w:space="0" w:color="auto"/>
        <w:bottom w:val="none" w:sz="0" w:space="0" w:color="auto"/>
        <w:right w:val="none" w:sz="0" w:space="0" w:color="auto"/>
      </w:divBdr>
    </w:div>
    <w:div w:id="712971506">
      <w:marLeft w:val="640"/>
      <w:marRight w:val="0"/>
      <w:marTop w:val="0"/>
      <w:marBottom w:val="0"/>
      <w:divBdr>
        <w:top w:val="none" w:sz="0" w:space="0" w:color="auto"/>
        <w:left w:val="none" w:sz="0" w:space="0" w:color="auto"/>
        <w:bottom w:val="none" w:sz="0" w:space="0" w:color="auto"/>
        <w:right w:val="none" w:sz="0" w:space="0" w:color="auto"/>
      </w:divBdr>
    </w:div>
    <w:div w:id="713195488">
      <w:marLeft w:val="640"/>
      <w:marRight w:val="0"/>
      <w:marTop w:val="0"/>
      <w:marBottom w:val="0"/>
      <w:divBdr>
        <w:top w:val="none" w:sz="0" w:space="0" w:color="auto"/>
        <w:left w:val="none" w:sz="0" w:space="0" w:color="auto"/>
        <w:bottom w:val="none" w:sz="0" w:space="0" w:color="auto"/>
        <w:right w:val="none" w:sz="0" w:space="0" w:color="auto"/>
      </w:divBdr>
    </w:div>
    <w:div w:id="713236368">
      <w:marLeft w:val="640"/>
      <w:marRight w:val="0"/>
      <w:marTop w:val="0"/>
      <w:marBottom w:val="0"/>
      <w:divBdr>
        <w:top w:val="none" w:sz="0" w:space="0" w:color="auto"/>
        <w:left w:val="none" w:sz="0" w:space="0" w:color="auto"/>
        <w:bottom w:val="none" w:sz="0" w:space="0" w:color="auto"/>
        <w:right w:val="none" w:sz="0" w:space="0" w:color="auto"/>
      </w:divBdr>
    </w:div>
    <w:div w:id="713501497">
      <w:marLeft w:val="640"/>
      <w:marRight w:val="0"/>
      <w:marTop w:val="0"/>
      <w:marBottom w:val="0"/>
      <w:divBdr>
        <w:top w:val="none" w:sz="0" w:space="0" w:color="auto"/>
        <w:left w:val="none" w:sz="0" w:space="0" w:color="auto"/>
        <w:bottom w:val="none" w:sz="0" w:space="0" w:color="auto"/>
        <w:right w:val="none" w:sz="0" w:space="0" w:color="auto"/>
      </w:divBdr>
    </w:div>
    <w:div w:id="713504607">
      <w:marLeft w:val="640"/>
      <w:marRight w:val="0"/>
      <w:marTop w:val="0"/>
      <w:marBottom w:val="0"/>
      <w:divBdr>
        <w:top w:val="none" w:sz="0" w:space="0" w:color="auto"/>
        <w:left w:val="none" w:sz="0" w:space="0" w:color="auto"/>
        <w:bottom w:val="none" w:sz="0" w:space="0" w:color="auto"/>
        <w:right w:val="none" w:sz="0" w:space="0" w:color="auto"/>
      </w:divBdr>
    </w:div>
    <w:div w:id="713578191">
      <w:marLeft w:val="640"/>
      <w:marRight w:val="0"/>
      <w:marTop w:val="0"/>
      <w:marBottom w:val="0"/>
      <w:divBdr>
        <w:top w:val="none" w:sz="0" w:space="0" w:color="auto"/>
        <w:left w:val="none" w:sz="0" w:space="0" w:color="auto"/>
        <w:bottom w:val="none" w:sz="0" w:space="0" w:color="auto"/>
        <w:right w:val="none" w:sz="0" w:space="0" w:color="auto"/>
      </w:divBdr>
    </w:div>
    <w:div w:id="713777814">
      <w:marLeft w:val="640"/>
      <w:marRight w:val="0"/>
      <w:marTop w:val="0"/>
      <w:marBottom w:val="0"/>
      <w:divBdr>
        <w:top w:val="none" w:sz="0" w:space="0" w:color="auto"/>
        <w:left w:val="none" w:sz="0" w:space="0" w:color="auto"/>
        <w:bottom w:val="none" w:sz="0" w:space="0" w:color="auto"/>
        <w:right w:val="none" w:sz="0" w:space="0" w:color="auto"/>
      </w:divBdr>
    </w:div>
    <w:div w:id="713819235">
      <w:marLeft w:val="640"/>
      <w:marRight w:val="0"/>
      <w:marTop w:val="0"/>
      <w:marBottom w:val="0"/>
      <w:divBdr>
        <w:top w:val="none" w:sz="0" w:space="0" w:color="auto"/>
        <w:left w:val="none" w:sz="0" w:space="0" w:color="auto"/>
        <w:bottom w:val="none" w:sz="0" w:space="0" w:color="auto"/>
        <w:right w:val="none" w:sz="0" w:space="0" w:color="auto"/>
      </w:divBdr>
    </w:div>
    <w:div w:id="713847464">
      <w:marLeft w:val="640"/>
      <w:marRight w:val="0"/>
      <w:marTop w:val="0"/>
      <w:marBottom w:val="0"/>
      <w:divBdr>
        <w:top w:val="none" w:sz="0" w:space="0" w:color="auto"/>
        <w:left w:val="none" w:sz="0" w:space="0" w:color="auto"/>
        <w:bottom w:val="none" w:sz="0" w:space="0" w:color="auto"/>
        <w:right w:val="none" w:sz="0" w:space="0" w:color="auto"/>
      </w:divBdr>
    </w:div>
    <w:div w:id="713849740">
      <w:marLeft w:val="640"/>
      <w:marRight w:val="0"/>
      <w:marTop w:val="0"/>
      <w:marBottom w:val="0"/>
      <w:divBdr>
        <w:top w:val="none" w:sz="0" w:space="0" w:color="auto"/>
        <w:left w:val="none" w:sz="0" w:space="0" w:color="auto"/>
        <w:bottom w:val="none" w:sz="0" w:space="0" w:color="auto"/>
        <w:right w:val="none" w:sz="0" w:space="0" w:color="auto"/>
      </w:divBdr>
    </w:div>
    <w:div w:id="713965354">
      <w:marLeft w:val="640"/>
      <w:marRight w:val="0"/>
      <w:marTop w:val="0"/>
      <w:marBottom w:val="0"/>
      <w:divBdr>
        <w:top w:val="none" w:sz="0" w:space="0" w:color="auto"/>
        <w:left w:val="none" w:sz="0" w:space="0" w:color="auto"/>
        <w:bottom w:val="none" w:sz="0" w:space="0" w:color="auto"/>
        <w:right w:val="none" w:sz="0" w:space="0" w:color="auto"/>
      </w:divBdr>
    </w:div>
    <w:div w:id="714352001">
      <w:marLeft w:val="640"/>
      <w:marRight w:val="0"/>
      <w:marTop w:val="0"/>
      <w:marBottom w:val="0"/>
      <w:divBdr>
        <w:top w:val="none" w:sz="0" w:space="0" w:color="auto"/>
        <w:left w:val="none" w:sz="0" w:space="0" w:color="auto"/>
        <w:bottom w:val="none" w:sz="0" w:space="0" w:color="auto"/>
        <w:right w:val="none" w:sz="0" w:space="0" w:color="auto"/>
      </w:divBdr>
    </w:div>
    <w:div w:id="715619070">
      <w:marLeft w:val="640"/>
      <w:marRight w:val="0"/>
      <w:marTop w:val="0"/>
      <w:marBottom w:val="0"/>
      <w:divBdr>
        <w:top w:val="none" w:sz="0" w:space="0" w:color="auto"/>
        <w:left w:val="none" w:sz="0" w:space="0" w:color="auto"/>
        <w:bottom w:val="none" w:sz="0" w:space="0" w:color="auto"/>
        <w:right w:val="none" w:sz="0" w:space="0" w:color="auto"/>
      </w:divBdr>
    </w:div>
    <w:div w:id="715667434">
      <w:marLeft w:val="640"/>
      <w:marRight w:val="0"/>
      <w:marTop w:val="0"/>
      <w:marBottom w:val="0"/>
      <w:divBdr>
        <w:top w:val="none" w:sz="0" w:space="0" w:color="auto"/>
        <w:left w:val="none" w:sz="0" w:space="0" w:color="auto"/>
        <w:bottom w:val="none" w:sz="0" w:space="0" w:color="auto"/>
        <w:right w:val="none" w:sz="0" w:space="0" w:color="auto"/>
      </w:divBdr>
    </w:div>
    <w:div w:id="715815227">
      <w:marLeft w:val="640"/>
      <w:marRight w:val="0"/>
      <w:marTop w:val="0"/>
      <w:marBottom w:val="0"/>
      <w:divBdr>
        <w:top w:val="none" w:sz="0" w:space="0" w:color="auto"/>
        <w:left w:val="none" w:sz="0" w:space="0" w:color="auto"/>
        <w:bottom w:val="none" w:sz="0" w:space="0" w:color="auto"/>
        <w:right w:val="none" w:sz="0" w:space="0" w:color="auto"/>
      </w:divBdr>
    </w:div>
    <w:div w:id="715854464">
      <w:marLeft w:val="640"/>
      <w:marRight w:val="0"/>
      <w:marTop w:val="0"/>
      <w:marBottom w:val="0"/>
      <w:divBdr>
        <w:top w:val="none" w:sz="0" w:space="0" w:color="auto"/>
        <w:left w:val="none" w:sz="0" w:space="0" w:color="auto"/>
        <w:bottom w:val="none" w:sz="0" w:space="0" w:color="auto"/>
        <w:right w:val="none" w:sz="0" w:space="0" w:color="auto"/>
      </w:divBdr>
    </w:div>
    <w:div w:id="716321736">
      <w:marLeft w:val="640"/>
      <w:marRight w:val="0"/>
      <w:marTop w:val="0"/>
      <w:marBottom w:val="0"/>
      <w:divBdr>
        <w:top w:val="none" w:sz="0" w:space="0" w:color="auto"/>
        <w:left w:val="none" w:sz="0" w:space="0" w:color="auto"/>
        <w:bottom w:val="none" w:sz="0" w:space="0" w:color="auto"/>
        <w:right w:val="none" w:sz="0" w:space="0" w:color="auto"/>
      </w:divBdr>
    </w:div>
    <w:div w:id="716472240">
      <w:marLeft w:val="640"/>
      <w:marRight w:val="0"/>
      <w:marTop w:val="0"/>
      <w:marBottom w:val="0"/>
      <w:divBdr>
        <w:top w:val="none" w:sz="0" w:space="0" w:color="auto"/>
        <w:left w:val="none" w:sz="0" w:space="0" w:color="auto"/>
        <w:bottom w:val="none" w:sz="0" w:space="0" w:color="auto"/>
        <w:right w:val="none" w:sz="0" w:space="0" w:color="auto"/>
      </w:divBdr>
    </w:div>
    <w:div w:id="717050154">
      <w:marLeft w:val="640"/>
      <w:marRight w:val="0"/>
      <w:marTop w:val="0"/>
      <w:marBottom w:val="0"/>
      <w:divBdr>
        <w:top w:val="none" w:sz="0" w:space="0" w:color="auto"/>
        <w:left w:val="none" w:sz="0" w:space="0" w:color="auto"/>
        <w:bottom w:val="none" w:sz="0" w:space="0" w:color="auto"/>
        <w:right w:val="none" w:sz="0" w:space="0" w:color="auto"/>
      </w:divBdr>
    </w:div>
    <w:div w:id="717172394">
      <w:marLeft w:val="640"/>
      <w:marRight w:val="0"/>
      <w:marTop w:val="0"/>
      <w:marBottom w:val="0"/>
      <w:divBdr>
        <w:top w:val="none" w:sz="0" w:space="0" w:color="auto"/>
        <w:left w:val="none" w:sz="0" w:space="0" w:color="auto"/>
        <w:bottom w:val="none" w:sz="0" w:space="0" w:color="auto"/>
        <w:right w:val="none" w:sz="0" w:space="0" w:color="auto"/>
      </w:divBdr>
    </w:div>
    <w:div w:id="717239386">
      <w:marLeft w:val="640"/>
      <w:marRight w:val="0"/>
      <w:marTop w:val="0"/>
      <w:marBottom w:val="0"/>
      <w:divBdr>
        <w:top w:val="none" w:sz="0" w:space="0" w:color="auto"/>
        <w:left w:val="none" w:sz="0" w:space="0" w:color="auto"/>
        <w:bottom w:val="none" w:sz="0" w:space="0" w:color="auto"/>
        <w:right w:val="none" w:sz="0" w:space="0" w:color="auto"/>
      </w:divBdr>
    </w:div>
    <w:div w:id="717703013">
      <w:marLeft w:val="640"/>
      <w:marRight w:val="0"/>
      <w:marTop w:val="0"/>
      <w:marBottom w:val="0"/>
      <w:divBdr>
        <w:top w:val="none" w:sz="0" w:space="0" w:color="auto"/>
        <w:left w:val="none" w:sz="0" w:space="0" w:color="auto"/>
        <w:bottom w:val="none" w:sz="0" w:space="0" w:color="auto"/>
        <w:right w:val="none" w:sz="0" w:space="0" w:color="auto"/>
      </w:divBdr>
    </w:div>
    <w:div w:id="717704808">
      <w:marLeft w:val="640"/>
      <w:marRight w:val="0"/>
      <w:marTop w:val="0"/>
      <w:marBottom w:val="0"/>
      <w:divBdr>
        <w:top w:val="none" w:sz="0" w:space="0" w:color="auto"/>
        <w:left w:val="none" w:sz="0" w:space="0" w:color="auto"/>
        <w:bottom w:val="none" w:sz="0" w:space="0" w:color="auto"/>
        <w:right w:val="none" w:sz="0" w:space="0" w:color="auto"/>
      </w:divBdr>
    </w:div>
    <w:div w:id="718550071">
      <w:marLeft w:val="640"/>
      <w:marRight w:val="0"/>
      <w:marTop w:val="0"/>
      <w:marBottom w:val="0"/>
      <w:divBdr>
        <w:top w:val="none" w:sz="0" w:space="0" w:color="auto"/>
        <w:left w:val="none" w:sz="0" w:space="0" w:color="auto"/>
        <w:bottom w:val="none" w:sz="0" w:space="0" w:color="auto"/>
        <w:right w:val="none" w:sz="0" w:space="0" w:color="auto"/>
      </w:divBdr>
    </w:div>
    <w:div w:id="719086443">
      <w:marLeft w:val="640"/>
      <w:marRight w:val="0"/>
      <w:marTop w:val="0"/>
      <w:marBottom w:val="0"/>
      <w:divBdr>
        <w:top w:val="none" w:sz="0" w:space="0" w:color="auto"/>
        <w:left w:val="none" w:sz="0" w:space="0" w:color="auto"/>
        <w:bottom w:val="none" w:sz="0" w:space="0" w:color="auto"/>
        <w:right w:val="none" w:sz="0" w:space="0" w:color="auto"/>
      </w:divBdr>
    </w:div>
    <w:div w:id="720591364">
      <w:marLeft w:val="640"/>
      <w:marRight w:val="0"/>
      <w:marTop w:val="0"/>
      <w:marBottom w:val="0"/>
      <w:divBdr>
        <w:top w:val="none" w:sz="0" w:space="0" w:color="auto"/>
        <w:left w:val="none" w:sz="0" w:space="0" w:color="auto"/>
        <w:bottom w:val="none" w:sz="0" w:space="0" w:color="auto"/>
        <w:right w:val="none" w:sz="0" w:space="0" w:color="auto"/>
      </w:divBdr>
    </w:div>
    <w:div w:id="720791579">
      <w:marLeft w:val="640"/>
      <w:marRight w:val="0"/>
      <w:marTop w:val="0"/>
      <w:marBottom w:val="0"/>
      <w:divBdr>
        <w:top w:val="none" w:sz="0" w:space="0" w:color="auto"/>
        <w:left w:val="none" w:sz="0" w:space="0" w:color="auto"/>
        <w:bottom w:val="none" w:sz="0" w:space="0" w:color="auto"/>
        <w:right w:val="none" w:sz="0" w:space="0" w:color="auto"/>
      </w:divBdr>
    </w:div>
    <w:div w:id="720904154">
      <w:marLeft w:val="640"/>
      <w:marRight w:val="0"/>
      <w:marTop w:val="0"/>
      <w:marBottom w:val="0"/>
      <w:divBdr>
        <w:top w:val="none" w:sz="0" w:space="0" w:color="auto"/>
        <w:left w:val="none" w:sz="0" w:space="0" w:color="auto"/>
        <w:bottom w:val="none" w:sz="0" w:space="0" w:color="auto"/>
        <w:right w:val="none" w:sz="0" w:space="0" w:color="auto"/>
      </w:divBdr>
    </w:div>
    <w:div w:id="720910224">
      <w:marLeft w:val="640"/>
      <w:marRight w:val="0"/>
      <w:marTop w:val="0"/>
      <w:marBottom w:val="0"/>
      <w:divBdr>
        <w:top w:val="none" w:sz="0" w:space="0" w:color="auto"/>
        <w:left w:val="none" w:sz="0" w:space="0" w:color="auto"/>
        <w:bottom w:val="none" w:sz="0" w:space="0" w:color="auto"/>
        <w:right w:val="none" w:sz="0" w:space="0" w:color="auto"/>
      </w:divBdr>
    </w:div>
    <w:div w:id="721563712">
      <w:marLeft w:val="640"/>
      <w:marRight w:val="0"/>
      <w:marTop w:val="0"/>
      <w:marBottom w:val="0"/>
      <w:divBdr>
        <w:top w:val="none" w:sz="0" w:space="0" w:color="auto"/>
        <w:left w:val="none" w:sz="0" w:space="0" w:color="auto"/>
        <w:bottom w:val="none" w:sz="0" w:space="0" w:color="auto"/>
        <w:right w:val="none" w:sz="0" w:space="0" w:color="auto"/>
      </w:divBdr>
    </w:div>
    <w:div w:id="721638817">
      <w:marLeft w:val="640"/>
      <w:marRight w:val="0"/>
      <w:marTop w:val="0"/>
      <w:marBottom w:val="0"/>
      <w:divBdr>
        <w:top w:val="none" w:sz="0" w:space="0" w:color="auto"/>
        <w:left w:val="none" w:sz="0" w:space="0" w:color="auto"/>
        <w:bottom w:val="none" w:sz="0" w:space="0" w:color="auto"/>
        <w:right w:val="none" w:sz="0" w:space="0" w:color="auto"/>
      </w:divBdr>
    </w:div>
    <w:div w:id="721711659">
      <w:marLeft w:val="640"/>
      <w:marRight w:val="0"/>
      <w:marTop w:val="0"/>
      <w:marBottom w:val="0"/>
      <w:divBdr>
        <w:top w:val="none" w:sz="0" w:space="0" w:color="auto"/>
        <w:left w:val="none" w:sz="0" w:space="0" w:color="auto"/>
        <w:bottom w:val="none" w:sz="0" w:space="0" w:color="auto"/>
        <w:right w:val="none" w:sz="0" w:space="0" w:color="auto"/>
      </w:divBdr>
    </w:div>
    <w:div w:id="722366959">
      <w:marLeft w:val="640"/>
      <w:marRight w:val="0"/>
      <w:marTop w:val="0"/>
      <w:marBottom w:val="0"/>
      <w:divBdr>
        <w:top w:val="none" w:sz="0" w:space="0" w:color="auto"/>
        <w:left w:val="none" w:sz="0" w:space="0" w:color="auto"/>
        <w:bottom w:val="none" w:sz="0" w:space="0" w:color="auto"/>
        <w:right w:val="none" w:sz="0" w:space="0" w:color="auto"/>
      </w:divBdr>
    </w:div>
    <w:div w:id="722368534">
      <w:marLeft w:val="640"/>
      <w:marRight w:val="0"/>
      <w:marTop w:val="0"/>
      <w:marBottom w:val="0"/>
      <w:divBdr>
        <w:top w:val="none" w:sz="0" w:space="0" w:color="auto"/>
        <w:left w:val="none" w:sz="0" w:space="0" w:color="auto"/>
        <w:bottom w:val="none" w:sz="0" w:space="0" w:color="auto"/>
        <w:right w:val="none" w:sz="0" w:space="0" w:color="auto"/>
      </w:divBdr>
    </w:div>
    <w:div w:id="723603983">
      <w:marLeft w:val="640"/>
      <w:marRight w:val="0"/>
      <w:marTop w:val="0"/>
      <w:marBottom w:val="0"/>
      <w:divBdr>
        <w:top w:val="none" w:sz="0" w:space="0" w:color="auto"/>
        <w:left w:val="none" w:sz="0" w:space="0" w:color="auto"/>
        <w:bottom w:val="none" w:sz="0" w:space="0" w:color="auto"/>
        <w:right w:val="none" w:sz="0" w:space="0" w:color="auto"/>
      </w:divBdr>
    </w:div>
    <w:div w:id="723715557">
      <w:marLeft w:val="640"/>
      <w:marRight w:val="0"/>
      <w:marTop w:val="0"/>
      <w:marBottom w:val="0"/>
      <w:divBdr>
        <w:top w:val="none" w:sz="0" w:space="0" w:color="auto"/>
        <w:left w:val="none" w:sz="0" w:space="0" w:color="auto"/>
        <w:bottom w:val="none" w:sz="0" w:space="0" w:color="auto"/>
        <w:right w:val="none" w:sz="0" w:space="0" w:color="auto"/>
      </w:divBdr>
    </w:div>
    <w:div w:id="723717437">
      <w:marLeft w:val="640"/>
      <w:marRight w:val="0"/>
      <w:marTop w:val="0"/>
      <w:marBottom w:val="0"/>
      <w:divBdr>
        <w:top w:val="none" w:sz="0" w:space="0" w:color="auto"/>
        <w:left w:val="none" w:sz="0" w:space="0" w:color="auto"/>
        <w:bottom w:val="none" w:sz="0" w:space="0" w:color="auto"/>
        <w:right w:val="none" w:sz="0" w:space="0" w:color="auto"/>
      </w:divBdr>
    </w:div>
    <w:div w:id="723718821">
      <w:marLeft w:val="640"/>
      <w:marRight w:val="0"/>
      <w:marTop w:val="0"/>
      <w:marBottom w:val="0"/>
      <w:divBdr>
        <w:top w:val="none" w:sz="0" w:space="0" w:color="auto"/>
        <w:left w:val="none" w:sz="0" w:space="0" w:color="auto"/>
        <w:bottom w:val="none" w:sz="0" w:space="0" w:color="auto"/>
        <w:right w:val="none" w:sz="0" w:space="0" w:color="auto"/>
      </w:divBdr>
    </w:div>
    <w:div w:id="723867563">
      <w:marLeft w:val="640"/>
      <w:marRight w:val="0"/>
      <w:marTop w:val="0"/>
      <w:marBottom w:val="0"/>
      <w:divBdr>
        <w:top w:val="none" w:sz="0" w:space="0" w:color="auto"/>
        <w:left w:val="none" w:sz="0" w:space="0" w:color="auto"/>
        <w:bottom w:val="none" w:sz="0" w:space="0" w:color="auto"/>
        <w:right w:val="none" w:sz="0" w:space="0" w:color="auto"/>
      </w:divBdr>
    </w:div>
    <w:div w:id="723872965">
      <w:marLeft w:val="640"/>
      <w:marRight w:val="0"/>
      <w:marTop w:val="0"/>
      <w:marBottom w:val="0"/>
      <w:divBdr>
        <w:top w:val="none" w:sz="0" w:space="0" w:color="auto"/>
        <w:left w:val="none" w:sz="0" w:space="0" w:color="auto"/>
        <w:bottom w:val="none" w:sz="0" w:space="0" w:color="auto"/>
        <w:right w:val="none" w:sz="0" w:space="0" w:color="auto"/>
      </w:divBdr>
    </w:div>
    <w:div w:id="724260473">
      <w:marLeft w:val="640"/>
      <w:marRight w:val="0"/>
      <w:marTop w:val="0"/>
      <w:marBottom w:val="0"/>
      <w:divBdr>
        <w:top w:val="none" w:sz="0" w:space="0" w:color="auto"/>
        <w:left w:val="none" w:sz="0" w:space="0" w:color="auto"/>
        <w:bottom w:val="none" w:sz="0" w:space="0" w:color="auto"/>
        <w:right w:val="none" w:sz="0" w:space="0" w:color="auto"/>
      </w:divBdr>
    </w:div>
    <w:div w:id="724331802">
      <w:marLeft w:val="640"/>
      <w:marRight w:val="0"/>
      <w:marTop w:val="0"/>
      <w:marBottom w:val="0"/>
      <w:divBdr>
        <w:top w:val="none" w:sz="0" w:space="0" w:color="auto"/>
        <w:left w:val="none" w:sz="0" w:space="0" w:color="auto"/>
        <w:bottom w:val="none" w:sz="0" w:space="0" w:color="auto"/>
        <w:right w:val="none" w:sz="0" w:space="0" w:color="auto"/>
      </w:divBdr>
    </w:div>
    <w:div w:id="724959360">
      <w:marLeft w:val="640"/>
      <w:marRight w:val="0"/>
      <w:marTop w:val="0"/>
      <w:marBottom w:val="0"/>
      <w:divBdr>
        <w:top w:val="none" w:sz="0" w:space="0" w:color="auto"/>
        <w:left w:val="none" w:sz="0" w:space="0" w:color="auto"/>
        <w:bottom w:val="none" w:sz="0" w:space="0" w:color="auto"/>
        <w:right w:val="none" w:sz="0" w:space="0" w:color="auto"/>
      </w:divBdr>
    </w:div>
    <w:div w:id="725226044">
      <w:marLeft w:val="640"/>
      <w:marRight w:val="0"/>
      <w:marTop w:val="0"/>
      <w:marBottom w:val="0"/>
      <w:divBdr>
        <w:top w:val="none" w:sz="0" w:space="0" w:color="auto"/>
        <w:left w:val="none" w:sz="0" w:space="0" w:color="auto"/>
        <w:bottom w:val="none" w:sz="0" w:space="0" w:color="auto"/>
        <w:right w:val="none" w:sz="0" w:space="0" w:color="auto"/>
      </w:divBdr>
    </w:div>
    <w:div w:id="725370164">
      <w:marLeft w:val="640"/>
      <w:marRight w:val="0"/>
      <w:marTop w:val="0"/>
      <w:marBottom w:val="0"/>
      <w:divBdr>
        <w:top w:val="none" w:sz="0" w:space="0" w:color="auto"/>
        <w:left w:val="none" w:sz="0" w:space="0" w:color="auto"/>
        <w:bottom w:val="none" w:sz="0" w:space="0" w:color="auto"/>
        <w:right w:val="none" w:sz="0" w:space="0" w:color="auto"/>
      </w:divBdr>
    </w:div>
    <w:div w:id="725489411">
      <w:marLeft w:val="640"/>
      <w:marRight w:val="0"/>
      <w:marTop w:val="0"/>
      <w:marBottom w:val="0"/>
      <w:divBdr>
        <w:top w:val="none" w:sz="0" w:space="0" w:color="auto"/>
        <w:left w:val="none" w:sz="0" w:space="0" w:color="auto"/>
        <w:bottom w:val="none" w:sz="0" w:space="0" w:color="auto"/>
        <w:right w:val="none" w:sz="0" w:space="0" w:color="auto"/>
      </w:divBdr>
    </w:div>
    <w:div w:id="725564670">
      <w:marLeft w:val="640"/>
      <w:marRight w:val="0"/>
      <w:marTop w:val="0"/>
      <w:marBottom w:val="0"/>
      <w:divBdr>
        <w:top w:val="none" w:sz="0" w:space="0" w:color="auto"/>
        <w:left w:val="none" w:sz="0" w:space="0" w:color="auto"/>
        <w:bottom w:val="none" w:sz="0" w:space="0" w:color="auto"/>
        <w:right w:val="none" w:sz="0" w:space="0" w:color="auto"/>
      </w:divBdr>
    </w:div>
    <w:div w:id="725839400">
      <w:marLeft w:val="640"/>
      <w:marRight w:val="0"/>
      <w:marTop w:val="0"/>
      <w:marBottom w:val="0"/>
      <w:divBdr>
        <w:top w:val="none" w:sz="0" w:space="0" w:color="auto"/>
        <w:left w:val="none" w:sz="0" w:space="0" w:color="auto"/>
        <w:bottom w:val="none" w:sz="0" w:space="0" w:color="auto"/>
        <w:right w:val="none" w:sz="0" w:space="0" w:color="auto"/>
      </w:divBdr>
    </w:div>
    <w:div w:id="725841477">
      <w:marLeft w:val="640"/>
      <w:marRight w:val="0"/>
      <w:marTop w:val="0"/>
      <w:marBottom w:val="0"/>
      <w:divBdr>
        <w:top w:val="none" w:sz="0" w:space="0" w:color="auto"/>
        <w:left w:val="none" w:sz="0" w:space="0" w:color="auto"/>
        <w:bottom w:val="none" w:sz="0" w:space="0" w:color="auto"/>
        <w:right w:val="none" w:sz="0" w:space="0" w:color="auto"/>
      </w:divBdr>
    </w:div>
    <w:div w:id="726075362">
      <w:marLeft w:val="640"/>
      <w:marRight w:val="0"/>
      <w:marTop w:val="0"/>
      <w:marBottom w:val="0"/>
      <w:divBdr>
        <w:top w:val="none" w:sz="0" w:space="0" w:color="auto"/>
        <w:left w:val="none" w:sz="0" w:space="0" w:color="auto"/>
        <w:bottom w:val="none" w:sz="0" w:space="0" w:color="auto"/>
        <w:right w:val="none" w:sz="0" w:space="0" w:color="auto"/>
      </w:divBdr>
    </w:div>
    <w:div w:id="726224223">
      <w:marLeft w:val="640"/>
      <w:marRight w:val="0"/>
      <w:marTop w:val="0"/>
      <w:marBottom w:val="0"/>
      <w:divBdr>
        <w:top w:val="none" w:sz="0" w:space="0" w:color="auto"/>
        <w:left w:val="none" w:sz="0" w:space="0" w:color="auto"/>
        <w:bottom w:val="none" w:sz="0" w:space="0" w:color="auto"/>
        <w:right w:val="none" w:sz="0" w:space="0" w:color="auto"/>
      </w:divBdr>
    </w:div>
    <w:div w:id="726532305">
      <w:marLeft w:val="640"/>
      <w:marRight w:val="0"/>
      <w:marTop w:val="0"/>
      <w:marBottom w:val="0"/>
      <w:divBdr>
        <w:top w:val="none" w:sz="0" w:space="0" w:color="auto"/>
        <w:left w:val="none" w:sz="0" w:space="0" w:color="auto"/>
        <w:bottom w:val="none" w:sz="0" w:space="0" w:color="auto"/>
        <w:right w:val="none" w:sz="0" w:space="0" w:color="auto"/>
      </w:divBdr>
    </w:div>
    <w:div w:id="726683188">
      <w:marLeft w:val="640"/>
      <w:marRight w:val="0"/>
      <w:marTop w:val="0"/>
      <w:marBottom w:val="0"/>
      <w:divBdr>
        <w:top w:val="none" w:sz="0" w:space="0" w:color="auto"/>
        <w:left w:val="none" w:sz="0" w:space="0" w:color="auto"/>
        <w:bottom w:val="none" w:sz="0" w:space="0" w:color="auto"/>
        <w:right w:val="none" w:sz="0" w:space="0" w:color="auto"/>
      </w:divBdr>
    </w:div>
    <w:div w:id="726759450">
      <w:marLeft w:val="640"/>
      <w:marRight w:val="0"/>
      <w:marTop w:val="0"/>
      <w:marBottom w:val="0"/>
      <w:divBdr>
        <w:top w:val="none" w:sz="0" w:space="0" w:color="auto"/>
        <w:left w:val="none" w:sz="0" w:space="0" w:color="auto"/>
        <w:bottom w:val="none" w:sz="0" w:space="0" w:color="auto"/>
        <w:right w:val="none" w:sz="0" w:space="0" w:color="auto"/>
      </w:divBdr>
    </w:div>
    <w:div w:id="727264973">
      <w:marLeft w:val="640"/>
      <w:marRight w:val="0"/>
      <w:marTop w:val="0"/>
      <w:marBottom w:val="0"/>
      <w:divBdr>
        <w:top w:val="none" w:sz="0" w:space="0" w:color="auto"/>
        <w:left w:val="none" w:sz="0" w:space="0" w:color="auto"/>
        <w:bottom w:val="none" w:sz="0" w:space="0" w:color="auto"/>
        <w:right w:val="none" w:sz="0" w:space="0" w:color="auto"/>
      </w:divBdr>
    </w:div>
    <w:div w:id="727338009">
      <w:marLeft w:val="640"/>
      <w:marRight w:val="0"/>
      <w:marTop w:val="0"/>
      <w:marBottom w:val="0"/>
      <w:divBdr>
        <w:top w:val="none" w:sz="0" w:space="0" w:color="auto"/>
        <w:left w:val="none" w:sz="0" w:space="0" w:color="auto"/>
        <w:bottom w:val="none" w:sz="0" w:space="0" w:color="auto"/>
        <w:right w:val="none" w:sz="0" w:space="0" w:color="auto"/>
      </w:divBdr>
    </w:div>
    <w:div w:id="727454822">
      <w:marLeft w:val="640"/>
      <w:marRight w:val="0"/>
      <w:marTop w:val="0"/>
      <w:marBottom w:val="0"/>
      <w:divBdr>
        <w:top w:val="none" w:sz="0" w:space="0" w:color="auto"/>
        <w:left w:val="none" w:sz="0" w:space="0" w:color="auto"/>
        <w:bottom w:val="none" w:sz="0" w:space="0" w:color="auto"/>
        <w:right w:val="none" w:sz="0" w:space="0" w:color="auto"/>
      </w:divBdr>
    </w:div>
    <w:div w:id="727538604">
      <w:marLeft w:val="640"/>
      <w:marRight w:val="0"/>
      <w:marTop w:val="0"/>
      <w:marBottom w:val="0"/>
      <w:divBdr>
        <w:top w:val="none" w:sz="0" w:space="0" w:color="auto"/>
        <w:left w:val="none" w:sz="0" w:space="0" w:color="auto"/>
        <w:bottom w:val="none" w:sz="0" w:space="0" w:color="auto"/>
        <w:right w:val="none" w:sz="0" w:space="0" w:color="auto"/>
      </w:divBdr>
    </w:div>
    <w:div w:id="727724675">
      <w:marLeft w:val="640"/>
      <w:marRight w:val="0"/>
      <w:marTop w:val="0"/>
      <w:marBottom w:val="0"/>
      <w:divBdr>
        <w:top w:val="none" w:sz="0" w:space="0" w:color="auto"/>
        <w:left w:val="none" w:sz="0" w:space="0" w:color="auto"/>
        <w:bottom w:val="none" w:sz="0" w:space="0" w:color="auto"/>
        <w:right w:val="none" w:sz="0" w:space="0" w:color="auto"/>
      </w:divBdr>
    </w:div>
    <w:div w:id="727918031">
      <w:marLeft w:val="640"/>
      <w:marRight w:val="0"/>
      <w:marTop w:val="0"/>
      <w:marBottom w:val="0"/>
      <w:divBdr>
        <w:top w:val="none" w:sz="0" w:space="0" w:color="auto"/>
        <w:left w:val="none" w:sz="0" w:space="0" w:color="auto"/>
        <w:bottom w:val="none" w:sz="0" w:space="0" w:color="auto"/>
        <w:right w:val="none" w:sz="0" w:space="0" w:color="auto"/>
      </w:divBdr>
    </w:div>
    <w:div w:id="727921041">
      <w:marLeft w:val="640"/>
      <w:marRight w:val="0"/>
      <w:marTop w:val="0"/>
      <w:marBottom w:val="0"/>
      <w:divBdr>
        <w:top w:val="none" w:sz="0" w:space="0" w:color="auto"/>
        <w:left w:val="none" w:sz="0" w:space="0" w:color="auto"/>
        <w:bottom w:val="none" w:sz="0" w:space="0" w:color="auto"/>
        <w:right w:val="none" w:sz="0" w:space="0" w:color="auto"/>
      </w:divBdr>
    </w:div>
    <w:div w:id="728266721">
      <w:marLeft w:val="640"/>
      <w:marRight w:val="0"/>
      <w:marTop w:val="0"/>
      <w:marBottom w:val="0"/>
      <w:divBdr>
        <w:top w:val="none" w:sz="0" w:space="0" w:color="auto"/>
        <w:left w:val="none" w:sz="0" w:space="0" w:color="auto"/>
        <w:bottom w:val="none" w:sz="0" w:space="0" w:color="auto"/>
        <w:right w:val="none" w:sz="0" w:space="0" w:color="auto"/>
      </w:divBdr>
    </w:div>
    <w:div w:id="728844502">
      <w:marLeft w:val="640"/>
      <w:marRight w:val="0"/>
      <w:marTop w:val="0"/>
      <w:marBottom w:val="0"/>
      <w:divBdr>
        <w:top w:val="none" w:sz="0" w:space="0" w:color="auto"/>
        <w:left w:val="none" w:sz="0" w:space="0" w:color="auto"/>
        <w:bottom w:val="none" w:sz="0" w:space="0" w:color="auto"/>
        <w:right w:val="none" w:sz="0" w:space="0" w:color="auto"/>
      </w:divBdr>
    </w:div>
    <w:div w:id="728966540">
      <w:marLeft w:val="640"/>
      <w:marRight w:val="0"/>
      <w:marTop w:val="0"/>
      <w:marBottom w:val="0"/>
      <w:divBdr>
        <w:top w:val="none" w:sz="0" w:space="0" w:color="auto"/>
        <w:left w:val="none" w:sz="0" w:space="0" w:color="auto"/>
        <w:bottom w:val="none" w:sz="0" w:space="0" w:color="auto"/>
        <w:right w:val="none" w:sz="0" w:space="0" w:color="auto"/>
      </w:divBdr>
    </w:div>
    <w:div w:id="729159999">
      <w:marLeft w:val="640"/>
      <w:marRight w:val="0"/>
      <w:marTop w:val="0"/>
      <w:marBottom w:val="0"/>
      <w:divBdr>
        <w:top w:val="none" w:sz="0" w:space="0" w:color="auto"/>
        <w:left w:val="none" w:sz="0" w:space="0" w:color="auto"/>
        <w:bottom w:val="none" w:sz="0" w:space="0" w:color="auto"/>
        <w:right w:val="none" w:sz="0" w:space="0" w:color="auto"/>
      </w:divBdr>
    </w:div>
    <w:div w:id="729228399">
      <w:marLeft w:val="640"/>
      <w:marRight w:val="0"/>
      <w:marTop w:val="0"/>
      <w:marBottom w:val="0"/>
      <w:divBdr>
        <w:top w:val="none" w:sz="0" w:space="0" w:color="auto"/>
        <w:left w:val="none" w:sz="0" w:space="0" w:color="auto"/>
        <w:bottom w:val="none" w:sz="0" w:space="0" w:color="auto"/>
        <w:right w:val="none" w:sz="0" w:space="0" w:color="auto"/>
      </w:divBdr>
    </w:div>
    <w:div w:id="729571352">
      <w:marLeft w:val="640"/>
      <w:marRight w:val="0"/>
      <w:marTop w:val="0"/>
      <w:marBottom w:val="0"/>
      <w:divBdr>
        <w:top w:val="none" w:sz="0" w:space="0" w:color="auto"/>
        <w:left w:val="none" w:sz="0" w:space="0" w:color="auto"/>
        <w:bottom w:val="none" w:sz="0" w:space="0" w:color="auto"/>
        <w:right w:val="none" w:sz="0" w:space="0" w:color="auto"/>
      </w:divBdr>
    </w:div>
    <w:div w:id="730228175">
      <w:marLeft w:val="640"/>
      <w:marRight w:val="0"/>
      <w:marTop w:val="0"/>
      <w:marBottom w:val="0"/>
      <w:divBdr>
        <w:top w:val="none" w:sz="0" w:space="0" w:color="auto"/>
        <w:left w:val="none" w:sz="0" w:space="0" w:color="auto"/>
        <w:bottom w:val="none" w:sz="0" w:space="0" w:color="auto"/>
        <w:right w:val="none" w:sz="0" w:space="0" w:color="auto"/>
      </w:divBdr>
    </w:div>
    <w:div w:id="730274863">
      <w:marLeft w:val="640"/>
      <w:marRight w:val="0"/>
      <w:marTop w:val="0"/>
      <w:marBottom w:val="0"/>
      <w:divBdr>
        <w:top w:val="none" w:sz="0" w:space="0" w:color="auto"/>
        <w:left w:val="none" w:sz="0" w:space="0" w:color="auto"/>
        <w:bottom w:val="none" w:sz="0" w:space="0" w:color="auto"/>
        <w:right w:val="none" w:sz="0" w:space="0" w:color="auto"/>
      </w:divBdr>
    </w:div>
    <w:div w:id="730426473">
      <w:marLeft w:val="640"/>
      <w:marRight w:val="0"/>
      <w:marTop w:val="0"/>
      <w:marBottom w:val="0"/>
      <w:divBdr>
        <w:top w:val="none" w:sz="0" w:space="0" w:color="auto"/>
        <w:left w:val="none" w:sz="0" w:space="0" w:color="auto"/>
        <w:bottom w:val="none" w:sz="0" w:space="0" w:color="auto"/>
        <w:right w:val="none" w:sz="0" w:space="0" w:color="auto"/>
      </w:divBdr>
    </w:div>
    <w:div w:id="732314054">
      <w:marLeft w:val="640"/>
      <w:marRight w:val="0"/>
      <w:marTop w:val="0"/>
      <w:marBottom w:val="0"/>
      <w:divBdr>
        <w:top w:val="none" w:sz="0" w:space="0" w:color="auto"/>
        <w:left w:val="none" w:sz="0" w:space="0" w:color="auto"/>
        <w:bottom w:val="none" w:sz="0" w:space="0" w:color="auto"/>
        <w:right w:val="none" w:sz="0" w:space="0" w:color="auto"/>
      </w:divBdr>
    </w:div>
    <w:div w:id="732505318">
      <w:marLeft w:val="640"/>
      <w:marRight w:val="0"/>
      <w:marTop w:val="0"/>
      <w:marBottom w:val="0"/>
      <w:divBdr>
        <w:top w:val="none" w:sz="0" w:space="0" w:color="auto"/>
        <w:left w:val="none" w:sz="0" w:space="0" w:color="auto"/>
        <w:bottom w:val="none" w:sz="0" w:space="0" w:color="auto"/>
        <w:right w:val="none" w:sz="0" w:space="0" w:color="auto"/>
      </w:divBdr>
    </w:div>
    <w:div w:id="732506503">
      <w:marLeft w:val="640"/>
      <w:marRight w:val="0"/>
      <w:marTop w:val="0"/>
      <w:marBottom w:val="0"/>
      <w:divBdr>
        <w:top w:val="none" w:sz="0" w:space="0" w:color="auto"/>
        <w:left w:val="none" w:sz="0" w:space="0" w:color="auto"/>
        <w:bottom w:val="none" w:sz="0" w:space="0" w:color="auto"/>
        <w:right w:val="none" w:sz="0" w:space="0" w:color="auto"/>
      </w:divBdr>
    </w:div>
    <w:div w:id="732507126">
      <w:marLeft w:val="640"/>
      <w:marRight w:val="0"/>
      <w:marTop w:val="0"/>
      <w:marBottom w:val="0"/>
      <w:divBdr>
        <w:top w:val="none" w:sz="0" w:space="0" w:color="auto"/>
        <w:left w:val="none" w:sz="0" w:space="0" w:color="auto"/>
        <w:bottom w:val="none" w:sz="0" w:space="0" w:color="auto"/>
        <w:right w:val="none" w:sz="0" w:space="0" w:color="auto"/>
      </w:divBdr>
    </w:div>
    <w:div w:id="733087343">
      <w:marLeft w:val="640"/>
      <w:marRight w:val="0"/>
      <w:marTop w:val="0"/>
      <w:marBottom w:val="0"/>
      <w:divBdr>
        <w:top w:val="none" w:sz="0" w:space="0" w:color="auto"/>
        <w:left w:val="none" w:sz="0" w:space="0" w:color="auto"/>
        <w:bottom w:val="none" w:sz="0" w:space="0" w:color="auto"/>
        <w:right w:val="none" w:sz="0" w:space="0" w:color="auto"/>
      </w:divBdr>
    </w:div>
    <w:div w:id="733313753">
      <w:marLeft w:val="640"/>
      <w:marRight w:val="0"/>
      <w:marTop w:val="0"/>
      <w:marBottom w:val="0"/>
      <w:divBdr>
        <w:top w:val="none" w:sz="0" w:space="0" w:color="auto"/>
        <w:left w:val="none" w:sz="0" w:space="0" w:color="auto"/>
        <w:bottom w:val="none" w:sz="0" w:space="0" w:color="auto"/>
        <w:right w:val="none" w:sz="0" w:space="0" w:color="auto"/>
      </w:divBdr>
    </w:div>
    <w:div w:id="734015530">
      <w:marLeft w:val="640"/>
      <w:marRight w:val="0"/>
      <w:marTop w:val="0"/>
      <w:marBottom w:val="0"/>
      <w:divBdr>
        <w:top w:val="none" w:sz="0" w:space="0" w:color="auto"/>
        <w:left w:val="none" w:sz="0" w:space="0" w:color="auto"/>
        <w:bottom w:val="none" w:sz="0" w:space="0" w:color="auto"/>
        <w:right w:val="none" w:sz="0" w:space="0" w:color="auto"/>
      </w:divBdr>
    </w:div>
    <w:div w:id="734471264">
      <w:marLeft w:val="640"/>
      <w:marRight w:val="0"/>
      <w:marTop w:val="0"/>
      <w:marBottom w:val="0"/>
      <w:divBdr>
        <w:top w:val="none" w:sz="0" w:space="0" w:color="auto"/>
        <w:left w:val="none" w:sz="0" w:space="0" w:color="auto"/>
        <w:bottom w:val="none" w:sz="0" w:space="0" w:color="auto"/>
        <w:right w:val="none" w:sz="0" w:space="0" w:color="auto"/>
      </w:divBdr>
    </w:div>
    <w:div w:id="734594723">
      <w:marLeft w:val="640"/>
      <w:marRight w:val="0"/>
      <w:marTop w:val="0"/>
      <w:marBottom w:val="0"/>
      <w:divBdr>
        <w:top w:val="none" w:sz="0" w:space="0" w:color="auto"/>
        <w:left w:val="none" w:sz="0" w:space="0" w:color="auto"/>
        <w:bottom w:val="none" w:sz="0" w:space="0" w:color="auto"/>
        <w:right w:val="none" w:sz="0" w:space="0" w:color="auto"/>
      </w:divBdr>
    </w:div>
    <w:div w:id="735007266">
      <w:marLeft w:val="640"/>
      <w:marRight w:val="0"/>
      <w:marTop w:val="0"/>
      <w:marBottom w:val="0"/>
      <w:divBdr>
        <w:top w:val="none" w:sz="0" w:space="0" w:color="auto"/>
        <w:left w:val="none" w:sz="0" w:space="0" w:color="auto"/>
        <w:bottom w:val="none" w:sz="0" w:space="0" w:color="auto"/>
        <w:right w:val="none" w:sz="0" w:space="0" w:color="auto"/>
      </w:divBdr>
    </w:div>
    <w:div w:id="736125116">
      <w:marLeft w:val="640"/>
      <w:marRight w:val="0"/>
      <w:marTop w:val="0"/>
      <w:marBottom w:val="0"/>
      <w:divBdr>
        <w:top w:val="none" w:sz="0" w:space="0" w:color="auto"/>
        <w:left w:val="none" w:sz="0" w:space="0" w:color="auto"/>
        <w:bottom w:val="none" w:sz="0" w:space="0" w:color="auto"/>
        <w:right w:val="none" w:sz="0" w:space="0" w:color="auto"/>
      </w:divBdr>
    </w:div>
    <w:div w:id="736166291">
      <w:marLeft w:val="640"/>
      <w:marRight w:val="0"/>
      <w:marTop w:val="0"/>
      <w:marBottom w:val="0"/>
      <w:divBdr>
        <w:top w:val="none" w:sz="0" w:space="0" w:color="auto"/>
        <w:left w:val="none" w:sz="0" w:space="0" w:color="auto"/>
        <w:bottom w:val="none" w:sz="0" w:space="0" w:color="auto"/>
        <w:right w:val="none" w:sz="0" w:space="0" w:color="auto"/>
      </w:divBdr>
    </w:div>
    <w:div w:id="736393047">
      <w:marLeft w:val="640"/>
      <w:marRight w:val="0"/>
      <w:marTop w:val="0"/>
      <w:marBottom w:val="0"/>
      <w:divBdr>
        <w:top w:val="none" w:sz="0" w:space="0" w:color="auto"/>
        <w:left w:val="none" w:sz="0" w:space="0" w:color="auto"/>
        <w:bottom w:val="none" w:sz="0" w:space="0" w:color="auto"/>
        <w:right w:val="none" w:sz="0" w:space="0" w:color="auto"/>
      </w:divBdr>
    </w:div>
    <w:div w:id="736439151">
      <w:marLeft w:val="640"/>
      <w:marRight w:val="0"/>
      <w:marTop w:val="0"/>
      <w:marBottom w:val="0"/>
      <w:divBdr>
        <w:top w:val="none" w:sz="0" w:space="0" w:color="auto"/>
        <w:left w:val="none" w:sz="0" w:space="0" w:color="auto"/>
        <w:bottom w:val="none" w:sz="0" w:space="0" w:color="auto"/>
        <w:right w:val="none" w:sz="0" w:space="0" w:color="auto"/>
      </w:divBdr>
    </w:div>
    <w:div w:id="736588637">
      <w:marLeft w:val="640"/>
      <w:marRight w:val="0"/>
      <w:marTop w:val="0"/>
      <w:marBottom w:val="0"/>
      <w:divBdr>
        <w:top w:val="none" w:sz="0" w:space="0" w:color="auto"/>
        <w:left w:val="none" w:sz="0" w:space="0" w:color="auto"/>
        <w:bottom w:val="none" w:sz="0" w:space="0" w:color="auto"/>
        <w:right w:val="none" w:sz="0" w:space="0" w:color="auto"/>
      </w:divBdr>
    </w:div>
    <w:div w:id="737049261">
      <w:marLeft w:val="640"/>
      <w:marRight w:val="0"/>
      <w:marTop w:val="0"/>
      <w:marBottom w:val="0"/>
      <w:divBdr>
        <w:top w:val="none" w:sz="0" w:space="0" w:color="auto"/>
        <w:left w:val="none" w:sz="0" w:space="0" w:color="auto"/>
        <w:bottom w:val="none" w:sz="0" w:space="0" w:color="auto"/>
        <w:right w:val="none" w:sz="0" w:space="0" w:color="auto"/>
      </w:divBdr>
    </w:div>
    <w:div w:id="737216626">
      <w:marLeft w:val="640"/>
      <w:marRight w:val="0"/>
      <w:marTop w:val="0"/>
      <w:marBottom w:val="0"/>
      <w:divBdr>
        <w:top w:val="none" w:sz="0" w:space="0" w:color="auto"/>
        <w:left w:val="none" w:sz="0" w:space="0" w:color="auto"/>
        <w:bottom w:val="none" w:sz="0" w:space="0" w:color="auto"/>
        <w:right w:val="none" w:sz="0" w:space="0" w:color="auto"/>
      </w:divBdr>
    </w:div>
    <w:div w:id="737822194">
      <w:marLeft w:val="640"/>
      <w:marRight w:val="0"/>
      <w:marTop w:val="0"/>
      <w:marBottom w:val="0"/>
      <w:divBdr>
        <w:top w:val="none" w:sz="0" w:space="0" w:color="auto"/>
        <w:left w:val="none" w:sz="0" w:space="0" w:color="auto"/>
        <w:bottom w:val="none" w:sz="0" w:space="0" w:color="auto"/>
        <w:right w:val="none" w:sz="0" w:space="0" w:color="auto"/>
      </w:divBdr>
    </w:div>
    <w:div w:id="738216276">
      <w:marLeft w:val="640"/>
      <w:marRight w:val="0"/>
      <w:marTop w:val="0"/>
      <w:marBottom w:val="0"/>
      <w:divBdr>
        <w:top w:val="none" w:sz="0" w:space="0" w:color="auto"/>
        <w:left w:val="none" w:sz="0" w:space="0" w:color="auto"/>
        <w:bottom w:val="none" w:sz="0" w:space="0" w:color="auto"/>
        <w:right w:val="none" w:sz="0" w:space="0" w:color="auto"/>
      </w:divBdr>
    </w:div>
    <w:div w:id="738329303">
      <w:marLeft w:val="640"/>
      <w:marRight w:val="0"/>
      <w:marTop w:val="0"/>
      <w:marBottom w:val="0"/>
      <w:divBdr>
        <w:top w:val="none" w:sz="0" w:space="0" w:color="auto"/>
        <w:left w:val="none" w:sz="0" w:space="0" w:color="auto"/>
        <w:bottom w:val="none" w:sz="0" w:space="0" w:color="auto"/>
        <w:right w:val="none" w:sz="0" w:space="0" w:color="auto"/>
      </w:divBdr>
    </w:div>
    <w:div w:id="739057099">
      <w:marLeft w:val="640"/>
      <w:marRight w:val="0"/>
      <w:marTop w:val="0"/>
      <w:marBottom w:val="0"/>
      <w:divBdr>
        <w:top w:val="none" w:sz="0" w:space="0" w:color="auto"/>
        <w:left w:val="none" w:sz="0" w:space="0" w:color="auto"/>
        <w:bottom w:val="none" w:sz="0" w:space="0" w:color="auto"/>
        <w:right w:val="none" w:sz="0" w:space="0" w:color="auto"/>
      </w:divBdr>
    </w:div>
    <w:div w:id="739059636">
      <w:marLeft w:val="640"/>
      <w:marRight w:val="0"/>
      <w:marTop w:val="0"/>
      <w:marBottom w:val="0"/>
      <w:divBdr>
        <w:top w:val="none" w:sz="0" w:space="0" w:color="auto"/>
        <w:left w:val="none" w:sz="0" w:space="0" w:color="auto"/>
        <w:bottom w:val="none" w:sz="0" w:space="0" w:color="auto"/>
        <w:right w:val="none" w:sz="0" w:space="0" w:color="auto"/>
      </w:divBdr>
    </w:div>
    <w:div w:id="739061018">
      <w:marLeft w:val="640"/>
      <w:marRight w:val="0"/>
      <w:marTop w:val="0"/>
      <w:marBottom w:val="0"/>
      <w:divBdr>
        <w:top w:val="none" w:sz="0" w:space="0" w:color="auto"/>
        <w:left w:val="none" w:sz="0" w:space="0" w:color="auto"/>
        <w:bottom w:val="none" w:sz="0" w:space="0" w:color="auto"/>
        <w:right w:val="none" w:sz="0" w:space="0" w:color="auto"/>
      </w:divBdr>
    </w:div>
    <w:div w:id="739253671">
      <w:marLeft w:val="640"/>
      <w:marRight w:val="0"/>
      <w:marTop w:val="0"/>
      <w:marBottom w:val="0"/>
      <w:divBdr>
        <w:top w:val="none" w:sz="0" w:space="0" w:color="auto"/>
        <w:left w:val="none" w:sz="0" w:space="0" w:color="auto"/>
        <w:bottom w:val="none" w:sz="0" w:space="0" w:color="auto"/>
        <w:right w:val="none" w:sz="0" w:space="0" w:color="auto"/>
      </w:divBdr>
    </w:div>
    <w:div w:id="739328918">
      <w:marLeft w:val="640"/>
      <w:marRight w:val="0"/>
      <w:marTop w:val="0"/>
      <w:marBottom w:val="0"/>
      <w:divBdr>
        <w:top w:val="none" w:sz="0" w:space="0" w:color="auto"/>
        <w:left w:val="none" w:sz="0" w:space="0" w:color="auto"/>
        <w:bottom w:val="none" w:sz="0" w:space="0" w:color="auto"/>
        <w:right w:val="none" w:sz="0" w:space="0" w:color="auto"/>
      </w:divBdr>
    </w:div>
    <w:div w:id="739332720">
      <w:marLeft w:val="640"/>
      <w:marRight w:val="0"/>
      <w:marTop w:val="0"/>
      <w:marBottom w:val="0"/>
      <w:divBdr>
        <w:top w:val="none" w:sz="0" w:space="0" w:color="auto"/>
        <w:left w:val="none" w:sz="0" w:space="0" w:color="auto"/>
        <w:bottom w:val="none" w:sz="0" w:space="0" w:color="auto"/>
        <w:right w:val="none" w:sz="0" w:space="0" w:color="auto"/>
      </w:divBdr>
    </w:div>
    <w:div w:id="739448845">
      <w:marLeft w:val="640"/>
      <w:marRight w:val="0"/>
      <w:marTop w:val="0"/>
      <w:marBottom w:val="0"/>
      <w:divBdr>
        <w:top w:val="none" w:sz="0" w:space="0" w:color="auto"/>
        <w:left w:val="none" w:sz="0" w:space="0" w:color="auto"/>
        <w:bottom w:val="none" w:sz="0" w:space="0" w:color="auto"/>
        <w:right w:val="none" w:sz="0" w:space="0" w:color="auto"/>
      </w:divBdr>
    </w:div>
    <w:div w:id="739644467">
      <w:marLeft w:val="640"/>
      <w:marRight w:val="0"/>
      <w:marTop w:val="0"/>
      <w:marBottom w:val="0"/>
      <w:divBdr>
        <w:top w:val="none" w:sz="0" w:space="0" w:color="auto"/>
        <w:left w:val="none" w:sz="0" w:space="0" w:color="auto"/>
        <w:bottom w:val="none" w:sz="0" w:space="0" w:color="auto"/>
        <w:right w:val="none" w:sz="0" w:space="0" w:color="auto"/>
      </w:divBdr>
    </w:div>
    <w:div w:id="740255483">
      <w:marLeft w:val="640"/>
      <w:marRight w:val="0"/>
      <w:marTop w:val="0"/>
      <w:marBottom w:val="0"/>
      <w:divBdr>
        <w:top w:val="none" w:sz="0" w:space="0" w:color="auto"/>
        <w:left w:val="none" w:sz="0" w:space="0" w:color="auto"/>
        <w:bottom w:val="none" w:sz="0" w:space="0" w:color="auto"/>
        <w:right w:val="none" w:sz="0" w:space="0" w:color="auto"/>
      </w:divBdr>
    </w:div>
    <w:div w:id="740298263">
      <w:marLeft w:val="640"/>
      <w:marRight w:val="0"/>
      <w:marTop w:val="0"/>
      <w:marBottom w:val="0"/>
      <w:divBdr>
        <w:top w:val="none" w:sz="0" w:space="0" w:color="auto"/>
        <w:left w:val="none" w:sz="0" w:space="0" w:color="auto"/>
        <w:bottom w:val="none" w:sz="0" w:space="0" w:color="auto"/>
        <w:right w:val="none" w:sz="0" w:space="0" w:color="auto"/>
      </w:divBdr>
    </w:div>
    <w:div w:id="740446008">
      <w:marLeft w:val="640"/>
      <w:marRight w:val="0"/>
      <w:marTop w:val="0"/>
      <w:marBottom w:val="0"/>
      <w:divBdr>
        <w:top w:val="none" w:sz="0" w:space="0" w:color="auto"/>
        <w:left w:val="none" w:sz="0" w:space="0" w:color="auto"/>
        <w:bottom w:val="none" w:sz="0" w:space="0" w:color="auto"/>
        <w:right w:val="none" w:sz="0" w:space="0" w:color="auto"/>
      </w:divBdr>
    </w:div>
    <w:div w:id="740828670">
      <w:marLeft w:val="640"/>
      <w:marRight w:val="0"/>
      <w:marTop w:val="0"/>
      <w:marBottom w:val="0"/>
      <w:divBdr>
        <w:top w:val="none" w:sz="0" w:space="0" w:color="auto"/>
        <w:left w:val="none" w:sz="0" w:space="0" w:color="auto"/>
        <w:bottom w:val="none" w:sz="0" w:space="0" w:color="auto"/>
        <w:right w:val="none" w:sz="0" w:space="0" w:color="auto"/>
      </w:divBdr>
    </w:div>
    <w:div w:id="740836316">
      <w:marLeft w:val="640"/>
      <w:marRight w:val="0"/>
      <w:marTop w:val="0"/>
      <w:marBottom w:val="0"/>
      <w:divBdr>
        <w:top w:val="none" w:sz="0" w:space="0" w:color="auto"/>
        <w:left w:val="none" w:sz="0" w:space="0" w:color="auto"/>
        <w:bottom w:val="none" w:sz="0" w:space="0" w:color="auto"/>
        <w:right w:val="none" w:sz="0" w:space="0" w:color="auto"/>
      </w:divBdr>
    </w:div>
    <w:div w:id="741757901">
      <w:marLeft w:val="640"/>
      <w:marRight w:val="0"/>
      <w:marTop w:val="0"/>
      <w:marBottom w:val="0"/>
      <w:divBdr>
        <w:top w:val="none" w:sz="0" w:space="0" w:color="auto"/>
        <w:left w:val="none" w:sz="0" w:space="0" w:color="auto"/>
        <w:bottom w:val="none" w:sz="0" w:space="0" w:color="auto"/>
        <w:right w:val="none" w:sz="0" w:space="0" w:color="auto"/>
      </w:divBdr>
    </w:div>
    <w:div w:id="741871055">
      <w:marLeft w:val="640"/>
      <w:marRight w:val="0"/>
      <w:marTop w:val="0"/>
      <w:marBottom w:val="0"/>
      <w:divBdr>
        <w:top w:val="none" w:sz="0" w:space="0" w:color="auto"/>
        <w:left w:val="none" w:sz="0" w:space="0" w:color="auto"/>
        <w:bottom w:val="none" w:sz="0" w:space="0" w:color="auto"/>
        <w:right w:val="none" w:sz="0" w:space="0" w:color="auto"/>
      </w:divBdr>
    </w:div>
    <w:div w:id="741877737">
      <w:marLeft w:val="640"/>
      <w:marRight w:val="0"/>
      <w:marTop w:val="0"/>
      <w:marBottom w:val="0"/>
      <w:divBdr>
        <w:top w:val="none" w:sz="0" w:space="0" w:color="auto"/>
        <w:left w:val="none" w:sz="0" w:space="0" w:color="auto"/>
        <w:bottom w:val="none" w:sz="0" w:space="0" w:color="auto"/>
        <w:right w:val="none" w:sz="0" w:space="0" w:color="auto"/>
      </w:divBdr>
    </w:div>
    <w:div w:id="741878031">
      <w:marLeft w:val="640"/>
      <w:marRight w:val="0"/>
      <w:marTop w:val="0"/>
      <w:marBottom w:val="0"/>
      <w:divBdr>
        <w:top w:val="none" w:sz="0" w:space="0" w:color="auto"/>
        <w:left w:val="none" w:sz="0" w:space="0" w:color="auto"/>
        <w:bottom w:val="none" w:sz="0" w:space="0" w:color="auto"/>
        <w:right w:val="none" w:sz="0" w:space="0" w:color="auto"/>
      </w:divBdr>
    </w:div>
    <w:div w:id="742529157">
      <w:marLeft w:val="640"/>
      <w:marRight w:val="0"/>
      <w:marTop w:val="0"/>
      <w:marBottom w:val="0"/>
      <w:divBdr>
        <w:top w:val="none" w:sz="0" w:space="0" w:color="auto"/>
        <w:left w:val="none" w:sz="0" w:space="0" w:color="auto"/>
        <w:bottom w:val="none" w:sz="0" w:space="0" w:color="auto"/>
        <w:right w:val="none" w:sz="0" w:space="0" w:color="auto"/>
      </w:divBdr>
    </w:div>
    <w:div w:id="742802016">
      <w:marLeft w:val="640"/>
      <w:marRight w:val="0"/>
      <w:marTop w:val="0"/>
      <w:marBottom w:val="0"/>
      <w:divBdr>
        <w:top w:val="none" w:sz="0" w:space="0" w:color="auto"/>
        <w:left w:val="none" w:sz="0" w:space="0" w:color="auto"/>
        <w:bottom w:val="none" w:sz="0" w:space="0" w:color="auto"/>
        <w:right w:val="none" w:sz="0" w:space="0" w:color="auto"/>
      </w:divBdr>
    </w:div>
    <w:div w:id="743256852">
      <w:marLeft w:val="640"/>
      <w:marRight w:val="0"/>
      <w:marTop w:val="0"/>
      <w:marBottom w:val="0"/>
      <w:divBdr>
        <w:top w:val="none" w:sz="0" w:space="0" w:color="auto"/>
        <w:left w:val="none" w:sz="0" w:space="0" w:color="auto"/>
        <w:bottom w:val="none" w:sz="0" w:space="0" w:color="auto"/>
        <w:right w:val="none" w:sz="0" w:space="0" w:color="auto"/>
      </w:divBdr>
    </w:div>
    <w:div w:id="744688836">
      <w:marLeft w:val="640"/>
      <w:marRight w:val="0"/>
      <w:marTop w:val="0"/>
      <w:marBottom w:val="0"/>
      <w:divBdr>
        <w:top w:val="none" w:sz="0" w:space="0" w:color="auto"/>
        <w:left w:val="none" w:sz="0" w:space="0" w:color="auto"/>
        <w:bottom w:val="none" w:sz="0" w:space="0" w:color="auto"/>
        <w:right w:val="none" w:sz="0" w:space="0" w:color="auto"/>
      </w:divBdr>
    </w:div>
    <w:div w:id="745347405">
      <w:marLeft w:val="640"/>
      <w:marRight w:val="0"/>
      <w:marTop w:val="0"/>
      <w:marBottom w:val="0"/>
      <w:divBdr>
        <w:top w:val="none" w:sz="0" w:space="0" w:color="auto"/>
        <w:left w:val="none" w:sz="0" w:space="0" w:color="auto"/>
        <w:bottom w:val="none" w:sz="0" w:space="0" w:color="auto"/>
        <w:right w:val="none" w:sz="0" w:space="0" w:color="auto"/>
      </w:divBdr>
    </w:div>
    <w:div w:id="745540066">
      <w:marLeft w:val="640"/>
      <w:marRight w:val="0"/>
      <w:marTop w:val="0"/>
      <w:marBottom w:val="0"/>
      <w:divBdr>
        <w:top w:val="none" w:sz="0" w:space="0" w:color="auto"/>
        <w:left w:val="none" w:sz="0" w:space="0" w:color="auto"/>
        <w:bottom w:val="none" w:sz="0" w:space="0" w:color="auto"/>
        <w:right w:val="none" w:sz="0" w:space="0" w:color="auto"/>
      </w:divBdr>
    </w:div>
    <w:div w:id="746150425">
      <w:marLeft w:val="640"/>
      <w:marRight w:val="0"/>
      <w:marTop w:val="0"/>
      <w:marBottom w:val="0"/>
      <w:divBdr>
        <w:top w:val="none" w:sz="0" w:space="0" w:color="auto"/>
        <w:left w:val="none" w:sz="0" w:space="0" w:color="auto"/>
        <w:bottom w:val="none" w:sz="0" w:space="0" w:color="auto"/>
        <w:right w:val="none" w:sz="0" w:space="0" w:color="auto"/>
      </w:divBdr>
    </w:div>
    <w:div w:id="746225283">
      <w:marLeft w:val="640"/>
      <w:marRight w:val="0"/>
      <w:marTop w:val="0"/>
      <w:marBottom w:val="0"/>
      <w:divBdr>
        <w:top w:val="none" w:sz="0" w:space="0" w:color="auto"/>
        <w:left w:val="none" w:sz="0" w:space="0" w:color="auto"/>
        <w:bottom w:val="none" w:sz="0" w:space="0" w:color="auto"/>
        <w:right w:val="none" w:sz="0" w:space="0" w:color="auto"/>
      </w:divBdr>
    </w:div>
    <w:div w:id="747076211">
      <w:marLeft w:val="640"/>
      <w:marRight w:val="0"/>
      <w:marTop w:val="0"/>
      <w:marBottom w:val="0"/>
      <w:divBdr>
        <w:top w:val="none" w:sz="0" w:space="0" w:color="auto"/>
        <w:left w:val="none" w:sz="0" w:space="0" w:color="auto"/>
        <w:bottom w:val="none" w:sz="0" w:space="0" w:color="auto"/>
        <w:right w:val="none" w:sz="0" w:space="0" w:color="auto"/>
      </w:divBdr>
    </w:div>
    <w:div w:id="747112330">
      <w:marLeft w:val="640"/>
      <w:marRight w:val="0"/>
      <w:marTop w:val="0"/>
      <w:marBottom w:val="0"/>
      <w:divBdr>
        <w:top w:val="none" w:sz="0" w:space="0" w:color="auto"/>
        <w:left w:val="none" w:sz="0" w:space="0" w:color="auto"/>
        <w:bottom w:val="none" w:sz="0" w:space="0" w:color="auto"/>
        <w:right w:val="none" w:sz="0" w:space="0" w:color="auto"/>
      </w:divBdr>
    </w:div>
    <w:div w:id="747269689">
      <w:marLeft w:val="640"/>
      <w:marRight w:val="0"/>
      <w:marTop w:val="0"/>
      <w:marBottom w:val="0"/>
      <w:divBdr>
        <w:top w:val="none" w:sz="0" w:space="0" w:color="auto"/>
        <w:left w:val="none" w:sz="0" w:space="0" w:color="auto"/>
        <w:bottom w:val="none" w:sz="0" w:space="0" w:color="auto"/>
        <w:right w:val="none" w:sz="0" w:space="0" w:color="auto"/>
      </w:divBdr>
    </w:div>
    <w:div w:id="747583247">
      <w:marLeft w:val="640"/>
      <w:marRight w:val="0"/>
      <w:marTop w:val="0"/>
      <w:marBottom w:val="0"/>
      <w:divBdr>
        <w:top w:val="none" w:sz="0" w:space="0" w:color="auto"/>
        <w:left w:val="none" w:sz="0" w:space="0" w:color="auto"/>
        <w:bottom w:val="none" w:sz="0" w:space="0" w:color="auto"/>
        <w:right w:val="none" w:sz="0" w:space="0" w:color="auto"/>
      </w:divBdr>
    </w:div>
    <w:div w:id="748430273">
      <w:marLeft w:val="640"/>
      <w:marRight w:val="0"/>
      <w:marTop w:val="0"/>
      <w:marBottom w:val="0"/>
      <w:divBdr>
        <w:top w:val="none" w:sz="0" w:space="0" w:color="auto"/>
        <w:left w:val="none" w:sz="0" w:space="0" w:color="auto"/>
        <w:bottom w:val="none" w:sz="0" w:space="0" w:color="auto"/>
        <w:right w:val="none" w:sz="0" w:space="0" w:color="auto"/>
      </w:divBdr>
    </w:div>
    <w:div w:id="748582949">
      <w:marLeft w:val="640"/>
      <w:marRight w:val="0"/>
      <w:marTop w:val="0"/>
      <w:marBottom w:val="0"/>
      <w:divBdr>
        <w:top w:val="none" w:sz="0" w:space="0" w:color="auto"/>
        <w:left w:val="none" w:sz="0" w:space="0" w:color="auto"/>
        <w:bottom w:val="none" w:sz="0" w:space="0" w:color="auto"/>
        <w:right w:val="none" w:sz="0" w:space="0" w:color="auto"/>
      </w:divBdr>
    </w:div>
    <w:div w:id="748621088">
      <w:marLeft w:val="640"/>
      <w:marRight w:val="0"/>
      <w:marTop w:val="0"/>
      <w:marBottom w:val="0"/>
      <w:divBdr>
        <w:top w:val="none" w:sz="0" w:space="0" w:color="auto"/>
        <w:left w:val="none" w:sz="0" w:space="0" w:color="auto"/>
        <w:bottom w:val="none" w:sz="0" w:space="0" w:color="auto"/>
        <w:right w:val="none" w:sz="0" w:space="0" w:color="auto"/>
      </w:divBdr>
    </w:div>
    <w:div w:id="749160271">
      <w:marLeft w:val="640"/>
      <w:marRight w:val="0"/>
      <w:marTop w:val="0"/>
      <w:marBottom w:val="0"/>
      <w:divBdr>
        <w:top w:val="none" w:sz="0" w:space="0" w:color="auto"/>
        <w:left w:val="none" w:sz="0" w:space="0" w:color="auto"/>
        <w:bottom w:val="none" w:sz="0" w:space="0" w:color="auto"/>
        <w:right w:val="none" w:sz="0" w:space="0" w:color="auto"/>
      </w:divBdr>
    </w:div>
    <w:div w:id="749161219">
      <w:marLeft w:val="640"/>
      <w:marRight w:val="0"/>
      <w:marTop w:val="0"/>
      <w:marBottom w:val="0"/>
      <w:divBdr>
        <w:top w:val="none" w:sz="0" w:space="0" w:color="auto"/>
        <w:left w:val="none" w:sz="0" w:space="0" w:color="auto"/>
        <w:bottom w:val="none" w:sz="0" w:space="0" w:color="auto"/>
        <w:right w:val="none" w:sz="0" w:space="0" w:color="auto"/>
      </w:divBdr>
    </w:div>
    <w:div w:id="749277376">
      <w:marLeft w:val="640"/>
      <w:marRight w:val="0"/>
      <w:marTop w:val="0"/>
      <w:marBottom w:val="0"/>
      <w:divBdr>
        <w:top w:val="none" w:sz="0" w:space="0" w:color="auto"/>
        <w:left w:val="none" w:sz="0" w:space="0" w:color="auto"/>
        <w:bottom w:val="none" w:sz="0" w:space="0" w:color="auto"/>
        <w:right w:val="none" w:sz="0" w:space="0" w:color="auto"/>
      </w:divBdr>
    </w:div>
    <w:div w:id="752823151">
      <w:marLeft w:val="640"/>
      <w:marRight w:val="0"/>
      <w:marTop w:val="0"/>
      <w:marBottom w:val="0"/>
      <w:divBdr>
        <w:top w:val="none" w:sz="0" w:space="0" w:color="auto"/>
        <w:left w:val="none" w:sz="0" w:space="0" w:color="auto"/>
        <w:bottom w:val="none" w:sz="0" w:space="0" w:color="auto"/>
        <w:right w:val="none" w:sz="0" w:space="0" w:color="auto"/>
      </w:divBdr>
    </w:div>
    <w:div w:id="753168721">
      <w:marLeft w:val="640"/>
      <w:marRight w:val="0"/>
      <w:marTop w:val="0"/>
      <w:marBottom w:val="0"/>
      <w:divBdr>
        <w:top w:val="none" w:sz="0" w:space="0" w:color="auto"/>
        <w:left w:val="none" w:sz="0" w:space="0" w:color="auto"/>
        <w:bottom w:val="none" w:sz="0" w:space="0" w:color="auto"/>
        <w:right w:val="none" w:sz="0" w:space="0" w:color="auto"/>
      </w:divBdr>
    </w:div>
    <w:div w:id="753281352">
      <w:marLeft w:val="640"/>
      <w:marRight w:val="0"/>
      <w:marTop w:val="0"/>
      <w:marBottom w:val="0"/>
      <w:divBdr>
        <w:top w:val="none" w:sz="0" w:space="0" w:color="auto"/>
        <w:left w:val="none" w:sz="0" w:space="0" w:color="auto"/>
        <w:bottom w:val="none" w:sz="0" w:space="0" w:color="auto"/>
        <w:right w:val="none" w:sz="0" w:space="0" w:color="auto"/>
      </w:divBdr>
    </w:div>
    <w:div w:id="753669264">
      <w:marLeft w:val="640"/>
      <w:marRight w:val="0"/>
      <w:marTop w:val="0"/>
      <w:marBottom w:val="0"/>
      <w:divBdr>
        <w:top w:val="none" w:sz="0" w:space="0" w:color="auto"/>
        <w:left w:val="none" w:sz="0" w:space="0" w:color="auto"/>
        <w:bottom w:val="none" w:sz="0" w:space="0" w:color="auto"/>
        <w:right w:val="none" w:sz="0" w:space="0" w:color="auto"/>
      </w:divBdr>
    </w:div>
    <w:div w:id="754324828">
      <w:marLeft w:val="640"/>
      <w:marRight w:val="0"/>
      <w:marTop w:val="0"/>
      <w:marBottom w:val="0"/>
      <w:divBdr>
        <w:top w:val="none" w:sz="0" w:space="0" w:color="auto"/>
        <w:left w:val="none" w:sz="0" w:space="0" w:color="auto"/>
        <w:bottom w:val="none" w:sz="0" w:space="0" w:color="auto"/>
        <w:right w:val="none" w:sz="0" w:space="0" w:color="auto"/>
      </w:divBdr>
    </w:div>
    <w:div w:id="754866125">
      <w:marLeft w:val="640"/>
      <w:marRight w:val="0"/>
      <w:marTop w:val="0"/>
      <w:marBottom w:val="0"/>
      <w:divBdr>
        <w:top w:val="none" w:sz="0" w:space="0" w:color="auto"/>
        <w:left w:val="none" w:sz="0" w:space="0" w:color="auto"/>
        <w:bottom w:val="none" w:sz="0" w:space="0" w:color="auto"/>
        <w:right w:val="none" w:sz="0" w:space="0" w:color="auto"/>
      </w:divBdr>
    </w:div>
    <w:div w:id="754983693">
      <w:marLeft w:val="640"/>
      <w:marRight w:val="0"/>
      <w:marTop w:val="0"/>
      <w:marBottom w:val="0"/>
      <w:divBdr>
        <w:top w:val="none" w:sz="0" w:space="0" w:color="auto"/>
        <w:left w:val="none" w:sz="0" w:space="0" w:color="auto"/>
        <w:bottom w:val="none" w:sz="0" w:space="0" w:color="auto"/>
        <w:right w:val="none" w:sz="0" w:space="0" w:color="auto"/>
      </w:divBdr>
    </w:div>
    <w:div w:id="755519883">
      <w:marLeft w:val="640"/>
      <w:marRight w:val="0"/>
      <w:marTop w:val="0"/>
      <w:marBottom w:val="0"/>
      <w:divBdr>
        <w:top w:val="none" w:sz="0" w:space="0" w:color="auto"/>
        <w:left w:val="none" w:sz="0" w:space="0" w:color="auto"/>
        <w:bottom w:val="none" w:sz="0" w:space="0" w:color="auto"/>
        <w:right w:val="none" w:sz="0" w:space="0" w:color="auto"/>
      </w:divBdr>
    </w:div>
    <w:div w:id="755784901">
      <w:marLeft w:val="640"/>
      <w:marRight w:val="0"/>
      <w:marTop w:val="0"/>
      <w:marBottom w:val="0"/>
      <w:divBdr>
        <w:top w:val="none" w:sz="0" w:space="0" w:color="auto"/>
        <w:left w:val="none" w:sz="0" w:space="0" w:color="auto"/>
        <w:bottom w:val="none" w:sz="0" w:space="0" w:color="auto"/>
        <w:right w:val="none" w:sz="0" w:space="0" w:color="auto"/>
      </w:divBdr>
    </w:div>
    <w:div w:id="757025366">
      <w:marLeft w:val="640"/>
      <w:marRight w:val="0"/>
      <w:marTop w:val="0"/>
      <w:marBottom w:val="0"/>
      <w:divBdr>
        <w:top w:val="none" w:sz="0" w:space="0" w:color="auto"/>
        <w:left w:val="none" w:sz="0" w:space="0" w:color="auto"/>
        <w:bottom w:val="none" w:sz="0" w:space="0" w:color="auto"/>
        <w:right w:val="none" w:sz="0" w:space="0" w:color="auto"/>
      </w:divBdr>
    </w:div>
    <w:div w:id="757487176">
      <w:marLeft w:val="640"/>
      <w:marRight w:val="0"/>
      <w:marTop w:val="0"/>
      <w:marBottom w:val="0"/>
      <w:divBdr>
        <w:top w:val="none" w:sz="0" w:space="0" w:color="auto"/>
        <w:left w:val="none" w:sz="0" w:space="0" w:color="auto"/>
        <w:bottom w:val="none" w:sz="0" w:space="0" w:color="auto"/>
        <w:right w:val="none" w:sz="0" w:space="0" w:color="auto"/>
      </w:divBdr>
    </w:div>
    <w:div w:id="757871291">
      <w:marLeft w:val="640"/>
      <w:marRight w:val="0"/>
      <w:marTop w:val="0"/>
      <w:marBottom w:val="0"/>
      <w:divBdr>
        <w:top w:val="none" w:sz="0" w:space="0" w:color="auto"/>
        <w:left w:val="none" w:sz="0" w:space="0" w:color="auto"/>
        <w:bottom w:val="none" w:sz="0" w:space="0" w:color="auto"/>
        <w:right w:val="none" w:sz="0" w:space="0" w:color="auto"/>
      </w:divBdr>
    </w:div>
    <w:div w:id="758408145">
      <w:marLeft w:val="640"/>
      <w:marRight w:val="0"/>
      <w:marTop w:val="0"/>
      <w:marBottom w:val="0"/>
      <w:divBdr>
        <w:top w:val="none" w:sz="0" w:space="0" w:color="auto"/>
        <w:left w:val="none" w:sz="0" w:space="0" w:color="auto"/>
        <w:bottom w:val="none" w:sz="0" w:space="0" w:color="auto"/>
        <w:right w:val="none" w:sz="0" w:space="0" w:color="auto"/>
      </w:divBdr>
    </w:div>
    <w:div w:id="758528017">
      <w:marLeft w:val="640"/>
      <w:marRight w:val="0"/>
      <w:marTop w:val="0"/>
      <w:marBottom w:val="0"/>
      <w:divBdr>
        <w:top w:val="none" w:sz="0" w:space="0" w:color="auto"/>
        <w:left w:val="none" w:sz="0" w:space="0" w:color="auto"/>
        <w:bottom w:val="none" w:sz="0" w:space="0" w:color="auto"/>
        <w:right w:val="none" w:sz="0" w:space="0" w:color="auto"/>
      </w:divBdr>
    </w:div>
    <w:div w:id="758671344">
      <w:marLeft w:val="640"/>
      <w:marRight w:val="0"/>
      <w:marTop w:val="0"/>
      <w:marBottom w:val="0"/>
      <w:divBdr>
        <w:top w:val="none" w:sz="0" w:space="0" w:color="auto"/>
        <w:left w:val="none" w:sz="0" w:space="0" w:color="auto"/>
        <w:bottom w:val="none" w:sz="0" w:space="0" w:color="auto"/>
        <w:right w:val="none" w:sz="0" w:space="0" w:color="auto"/>
      </w:divBdr>
    </w:div>
    <w:div w:id="758798557">
      <w:marLeft w:val="640"/>
      <w:marRight w:val="0"/>
      <w:marTop w:val="0"/>
      <w:marBottom w:val="0"/>
      <w:divBdr>
        <w:top w:val="none" w:sz="0" w:space="0" w:color="auto"/>
        <w:left w:val="none" w:sz="0" w:space="0" w:color="auto"/>
        <w:bottom w:val="none" w:sz="0" w:space="0" w:color="auto"/>
        <w:right w:val="none" w:sz="0" w:space="0" w:color="auto"/>
      </w:divBdr>
    </w:div>
    <w:div w:id="759255212">
      <w:marLeft w:val="640"/>
      <w:marRight w:val="0"/>
      <w:marTop w:val="0"/>
      <w:marBottom w:val="0"/>
      <w:divBdr>
        <w:top w:val="none" w:sz="0" w:space="0" w:color="auto"/>
        <w:left w:val="none" w:sz="0" w:space="0" w:color="auto"/>
        <w:bottom w:val="none" w:sz="0" w:space="0" w:color="auto"/>
        <w:right w:val="none" w:sz="0" w:space="0" w:color="auto"/>
      </w:divBdr>
    </w:div>
    <w:div w:id="759763298">
      <w:marLeft w:val="640"/>
      <w:marRight w:val="0"/>
      <w:marTop w:val="0"/>
      <w:marBottom w:val="0"/>
      <w:divBdr>
        <w:top w:val="none" w:sz="0" w:space="0" w:color="auto"/>
        <w:left w:val="none" w:sz="0" w:space="0" w:color="auto"/>
        <w:bottom w:val="none" w:sz="0" w:space="0" w:color="auto"/>
        <w:right w:val="none" w:sz="0" w:space="0" w:color="auto"/>
      </w:divBdr>
    </w:div>
    <w:div w:id="759763829">
      <w:marLeft w:val="640"/>
      <w:marRight w:val="0"/>
      <w:marTop w:val="0"/>
      <w:marBottom w:val="0"/>
      <w:divBdr>
        <w:top w:val="none" w:sz="0" w:space="0" w:color="auto"/>
        <w:left w:val="none" w:sz="0" w:space="0" w:color="auto"/>
        <w:bottom w:val="none" w:sz="0" w:space="0" w:color="auto"/>
        <w:right w:val="none" w:sz="0" w:space="0" w:color="auto"/>
      </w:divBdr>
    </w:div>
    <w:div w:id="760301887">
      <w:marLeft w:val="640"/>
      <w:marRight w:val="0"/>
      <w:marTop w:val="0"/>
      <w:marBottom w:val="0"/>
      <w:divBdr>
        <w:top w:val="none" w:sz="0" w:space="0" w:color="auto"/>
        <w:left w:val="none" w:sz="0" w:space="0" w:color="auto"/>
        <w:bottom w:val="none" w:sz="0" w:space="0" w:color="auto"/>
        <w:right w:val="none" w:sz="0" w:space="0" w:color="auto"/>
      </w:divBdr>
    </w:div>
    <w:div w:id="760372416">
      <w:marLeft w:val="640"/>
      <w:marRight w:val="0"/>
      <w:marTop w:val="0"/>
      <w:marBottom w:val="0"/>
      <w:divBdr>
        <w:top w:val="none" w:sz="0" w:space="0" w:color="auto"/>
        <w:left w:val="none" w:sz="0" w:space="0" w:color="auto"/>
        <w:bottom w:val="none" w:sz="0" w:space="0" w:color="auto"/>
        <w:right w:val="none" w:sz="0" w:space="0" w:color="auto"/>
      </w:divBdr>
    </w:div>
    <w:div w:id="761605605">
      <w:marLeft w:val="640"/>
      <w:marRight w:val="0"/>
      <w:marTop w:val="0"/>
      <w:marBottom w:val="0"/>
      <w:divBdr>
        <w:top w:val="none" w:sz="0" w:space="0" w:color="auto"/>
        <w:left w:val="none" w:sz="0" w:space="0" w:color="auto"/>
        <w:bottom w:val="none" w:sz="0" w:space="0" w:color="auto"/>
        <w:right w:val="none" w:sz="0" w:space="0" w:color="auto"/>
      </w:divBdr>
    </w:div>
    <w:div w:id="761605831">
      <w:marLeft w:val="640"/>
      <w:marRight w:val="0"/>
      <w:marTop w:val="0"/>
      <w:marBottom w:val="0"/>
      <w:divBdr>
        <w:top w:val="none" w:sz="0" w:space="0" w:color="auto"/>
        <w:left w:val="none" w:sz="0" w:space="0" w:color="auto"/>
        <w:bottom w:val="none" w:sz="0" w:space="0" w:color="auto"/>
        <w:right w:val="none" w:sz="0" w:space="0" w:color="auto"/>
      </w:divBdr>
    </w:div>
    <w:div w:id="761725168">
      <w:marLeft w:val="640"/>
      <w:marRight w:val="0"/>
      <w:marTop w:val="0"/>
      <w:marBottom w:val="0"/>
      <w:divBdr>
        <w:top w:val="none" w:sz="0" w:space="0" w:color="auto"/>
        <w:left w:val="none" w:sz="0" w:space="0" w:color="auto"/>
        <w:bottom w:val="none" w:sz="0" w:space="0" w:color="auto"/>
        <w:right w:val="none" w:sz="0" w:space="0" w:color="auto"/>
      </w:divBdr>
    </w:div>
    <w:div w:id="762607116">
      <w:marLeft w:val="640"/>
      <w:marRight w:val="0"/>
      <w:marTop w:val="0"/>
      <w:marBottom w:val="0"/>
      <w:divBdr>
        <w:top w:val="none" w:sz="0" w:space="0" w:color="auto"/>
        <w:left w:val="none" w:sz="0" w:space="0" w:color="auto"/>
        <w:bottom w:val="none" w:sz="0" w:space="0" w:color="auto"/>
        <w:right w:val="none" w:sz="0" w:space="0" w:color="auto"/>
      </w:divBdr>
    </w:div>
    <w:div w:id="763039718">
      <w:marLeft w:val="640"/>
      <w:marRight w:val="0"/>
      <w:marTop w:val="0"/>
      <w:marBottom w:val="0"/>
      <w:divBdr>
        <w:top w:val="none" w:sz="0" w:space="0" w:color="auto"/>
        <w:left w:val="none" w:sz="0" w:space="0" w:color="auto"/>
        <w:bottom w:val="none" w:sz="0" w:space="0" w:color="auto"/>
        <w:right w:val="none" w:sz="0" w:space="0" w:color="auto"/>
      </w:divBdr>
    </w:div>
    <w:div w:id="763067850">
      <w:marLeft w:val="640"/>
      <w:marRight w:val="0"/>
      <w:marTop w:val="0"/>
      <w:marBottom w:val="0"/>
      <w:divBdr>
        <w:top w:val="none" w:sz="0" w:space="0" w:color="auto"/>
        <w:left w:val="none" w:sz="0" w:space="0" w:color="auto"/>
        <w:bottom w:val="none" w:sz="0" w:space="0" w:color="auto"/>
        <w:right w:val="none" w:sz="0" w:space="0" w:color="auto"/>
      </w:divBdr>
    </w:div>
    <w:div w:id="763384260">
      <w:marLeft w:val="640"/>
      <w:marRight w:val="0"/>
      <w:marTop w:val="0"/>
      <w:marBottom w:val="0"/>
      <w:divBdr>
        <w:top w:val="none" w:sz="0" w:space="0" w:color="auto"/>
        <w:left w:val="none" w:sz="0" w:space="0" w:color="auto"/>
        <w:bottom w:val="none" w:sz="0" w:space="0" w:color="auto"/>
        <w:right w:val="none" w:sz="0" w:space="0" w:color="auto"/>
      </w:divBdr>
    </w:div>
    <w:div w:id="763453038">
      <w:marLeft w:val="640"/>
      <w:marRight w:val="0"/>
      <w:marTop w:val="0"/>
      <w:marBottom w:val="0"/>
      <w:divBdr>
        <w:top w:val="none" w:sz="0" w:space="0" w:color="auto"/>
        <w:left w:val="none" w:sz="0" w:space="0" w:color="auto"/>
        <w:bottom w:val="none" w:sz="0" w:space="0" w:color="auto"/>
        <w:right w:val="none" w:sz="0" w:space="0" w:color="auto"/>
      </w:divBdr>
    </w:div>
    <w:div w:id="763965157">
      <w:marLeft w:val="640"/>
      <w:marRight w:val="0"/>
      <w:marTop w:val="0"/>
      <w:marBottom w:val="0"/>
      <w:divBdr>
        <w:top w:val="none" w:sz="0" w:space="0" w:color="auto"/>
        <w:left w:val="none" w:sz="0" w:space="0" w:color="auto"/>
        <w:bottom w:val="none" w:sz="0" w:space="0" w:color="auto"/>
        <w:right w:val="none" w:sz="0" w:space="0" w:color="auto"/>
      </w:divBdr>
    </w:div>
    <w:div w:id="764036184">
      <w:marLeft w:val="640"/>
      <w:marRight w:val="0"/>
      <w:marTop w:val="0"/>
      <w:marBottom w:val="0"/>
      <w:divBdr>
        <w:top w:val="none" w:sz="0" w:space="0" w:color="auto"/>
        <w:left w:val="none" w:sz="0" w:space="0" w:color="auto"/>
        <w:bottom w:val="none" w:sz="0" w:space="0" w:color="auto"/>
        <w:right w:val="none" w:sz="0" w:space="0" w:color="auto"/>
      </w:divBdr>
    </w:div>
    <w:div w:id="764418994">
      <w:marLeft w:val="640"/>
      <w:marRight w:val="0"/>
      <w:marTop w:val="0"/>
      <w:marBottom w:val="0"/>
      <w:divBdr>
        <w:top w:val="none" w:sz="0" w:space="0" w:color="auto"/>
        <w:left w:val="none" w:sz="0" w:space="0" w:color="auto"/>
        <w:bottom w:val="none" w:sz="0" w:space="0" w:color="auto"/>
        <w:right w:val="none" w:sz="0" w:space="0" w:color="auto"/>
      </w:divBdr>
    </w:div>
    <w:div w:id="764569996">
      <w:marLeft w:val="640"/>
      <w:marRight w:val="0"/>
      <w:marTop w:val="0"/>
      <w:marBottom w:val="0"/>
      <w:divBdr>
        <w:top w:val="none" w:sz="0" w:space="0" w:color="auto"/>
        <w:left w:val="none" w:sz="0" w:space="0" w:color="auto"/>
        <w:bottom w:val="none" w:sz="0" w:space="0" w:color="auto"/>
        <w:right w:val="none" w:sz="0" w:space="0" w:color="auto"/>
      </w:divBdr>
    </w:div>
    <w:div w:id="764810816">
      <w:marLeft w:val="640"/>
      <w:marRight w:val="0"/>
      <w:marTop w:val="0"/>
      <w:marBottom w:val="0"/>
      <w:divBdr>
        <w:top w:val="none" w:sz="0" w:space="0" w:color="auto"/>
        <w:left w:val="none" w:sz="0" w:space="0" w:color="auto"/>
        <w:bottom w:val="none" w:sz="0" w:space="0" w:color="auto"/>
        <w:right w:val="none" w:sz="0" w:space="0" w:color="auto"/>
      </w:divBdr>
    </w:div>
    <w:div w:id="765535840">
      <w:marLeft w:val="640"/>
      <w:marRight w:val="0"/>
      <w:marTop w:val="0"/>
      <w:marBottom w:val="0"/>
      <w:divBdr>
        <w:top w:val="none" w:sz="0" w:space="0" w:color="auto"/>
        <w:left w:val="none" w:sz="0" w:space="0" w:color="auto"/>
        <w:bottom w:val="none" w:sz="0" w:space="0" w:color="auto"/>
        <w:right w:val="none" w:sz="0" w:space="0" w:color="auto"/>
      </w:divBdr>
    </w:div>
    <w:div w:id="765736079">
      <w:marLeft w:val="640"/>
      <w:marRight w:val="0"/>
      <w:marTop w:val="0"/>
      <w:marBottom w:val="0"/>
      <w:divBdr>
        <w:top w:val="none" w:sz="0" w:space="0" w:color="auto"/>
        <w:left w:val="none" w:sz="0" w:space="0" w:color="auto"/>
        <w:bottom w:val="none" w:sz="0" w:space="0" w:color="auto"/>
        <w:right w:val="none" w:sz="0" w:space="0" w:color="auto"/>
      </w:divBdr>
    </w:div>
    <w:div w:id="766081821">
      <w:marLeft w:val="640"/>
      <w:marRight w:val="0"/>
      <w:marTop w:val="0"/>
      <w:marBottom w:val="0"/>
      <w:divBdr>
        <w:top w:val="none" w:sz="0" w:space="0" w:color="auto"/>
        <w:left w:val="none" w:sz="0" w:space="0" w:color="auto"/>
        <w:bottom w:val="none" w:sz="0" w:space="0" w:color="auto"/>
        <w:right w:val="none" w:sz="0" w:space="0" w:color="auto"/>
      </w:divBdr>
    </w:div>
    <w:div w:id="766199596">
      <w:marLeft w:val="640"/>
      <w:marRight w:val="0"/>
      <w:marTop w:val="0"/>
      <w:marBottom w:val="0"/>
      <w:divBdr>
        <w:top w:val="none" w:sz="0" w:space="0" w:color="auto"/>
        <w:left w:val="none" w:sz="0" w:space="0" w:color="auto"/>
        <w:bottom w:val="none" w:sz="0" w:space="0" w:color="auto"/>
        <w:right w:val="none" w:sz="0" w:space="0" w:color="auto"/>
      </w:divBdr>
    </w:div>
    <w:div w:id="766584074">
      <w:marLeft w:val="640"/>
      <w:marRight w:val="0"/>
      <w:marTop w:val="0"/>
      <w:marBottom w:val="0"/>
      <w:divBdr>
        <w:top w:val="none" w:sz="0" w:space="0" w:color="auto"/>
        <w:left w:val="none" w:sz="0" w:space="0" w:color="auto"/>
        <w:bottom w:val="none" w:sz="0" w:space="0" w:color="auto"/>
        <w:right w:val="none" w:sz="0" w:space="0" w:color="auto"/>
      </w:divBdr>
    </w:div>
    <w:div w:id="766777757">
      <w:marLeft w:val="640"/>
      <w:marRight w:val="0"/>
      <w:marTop w:val="0"/>
      <w:marBottom w:val="0"/>
      <w:divBdr>
        <w:top w:val="none" w:sz="0" w:space="0" w:color="auto"/>
        <w:left w:val="none" w:sz="0" w:space="0" w:color="auto"/>
        <w:bottom w:val="none" w:sz="0" w:space="0" w:color="auto"/>
        <w:right w:val="none" w:sz="0" w:space="0" w:color="auto"/>
      </w:divBdr>
    </w:div>
    <w:div w:id="767119684">
      <w:marLeft w:val="640"/>
      <w:marRight w:val="0"/>
      <w:marTop w:val="0"/>
      <w:marBottom w:val="0"/>
      <w:divBdr>
        <w:top w:val="none" w:sz="0" w:space="0" w:color="auto"/>
        <w:left w:val="none" w:sz="0" w:space="0" w:color="auto"/>
        <w:bottom w:val="none" w:sz="0" w:space="0" w:color="auto"/>
        <w:right w:val="none" w:sz="0" w:space="0" w:color="auto"/>
      </w:divBdr>
    </w:div>
    <w:div w:id="767577968">
      <w:marLeft w:val="640"/>
      <w:marRight w:val="0"/>
      <w:marTop w:val="0"/>
      <w:marBottom w:val="0"/>
      <w:divBdr>
        <w:top w:val="none" w:sz="0" w:space="0" w:color="auto"/>
        <w:left w:val="none" w:sz="0" w:space="0" w:color="auto"/>
        <w:bottom w:val="none" w:sz="0" w:space="0" w:color="auto"/>
        <w:right w:val="none" w:sz="0" w:space="0" w:color="auto"/>
      </w:divBdr>
    </w:div>
    <w:div w:id="768505845">
      <w:marLeft w:val="640"/>
      <w:marRight w:val="0"/>
      <w:marTop w:val="0"/>
      <w:marBottom w:val="0"/>
      <w:divBdr>
        <w:top w:val="none" w:sz="0" w:space="0" w:color="auto"/>
        <w:left w:val="none" w:sz="0" w:space="0" w:color="auto"/>
        <w:bottom w:val="none" w:sz="0" w:space="0" w:color="auto"/>
        <w:right w:val="none" w:sz="0" w:space="0" w:color="auto"/>
      </w:divBdr>
    </w:div>
    <w:div w:id="769009338">
      <w:marLeft w:val="640"/>
      <w:marRight w:val="0"/>
      <w:marTop w:val="0"/>
      <w:marBottom w:val="0"/>
      <w:divBdr>
        <w:top w:val="none" w:sz="0" w:space="0" w:color="auto"/>
        <w:left w:val="none" w:sz="0" w:space="0" w:color="auto"/>
        <w:bottom w:val="none" w:sz="0" w:space="0" w:color="auto"/>
        <w:right w:val="none" w:sz="0" w:space="0" w:color="auto"/>
      </w:divBdr>
    </w:div>
    <w:div w:id="769473571">
      <w:marLeft w:val="640"/>
      <w:marRight w:val="0"/>
      <w:marTop w:val="0"/>
      <w:marBottom w:val="0"/>
      <w:divBdr>
        <w:top w:val="none" w:sz="0" w:space="0" w:color="auto"/>
        <w:left w:val="none" w:sz="0" w:space="0" w:color="auto"/>
        <w:bottom w:val="none" w:sz="0" w:space="0" w:color="auto"/>
        <w:right w:val="none" w:sz="0" w:space="0" w:color="auto"/>
      </w:divBdr>
    </w:div>
    <w:div w:id="769740125">
      <w:marLeft w:val="640"/>
      <w:marRight w:val="0"/>
      <w:marTop w:val="0"/>
      <w:marBottom w:val="0"/>
      <w:divBdr>
        <w:top w:val="none" w:sz="0" w:space="0" w:color="auto"/>
        <w:left w:val="none" w:sz="0" w:space="0" w:color="auto"/>
        <w:bottom w:val="none" w:sz="0" w:space="0" w:color="auto"/>
        <w:right w:val="none" w:sz="0" w:space="0" w:color="auto"/>
      </w:divBdr>
    </w:div>
    <w:div w:id="769811863">
      <w:marLeft w:val="640"/>
      <w:marRight w:val="0"/>
      <w:marTop w:val="0"/>
      <w:marBottom w:val="0"/>
      <w:divBdr>
        <w:top w:val="none" w:sz="0" w:space="0" w:color="auto"/>
        <w:left w:val="none" w:sz="0" w:space="0" w:color="auto"/>
        <w:bottom w:val="none" w:sz="0" w:space="0" w:color="auto"/>
        <w:right w:val="none" w:sz="0" w:space="0" w:color="auto"/>
      </w:divBdr>
    </w:div>
    <w:div w:id="769816500">
      <w:marLeft w:val="640"/>
      <w:marRight w:val="0"/>
      <w:marTop w:val="0"/>
      <w:marBottom w:val="0"/>
      <w:divBdr>
        <w:top w:val="none" w:sz="0" w:space="0" w:color="auto"/>
        <w:left w:val="none" w:sz="0" w:space="0" w:color="auto"/>
        <w:bottom w:val="none" w:sz="0" w:space="0" w:color="auto"/>
        <w:right w:val="none" w:sz="0" w:space="0" w:color="auto"/>
      </w:divBdr>
    </w:div>
    <w:div w:id="769931802">
      <w:marLeft w:val="640"/>
      <w:marRight w:val="0"/>
      <w:marTop w:val="0"/>
      <w:marBottom w:val="0"/>
      <w:divBdr>
        <w:top w:val="none" w:sz="0" w:space="0" w:color="auto"/>
        <w:left w:val="none" w:sz="0" w:space="0" w:color="auto"/>
        <w:bottom w:val="none" w:sz="0" w:space="0" w:color="auto"/>
        <w:right w:val="none" w:sz="0" w:space="0" w:color="auto"/>
      </w:divBdr>
    </w:div>
    <w:div w:id="770324710">
      <w:marLeft w:val="640"/>
      <w:marRight w:val="0"/>
      <w:marTop w:val="0"/>
      <w:marBottom w:val="0"/>
      <w:divBdr>
        <w:top w:val="none" w:sz="0" w:space="0" w:color="auto"/>
        <w:left w:val="none" w:sz="0" w:space="0" w:color="auto"/>
        <w:bottom w:val="none" w:sz="0" w:space="0" w:color="auto"/>
        <w:right w:val="none" w:sz="0" w:space="0" w:color="auto"/>
      </w:divBdr>
    </w:div>
    <w:div w:id="772019911">
      <w:marLeft w:val="640"/>
      <w:marRight w:val="0"/>
      <w:marTop w:val="0"/>
      <w:marBottom w:val="0"/>
      <w:divBdr>
        <w:top w:val="none" w:sz="0" w:space="0" w:color="auto"/>
        <w:left w:val="none" w:sz="0" w:space="0" w:color="auto"/>
        <w:bottom w:val="none" w:sz="0" w:space="0" w:color="auto"/>
        <w:right w:val="none" w:sz="0" w:space="0" w:color="auto"/>
      </w:divBdr>
    </w:div>
    <w:div w:id="772090671">
      <w:marLeft w:val="640"/>
      <w:marRight w:val="0"/>
      <w:marTop w:val="0"/>
      <w:marBottom w:val="0"/>
      <w:divBdr>
        <w:top w:val="none" w:sz="0" w:space="0" w:color="auto"/>
        <w:left w:val="none" w:sz="0" w:space="0" w:color="auto"/>
        <w:bottom w:val="none" w:sz="0" w:space="0" w:color="auto"/>
        <w:right w:val="none" w:sz="0" w:space="0" w:color="auto"/>
      </w:divBdr>
    </w:div>
    <w:div w:id="772238517">
      <w:marLeft w:val="640"/>
      <w:marRight w:val="0"/>
      <w:marTop w:val="0"/>
      <w:marBottom w:val="0"/>
      <w:divBdr>
        <w:top w:val="none" w:sz="0" w:space="0" w:color="auto"/>
        <w:left w:val="none" w:sz="0" w:space="0" w:color="auto"/>
        <w:bottom w:val="none" w:sz="0" w:space="0" w:color="auto"/>
        <w:right w:val="none" w:sz="0" w:space="0" w:color="auto"/>
      </w:divBdr>
    </w:div>
    <w:div w:id="772677014">
      <w:marLeft w:val="640"/>
      <w:marRight w:val="0"/>
      <w:marTop w:val="0"/>
      <w:marBottom w:val="0"/>
      <w:divBdr>
        <w:top w:val="none" w:sz="0" w:space="0" w:color="auto"/>
        <w:left w:val="none" w:sz="0" w:space="0" w:color="auto"/>
        <w:bottom w:val="none" w:sz="0" w:space="0" w:color="auto"/>
        <w:right w:val="none" w:sz="0" w:space="0" w:color="auto"/>
      </w:divBdr>
    </w:div>
    <w:div w:id="773020427">
      <w:marLeft w:val="640"/>
      <w:marRight w:val="0"/>
      <w:marTop w:val="0"/>
      <w:marBottom w:val="0"/>
      <w:divBdr>
        <w:top w:val="none" w:sz="0" w:space="0" w:color="auto"/>
        <w:left w:val="none" w:sz="0" w:space="0" w:color="auto"/>
        <w:bottom w:val="none" w:sz="0" w:space="0" w:color="auto"/>
        <w:right w:val="none" w:sz="0" w:space="0" w:color="auto"/>
      </w:divBdr>
    </w:div>
    <w:div w:id="773213415">
      <w:marLeft w:val="640"/>
      <w:marRight w:val="0"/>
      <w:marTop w:val="0"/>
      <w:marBottom w:val="0"/>
      <w:divBdr>
        <w:top w:val="none" w:sz="0" w:space="0" w:color="auto"/>
        <w:left w:val="none" w:sz="0" w:space="0" w:color="auto"/>
        <w:bottom w:val="none" w:sz="0" w:space="0" w:color="auto"/>
        <w:right w:val="none" w:sz="0" w:space="0" w:color="auto"/>
      </w:divBdr>
    </w:div>
    <w:div w:id="773475044">
      <w:marLeft w:val="640"/>
      <w:marRight w:val="0"/>
      <w:marTop w:val="0"/>
      <w:marBottom w:val="0"/>
      <w:divBdr>
        <w:top w:val="none" w:sz="0" w:space="0" w:color="auto"/>
        <w:left w:val="none" w:sz="0" w:space="0" w:color="auto"/>
        <w:bottom w:val="none" w:sz="0" w:space="0" w:color="auto"/>
        <w:right w:val="none" w:sz="0" w:space="0" w:color="auto"/>
      </w:divBdr>
    </w:div>
    <w:div w:id="773669545">
      <w:marLeft w:val="640"/>
      <w:marRight w:val="0"/>
      <w:marTop w:val="0"/>
      <w:marBottom w:val="0"/>
      <w:divBdr>
        <w:top w:val="none" w:sz="0" w:space="0" w:color="auto"/>
        <w:left w:val="none" w:sz="0" w:space="0" w:color="auto"/>
        <w:bottom w:val="none" w:sz="0" w:space="0" w:color="auto"/>
        <w:right w:val="none" w:sz="0" w:space="0" w:color="auto"/>
      </w:divBdr>
    </w:div>
    <w:div w:id="773673227">
      <w:marLeft w:val="640"/>
      <w:marRight w:val="0"/>
      <w:marTop w:val="0"/>
      <w:marBottom w:val="0"/>
      <w:divBdr>
        <w:top w:val="none" w:sz="0" w:space="0" w:color="auto"/>
        <w:left w:val="none" w:sz="0" w:space="0" w:color="auto"/>
        <w:bottom w:val="none" w:sz="0" w:space="0" w:color="auto"/>
        <w:right w:val="none" w:sz="0" w:space="0" w:color="auto"/>
      </w:divBdr>
    </w:div>
    <w:div w:id="774060259">
      <w:marLeft w:val="640"/>
      <w:marRight w:val="0"/>
      <w:marTop w:val="0"/>
      <w:marBottom w:val="0"/>
      <w:divBdr>
        <w:top w:val="none" w:sz="0" w:space="0" w:color="auto"/>
        <w:left w:val="none" w:sz="0" w:space="0" w:color="auto"/>
        <w:bottom w:val="none" w:sz="0" w:space="0" w:color="auto"/>
        <w:right w:val="none" w:sz="0" w:space="0" w:color="auto"/>
      </w:divBdr>
    </w:div>
    <w:div w:id="774640077">
      <w:marLeft w:val="640"/>
      <w:marRight w:val="0"/>
      <w:marTop w:val="0"/>
      <w:marBottom w:val="0"/>
      <w:divBdr>
        <w:top w:val="none" w:sz="0" w:space="0" w:color="auto"/>
        <w:left w:val="none" w:sz="0" w:space="0" w:color="auto"/>
        <w:bottom w:val="none" w:sz="0" w:space="0" w:color="auto"/>
        <w:right w:val="none" w:sz="0" w:space="0" w:color="auto"/>
      </w:divBdr>
    </w:div>
    <w:div w:id="775247820">
      <w:marLeft w:val="640"/>
      <w:marRight w:val="0"/>
      <w:marTop w:val="0"/>
      <w:marBottom w:val="0"/>
      <w:divBdr>
        <w:top w:val="none" w:sz="0" w:space="0" w:color="auto"/>
        <w:left w:val="none" w:sz="0" w:space="0" w:color="auto"/>
        <w:bottom w:val="none" w:sz="0" w:space="0" w:color="auto"/>
        <w:right w:val="none" w:sz="0" w:space="0" w:color="auto"/>
      </w:divBdr>
    </w:div>
    <w:div w:id="775827484">
      <w:marLeft w:val="640"/>
      <w:marRight w:val="0"/>
      <w:marTop w:val="0"/>
      <w:marBottom w:val="0"/>
      <w:divBdr>
        <w:top w:val="none" w:sz="0" w:space="0" w:color="auto"/>
        <w:left w:val="none" w:sz="0" w:space="0" w:color="auto"/>
        <w:bottom w:val="none" w:sz="0" w:space="0" w:color="auto"/>
        <w:right w:val="none" w:sz="0" w:space="0" w:color="auto"/>
      </w:divBdr>
    </w:div>
    <w:div w:id="775903707">
      <w:marLeft w:val="640"/>
      <w:marRight w:val="0"/>
      <w:marTop w:val="0"/>
      <w:marBottom w:val="0"/>
      <w:divBdr>
        <w:top w:val="none" w:sz="0" w:space="0" w:color="auto"/>
        <w:left w:val="none" w:sz="0" w:space="0" w:color="auto"/>
        <w:bottom w:val="none" w:sz="0" w:space="0" w:color="auto"/>
        <w:right w:val="none" w:sz="0" w:space="0" w:color="auto"/>
      </w:divBdr>
    </w:div>
    <w:div w:id="776410137">
      <w:marLeft w:val="640"/>
      <w:marRight w:val="0"/>
      <w:marTop w:val="0"/>
      <w:marBottom w:val="0"/>
      <w:divBdr>
        <w:top w:val="none" w:sz="0" w:space="0" w:color="auto"/>
        <w:left w:val="none" w:sz="0" w:space="0" w:color="auto"/>
        <w:bottom w:val="none" w:sz="0" w:space="0" w:color="auto"/>
        <w:right w:val="none" w:sz="0" w:space="0" w:color="auto"/>
      </w:divBdr>
    </w:div>
    <w:div w:id="776947176">
      <w:marLeft w:val="640"/>
      <w:marRight w:val="0"/>
      <w:marTop w:val="0"/>
      <w:marBottom w:val="0"/>
      <w:divBdr>
        <w:top w:val="none" w:sz="0" w:space="0" w:color="auto"/>
        <w:left w:val="none" w:sz="0" w:space="0" w:color="auto"/>
        <w:bottom w:val="none" w:sz="0" w:space="0" w:color="auto"/>
        <w:right w:val="none" w:sz="0" w:space="0" w:color="auto"/>
      </w:divBdr>
    </w:div>
    <w:div w:id="777142400">
      <w:marLeft w:val="640"/>
      <w:marRight w:val="0"/>
      <w:marTop w:val="0"/>
      <w:marBottom w:val="0"/>
      <w:divBdr>
        <w:top w:val="none" w:sz="0" w:space="0" w:color="auto"/>
        <w:left w:val="none" w:sz="0" w:space="0" w:color="auto"/>
        <w:bottom w:val="none" w:sz="0" w:space="0" w:color="auto"/>
        <w:right w:val="none" w:sz="0" w:space="0" w:color="auto"/>
      </w:divBdr>
    </w:div>
    <w:div w:id="777333897">
      <w:marLeft w:val="640"/>
      <w:marRight w:val="0"/>
      <w:marTop w:val="0"/>
      <w:marBottom w:val="0"/>
      <w:divBdr>
        <w:top w:val="none" w:sz="0" w:space="0" w:color="auto"/>
        <w:left w:val="none" w:sz="0" w:space="0" w:color="auto"/>
        <w:bottom w:val="none" w:sz="0" w:space="0" w:color="auto"/>
        <w:right w:val="none" w:sz="0" w:space="0" w:color="auto"/>
      </w:divBdr>
    </w:div>
    <w:div w:id="777526786">
      <w:marLeft w:val="640"/>
      <w:marRight w:val="0"/>
      <w:marTop w:val="0"/>
      <w:marBottom w:val="0"/>
      <w:divBdr>
        <w:top w:val="none" w:sz="0" w:space="0" w:color="auto"/>
        <w:left w:val="none" w:sz="0" w:space="0" w:color="auto"/>
        <w:bottom w:val="none" w:sz="0" w:space="0" w:color="auto"/>
        <w:right w:val="none" w:sz="0" w:space="0" w:color="auto"/>
      </w:divBdr>
    </w:div>
    <w:div w:id="778066217">
      <w:marLeft w:val="640"/>
      <w:marRight w:val="0"/>
      <w:marTop w:val="0"/>
      <w:marBottom w:val="0"/>
      <w:divBdr>
        <w:top w:val="none" w:sz="0" w:space="0" w:color="auto"/>
        <w:left w:val="none" w:sz="0" w:space="0" w:color="auto"/>
        <w:bottom w:val="none" w:sz="0" w:space="0" w:color="auto"/>
        <w:right w:val="none" w:sz="0" w:space="0" w:color="auto"/>
      </w:divBdr>
    </w:div>
    <w:div w:id="778837944">
      <w:marLeft w:val="640"/>
      <w:marRight w:val="0"/>
      <w:marTop w:val="0"/>
      <w:marBottom w:val="0"/>
      <w:divBdr>
        <w:top w:val="none" w:sz="0" w:space="0" w:color="auto"/>
        <w:left w:val="none" w:sz="0" w:space="0" w:color="auto"/>
        <w:bottom w:val="none" w:sz="0" w:space="0" w:color="auto"/>
        <w:right w:val="none" w:sz="0" w:space="0" w:color="auto"/>
      </w:divBdr>
    </w:div>
    <w:div w:id="779228475">
      <w:marLeft w:val="640"/>
      <w:marRight w:val="0"/>
      <w:marTop w:val="0"/>
      <w:marBottom w:val="0"/>
      <w:divBdr>
        <w:top w:val="none" w:sz="0" w:space="0" w:color="auto"/>
        <w:left w:val="none" w:sz="0" w:space="0" w:color="auto"/>
        <w:bottom w:val="none" w:sz="0" w:space="0" w:color="auto"/>
        <w:right w:val="none" w:sz="0" w:space="0" w:color="auto"/>
      </w:divBdr>
    </w:div>
    <w:div w:id="779568348">
      <w:marLeft w:val="640"/>
      <w:marRight w:val="0"/>
      <w:marTop w:val="0"/>
      <w:marBottom w:val="0"/>
      <w:divBdr>
        <w:top w:val="none" w:sz="0" w:space="0" w:color="auto"/>
        <w:left w:val="none" w:sz="0" w:space="0" w:color="auto"/>
        <w:bottom w:val="none" w:sz="0" w:space="0" w:color="auto"/>
        <w:right w:val="none" w:sz="0" w:space="0" w:color="auto"/>
      </w:divBdr>
    </w:div>
    <w:div w:id="779645448">
      <w:marLeft w:val="640"/>
      <w:marRight w:val="0"/>
      <w:marTop w:val="0"/>
      <w:marBottom w:val="0"/>
      <w:divBdr>
        <w:top w:val="none" w:sz="0" w:space="0" w:color="auto"/>
        <w:left w:val="none" w:sz="0" w:space="0" w:color="auto"/>
        <w:bottom w:val="none" w:sz="0" w:space="0" w:color="auto"/>
        <w:right w:val="none" w:sz="0" w:space="0" w:color="auto"/>
      </w:divBdr>
    </w:div>
    <w:div w:id="779956953">
      <w:marLeft w:val="640"/>
      <w:marRight w:val="0"/>
      <w:marTop w:val="0"/>
      <w:marBottom w:val="0"/>
      <w:divBdr>
        <w:top w:val="none" w:sz="0" w:space="0" w:color="auto"/>
        <w:left w:val="none" w:sz="0" w:space="0" w:color="auto"/>
        <w:bottom w:val="none" w:sz="0" w:space="0" w:color="auto"/>
        <w:right w:val="none" w:sz="0" w:space="0" w:color="auto"/>
      </w:divBdr>
    </w:div>
    <w:div w:id="780612658">
      <w:marLeft w:val="640"/>
      <w:marRight w:val="0"/>
      <w:marTop w:val="0"/>
      <w:marBottom w:val="0"/>
      <w:divBdr>
        <w:top w:val="none" w:sz="0" w:space="0" w:color="auto"/>
        <w:left w:val="none" w:sz="0" w:space="0" w:color="auto"/>
        <w:bottom w:val="none" w:sz="0" w:space="0" w:color="auto"/>
        <w:right w:val="none" w:sz="0" w:space="0" w:color="auto"/>
      </w:divBdr>
    </w:div>
    <w:div w:id="781537698">
      <w:marLeft w:val="640"/>
      <w:marRight w:val="0"/>
      <w:marTop w:val="0"/>
      <w:marBottom w:val="0"/>
      <w:divBdr>
        <w:top w:val="none" w:sz="0" w:space="0" w:color="auto"/>
        <w:left w:val="none" w:sz="0" w:space="0" w:color="auto"/>
        <w:bottom w:val="none" w:sz="0" w:space="0" w:color="auto"/>
        <w:right w:val="none" w:sz="0" w:space="0" w:color="auto"/>
      </w:divBdr>
    </w:div>
    <w:div w:id="781655682">
      <w:marLeft w:val="640"/>
      <w:marRight w:val="0"/>
      <w:marTop w:val="0"/>
      <w:marBottom w:val="0"/>
      <w:divBdr>
        <w:top w:val="none" w:sz="0" w:space="0" w:color="auto"/>
        <w:left w:val="none" w:sz="0" w:space="0" w:color="auto"/>
        <w:bottom w:val="none" w:sz="0" w:space="0" w:color="auto"/>
        <w:right w:val="none" w:sz="0" w:space="0" w:color="auto"/>
      </w:divBdr>
    </w:div>
    <w:div w:id="781925667">
      <w:marLeft w:val="640"/>
      <w:marRight w:val="0"/>
      <w:marTop w:val="0"/>
      <w:marBottom w:val="0"/>
      <w:divBdr>
        <w:top w:val="none" w:sz="0" w:space="0" w:color="auto"/>
        <w:left w:val="none" w:sz="0" w:space="0" w:color="auto"/>
        <w:bottom w:val="none" w:sz="0" w:space="0" w:color="auto"/>
        <w:right w:val="none" w:sz="0" w:space="0" w:color="auto"/>
      </w:divBdr>
    </w:div>
    <w:div w:id="783379934">
      <w:marLeft w:val="640"/>
      <w:marRight w:val="0"/>
      <w:marTop w:val="0"/>
      <w:marBottom w:val="0"/>
      <w:divBdr>
        <w:top w:val="none" w:sz="0" w:space="0" w:color="auto"/>
        <w:left w:val="none" w:sz="0" w:space="0" w:color="auto"/>
        <w:bottom w:val="none" w:sz="0" w:space="0" w:color="auto"/>
        <w:right w:val="none" w:sz="0" w:space="0" w:color="auto"/>
      </w:divBdr>
    </w:div>
    <w:div w:id="783571078">
      <w:marLeft w:val="640"/>
      <w:marRight w:val="0"/>
      <w:marTop w:val="0"/>
      <w:marBottom w:val="0"/>
      <w:divBdr>
        <w:top w:val="none" w:sz="0" w:space="0" w:color="auto"/>
        <w:left w:val="none" w:sz="0" w:space="0" w:color="auto"/>
        <w:bottom w:val="none" w:sz="0" w:space="0" w:color="auto"/>
        <w:right w:val="none" w:sz="0" w:space="0" w:color="auto"/>
      </w:divBdr>
    </w:div>
    <w:div w:id="784037024">
      <w:marLeft w:val="640"/>
      <w:marRight w:val="0"/>
      <w:marTop w:val="0"/>
      <w:marBottom w:val="0"/>
      <w:divBdr>
        <w:top w:val="none" w:sz="0" w:space="0" w:color="auto"/>
        <w:left w:val="none" w:sz="0" w:space="0" w:color="auto"/>
        <w:bottom w:val="none" w:sz="0" w:space="0" w:color="auto"/>
        <w:right w:val="none" w:sz="0" w:space="0" w:color="auto"/>
      </w:divBdr>
    </w:div>
    <w:div w:id="784539971">
      <w:marLeft w:val="640"/>
      <w:marRight w:val="0"/>
      <w:marTop w:val="0"/>
      <w:marBottom w:val="0"/>
      <w:divBdr>
        <w:top w:val="none" w:sz="0" w:space="0" w:color="auto"/>
        <w:left w:val="none" w:sz="0" w:space="0" w:color="auto"/>
        <w:bottom w:val="none" w:sz="0" w:space="0" w:color="auto"/>
        <w:right w:val="none" w:sz="0" w:space="0" w:color="auto"/>
      </w:divBdr>
    </w:div>
    <w:div w:id="785199789">
      <w:marLeft w:val="640"/>
      <w:marRight w:val="0"/>
      <w:marTop w:val="0"/>
      <w:marBottom w:val="0"/>
      <w:divBdr>
        <w:top w:val="none" w:sz="0" w:space="0" w:color="auto"/>
        <w:left w:val="none" w:sz="0" w:space="0" w:color="auto"/>
        <w:bottom w:val="none" w:sz="0" w:space="0" w:color="auto"/>
        <w:right w:val="none" w:sz="0" w:space="0" w:color="auto"/>
      </w:divBdr>
    </w:div>
    <w:div w:id="785589169">
      <w:marLeft w:val="640"/>
      <w:marRight w:val="0"/>
      <w:marTop w:val="0"/>
      <w:marBottom w:val="0"/>
      <w:divBdr>
        <w:top w:val="none" w:sz="0" w:space="0" w:color="auto"/>
        <w:left w:val="none" w:sz="0" w:space="0" w:color="auto"/>
        <w:bottom w:val="none" w:sz="0" w:space="0" w:color="auto"/>
        <w:right w:val="none" w:sz="0" w:space="0" w:color="auto"/>
      </w:divBdr>
    </w:div>
    <w:div w:id="786658469">
      <w:marLeft w:val="640"/>
      <w:marRight w:val="0"/>
      <w:marTop w:val="0"/>
      <w:marBottom w:val="0"/>
      <w:divBdr>
        <w:top w:val="none" w:sz="0" w:space="0" w:color="auto"/>
        <w:left w:val="none" w:sz="0" w:space="0" w:color="auto"/>
        <w:bottom w:val="none" w:sz="0" w:space="0" w:color="auto"/>
        <w:right w:val="none" w:sz="0" w:space="0" w:color="auto"/>
      </w:divBdr>
    </w:div>
    <w:div w:id="786852250">
      <w:marLeft w:val="640"/>
      <w:marRight w:val="0"/>
      <w:marTop w:val="0"/>
      <w:marBottom w:val="0"/>
      <w:divBdr>
        <w:top w:val="none" w:sz="0" w:space="0" w:color="auto"/>
        <w:left w:val="none" w:sz="0" w:space="0" w:color="auto"/>
        <w:bottom w:val="none" w:sz="0" w:space="0" w:color="auto"/>
        <w:right w:val="none" w:sz="0" w:space="0" w:color="auto"/>
      </w:divBdr>
    </w:div>
    <w:div w:id="787745892">
      <w:marLeft w:val="640"/>
      <w:marRight w:val="0"/>
      <w:marTop w:val="0"/>
      <w:marBottom w:val="0"/>
      <w:divBdr>
        <w:top w:val="none" w:sz="0" w:space="0" w:color="auto"/>
        <w:left w:val="none" w:sz="0" w:space="0" w:color="auto"/>
        <w:bottom w:val="none" w:sz="0" w:space="0" w:color="auto"/>
        <w:right w:val="none" w:sz="0" w:space="0" w:color="auto"/>
      </w:divBdr>
    </w:div>
    <w:div w:id="788091661">
      <w:marLeft w:val="640"/>
      <w:marRight w:val="0"/>
      <w:marTop w:val="0"/>
      <w:marBottom w:val="0"/>
      <w:divBdr>
        <w:top w:val="none" w:sz="0" w:space="0" w:color="auto"/>
        <w:left w:val="none" w:sz="0" w:space="0" w:color="auto"/>
        <w:bottom w:val="none" w:sz="0" w:space="0" w:color="auto"/>
        <w:right w:val="none" w:sz="0" w:space="0" w:color="auto"/>
      </w:divBdr>
    </w:div>
    <w:div w:id="788278712">
      <w:marLeft w:val="640"/>
      <w:marRight w:val="0"/>
      <w:marTop w:val="0"/>
      <w:marBottom w:val="0"/>
      <w:divBdr>
        <w:top w:val="none" w:sz="0" w:space="0" w:color="auto"/>
        <w:left w:val="none" w:sz="0" w:space="0" w:color="auto"/>
        <w:bottom w:val="none" w:sz="0" w:space="0" w:color="auto"/>
        <w:right w:val="none" w:sz="0" w:space="0" w:color="auto"/>
      </w:divBdr>
    </w:div>
    <w:div w:id="788356124">
      <w:marLeft w:val="640"/>
      <w:marRight w:val="0"/>
      <w:marTop w:val="0"/>
      <w:marBottom w:val="0"/>
      <w:divBdr>
        <w:top w:val="none" w:sz="0" w:space="0" w:color="auto"/>
        <w:left w:val="none" w:sz="0" w:space="0" w:color="auto"/>
        <w:bottom w:val="none" w:sz="0" w:space="0" w:color="auto"/>
        <w:right w:val="none" w:sz="0" w:space="0" w:color="auto"/>
      </w:divBdr>
    </w:div>
    <w:div w:id="788670720">
      <w:marLeft w:val="640"/>
      <w:marRight w:val="0"/>
      <w:marTop w:val="0"/>
      <w:marBottom w:val="0"/>
      <w:divBdr>
        <w:top w:val="none" w:sz="0" w:space="0" w:color="auto"/>
        <w:left w:val="none" w:sz="0" w:space="0" w:color="auto"/>
        <w:bottom w:val="none" w:sz="0" w:space="0" w:color="auto"/>
        <w:right w:val="none" w:sz="0" w:space="0" w:color="auto"/>
      </w:divBdr>
    </w:div>
    <w:div w:id="788814302">
      <w:marLeft w:val="640"/>
      <w:marRight w:val="0"/>
      <w:marTop w:val="0"/>
      <w:marBottom w:val="0"/>
      <w:divBdr>
        <w:top w:val="none" w:sz="0" w:space="0" w:color="auto"/>
        <w:left w:val="none" w:sz="0" w:space="0" w:color="auto"/>
        <w:bottom w:val="none" w:sz="0" w:space="0" w:color="auto"/>
        <w:right w:val="none" w:sz="0" w:space="0" w:color="auto"/>
      </w:divBdr>
    </w:div>
    <w:div w:id="789326398">
      <w:marLeft w:val="640"/>
      <w:marRight w:val="0"/>
      <w:marTop w:val="0"/>
      <w:marBottom w:val="0"/>
      <w:divBdr>
        <w:top w:val="none" w:sz="0" w:space="0" w:color="auto"/>
        <w:left w:val="none" w:sz="0" w:space="0" w:color="auto"/>
        <w:bottom w:val="none" w:sz="0" w:space="0" w:color="auto"/>
        <w:right w:val="none" w:sz="0" w:space="0" w:color="auto"/>
      </w:divBdr>
    </w:div>
    <w:div w:id="789478243">
      <w:marLeft w:val="640"/>
      <w:marRight w:val="0"/>
      <w:marTop w:val="0"/>
      <w:marBottom w:val="0"/>
      <w:divBdr>
        <w:top w:val="none" w:sz="0" w:space="0" w:color="auto"/>
        <w:left w:val="none" w:sz="0" w:space="0" w:color="auto"/>
        <w:bottom w:val="none" w:sz="0" w:space="0" w:color="auto"/>
        <w:right w:val="none" w:sz="0" w:space="0" w:color="auto"/>
      </w:divBdr>
    </w:div>
    <w:div w:id="791093687">
      <w:marLeft w:val="640"/>
      <w:marRight w:val="0"/>
      <w:marTop w:val="0"/>
      <w:marBottom w:val="0"/>
      <w:divBdr>
        <w:top w:val="none" w:sz="0" w:space="0" w:color="auto"/>
        <w:left w:val="none" w:sz="0" w:space="0" w:color="auto"/>
        <w:bottom w:val="none" w:sz="0" w:space="0" w:color="auto"/>
        <w:right w:val="none" w:sz="0" w:space="0" w:color="auto"/>
      </w:divBdr>
    </w:div>
    <w:div w:id="791216715">
      <w:marLeft w:val="640"/>
      <w:marRight w:val="0"/>
      <w:marTop w:val="0"/>
      <w:marBottom w:val="0"/>
      <w:divBdr>
        <w:top w:val="none" w:sz="0" w:space="0" w:color="auto"/>
        <w:left w:val="none" w:sz="0" w:space="0" w:color="auto"/>
        <w:bottom w:val="none" w:sz="0" w:space="0" w:color="auto"/>
        <w:right w:val="none" w:sz="0" w:space="0" w:color="auto"/>
      </w:divBdr>
    </w:div>
    <w:div w:id="791243454">
      <w:marLeft w:val="640"/>
      <w:marRight w:val="0"/>
      <w:marTop w:val="0"/>
      <w:marBottom w:val="0"/>
      <w:divBdr>
        <w:top w:val="none" w:sz="0" w:space="0" w:color="auto"/>
        <w:left w:val="none" w:sz="0" w:space="0" w:color="auto"/>
        <w:bottom w:val="none" w:sz="0" w:space="0" w:color="auto"/>
        <w:right w:val="none" w:sz="0" w:space="0" w:color="auto"/>
      </w:divBdr>
    </w:div>
    <w:div w:id="791292101">
      <w:marLeft w:val="640"/>
      <w:marRight w:val="0"/>
      <w:marTop w:val="0"/>
      <w:marBottom w:val="0"/>
      <w:divBdr>
        <w:top w:val="none" w:sz="0" w:space="0" w:color="auto"/>
        <w:left w:val="none" w:sz="0" w:space="0" w:color="auto"/>
        <w:bottom w:val="none" w:sz="0" w:space="0" w:color="auto"/>
        <w:right w:val="none" w:sz="0" w:space="0" w:color="auto"/>
      </w:divBdr>
    </w:div>
    <w:div w:id="791443327">
      <w:marLeft w:val="640"/>
      <w:marRight w:val="0"/>
      <w:marTop w:val="0"/>
      <w:marBottom w:val="0"/>
      <w:divBdr>
        <w:top w:val="none" w:sz="0" w:space="0" w:color="auto"/>
        <w:left w:val="none" w:sz="0" w:space="0" w:color="auto"/>
        <w:bottom w:val="none" w:sz="0" w:space="0" w:color="auto"/>
        <w:right w:val="none" w:sz="0" w:space="0" w:color="auto"/>
      </w:divBdr>
    </w:div>
    <w:div w:id="792214370">
      <w:marLeft w:val="640"/>
      <w:marRight w:val="0"/>
      <w:marTop w:val="0"/>
      <w:marBottom w:val="0"/>
      <w:divBdr>
        <w:top w:val="none" w:sz="0" w:space="0" w:color="auto"/>
        <w:left w:val="none" w:sz="0" w:space="0" w:color="auto"/>
        <w:bottom w:val="none" w:sz="0" w:space="0" w:color="auto"/>
        <w:right w:val="none" w:sz="0" w:space="0" w:color="auto"/>
      </w:divBdr>
    </w:div>
    <w:div w:id="793139599">
      <w:marLeft w:val="640"/>
      <w:marRight w:val="0"/>
      <w:marTop w:val="0"/>
      <w:marBottom w:val="0"/>
      <w:divBdr>
        <w:top w:val="none" w:sz="0" w:space="0" w:color="auto"/>
        <w:left w:val="none" w:sz="0" w:space="0" w:color="auto"/>
        <w:bottom w:val="none" w:sz="0" w:space="0" w:color="auto"/>
        <w:right w:val="none" w:sz="0" w:space="0" w:color="auto"/>
      </w:divBdr>
    </w:div>
    <w:div w:id="794058502">
      <w:marLeft w:val="640"/>
      <w:marRight w:val="0"/>
      <w:marTop w:val="0"/>
      <w:marBottom w:val="0"/>
      <w:divBdr>
        <w:top w:val="none" w:sz="0" w:space="0" w:color="auto"/>
        <w:left w:val="none" w:sz="0" w:space="0" w:color="auto"/>
        <w:bottom w:val="none" w:sz="0" w:space="0" w:color="auto"/>
        <w:right w:val="none" w:sz="0" w:space="0" w:color="auto"/>
      </w:divBdr>
    </w:div>
    <w:div w:id="794520913">
      <w:marLeft w:val="640"/>
      <w:marRight w:val="0"/>
      <w:marTop w:val="0"/>
      <w:marBottom w:val="0"/>
      <w:divBdr>
        <w:top w:val="none" w:sz="0" w:space="0" w:color="auto"/>
        <w:left w:val="none" w:sz="0" w:space="0" w:color="auto"/>
        <w:bottom w:val="none" w:sz="0" w:space="0" w:color="auto"/>
        <w:right w:val="none" w:sz="0" w:space="0" w:color="auto"/>
      </w:divBdr>
    </w:div>
    <w:div w:id="794566525">
      <w:marLeft w:val="640"/>
      <w:marRight w:val="0"/>
      <w:marTop w:val="0"/>
      <w:marBottom w:val="0"/>
      <w:divBdr>
        <w:top w:val="none" w:sz="0" w:space="0" w:color="auto"/>
        <w:left w:val="none" w:sz="0" w:space="0" w:color="auto"/>
        <w:bottom w:val="none" w:sz="0" w:space="0" w:color="auto"/>
        <w:right w:val="none" w:sz="0" w:space="0" w:color="auto"/>
      </w:divBdr>
    </w:div>
    <w:div w:id="794567893">
      <w:marLeft w:val="640"/>
      <w:marRight w:val="0"/>
      <w:marTop w:val="0"/>
      <w:marBottom w:val="0"/>
      <w:divBdr>
        <w:top w:val="none" w:sz="0" w:space="0" w:color="auto"/>
        <w:left w:val="none" w:sz="0" w:space="0" w:color="auto"/>
        <w:bottom w:val="none" w:sz="0" w:space="0" w:color="auto"/>
        <w:right w:val="none" w:sz="0" w:space="0" w:color="auto"/>
      </w:divBdr>
    </w:div>
    <w:div w:id="794642114">
      <w:marLeft w:val="640"/>
      <w:marRight w:val="0"/>
      <w:marTop w:val="0"/>
      <w:marBottom w:val="0"/>
      <w:divBdr>
        <w:top w:val="none" w:sz="0" w:space="0" w:color="auto"/>
        <w:left w:val="none" w:sz="0" w:space="0" w:color="auto"/>
        <w:bottom w:val="none" w:sz="0" w:space="0" w:color="auto"/>
        <w:right w:val="none" w:sz="0" w:space="0" w:color="auto"/>
      </w:divBdr>
    </w:div>
    <w:div w:id="795174633">
      <w:marLeft w:val="640"/>
      <w:marRight w:val="0"/>
      <w:marTop w:val="0"/>
      <w:marBottom w:val="0"/>
      <w:divBdr>
        <w:top w:val="none" w:sz="0" w:space="0" w:color="auto"/>
        <w:left w:val="none" w:sz="0" w:space="0" w:color="auto"/>
        <w:bottom w:val="none" w:sz="0" w:space="0" w:color="auto"/>
        <w:right w:val="none" w:sz="0" w:space="0" w:color="auto"/>
      </w:divBdr>
    </w:div>
    <w:div w:id="795684575">
      <w:marLeft w:val="640"/>
      <w:marRight w:val="0"/>
      <w:marTop w:val="0"/>
      <w:marBottom w:val="0"/>
      <w:divBdr>
        <w:top w:val="none" w:sz="0" w:space="0" w:color="auto"/>
        <w:left w:val="none" w:sz="0" w:space="0" w:color="auto"/>
        <w:bottom w:val="none" w:sz="0" w:space="0" w:color="auto"/>
        <w:right w:val="none" w:sz="0" w:space="0" w:color="auto"/>
      </w:divBdr>
    </w:div>
    <w:div w:id="795752613">
      <w:marLeft w:val="640"/>
      <w:marRight w:val="0"/>
      <w:marTop w:val="0"/>
      <w:marBottom w:val="0"/>
      <w:divBdr>
        <w:top w:val="none" w:sz="0" w:space="0" w:color="auto"/>
        <w:left w:val="none" w:sz="0" w:space="0" w:color="auto"/>
        <w:bottom w:val="none" w:sz="0" w:space="0" w:color="auto"/>
        <w:right w:val="none" w:sz="0" w:space="0" w:color="auto"/>
      </w:divBdr>
    </w:div>
    <w:div w:id="795833814">
      <w:marLeft w:val="640"/>
      <w:marRight w:val="0"/>
      <w:marTop w:val="0"/>
      <w:marBottom w:val="0"/>
      <w:divBdr>
        <w:top w:val="none" w:sz="0" w:space="0" w:color="auto"/>
        <w:left w:val="none" w:sz="0" w:space="0" w:color="auto"/>
        <w:bottom w:val="none" w:sz="0" w:space="0" w:color="auto"/>
        <w:right w:val="none" w:sz="0" w:space="0" w:color="auto"/>
      </w:divBdr>
    </w:div>
    <w:div w:id="796023932">
      <w:marLeft w:val="640"/>
      <w:marRight w:val="0"/>
      <w:marTop w:val="0"/>
      <w:marBottom w:val="0"/>
      <w:divBdr>
        <w:top w:val="none" w:sz="0" w:space="0" w:color="auto"/>
        <w:left w:val="none" w:sz="0" w:space="0" w:color="auto"/>
        <w:bottom w:val="none" w:sz="0" w:space="0" w:color="auto"/>
        <w:right w:val="none" w:sz="0" w:space="0" w:color="auto"/>
      </w:divBdr>
    </w:div>
    <w:div w:id="796030154">
      <w:marLeft w:val="640"/>
      <w:marRight w:val="0"/>
      <w:marTop w:val="0"/>
      <w:marBottom w:val="0"/>
      <w:divBdr>
        <w:top w:val="none" w:sz="0" w:space="0" w:color="auto"/>
        <w:left w:val="none" w:sz="0" w:space="0" w:color="auto"/>
        <w:bottom w:val="none" w:sz="0" w:space="0" w:color="auto"/>
        <w:right w:val="none" w:sz="0" w:space="0" w:color="auto"/>
      </w:divBdr>
    </w:div>
    <w:div w:id="796337601">
      <w:marLeft w:val="640"/>
      <w:marRight w:val="0"/>
      <w:marTop w:val="0"/>
      <w:marBottom w:val="0"/>
      <w:divBdr>
        <w:top w:val="none" w:sz="0" w:space="0" w:color="auto"/>
        <w:left w:val="none" w:sz="0" w:space="0" w:color="auto"/>
        <w:bottom w:val="none" w:sz="0" w:space="0" w:color="auto"/>
        <w:right w:val="none" w:sz="0" w:space="0" w:color="auto"/>
      </w:divBdr>
    </w:div>
    <w:div w:id="797377125">
      <w:marLeft w:val="640"/>
      <w:marRight w:val="0"/>
      <w:marTop w:val="0"/>
      <w:marBottom w:val="0"/>
      <w:divBdr>
        <w:top w:val="none" w:sz="0" w:space="0" w:color="auto"/>
        <w:left w:val="none" w:sz="0" w:space="0" w:color="auto"/>
        <w:bottom w:val="none" w:sz="0" w:space="0" w:color="auto"/>
        <w:right w:val="none" w:sz="0" w:space="0" w:color="auto"/>
      </w:divBdr>
    </w:div>
    <w:div w:id="797407789">
      <w:marLeft w:val="640"/>
      <w:marRight w:val="0"/>
      <w:marTop w:val="0"/>
      <w:marBottom w:val="0"/>
      <w:divBdr>
        <w:top w:val="none" w:sz="0" w:space="0" w:color="auto"/>
        <w:left w:val="none" w:sz="0" w:space="0" w:color="auto"/>
        <w:bottom w:val="none" w:sz="0" w:space="0" w:color="auto"/>
        <w:right w:val="none" w:sz="0" w:space="0" w:color="auto"/>
      </w:divBdr>
    </w:div>
    <w:div w:id="798188568">
      <w:marLeft w:val="640"/>
      <w:marRight w:val="0"/>
      <w:marTop w:val="0"/>
      <w:marBottom w:val="0"/>
      <w:divBdr>
        <w:top w:val="none" w:sz="0" w:space="0" w:color="auto"/>
        <w:left w:val="none" w:sz="0" w:space="0" w:color="auto"/>
        <w:bottom w:val="none" w:sz="0" w:space="0" w:color="auto"/>
        <w:right w:val="none" w:sz="0" w:space="0" w:color="auto"/>
      </w:divBdr>
    </w:div>
    <w:div w:id="798425487">
      <w:marLeft w:val="640"/>
      <w:marRight w:val="0"/>
      <w:marTop w:val="0"/>
      <w:marBottom w:val="0"/>
      <w:divBdr>
        <w:top w:val="none" w:sz="0" w:space="0" w:color="auto"/>
        <w:left w:val="none" w:sz="0" w:space="0" w:color="auto"/>
        <w:bottom w:val="none" w:sz="0" w:space="0" w:color="auto"/>
        <w:right w:val="none" w:sz="0" w:space="0" w:color="auto"/>
      </w:divBdr>
    </w:div>
    <w:div w:id="798645812">
      <w:marLeft w:val="640"/>
      <w:marRight w:val="0"/>
      <w:marTop w:val="0"/>
      <w:marBottom w:val="0"/>
      <w:divBdr>
        <w:top w:val="none" w:sz="0" w:space="0" w:color="auto"/>
        <w:left w:val="none" w:sz="0" w:space="0" w:color="auto"/>
        <w:bottom w:val="none" w:sz="0" w:space="0" w:color="auto"/>
        <w:right w:val="none" w:sz="0" w:space="0" w:color="auto"/>
      </w:divBdr>
    </w:div>
    <w:div w:id="799802843">
      <w:marLeft w:val="640"/>
      <w:marRight w:val="0"/>
      <w:marTop w:val="0"/>
      <w:marBottom w:val="0"/>
      <w:divBdr>
        <w:top w:val="none" w:sz="0" w:space="0" w:color="auto"/>
        <w:left w:val="none" w:sz="0" w:space="0" w:color="auto"/>
        <w:bottom w:val="none" w:sz="0" w:space="0" w:color="auto"/>
        <w:right w:val="none" w:sz="0" w:space="0" w:color="auto"/>
      </w:divBdr>
    </w:div>
    <w:div w:id="799887244">
      <w:marLeft w:val="640"/>
      <w:marRight w:val="0"/>
      <w:marTop w:val="0"/>
      <w:marBottom w:val="0"/>
      <w:divBdr>
        <w:top w:val="none" w:sz="0" w:space="0" w:color="auto"/>
        <w:left w:val="none" w:sz="0" w:space="0" w:color="auto"/>
        <w:bottom w:val="none" w:sz="0" w:space="0" w:color="auto"/>
        <w:right w:val="none" w:sz="0" w:space="0" w:color="auto"/>
      </w:divBdr>
    </w:div>
    <w:div w:id="800853156">
      <w:marLeft w:val="640"/>
      <w:marRight w:val="0"/>
      <w:marTop w:val="0"/>
      <w:marBottom w:val="0"/>
      <w:divBdr>
        <w:top w:val="none" w:sz="0" w:space="0" w:color="auto"/>
        <w:left w:val="none" w:sz="0" w:space="0" w:color="auto"/>
        <w:bottom w:val="none" w:sz="0" w:space="0" w:color="auto"/>
        <w:right w:val="none" w:sz="0" w:space="0" w:color="auto"/>
      </w:divBdr>
    </w:div>
    <w:div w:id="801070345">
      <w:marLeft w:val="640"/>
      <w:marRight w:val="0"/>
      <w:marTop w:val="0"/>
      <w:marBottom w:val="0"/>
      <w:divBdr>
        <w:top w:val="none" w:sz="0" w:space="0" w:color="auto"/>
        <w:left w:val="none" w:sz="0" w:space="0" w:color="auto"/>
        <w:bottom w:val="none" w:sz="0" w:space="0" w:color="auto"/>
        <w:right w:val="none" w:sz="0" w:space="0" w:color="auto"/>
      </w:divBdr>
    </w:div>
    <w:div w:id="801192183">
      <w:marLeft w:val="640"/>
      <w:marRight w:val="0"/>
      <w:marTop w:val="0"/>
      <w:marBottom w:val="0"/>
      <w:divBdr>
        <w:top w:val="none" w:sz="0" w:space="0" w:color="auto"/>
        <w:left w:val="none" w:sz="0" w:space="0" w:color="auto"/>
        <w:bottom w:val="none" w:sz="0" w:space="0" w:color="auto"/>
        <w:right w:val="none" w:sz="0" w:space="0" w:color="auto"/>
      </w:divBdr>
    </w:div>
    <w:div w:id="801652417">
      <w:marLeft w:val="640"/>
      <w:marRight w:val="0"/>
      <w:marTop w:val="0"/>
      <w:marBottom w:val="0"/>
      <w:divBdr>
        <w:top w:val="none" w:sz="0" w:space="0" w:color="auto"/>
        <w:left w:val="none" w:sz="0" w:space="0" w:color="auto"/>
        <w:bottom w:val="none" w:sz="0" w:space="0" w:color="auto"/>
        <w:right w:val="none" w:sz="0" w:space="0" w:color="auto"/>
      </w:divBdr>
    </w:div>
    <w:div w:id="802386980">
      <w:marLeft w:val="640"/>
      <w:marRight w:val="0"/>
      <w:marTop w:val="0"/>
      <w:marBottom w:val="0"/>
      <w:divBdr>
        <w:top w:val="none" w:sz="0" w:space="0" w:color="auto"/>
        <w:left w:val="none" w:sz="0" w:space="0" w:color="auto"/>
        <w:bottom w:val="none" w:sz="0" w:space="0" w:color="auto"/>
        <w:right w:val="none" w:sz="0" w:space="0" w:color="auto"/>
      </w:divBdr>
    </w:div>
    <w:div w:id="803233088">
      <w:marLeft w:val="640"/>
      <w:marRight w:val="0"/>
      <w:marTop w:val="0"/>
      <w:marBottom w:val="0"/>
      <w:divBdr>
        <w:top w:val="none" w:sz="0" w:space="0" w:color="auto"/>
        <w:left w:val="none" w:sz="0" w:space="0" w:color="auto"/>
        <w:bottom w:val="none" w:sz="0" w:space="0" w:color="auto"/>
        <w:right w:val="none" w:sz="0" w:space="0" w:color="auto"/>
      </w:divBdr>
    </w:div>
    <w:div w:id="803811281">
      <w:marLeft w:val="640"/>
      <w:marRight w:val="0"/>
      <w:marTop w:val="0"/>
      <w:marBottom w:val="0"/>
      <w:divBdr>
        <w:top w:val="none" w:sz="0" w:space="0" w:color="auto"/>
        <w:left w:val="none" w:sz="0" w:space="0" w:color="auto"/>
        <w:bottom w:val="none" w:sz="0" w:space="0" w:color="auto"/>
        <w:right w:val="none" w:sz="0" w:space="0" w:color="auto"/>
      </w:divBdr>
    </w:div>
    <w:div w:id="804200857">
      <w:marLeft w:val="640"/>
      <w:marRight w:val="0"/>
      <w:marTop w:val="0"/>
      <w:marBottom w:val="0"/>
      <w:divBdr>
        <w:top w:val="none" w:sz="0" w:space="0" w:color="auto"/>
        <w:left w:val="none" w:sz="0" w:space="0" w:color="auto"/>
        <w:bottom w:val="none" w:sz="0" w:space="0" w:color="auto"/>
        <w:right w:val="none" w:sz="0" w:space="0" w:color="auto"/>
      </w:divBdr>
    </w:div>
    <w:div w:id="804272192">
      <w:marLeft w:val="640"/>
      <w:marRight w:val="0"/>
      <w:marTop w:val="0"/>
      <w:marBottom w:val="0"/>
      <w:divBdr>
        <w:top w:val="none" w:sz="0" w:space="0" w:color="auto"/>
        <w:left w:val="none" w:sz="0" w:space="0" w:color="auto"/>
        <w:bottom w:val="none" w:sz="0" w:space="0" w:color="auto"/>
        <w:right w:val="none" w:sz="0" w:space="0" w:color="auto"/>
      </w:divBdr>
    </w:div>
    <w:div w:id="804346777">
      <w:marLeft w:val="640"/>
      <w:marRight w:val="0"/>
      <w:marTop w:val="0"/>
      <w:marBottom w:val="0"/>
      <w:divBdr>
        <w:top w:val="none" w:sz="0" w:space="0" w:color="auto"/>
        <w:left w:val="none" w:sz="0" w:space="0" w:color="auto"/>
        <w:bottom w:val="none" w:sz="0" w:space="0" w:color="auto"/>
        <w:right w:val="none" w:sz="0" w:space="0" w:color="auto"/>
      </w:divBdr>
    </w:div>
    <w:div w:id="804548532">
      <w:marLeft w:val="640"/>
      <w:marRight w:val="0"/>
      <w:marTop w:val="0"/>
      <w:marBottom w:val="0"/>
      <w:divBdr>
        <w:top w:val="none" w:sz="0" w:space="0" w:color="auto"/>
        <w:left w:val="none" w:sz="0" w:space="0" w:color="auto"/>
        <w:bottom w:val="none" w:sz="0" w:space="0" w:color="auto"/>
        <w:right w:val="none" w:sz="0" w:space="0" w:color="auto"/>
      </w:divBdr>
    </w:div>
    <w:div w:id="804931308">
      <w:marLeft w:val="640"/>
      <w:marRight w:val="0"/>
      <w:marTop w:val="0"/>
      <w:marBottom w:val="0"/>
      <w:divBdr>
        <w:top w:val="none" w:sz="0" w:space="0" w:color="auto"/>
        <w:left w:val="none" w:sz="0" w:space="0" w:color="auto"/>
        <w:bottom w:val="none" w:sz="0" w:space="0" w:color="auto"/>
        <w:right w:val="none" w:sz="0" w:space="0" w:color="auto"/>
      </w:divBdr>
    </w:div>
    <w:div w:id="805389938">
      <w:marLeft w:val="640"/>
      <w:marRight w:val="0"/>
      <w:marTop w:val="0"/>
      <w:marBottom w:val="0"/>
      <w:divBdr>
        <w:top w:val="none" w:sz="0" w:space="0" w:color="auto"/>
        <w:left w:val="none" w:sz="0" w:space="0" w:color="auto"/>
        <w:bottom w:val="none" w:sz="0" w:space="0" w:color="auto"/>
        <w:right w:val="none" w:sz="0" w:space="0" w:color="auto"/>
      </w:divBdr>
    </w:div>
    <w:div w:id="805469497">
      <w:marLeft w:val="640"/>
      <w:marRight w:val="0"/>
      <w:marTop w:val="0"/>
      <w:marBottom w:val="0"/>
      <w:divBdr>
        <w:top w:val="none" w:sz="0" w:space="0" w:color="auto"/>
        <w:left w:val="none" w:sz="0" w:space="0" w:color="auto"/>
        <w:bottom w:val="none" w:sz="0" w:space="0" w:color="auto"/>
        <w:right w:val="none" w:sz="0" w:space="0" w:color="auto"/>
      </w:divBdr>
    </w:div>
    <w:div w:id="806052263">
      <w:marLeft w:val="640"/>
      <w:marRight w:val="0"/>
      <w:marTop w:val="0"/>
      <w:marBottom w:val="0"/>
      <w:divBdr>
        <w:top w:val="none" w:sz="0" w:space="0" w:color="auto"/>
        <w:left w:val="none" w:sz="0" w:space="0" w:color="auto"/>
        <w:bottom w:val="none" w:sz="0" w:space="0" w:color="auto"/>
        <w:right w:val="none" w:sz="0" w:space="0" w:color="auto"/>
      </w:divBdr>
    </w:div>
    <w:div w:id="806052654">
      <w:marLeft w:val="640"/>
      <w:marRight w:val="0"/>
      <w:marTop w:val="0"/>
      <w:marBottom w:val="0"/>
      <w:divBdr>
        <w:top w:val="none" w:sz="0" w:space="0" w:color="auto"/>
        <w:left w:val="none" w:sz="0" w:space="0" w:color="auto"/>
        <w:bottom w:val="none" w:sz="0" w:space="0" w:color="auto"/>
        <w:right w:val="none" w:sz="0" w:space="0" w:color="auto"/>
      </w:divBdr>
    </w:div>
    <w:div w:id="806819624">
      <w:marLeft w:val="640"/>
      <w:marRight w:val="0"/>
      <w:marTop w:val="0"/>
      <w:marBottom w:val="0"/>
      <w:divBdr>
        <w:top w:val="none" w:sz="0" w:space="0" w:color="auto"/>
        <w:left w:val="none" w:sz="0" w:space="0" w:color="auto"/>
        <w:bottom w:val="none" w:sz="0" w:space="0" w:color="auto"/>
        <w:right w:val="none" w:sz="0" w:space="0" w:color="auto"/>
      </w:divBdr>
    </w:div>
    <w:div w:id="806974550">
      <w:marLeft w:val="640"/>
      <w:marRight w:val="0"/>
      <w:marTop w:val="0"/>
      <w:marBottom w:val="0"/>
      <w:divBdr>
        <w:top w:val="none" w:sz="0" w:space="0" w:color="auto"/>
        <w:left w:val="none" w:sz="0" w:space="0" w:color="auto"/>
        <w:bottom w:val="none" w:sz="0" w:space="0" w:color="auto"/>
        <w:right w:val="none" w:sz="0" w:space="0" w:color="auto"/>
      </w:divBdr>
    </w:div>
    <w:div w:id="807014499">
      <w:marLeft w:val="640"/>
      <w:marRight w:val="0"/>
      <w:marTop w:val="0"/>
      <w:marBottom w:val="0"/>
      <w:divBdr>
        <w:top w:val="none" w:sz="0" w:space="0" w:color="auto"/>
        <w:left w:val="none" w:sz="0" w:space="0" w:color="auto"/>
        <w:bottom w:val="none" w:sz="0" w:space="0" w:color="auto"/>
        <w:right w:val="none" w:sz="0" w:space="0" w:color="auto"/>
      </w:divBdr>
    </w:div>
    <w:div w:id="807404829">
      <w:marLeft w:val="640"/>
      <w:marRight w:val="0"/>
      <w:marTop w:val="0"/>
      <w:marBottom w:val="0"/>
      <w:divBdr>
        <w:top w:val="none" w:sz="0" w:space="0" w:color="auto"/>
        <w:left w:val="none" w:sz="0" w:space="0" w:color="auto"/>
        <w:bottom w:val="none" w:sz="0" w:space="0" w:color="auto"/>
        <w:right w:val="none" w:sz="0" w:space="0" w:color="auto"/>
      </w:divBdr>
    </w:div>
    <w:div w:id="808400561">
      <w:marLeft w:val="640"/>
      <w:marRight w:val="0"/>
      <w:marTop w:val="0"/>
      <w:marBottom w:val="0"/>
      <w:divBdr>
        <w:top w:val="none" w:sz="0" w:space="0" w:color="auto"/>
        <w:left w:val="none" w:sz="0" w:space="0" w:color="auto"/>
        <w:bottom w:val="none" w:sz="0" w:space="0" w:color="auto"/>
        <w:right w:val="none" w:sz="0" w:space="0" w:color="auto"/>
      </w:divBdr>
    </w:div>
    <w:div w:id="808596446">
      <w:marLeft w:val="640"/>
      <w:marRight w:val="0"/>
      <w:marTop w:val="0"/>
      <w:marBottom w:val="0"/>
      <w:divBdr>
        <w:top w:val="none" w:sz="0" w:space="0" w:color="auto"/>
        <w:left w:val="none" w:sz="0" w:space="0" w:color="auto"/>
        <w:bottom w:val="none" w:sz="0" w:space="0" w:color="auto"/>
        <w:right w:val="none" w:sz="0" w:space="0" w:color="auto"/>
      </w:divBdr>
    </w:div>
    <w:div w:id="809134863">
      <w:marLeft w:val="640"/>
      <w:marRight w:val="0"/>
      <w:marTop w:val="0"/>
      <w:marBottom w:val="0"/>
      <w:divBdr>
        <w:top w:val="none" w:sz="0" w:space="0" w:color="auto"/>
        <w:left w:val="none" w:sz="0" w:space="0" w:color="auto"/>
        <w:bottom w:val="none" w:sz="0" w:space="0" w:color="auto"/>
        <w:right w:val="none" w:sz="0" w:space="0" w:color="auto"/>
      </w:divBdr>
    </w:div>
    <w:div w:id="809178858">
      <w:marLeft w:val="640"/>
      <w:marRight w:val="0"/>
      <w:marTop w:val="0"/>
      <w:marBottom w:val="0"/>
      <w:divBdr>
        <w:top w:val="none" w:sz="0" w:space="0" w:color="auto"/>
        <w:left w:val="none" w:sz="0" w:space="0" w:color="auto"/>
        <w:bottom w:val="none" w:sz="0" w:space="0" w:color="auto"/>
        <w:right w:val="none" w:sz="0" w:space="0" w:color="auto"/>
      </w:divBdr>
    </w:div>
    <w:div w:id="809446493">
      <w:marLeft w:val="640"/>
      <w:marRight w:val="0"/>
      <w:marTop w:val="0"/>
      <w:marBottom w:val="0"/>
      <w:divBdr>
        <w:top w:val="none" w:sz="0" w:space="0" w:color="auto"/>
        <w:left w:val="none" w:sz="0" w:space="0" w:color="auto"/>
        <w:bottom w:val="none" w:sz="0" w:space="0" w:color="auto"/>
        <w:right w:val="none" w:sz="0" w:space="0" w:color="auto"/>
      </w:divBdr>
    </w:div>
    <w:div w:id="810173478">
      <w:marLeft w:val="640"/>
      <w:marRight w:val="0"/>
      <w:marTop w:val="0"/>
      <w:marBottom w:val="0"/>
      <w:divBdr>
        <w:top w:val="none" w:sz="0" w:space="0" w:color="auto"/>
        <w:left w:val="none" w:sz="0" w:space="0" w:color="auto"/>
        <w:bottom w:val="none" w:sz="0" w:space="0" w:color="auto"/>
        <w:right w:val="none" w:sz="0" w:space="0" w:color="auto"/>
      </w:divBdr>
    </w:div>
    <w:div w:id="810370444">
      <w:marLeft w:val="640"/>
      <w:marRight w:val="0"/>
      <w:marTop w:val="0"/>
      <w:marBottom w:val="0"/>
      <w:divBdr>
        <w:top w:val="none" w:sz="0" w:space="0" w:color="auto"/>
        <w:left w:val="none" w:sz="0" w:space="0" w:color="auto"/>
        <w:bottom w:val="none" w:sz="0" w:space="0" w:color="auto"/>
        <w:right w:val="none" w:sz="0" w:space="0" w:color="auto"/>
      </w:divBdr>
    </w:div>
    <w:div w:id="810558134">
      <w:marLeft w:val="640"/>
      <w:marRight w:val="0"/>
      <w:marTop w:val="0"/>
      <w:marBottom w:val="0"/>
      <w:divBdr>
        <w:top w:val="none" w:sz="0" w:space="0" w:color="auto"/>
        <w:left w:val="none" w:sz="0" w:space="0" w:color="auto"/>
        <w:bottom w:val="none" w:sz="0" w:space="0" w:color="auto"/>
        <w:right w:val="none" w:sz="0" w:space="0" w:color="auto"/>
      </w:divBdr>
    </w:div>
    <w:div w:id="810828220">
      <w:marLeft w:val="640"/>
      <w:marRight w:val="0"/>
      <w:marTop w:val="0"/>
      <w:marBottom w:val="0"/>
      <w:divBdr>
        <w:top w:val="none" w:sz="0" w:space="0" w:color="auto"/>
        <w:left w:val="none" w:sz="0" w:space="0" w:color="auto"/>
        <w:bottom w:val="none" w:sz="0" w:space="0" w:color="auto"/>
        <w:right w:val="none" w:sz="0" w:space="0" w:color="auto"/>
      </w:divBdr>
    </w:div>
    <w:div w:id="810950793">
      <w:marLeft w:val="640"/>
      <w:marRight w:val="0"/>
      <w:marTop w:val="0"/>
      <w:marBottom w:val="0"/>
      <w:divBdr>
        <w:top w:val="none" w:sz="0" w:space="0" w:color="auto"/>
        <w:left w:val="none" w:sz="0" w:space="0" w:color="auto"/>
        <w:bottom w:val="none" w:sz="0" w:space="0" w:color="auto"/>
        <w:right w:val="none" w:sz="0" w:space="0" w:color="auto"/>
      </w:divBdr>
    </w:div>
    <w:div w:id="811024745">
      <w:marLeft w:val="640"/>
      <w:marRight w:val="0"/>
      <w:marTop w:val="0"/>
      <w:marBottom w:val="0"/>
      <w:divBdr>
        <w:top w:val="none" w:sz="0" w:space="0" w:color="auto"/>
        <w:left w:val="none" w:sz="0" w:space="0" w:color="auto"/>
        <w:bottom w:val="none" w:sz="0" w:space="0" w:color="auto"/>
        <w:right w:val="none" w:sz="0" w:space="0" w:color="auto"/>
      </w:divBdr>
    </w:div>
    <w:div w:id="811093166">
      <w:marLeft w:val="640"/>
      <w:marRight w:val="0"/>
      <w:marTop w:val="0"/>
      <w:marBottom w:val="0"/>
      <w:divBdr>
        <w:top w:val="none" w:sz="0" w:space="0" w:color="auto"/>
        <w:left w:val="none" w:sz="0" w:space="0" w:color="auto"/>
        <w:bottom w:val="none" w:sz="0" w:space="0" w:color="auto"/>
        <w:right w:val="none" w:sz="0" w:space="0" w:color="auto"/>
      </w:divBdr>
    </w:div>
    <w:div w:id="811286675">
      <w:marLeft w:val="640"/>
      <w:marRight w:val="0"/>
      <w:marTop w:val="0"/>
      <w:marBottom w:val="0"/>
      <w:divBdr>
        <w:top w:val="none" w:sz="0" w:space="0" w:color="auto"/>
        <w:left w:val="none" w:sz="0" w:space="0" w:color="auto"/>
        <w:bottom w:val="none" w:sz="0" w:space="0" w:color="auto"/>
        <w:right w:val="none" w:sz="0" w:space="0" w:color="auto"/>
      </w:divBdr>
    </w:div>
    <w:div w:id="811365838">
      <w:marLeft w:val="640"/>
      <w:marRight w:val="0"/>
      <w:marTop w:val="0"/>
      <w:marBottom w:val="0"/>
      <w:divBdr>
        <w:top w:val="none" w:sz="0" w:space="0" w:color="auto"/>
        <w:left w:val="none" w:sz="0" w:space="0" w:color="auto"/>
        <w:bottom w:val="none" w:sz="0" w:space="0" w:color="auto"/>
        <w:right w:val="none" w:sz="0" w:space="0" w:color="auto"/>
      </w:divBdr>
    </w:div>
    <w:div w:id="811365987">
      <w:marLeft w:val="640"/>
      <w:marRight w:val="0"/>
      <w:marTop w:val="0"/>
      <w:marBottom w:val="0"/>
      <w:divBdr>
        <w:top w:val="none" w:sz="0" w:space="0" w:color="auto"/>
        <w:left w:val="none" w:sz="0" w:space="0" w:color="auto"/>
        <w:bottom w:val="none" w:sz="0" w:space="0" w:color="auto"/>
        <w:right w:val="none" w:sz="0" w:space="0" w:color="auto"/>
      </w:divBdr>
    </w:div>
    <w:div w:id="811753833">
      <w:marLeft w:val="640"/>
      <w:marRight w:val="0"/>
      <w:marTop w:val="0"/>
      <w:marBottom w:val="0"/>
      <w:divBdr>
        <w:top w:val="none" w:sz="0" w:space="0" w:color="auto"/>
        <w:left w:val="none" w:sz="0" w:space="0" w:color="auto"/>
        <w:bottom w:val="none" w:sz="0" w:space="0" w:color="auto"/>
        <w:right w:val="none" w:sz="0" w:space="0" w:color="auto"/>
      </w:divBdr>
    </w:div>
    <w:div w:id="812023312">
      <w:marLeft w:val="640"/>
      <w:marRight w:val="0"/>
      <w:marTop w:val="0"/>
      <w:marBottom w:val="0"/>
      <w:divBdr>
        <w:top w:val="none" w:sz="0" w:space="0" w:color="auto"/>
        <w:left w:val="none" w:sz="0" w:space="0" w:color="auto"/>
        <w:bottom w:val="none" w:sz="0" w:space="0" w:color="auto"/>
        <w:right w:val="none" w:sz="0" w:space="0" w:color="auto"/>
      </w:divBdr>
    </w:div>
    <w:div w:id="812285686">
      <w:marLeft w:val="640"/>
      <w:marRight w:val="0"/>
      <w:marTop w:val="0"/>
      <w:marBottom w:val="0"/>
      <w:divBdr>
        <w:top w:val="none" w:sz="0" w:space="0" w:color="auto"/>
        <w:left w:val="none" w:sz="0" w:space="0" w:color="auto"/>
        <w:bottom w:val="none" w:sz="0" w:space="0" w:color="auto"/>
        <w:right w:val="none" w:sz="0" w:space="0" w:color="auto"/>
      </w:divBdr>
    </w:div>
    <w:div w:id="812865325">
      <w:marLeft w:val="640"/>
      <w:marRight w:val="0"/>
      <w:marTop w:val="0"/>
      <w:marBottom w:val="0"/>
      <w:divBdr>
        <w:top w:val="none" w:sz="0" w:space="0" w:color="auto"/>
        <w:left w:val="none" w:sz="0" w:space="0" w:color="auto"/>
        <w:bottom w:val="none" w:sz="0" w:space="0" w:color="auto"/>
        <w:right w:val="none" w:sz="0" w:space="0" w:color="auto"/>
      </w:divBdr>
    </w:div>
    <w:div w:id="812986105">
      <w:marLeft w:val="640"/>
      <w:marRight w:val="0"/>
      <w:marTop w:val="0"/>
      <w:marBottom w:val="0"/>
      <w:divBdr>
        <w:top w:val="none" w:sz="0" w:space="0" w:color="auto"/>
        <w:left w:val="none" w:sz="0" w:space="0" w:color="auto"/>
        <w:bottom w:val="none" w:sz="0" w:space="0" w:color="auto"/>
        <w:right w:val="none" w:sz="0" w:space="0" w:color="auto"/>
      </w:divBdr>
    </w:div>
    <w:div w:id="813136902">
      <w:marLeft w:val="640"/>
      <w:marRight w:val="0"/>
      <w:marTop w:val="0"/>
      <w:marBottom w:val="0"/>
      <w:divBdr>
        <w:top w:val="none" w:sz="0" w:space="0" w:color="auto"/>
        <w:left w:val="none" w:sz="0" w:space="0" w:color="auto"/>
        <w:bottom w:val="none" w:sz="0" w:space="0" w:color="auto"/>
        <w:right w:val="none" w:sz="0" w:space="0" w:color="auto"/>
      </w:divBdr>
    </w:div>
    <w:div w:id="813327708">
      <w:marLeft w:val="640"/>
      <w:marRight w:val="0"/>
      <w:marTop w:val="0"/>
      <w:marBottom w:val="0"/>
      <w:divBdr>
        <w:top w:val="none" w:sz="0" w:space="0" w:color="auto"/>
        <w:left w:val="none" w:sz="0" w:space="0" w:color="auto"/>
        <w:bottom w:val="none" w:sz="0" w:space="0" w:color="auto"/>
        <w:right w:val="none" w:sz="0" w:space="0" w:color="auto"/>
      </w:divBdr>
    </w:div>
    <w:div w:id="813529451">
      <w:marLeft w:val="640"/>
      <w:marRight w:val="0"/>
      <w:marTop w:val="0"/>
      <w:marBottom w:val="0"/>
      <w:divBdr>
        <w:top w:val="none" w:sz="0" w:space="0" w:color="auto"/>
        <w:left w:val="none" w:sz="0" w:space="0" w:color="auto"/>
        <w:bottom w:val="none" w:sz="0" w:space="0" w:color="auto"/>
        <w:right w:val="none" w:sz="0" w:space="0" w:color="auto"/>
      </w:divBdr>
    </w:div>
    <w:div w:id="814107912">
      <w:marLeft w:val="640"/>
      <w:marRight w:val="0"/>
      <w:marTop w:val="0"/>
      <w:marBottom w:val="0"/>
      <w:divBdr>
        <w:top w:val="none" w:sz="0" w:space="0" w:color="auto"/>
        <w:left w:val="none" w:sz="0" w:space="0" w:color="auto"/>
        <w:bottom w:val="none" w:sz="0" w:space="0" w:color="auto"/>
        <w:right w:val="none" w:sz="0" w:space="0" w:color="auto"/>
      </w:divBdr>
    </w:div>
    <w:div w:id="814299778">
      <w:marLeft w:val="640"/>
      <w:marRight w:val="0"/>
      <w:marTop w:val="0"/>
      <w:marBottom w:val="0"/>
      <w:divBdr>
        <w:top w:val="none" w:sz="0" w:space="0" w:color="auto"/>
        <w:left w:val="none" w:sz="0" w:space="0" w:color="auto"/>
        <w:bottom w:val="none" w:sz="0" w:space="0" w:color="auto"/>
        <w:right w:val="none" w:sz="0" w:space="0" w:color="auto"/>
      </w:divBdr>
    </w:div>
    <w:div w:id="814685662">
      <w:marLeft w:val="640"/>
      <w:marRight w:val="0"/>
      <w:marTop w:val="0"/>
      <w:marBottom w:val="0"/>
      <w:divBdr>
        <w:top w:val="none" w:sz="0" w:space="0" w:color="auto"/>
        <w:left w:val="none" w:sz="0" w:space="0" w:color="auto"/>
        <w:bottom w:val="none" w:sz="0" w:space="0" w:color="auto"/>
        <w:right w:val="none" w:sz="0" w:space="0" w:color="auto"/>
      </w:divBdr>
    </w:div>
    <w:div w:id="814880396">
      <w:marLeft w:val="640"/>
      <w:marRight w:val="0"/>
      <w:marTop w:val="0"/>
      <w:marBottom w:val="0"/>
      <w:divBdr>
        <w:top w:val="none" w:sz="0" w:space="0" w:color="auto"/>
        <w:left w:val="none" w:sz="0" w:space="0" w:color="auto"/>
        <w:bottom w:val="none" w:sz="0" w:space="0" w:color="auto"/>
        <w:right w:val="none" w:sz="0" w:space="0" w:color="auto"/>
      </w:divBdr>
    </w:div>
    <w:div w:id="815031265">
      <w:marLeft w:val="640"/>
      <w:marRight w:val="0"/>
      <w:marTop w:val="0"/>
      <w:marBottom w:val="0"/>
      <w:divBdr>
        <w:top w:val="none" w:sz="0" w:space="0" w:color="auto"/>
        <w:left w:val="none" w:sz="0" w:space="0" w:color="auto"/>
        <w:bottom w:val="none" w:sz="0" w:space="0" w:color="auto"/>
        <w:right w:val="none" w:sz="0" w:space="0" w:color="auto"/>
      </w:divBdr>
    </w:div>
    <w:div w:id="815147056">
      <w:marLeft w:val="640"/>
      <w:marRight w:val="0"/>
      <w:marTop w:val="0"/>
      <w:marBottom w:val="0"/>
      <w:divBdr>
        <w:top w:val="none" w:sz="0" w:space="0" w:color="auto"/>
        <w:left w:val="none" w:sz="0" w:space="0" w:color="auto"/>
        <w:bottom w:val="none" w:sz="0" w:space="0" w:color="auto"/>
        <w:right w:val="none" w:sz="0" w:space="0" w:color="auto"/>
      </w:divBdr>
    </w:div>
    <w:div w:id="815341396">
      <w:marLeft w:val="640"/>
      <w:marRight w:val="0"/>
      <w:marTop w:val="0"/>
      <w:marBottom w:val="0"/>
      <w:divBdr>
        <w:top w:val="none" w:sz="0" w:space="0" w:color="auto"/>
        <w:left w:val="none" w:sz="0" w:space="0" w:color="auto"/>
        <w:bottom w:val="none" w:sz="0" w:space="0" w:color="auto"/>
        <w:right w:val="none" w:sz="0" w:space="0" w:color="auto"/>
      </w:divBdr>
    </w:div>
    <w:div w:id="815756018">
      <w:marLeft w:val="640"/>
      <w:marRight w:val="0"/>
      <w:marTop w:val="0"/>
      <w:marBottom w:val="0"/>
      <w:divBdr>
        <w:top w:val="none" w:sz="0" w:space="0" w:color="auto"/>
        <w:left w:val="none" w:sz="0" w:space="0" w:color="auto"/>
        <w:bottom w:val="none" w:sz="0" w:space="0" w:color="auto"/>
        <w:right w:val="none" w:sz="0" w:space="0" w:color="auto"/>
      </w:divBdr>
    </w:div>
    <w:div w:id="816148344">
      <w:marLeft w:val="640"/>
      <w:marRight w:val="0"/>
      <w:marTop w:val="0"/>
      <w:marBottom w:val="0"/>
      <w:divBdr>
        <w:top w:val="none" w:sz="0" w:space="0" w:color="auto"/>
        <w:left w:val="none" w:sz="0" w:space="0" w:color="auto"/>
        <w:bottom w:val="none" w:sz="0" w:space="0" w:color="auto"/>
        <w:right w:val="none" w:sz="0" w:space="0" w:color="auto"/>
      </w:divBdr>
    </w:div>
    <w:div w:id="816653586">
      <w:marLeft w:val="640"/>
      <w:marRight w:val="0"/>
      <w:marTop w:val="0"/>
      <w:marBottom w:val="0"/>
      <w:divBdr>
        <w:top w:val="none" w:sz="0" w:space="0" w:color="auto"/>
        <w:left w:val="none" w:sz="0" w:space="0" w:color="auto"/>
        <w:bottom w:val="none" w:sz="0" w:space="0" w:color="auto"/>
        <w:right w:val="none" w:sz="0" w:space="0" w:color="auto"/>
      </w:divBdr>
    </w:div>
    <w:div w:id="816914504">
      <w:marLeft w:val="640"/>
      <w:marRight w:val="0"/>
      <w:marTop w:val="0"/>
      <w:marBottom w:val="0"/>
      <w:divBdr>
        <w:top w:val="none" w:sz="0" w:space="0" w:color="auto"/>
        <w:left w:val="none" w:sz="0" w:space="0" w:color="auto"/>
        <w:bottom w:val="none" w:sz="0" w:space="0" w:color="auto"/>
        <w:right w:val="none" w:sz="0" w:space="0" w:color="auto"/>
      </w:divBdr>
    </w:div>
    <w:div w:id="816993589">
      <w:marLeft w:val="640"/>
      <w:marRight w:val="0"/>
      <w:marTop w:val="0"/>
      <w:marBottom w:val="0"/>
      <w:divBdr>
        <w:top w:val="none" w:sz="0" w:space="0" w:color="auto"/>
        <w:left w:val="none" w:sz="0" w:space="0" w:color="auto"/>
        <w:bottom w:val="none" w:sz="0" w:space="0" w:color="auto"/>
        <w:right w:val="none" w:sz="0" w:space="0" w:color="auto"/>
      </w:divBdr>
    </w:div>
    <w:div w:id="817109802">
      <w:marLeft w:val="640"/>
      <w:marRight w:val="0"/>
      <w:marTop w:val="0"/>
      <w:marBottom w:val="0"/>
      <w:divBdr>
        <w:top w:val="none" w:sz="0" w:space="0" w:color="auto"/>
        <w:left w:val="none" w:sz="0" w:space="0" w:color="auto"/>
        <w:bottom w:val="none" w:sz="0" w:space="0" w:color="auto"/>
        <w:right w:val="none" w:sz="0" w:space="0" w:color="auto"/>
      </w:divBdr>
    </w:div>
    <w:div w:id="818113781">
      <w:marLeft w:val="640"/>
      <w:marRight w:val="0"/>
      <w:marTop w:val="0"/>
      <w:marBottom w:val="0"/>
      <w:divBdr>
        <w:top w:val="none" w:sz="0" w:space="0" w:color="auto"/>
        <w:left w:val="none" w:sz="0" w:space="0" w:color="auto"/>
        <w:bottom w:val="none" w:sz="0" w:space="0" w:color="auto"/>
        <w:right w:val="none" w:sz="0" w:space="0" w:color="auto"/>
      </w:divBdr>
    </w:div>
    <w:div w:id="818226958">
      <w:marLeft w:val="640"/>
      <w:marRight w:val="0"/>
      <w:marTop w:val="0"/>
      <w:marBottom w:val="0"/>
      <w:divBdr>
        <w:top w:val="none" w:sz="0" w:space="0" w:color="auto"/>
        <w:left w:val="none" w:sz="0" w:space="0" w:color="auto"/>
        <w:bottom w:val="none" w:sz="0" w:space="0" w:color="auto"/>
        <w:right w:val="none" w:sz="0" w:space="0" w:color="auto"/>
      </w:divBdr>
    </w:div>
    <w:div w:id="818309870">
      <w:marLeft w:val="640"/>
      <w:marRight w:val="0"/>
      <w:marTop w:val="0"/>
      <w:marBottom w:val="0"/>
      <w:divBdr>
        <w:top w:val="none" w:sz="0" w:space="0" w:color="auto"/>
        <w:left w:val="none" w:sz="0" w:space="0" w:color="auto"/>
        <w:bottom w:val="none" w:sz="0" w:space="0" w:color="auto"/>
        <w:right w:val="none" w:sz="0" w:space="0" w:color="auto"/>
      </w:divBdr>
    </w:div>
    <w:div w:id="818813009">
      <w:marLeft w:val="640"/>
      <w:marRight w:val="0"/>
      <w:marTop w:val="0"/>
      <w:marBottom w:val="0"/>
      <w:divBdr>
        <w:top w:val="none" w:sz="0" w:space="0" w:color="auto"/>
        <w:left w:val="none" w:sz="0" w:space="0" w:color="auto"/>
        <w:bottom w:val="none" w:sz="0" w:space="0" w:color="auto"/>
        <w:right w:val="none" w:sz="0" w:space="0" w:color="auto"/>
      </w:divBdr>
    </w:div>
    <w:div w:id="819541499">
      <w:marLeft w:val="640"/>
      <w:marRight w:val="0"/>
      <w:marTop w:val="0"/>
      <w:marBottom w:val="0"/>
      <w:divBdr>
        <w:top w:val="none" w:sz="0" w:space="0" w:color="auto"/>
        <w:left w:val="none" w:sz="0" w:space="0" w:color="auto"/>
        <w:bottom w:val="none" w:sz="0" w:space="0" w:color="auto"/>
        <w:right w:val="none" w:sz="0" w:space="0" w:color="auto"/>
      </w:divBdr>
    </w:div>
    <w:div w:id="819736898">
      <w:marLeft w:val="640"/>
      <w:marRight w:val="0"/>
      <w:marTop w:val="0"/>
      <w:marBottom w:val="0"/>
      <w:divBdr>
        <w:top w:val="none" w:sz="0" w:space="0" w:color="auto"/>
        <w:left w:val="none" w:sz="0" w:space="0" w:color="auto"/>
        <w:bottom w:val="none" w:sz="0" w:space="0" w:color="auto"/>
        <w:right w:val="none" w:sz="0" w:space="0" w:color="auto"/>
      </w:divBdr>
    </w:div>
    <w:div w:id="820460278">
      <w:marLeft w:val="640"/>
      <w:marRight w:val="0"/>
      <w:marTop w:val="0"/>
      <w:marBottom w:val="0"/>
      <w:divBdr>
        <w:top w:val="none" w:sz="0" w:space="0" w:color="auto"/>
        <w:left w:val="none" w:sz="0" w:space="0" w:color="auto"/>
        <w:bottom w:val="none" w:sz="0" w:space="0" w:color="auto"/>
        <w:right w:val="none" w:sz="0" w:space="0" w:color="auto"/>
      </w:divBdr>
    </w:div>
    <w:div w:id="820542080">
      <w:marLeft w:val="640"/>
      <w:marRight w:val="0"/>
      <w:marTop w:val="0"/>
      <w:marBottom w:val="0"/>
      <w:divBdr>
        <w:top w:val="none" w:sz="0" w:space="0" w:color="auto"/>
        <w:left w:val="none" w:sz="0" w:space="0" w:color="auto"/>
        <w:bottom w:val="none" w:sz="0" w:space="0" w:color="auto"/>
        <w:right w:val="none" w:sz="0" w:space="0" w:color="auto"/>
      </w:divBdr>
    </w:div>
    <w:div w:id="821504516">
      <w:marLeft w:val="640"/>
      <w:marRight w:val="0"/>
      <w:marTop w:val="0"/>
      <w:marBottom w:val="0"/>
      <w:divBdr>
        <w:top w:val="none" w:sz="0" w:space="0" w:color="auto"/>
        <w:left w:val="none" w:sz="0" w:space="0" w:color="auto"/>
        <w:bottom w:val="none" w:sz="0" w:space="0" w:color="auto"/>
        <w:right w:val="none" w:sz="0" w:space="0" w:color="auto"/>
      </w:divBdr>
    </w:div>
    <w:div w:id="821506410">
      <w:marLeft w:val="640"/>
      <w:marRight w:val="0"/>
      <w:marTop w:val="0"/>
      <w:marBottom w:val="0"/>
      <w:divBdr>
        <w:top w:val="none" w:sz="0" w:space="0" w:color="auto"/>
        <w:left w:val="none" w:sz="0" w:space="0" w:color="auto"/>
        <w:bottom w:val="none" w:sz="0" w:space="0" w:color="auto"/>
        <w:right w:val="none" w:sz="0" w:space="0" w:color="auto"/>
      </w:divBdr>
    </w:div>
    <w:div w:id="822088678">
      <w:marLeft w:val="640"/>
      <w:marRight w:val="0"/>
      <w:marTop w:val="0"/>
      <w:marBottom w:val="0"/>
      <w:divBdr>
        <w:top w:val="none" w:sz="0" w:space="0" w:color="auto"/>
        <w:left w:val="none" w:sz="0" w:space="0" w:color="auto"/>
        <w:bottom w:val="none" w:sz="0" w:space="0" w:color="auto"/>
        <w:right w:val="none" w:sz="0" w:space="0" w:color="auto"/>
      </w:divBdr>
    </w:div>
    <w:div w:id="822234523">
      <w:marLeft w:val="640"/>
      <w:marRight w:val="0"/>
      <w:marTop w:val="0"/>
      <w:marBottom w:val="0"/>
      <w:divBdr>
        <w:top w:val="none" w:sz="0" w:space="0" w:color="auto"/>
        <w:left w:val="none" w:sz="0" w:space="0" w:color="auto"/>
        <w:bottom w:val="none" w:sz="0" w:space="0" w:color="auto"/>
        <w:right w:val="none" w:sz="0" w:space="0" w:color="auto"/>
      </w:divBdr>
    </w:div>
    <w:div w:id="822699528">
      <w:marLeft w:val="640"/>
      <w:marRight w:val="0"/>
      <w:marTop w:val="0"/>
      <w:marBottom w:val="0"/>
      <w:divBdr>
        <w:top w:val="none" w:sz="0" w:space="0" w:color="auto"/>
        <w:left w:val="none" w:sz="0" w:space="0" w:color="auto"/>
        <w:bottom w:val="none" w:sz="0" w:space="0" w:color="auto"/>
        <w:right w:val="none" w:sz="0" w:space="0" w:color="auto"/>
      </w:divBdr>
    </w:div>
    <w:div w:id="823277413">
      <w:marLeft w:val="640"/>
      <w:marRight w:val="0"/>
      <w:marTop w:val="0"/>
      <w:marBottom w:val="0"/>
      <w:divBdr>
        <w:top w:val="none" w:sz="0" w:space="0" w:color="auto"/>
        <w:left w:val="none" w:sz="0" w:space="0" w:color="auto"/>
        <w:bottom w:val="none" w:sz="0" w:space="0" w:color="auto"/>
        <w:right w:val="none" w:sz="0" w:space="0" w:color="auto"/>
      </w:divBdr>
    </w:div>
    <w:div w:id="823548561">
      <w:marLeft w:val="640"/>
      <w:marRight w:val="0"/>
      <w:marTop w:val="0"/>
      <w:marBottom w:val="0"/>
      <w:divBdr>
        <w:top w:val="none" w:sz="0" w:space="0" w:color="auto"/>
        <w:left w:val="none" w:sz="0" w:space="0" w:color="auto"/>
        <w:bottom w:val="none" w:sz="0" w:space="0" w:color="auto"/>
        <w:right w:val="none" w:sz="0" w:space="0" w:color="auto"/>
      </w:divBdr>
    </w:div>
    <w:div w:id="823929462">
      <w:marLeft w:val="640"/>
      <w:marRight w:val="0"/>
      <w:marTop w:val="0"/>
      <w:marBottom w:val="0"/>
      <w:divBdr>
        <w:top w:val="none" w:sz="0" w:space="0" w:color="auto"/>
        <w:left w:val="none" w:sz="0" w:space="0" w:color="auto"/>
        <w:bottom w:val="none" w:sz="0" w:space="0" w:color="auto"/>
        <w:right w:val="none" w:sz="0" w:space="0" w:color="auto"/>
      </w:divBdr>
    </w:div>
    <w:div w:id="823934378">
      <w:marLeft w:val="640"/>
      <w:marRight w:val="0"/>
      <w:marTop w:val="0"/>
      <w:marBottom w:val="0"/>
      <w:divBdr>
        <w:top w:val="none" w:sz="0" w:space="0" w:color="auto"/>
        <w:left w:val="none" w:sz="0" w:space="0" w:color="auto"/>
        <w:bottom w:val="none" w:sz="0" w:space="0" w:color="auto"/>
        <w:right w:val="none" w:sz="0" w:space="0" w:color="auto"/>
      </w:divBdr>
    </w:div>
    <w:div w:id="824586120">
      <w:marLeft w:val="640"/>
      <w:marRight w:val="0"/>
      <w:marTop w:val="0"/>
      <w:marBottom w:val="0"/>
      <w:divBdr>
        <w:top w:val="none" w:sz="0" w:space="0" w:color="auto"/>
        <w:left w:val="none" w:sz="0" w:space="0" w:color="auto"/>
        <w:bottom w:val="none" w:sz="0" w:space="0" w:color="auto"/>
        <w:right w:val="none" w:sz="0" w:space="0" w:color="auto"/>
      </w:divBdr>
    </w:div>
    <w:div w:id="825053569">
      <w:marLeft w:val="640"/>
      <w:marRight w:val="0"/>
      <w:marTop w:val="0"/>
      <w:marBottom w:val="0"/>
      <w:divBdr>
        <w:top w:val="none" w:sz="0" w:space="0" w:color="auto"/>
        <w:left w:val="none" w:sz="0" w:space="0" w:color="auto"/>
        <w:bottom w:val="none" w:sz="0" w:space="0" w:color="auto"/>
        <w:right w:val="none" w:sz="0" w:space="0" w:color="auto"/>
      </w:divBdr>
    </w:div>
    <w:div w:id="825390465">
      <w:marLeft w:val="640"/>
      <w:marRight w:val="0"/>
      <w:marTop w:val="0"/>
      <w:marBottom w:val="0"/>
      <w:divBdr>
        <w:top w:val="none" w:sz="0" w:space="0" w:color="auto"/>
        <w:left w:val="none" w:sz="0" w:space="0" w:color="auto"/>
        <w:bottom w:val="none" w:sz="0" w:space="0" w:color="auto"/>
        <w:right w:val="none" w:sz="0" w:space="0" w:color="auto"/>
      </w:divBdr>
    </w:div>
    <w:div w:id="825785685">
      <w:marLeft w:val="640"/>
      <w:marRight w:val="0"/>
      <w:marTop w:val="0"/>
      <w:marBottom w:val="0"/>
      <w:divBdr>
        <w:top w:val="none" w:sz="0" w:space="0" w:color="auto"/>
        <w:left w:val="none" w:sz="0" w:space="0" w:color="auto"/>
        <w:bottom w:val="none" w:sz="0" w:space="0" w:color="auto"/>
        <w:right w:val="none" w:sz="0" w:space="0" w:color="auto"/>
      </w:divBdr>
    </w:div>
    <w:div w:id="825975930">
      <w:marLeft w:val="640"/>
      <w:marRight w:val="0"/>
      <w:marTop w:val="0"/>
      <w:marBottom w:val="0"/>
      <w:divBdr>
        <w:top w:val="none" w:sz="0" w:space="0" w:color="auto"/>
        <w:left w:val="none" w:sz="0" w:space="0" w:color="auto"/>
        <w:bottom w:val="none" w:sz="0" w:space="0" w:color="auto"/>
        <w:right w:val="none" w:sz="0" w:space="0" w:color="auto"/>
      </w:divBdr>
    </w:div>
    <w:div w:id="826017744">
      <w:marLeft w:val="640"/>
      <w:marRight w:val="0"/>
      <w:marTop w:val="0"/>
      <w:marBottom w:val="0"/>
      <w:divBdr>
        <w:top w:val="none" w:sz="0" w:space="0" w:color="auto"/>
        <w:left w:val="none" w:sz="0" w:space="0" w:color="auto"/>
        <w:bottom w:val="none" w:sz="0" w:space="0" w:color="auto"/>
        <w:right w:val="none" w:sz="0" w:space="0" w:color="auto"/>
      </w:divBdr>
    </w:div>
    <w:div w:id="826551355">
      <w:marLeft w:val="640"/>
      <w:marRight w:val="0"/>
      <w:marTop w:val="0"/>
      <w:marBottom w:val="0"/>
      <w:divBdr>
        <w:top w:val="none" w:sz="0" w:space="0" w:color="auto"/>
        <w:left w:val="none" w:sz="0" w:space="0" w:color="auto"/>
        <w:bottom w:val="none" w:sz="0" w:space="0" w:color="auto"/>
        <w:right w:val="none" w:sz="0" w:space="0" w:color="auto"/>
      </w:divBdr>
    </w:div>
    <w:div w:id="826867806">
      <w:marLeft w:val="640"/>
      <w:marRight w:val="0"/>
      <w:marTop w:val="0"/>
      <w:marBottom w:val="0"/>
      <w:divBdr>
        <w:top w:val="none" w:sz="0" w:space="0" w:color="auto"/>
        <w:left w:val="none" w:sz="0" w:space="0" w:color="auto"/>
        <w:bottom w:val="none" w:sz="0" w:space="0" w:color="auto"/>
        <w:right w:val="none" w:sz="0" w:space="0" w:color="auto"/>
      </w:divBdr>
    </w:div>
    <w:div w:id="827288682">
      <w:marLeft w:val="640"/>
      <w:marRight w:val="0"/>
      <w:marTop w:val="0"/>
      <w:marBottom w:val="0"/>
      <w:divBdr>
        <w:top w:val="none" w:sz="0" w:space="0" w:color="auto"/>
        <w:left w:val="none" w:sz="0" w:space="0" w:color="auto"/>
        <w:bottom w:val="none" w:sz="0" w:space="0" w:color="auto"/>
        <w:right w:val="none" w:sz="0" w:space="0" w:color="auto"/>
      </w:divBdr>
    </w:div>
    <w:div w:id="827480894">
      <w:marLeft w:val="640"/>
      <w:marRight w:val="0"/>
      <w:marTop w:val="0"/>
      <w:marBottom w:val="0"/>
      <w:divBdr>
        <w:top w:val="none" w:sz="0" w:space="0" w:color="auto"/>
        <w:left w:val="none" w:sz="0" w:space="0" w:color="auto"/>
        <w:bottom w:val="none" w:sz="0" w:space="0" w:color="auto"/>
        <w:right w:val="none" w:sz="0" w:space="0" w:color="auto"/>
      </w:divBdr>
    </w:div>
    <w:div w:id="828062667">
      <w:marLeft w:val="640"/>
      <w:marRight w:val="0"/>
      <w:marTop w:val="0"/>
      <w:marBottom w:val="0"/>
      <w:divBdr>
        <w:top w:val="none" w:sz="0" w:space="0" w:color="auto"/>
        <w:left w:val="none" w:sz="0" w:space="0" w:color="auto"/>
        <w:bottom w:val="none" w:sz="0" w:space="0" w:color="auto"/>
        <w:right w:val="none" w:sz="0" w:space="0" w:color="auto"/>
      </w:divBdr>
    </w:div>
    <w:div w:id="828400643">
      <w:marLeft w:val="640"/>
      <w:marRight w:val="0"/>
      <w:marTop w:val="0"/>
      <w:marBottom w:val="0"/>
      <w:divBdr>
        <w:top w:val="none" w:sz="0" w:space="0" w:color="auto"/>
        <w:left w:val="none" w:sz="0" w:space="0" w:color="auto"/>
        <w:bottom w:val="none" w:sz="0" w:space="0" w:color="auto"/>
        <w:right w:val="none" w:sz="0" w:space="0" w:color="auto"/>
      </w:divBdr>
    </w:div>
    <w:div w:id="829298809">
      <w:marLeft w:val="640"/>
      <w:marRight w:val="0"/>
      <w:marTop w:val="0"/>
      <w:marBottom w:val="0"/>
      <w:divBdr>
        <w:top w:val="none" w:sz="0" w:space="0" w:color="auto"/>
        <w:left w:val="none" w:sz="0" w:space="0" w:color="auto"/>
        <w:bottom w:val="none" w:sz="0" w:space="0" w:color="auto"/>
        <w:right w:val="none" w:sz="0" w:space="0" w:color="auto"/>
      </w:divBdr>
    </w:div>
    <w:div w:id="829642537">
      <w:marLeft w:val="640"/>
      <w:marRight w:val="0"/>
      <w:marTop w:val="0"/>
      <w:marBottom w:val="0"/>
      <w:divBdr>
        <w:top w:val="none" w:sz="0" w:space="0" w:color="auto"/>
        <w:left w:val="none" w:sz="0" w:space="0" w:color="auto"/>
        <w:bottom w:val="none" w:sz="0" w:space="0" w:color="auto"/>
        <w:right w:val="none" w:sz="0" w:space="0" w:color="auto"/>
      </w:divBdr>
    </w:div>
    <w:div w:id="829709469">
      <w:marLeft w:val="640"/>
      <w:marRight w:val="0"/>
      <w:marTop w:val="0"/>
      <w:marBottom w:val="0"/>
      <w:divBdr>
        <w:top w:val="none" w:sz="0" w:space="0" w:color="auto"/>
        <w:left w:val="none" w:sz="0" w:space="0" w:color="auto"/>
        <w:bottom w:val="none" w:sz="0" w:space="0" w:color="auto"/>
        <w:right w:val="none" w:sz="0" w:space="0" w:color="auto"/>
      </w:divBdr>
    </w:div>
    <w:div w:id="829752669">
      <w:marLeft w:val="640"/>
      <w:marRight w:val="0"/>
      <w:marTop w:val="0"/>
      <w:marBottom w:val="0"/>
      <w:divBdr>
        <w:top w:val="none" w:sz="0" w:space="0" w:color="auto"/>
        <w:left w:val="none" w:sz="0" w:space="0" w:color="auto"/>
        <w:bottom w:val="none" w:sz="0" w:space="0" w:color="auto"/>
        <w:right w:val="none" w:sz="0" w:space="0" w:color="auto"/>
      </w:divBdr>
    </w:div>
    <w:div w:id="830369990">
      <w:marLeft w:val="640"/>
      <w:marRight w:val="0"/>
      <w:marTop w:val="0"/>
      <w:marBottom w:val="0"/>
      <w:divBdr>
        <w:top w:val="none" w:sz="0" w:space="0" w:color="auto"/>
        <w:left w:val="none" w:sz="0" w:space="0" w:color="auto"/>
        <w:bottom w:val="none" w:sz="0" w:space="0" w:color="auto"/>
        <w:right w:val="none" w:sz="0" w:space="0" w:color="auto"/>
      </w:divBdr>
    </w:div>
    <w:div w:id="830750486">
      <w:marLeft w:val="640"/>
      <w:marRight w:val="0"/>
      <w:marTop w:val="0"/>
      <w:marBottom w:val="0"/>
      <w:divBdr>
        <w:top w:val="none" w:sz="0" w:space="0" w:color="auto"/>
        <w:left w:val="none" w:sz="0" w:space="0" w:color="auto"/>
        <w:bottom w:val="none" w:sz="0" w:space="0" w:color="auto"/>
        <w:right w:val="none" w:sz="0" w:space="0" w:color="auto"/>
      </w:divBdr>
    </w:div>
    <w:div w:id="831145317">
      <w:marLeft w:val="640"/>
      <w:marRight w:val="0"/>
      <w:marTop w:val="0"/>
      <w:marBottom w:val="0"/>
      <w:divBdr>
        <w:top w:val="none" w:sz="0" w:space="0" w:color="auto"/>
        <w:left w:val="none" w:sz="0" w:space="0" w:color="auto"/>
        <w:bottom w:val="none" w:sz="0" w:space="0" w:color="auto"/>
        <w:right w:val="none" w:sz="0" w:space="0" w:color="auto"/>
      </w:divBdr>
    </w:div>
    <w:div w:id="831482786">
      <w:marLeft w:val="640"/>
      <w:marRight w:val="0"/>
      <w:marTop w:val="0"/>
      <w:marBottom w:val="0"/>
      <w:divBdr>
        <w:top w:val="none" w:sz="0" w:space="0" w:color="auto"/>
        <w:left w:val="none" w:sz="0" w:space="0" w:color="auto"/>
        <w:bottom w:val="none" w:sz="0" w:space="0" w:color="auto"/>
        <w:right w:val="none" w:sz="0" w:space="0" w:color="auto"/>
      </w:divBdr>
    </w:div>
    <w:div w:id="832573334">
      <w:marLeft w:val="640"/>
      <w:marRight w:val="0"/>
      <w:marTop w:val="0"/>
      <w:marBottom w:val="0"/>
      <w:divBdr>
        <w:top w:val="none" w:sz="0" w:space="0" w:color="auto"/>
        <w:left w:val="none" w:sz="0" w:space="0" w:color="auto"/>
        <w:bottom w:val="none" w:sz="0" w:space="0" w:color="auto"/>
        <w:right w:val="none" w:sz="0" w:space="0" w:color="auto"/>
      </w:divBdr>
    </w:div>
    <w:div w:id="833103048">
      <w:marLeft w:val="640"/>
      <w:marRight w:val="0"/>
      <w:marTop w:val="0"/>
      <w:marBottom w:val="0"/>
      <w:divBdr>
        <w:top w:val="none" w:sz="0" w:space="0" w:color="auto"/>
        <w:left w:val="none" w:sz="0" w:space="0" w:color="auto"/>
        <w:bottom w:val="none" w:sz="0" w:space="0" w:color="auto"/>
        <w:right w:val="none" w:sz="0" w:space="0" w:color="auto"/>
      </w:divBdr>
    </w:div>
    <w:div w:id="833110456">
      <w:marLeft w:val="640"/>
      <w:marRight w:val="0"/>
      <w:marTop w:val="0"/>
      <w:marBottom w:val="0"/>
      <w:divBdr>
        <w:top w:val="none" w:sz="0" w:space="0" w:color="auto"/>
        <w:left w:val="none" w:sz="0" w:space="0" w:color="auto"/>
        <w:bottom w:val="none" w:sz="0" w:space="0" w:color="auto"/>
        <w:right w:val="none" w:sz="0" w:space="0" w:color="auto"/>
      </w:divBdr>
    </w:div>
    <w:div w:id="833110537">
      <w:marLeft w:val="640"/>
      <w:marRight w:val="0"/>
      <w:marTop w:val="0"/>
      <w:marBottom w:val="0"/>
      <w:divBdr>
        <w:top w:val="none" w:sz="0" w:space="0" w:color="auto"/>
        <w:left w:val="none" w:sz="0" w:space="0" w:color="auto"/>
        <w:bottom w:val="none" w:sz="0" w:space="0" w:color="auto"/>
        <w:right w:val="none" w:sz="0" w:space="0" w:color="auto"/>
      </w:divBdr>
    </w:div>
    <w:div w:id="833185676">
      <w:marLeft w:val="640"/>
      <w:marRight w:val="0"/>
      <w:marTop w:val="0"/>
      <w:marBottom w:val="0"/>
      <w:divBdr>
        <w:top w:val="none" w:sz="0" w:space="0" w:color="auto"/>
        <w:left w:val="none" w:sz="0" w:space="0" w:color="auto"/>
        <w:bottom w:val="none" w:sz="0" w:space="0" w:color="auto"/>
        <w:right w:val="none" w:sz="0" w:space="0" w:color="auto"/>
      </w:divBdr>
    </w:div>
    <w:div w:id="833454030">
      <w:marLeft w:val="640"/>
      <w:marRight w:val="0"/>
      <w:marTop w:val="0"/>
      <w:marBottom w:val="0"/>
      <w:divBdr>
        <w:top w:val="none" w:sz="0" w:space="0" w:color="auto"/>
        <w:left w:val="none" w:sz="0" w:space="0" w:color="auto"/>
        <w:bottom w:val="none" w:sz="0" w:space="0" w:color="auto"/>
        <w:right w:val="none" w:sz="0" w:space="0" w:color="auto"/>
      </w:divBdr>
    </w:div>
    <w:div w:id="834303329">
      <w:marLeft w:val="640"/>
      <w:marRight w:val="0"/>
      <w:marTop w:val="0"/>
      <w:marBottom w:val="0"/>
      <w:divBdr>
        <w:top w:val="none" w:sz="0" w:space="0" w:color="auto"/>
        <w:left w:val="none" w:sz="0" w:space="0" w:color="auto"/>
        <w:bottom w:val="none" w:sz="0" w:space="0" w:color="auto"/>
        <w:right w:val="none" w:sz="0" w:space="0" w:color="auto"/>
      </w:divBdr>
    </w:div>
    <w:div w:id="834347142">
      <w:marLeft w:val="640"/>
      <w:marRight w:val="0"/>
      <w:marTop w:val="0"/>
      <w:marBottom w:val="0"/>
      <w:divBdr>
        <w:top w:val="none" w:sz="0" w:space="0" w:color="auto"/>
        <w:left w:val="none" w:sz="0" w:space="0" w:color="auto"/>
        <w:bottom w:val="none" w:sz="0" w:space="0" w:color="auto"/>
        <w:right w:val="none" w:sz="0" w:space="0" w:color="auto"/>
      </w:divBdr>
    </w:div>
    <w:div w:id="834763676">
      <w:marLeft w:val="640"/>
      <w:marRight w:val="0"/>
      <w:marTop w:val="0"/>
      <w:marBottom w:val="0"/>
      <w:divBdr>
        <w:top w:val="none" w:sz="0" w:space="0" w:color="auto"/>
        <w:left w:val="none" w:sz="0" w:space="0" w:color="auto"/>
        <w:bottom w:val="none" w:sz="0" w:space="0" w:color="auto"/>
        <w:right w:val="none" w:sz="0" w:space="0" w:color="auto"/>
      </w:divBdr>
    </w:div>
    <w:div w:id="835069871">
      <w:marLeft w:val="640"/>
      <w:marRight w:val="0"/>
      <w:marTop w:val="0"/>
      <w:marBottom w:val="0"/>
      <w:divBdr>
        <w:top w:val="none" w:sz="0" w:space="0" w:color="auto"/>
        <w:left w:val="none" w:sz="0" w:space="0" w:color="auto"/>
        <w:bottom w:val="none" w:sz="0" w:space="0" w:color="auto"/>
        <w:right w:val="none" w:sz="0" w:space="0" w:color="auto"/>
      </w:divBdr>
    </w:div>
    <w:div w:id="835387527">
      <w:marLeft w:val="640"/>
      <w:marRight w:val="0"/>
      <w:marTop w:val="0"/>
      <w:marBottom w:val="0"/>
      <w:divBdr>
        <w:top w:val="none" w:sz="0" w:space="0" w:color="auto"/>
        <w:left w:val="none" w:sz="0" w:space="0" w:color="auto"/>
        <w:bottom w:val="none" w:sz="0" w:space="0" w:color="auto"/>
        <w:right w:val="none" w:sz="0" w:space="0" w:color="auto"/>
      </w:divBdr>
    </w:div>
    <w:div w:id="835537579">
      <w:marLeft w:val="640"/>
      <w:marRight w:val="0"/>
      <w:marTop w:val="0"/>
      <w:marBottom w:val="0"/>
      <w:divBdr>
        <w:top w:val="none" w:sz="0" w:space="0" w:color="auto"/>
        <w:left w:val="none" w:sz="0" w:space="0" w:color="auto"/>
        <w:bottom w:val="none" w:sz="0" w:space="0" w:color="auto"/>
        <w:right w:val="none" w:sz="0" w:space="0" w:color="auto"/>
      </w:divBdr>
    </w:div>
    <w:div w:id="835726710">
      <w:marLeft w:val="640"/>
      <w:marRight w:val="0"/>
      <w:marTop w:val="0"/>
      <w:marBottom w:val="0"/>
      <w:divBdr>
        <w:top w:val="none" w:sz="0" w:space="0" w:color="auto"/>
        <w:left w:val="none" w:sz="0" w:space="0" w:color="auto"/>
        <w:bottom w:val="none" w:sz="0" w:space="0" w:color="auto"/>
        <w:right w:val="none" w:sz="0" w:space="0" w:color="auto"/>
      </w:divBdr>
    </w:div>
    <w:div w:id="836574460">
      <w:marLeft w:val="640"/>
      <w:marRight w:val="0"/>
      <w:marTop w:val="0"/>
      <w:marBottom w:val="0"/>
      <w:divBdr>
        <w:top w:val="none" w:sz="0" w:space="0" w:color="auto"/>
        <w:left w:val="none" w:sz="0" w:space="0" w:color="auto"/>
        <w:bottom w:val="none" w:sz="0" w:space="0" w:color="auto"/>
        <w:right w:val="none" w:sz="0" w:space="0" w:color="auto"/>
      </w:divBdr>
    </w:div>
    <w:div w:id="836766067">
      <w:marLeft w:val="640"/>
      <w:marRight w:val="0"/>
      <w:marTop w:val="0"/>
      <w:marBottom w:val="0"/>
      <w:divBdr>
        <w:top w:val="none" w:sz="0" w:space="0" w:color="auto"/>
        <w:left w:val="none" w:sz="0" w:space="0" w:color="auto"/>
        <w:bottom w:val="none" w:sz="0" w:space="0" w:color="auto"/>
        <w:right w:val="none" w:sz="0" w:space="0" w:color="auto"/>
      </w:divBdr>
    </w:div>
    <w:div w:id="837309547">
      <w:marLeft w:val="640"/>
      <w:marRight w:val="0"/>
      <w:marTop w:val="0"/>
      <w:marBottom w:val="0"/>
      <w:divBdr>
        <w:top w:val="none" w:sz="0" w:space="0" w:color="auto"/>
        <w:left w:val="none" w:sz="0" w:space="0" w:color="auto"/>
        <w:bottom w:val="none" w:sz="0" w:space="0" w:color="auto"/>
        <w:right w:val="none" w:sz="0" w:space="0" w:color="auto"/>
      </w:divBdr>
    </w:div>
    <w:div w:id="837886672">
      <w:marLeft w:val="640"/>
      <w:marRight w:val="0"/>
      <w:marTop w:val="0"/>
      <w:marBottom w:val="0"/>
      <w:divBdr>
        <w:top w:val="none" w:sz="0" w:space="0" w:color="auto"/>
        <w:left w:val="none" w:sz="0" w:space="0" w:color="auto"/>
        <w:bottom w:val="none" w:sz="0" w:space="0" w:color="auto"/>
        <w:right w:val="none" w:sz="0" w:space="0" w:color="auto"/>
      </w:divBdr>
    </w:div>
    <w:div w:id="838157032">
      <w:marLeft w:val="640"/>
      <w:marRight w:val="0"/>
      <w:marTop w:val="0"/>
      <w:marBottom w:val="0"/>
      <w:divBdr>
        <w:top w:val="none" w:sz="0" w:space="0" w:color="auto"/>
        <w:left w:val="none" w:sz="0" w:space="0" w:color="auto"/>
        <w:bottom w:val="none" w:sz="0" w:space="0" w:color="auto"/>
        <w:right w:val="none" w:sz="0" w:space="0" w:color="auto"/>
      </w:divBdr>
    </w:div>
    <w:div w:id="840850392">
      <w:marLeft w:val="640"/>
      <w:marRight w:val="0"/>
      <w:marTop w:val="0"/>
      <w:marBottom w:val="0"/>
      <w:divBdr>
        <w:top w:val="none" w:sz="0" w:space="0" w:color="auto"/>
        <w:left w:val="none" w:sz="0" w:space="0" w:color="auto"/>
        <w:bottom w:val="none" w:sz="0" w:space="0" w:color="auto"/>
        <w:right w:val="none" w:sz="0" w:space="0" w:color="auto"/>
      </w:divBdr>
    </w:div>
    <w:div w:id="841435334">
      <w:marLeft w:val="640"/>
      <w:marRight w:val="0"/>
      <w:marTop w:val="0"/>
      <w:marBottom w:val="0"/>
      <w:divBdr>
        <w:top w:val="none" w:sz="0" w:space="0" w:color="auto"/>
        <w:left w:val="none" w:sz="0" w:space="0" w:color="auto"/>
        <w:bottom w:val="none" w:sz="0" w:space="0" w:color="auto"/>
        <w:right w:val="none" w:sz="0" w:space="0" w:color="auto"/>
      </w:divBdr>
    </w:div>
    <w:div w:id="841899026">
      <w:marLeft w:val="640"/>
      <w:marRight w:val="0"/>
      <w:marTop w:val="0"/>
      <w:marBottom w:val="0"/>
      <w:divBdr>
        <w:top w:val="none" w:sz="0" w:space="0" w:color="auto"/>
        <w:left w:val="none" w:sz="0" w:space="0" w:color="auto"/>
        <w:bottom w:val="none" w:sz="0" w:space="0" w:color="auto"/>
        <w:right w:val="none" w:sz="0" w:space="0" w:color="auto"/>
      </w:divBdr>
    </w:div>
    <w:div w:id="842475415">
      <w:marLeft w:val="640"/>
      <w:marRight w:val="0"/>
      <w:marTop w:val="0"/>
      <w:marBottom w:val="0"/>
      <w:divBdr>
        <w:top w:val="none" w:sz="0" w:space="0" w:color="auto"/>
        <w:left w:val="none" w:sz="0" w:space="0" w:color="auto"/>
        <w:bottom w:val="none" w:sz="0" w:space="0" w:color="auto"/>
        <w:right w:val="none" w:sz="0" w:space="0" w:color="auto"/>
      </w:divBdr>
    </w:div>
    <w:div w:id="843016361">
      <w:marLeft w:val="640"/>
      <w:marRight w:val="0"/>
      <w:marTop w:val="0"/>
      <w:marBottom w:val="0"/>
      <w:divBdr>
        <w:top w:val="none" w:sz="0" w:space="0" w:color="auto"/>
        <w:left w:val="none" w:sz="0" w:space="0" w:color="auto"/>
        <w:bottom w:val="none" w:sz="0" w:space="0" w:color="auto"/>
        <w:right w:val="none" w:sz="0" w:space="0" w:color="auto"/>
      </w:divBdr>
    </w:div>
    <w:div w:id="843082855">
      <w:marLeft w:val="640"/>
      <w:marRight w:val="0"/>
      <w:marTop w:val="0"/>
      <w:marBottom w:val="0"/>
      <w:divBdr>
        <w:top w:val="none" w:sz="0" w:space="0" w:color="auto"/>
        <w:left w:val="none" w:sz="0" w:space="0" w:color="auto"/>
        <w:bottom w:val="none" w:sz="0" w:space="0" w:color="auto"/>
        <w:right w:val="none" w:sz="0" w:space="0" w:color="auto"/>
      </w:divBdr>
    </w:div>
    <w:div w:id="843592058">
      <w:marLeft w:val="640"/>
      <w:marRight w:val="0"/>
      <w:marTop w:val="0"/>
      <w:marBottom w:val="0"/>
      <w:divBdr>
        <w:top w:val="none" w:sz="0" w:space="0" w:color="auto"/>
        <w:left w:val="none" w:sz="0" w:space="0" w:color="auto"/>
        <w:bottom w:val="none" w:sz="0" w:space="0" w:color="auto"/>
        <w:right w:val="none" w:sz="0" w:space="0" w:color="auto"/>
      </w:divBdr>
    </w:div>
    <w:div w:id="843668823">
      <w:marLeft w:val="640"/>
      <w:marRight w:val="0"/>
      <w:marTop w:val="0"/>
      <w:marBottom w:val="0"/>
      <w:divBdr>
        <w:top w:val="none" w:sz="0" w:space="0" w:color="auto"/>
        <w:left w:val="none" w:sz="0" w:space="0" w:color="auto"/>
        <w:bottom w:val="none" w:sz="0" w:space="0" w:color="auto"/>
        <w:right w:val="none" w:sz="0" w:space="0" w:color="auto"/>
      </w:divBdr>
    </w:div>
    <w:div w:id="843711152">
      <w:marLeft w:val="640"/>
      <w:marRight w:val="0"/>
      <w:marTop w:val="0"/>
      <w:marBottom w:val="0"/>
      <w:divBdr>
        <w:top w:val="none" w:sz="0" w:space="0" w:color="auto"/>
        <w:left w:val="none" w:sz="0" w:space="0" w:color="auto"/>
        <w:bottom w:val="none" w:sz="0" w:space="0" w:color="auto"/>
        <w:right w:val="none" w:sz="0" w:space="0" w:color="auto"/>
      </w:divBdr>
    </w:div>
    <w:div w:id="843931200">
      <w:marLeft w:val="640"/>
      <w:marRight w:val="0"/>
      <w:marTop w:val="0"/>
      <w:marBottom w:val="0"/>
      <w:divBdr>
        <w:top w:val="none" w:sz="0" w:space="0" w:color="auto"/>
        <w:left w:val="none" w:sz="0" w:space="0" w:color="auto"/>
        <w:bottom w:val="none" w:sz="0" w:space="0" w:color="auto"/>
        <w:right w:val="none" w:sz="0" w:space="0" w:color="auto"/>
      </w:divBdr>
    </w:div>
    <w:div w:id="844517330">
      <w:marLeft w:val="640"/>
      <w:marRight w:val="0"/>
      <w:marTop w:val="0"/>
      <w:marBottom w:val="0"/>
      <w:divBdr>
        <w:top w:val="none" w:sz="0" w:space="0" w:color="auto"/>
        <w:left w:val="none" w:sz="0" w:space="0" w:color="auto"/>
        <w:bottom w:val="none" w:sz="0" w:space="0" w:color="auto"/>
        <w:right w:val="none" w:sz="0" w:space="0" w:color="auto"/>
      </w:divBdr>
    </w:div>
    <w:div w:id="844708459">
      <w:marLeft w:val="640"/>
      <w:marRight w:val="0"/>
      <w:marTop w:val="0"/>
      <w:marBottom w:val="0"/>
      <w:divBdr>
        <w:top w:val="none" w:sz="0" w:space="0" w:color="auto"/>
        <w:left w:val="none" w:sz="0" w:space="0" w:color="auto"/>
        <w:bottom w:val="none" w:sz="0" w:space="0" w:color="auto"/>
        <w:right w:val="none" w:sz="0" w:space="0" w:color="auto"/>
      </w:divBdr>
    </w:div>
    <w:div w:id="845704501">
      <w:marLeft w:val="640"/>
      <w:marRight w:val="0"/>
      <w:marTop w:val="0"/>
      <w:marBottom w:val="0"/>
      <w:divBdr>
        <w:top w:val="none" w:sz="0" w:space="0" w:color="auto"/>
        <w:left w:val="none" w:sz="0" w:space="0" w:color="auto"/>
        <w:bottom w:val="none" w:sz="0" w:space="0" w:color="auto"/>
        <w:right w:val="none" w:sz="0" w:space="0" w:color="auto"/>
      </w:divBdr>
    </w:div>
    <w:div w:id="845823687">
      <w:marLeft w:val="640"/>
      <w:marRight w:val="0"/>
      <w:marTop w:val="0"/>
      <w:marBottom w:val="0"/>
      <w:divBdr>
        <w:top w:val="none" w:sz="0" w:space="0" w:color="auto"/>
        <w:left w:val="none" w:sz="0" w:space="0" w:color="auto"/>
        <w:bottom w:val="none" w:sz="0" w:space="0" w:color="auto"/>
        <w:right w:val="none" w:sz="0" w:space="0" w:color="auto"/>
      </w:divBdr>
    </w:div>
    <w:div w:id="845825706">
      <w:marLeft w:val="640"/>
      <w:marRight w:val="0"/>
      <w:marTop w:val="0"/>
      <w:marBottom w:val="0"/>
      <w:divBdr>
        <w:top w:val="none" w:sz="0" w:space="0" w:color="auto"/>
        <w:left w:val="none" w:sz="0" w:space="0" w:color="auto"/>
        <w:bottom w:val="none" w:sz="0" w:space="0" w:color="auto"/>
        <w:right w:val="none" w:sz="0" w:space="0" w:color="auto"/>
      </w:divBdr>
    </w:div>
    <w:div w:id="845827170">
      <w:marLeft w:val="640"/>
      <w:marRight w:val="0"/>
      <w:marTop w:val="0"/>
      <w:marBottom w:val="0"/>
      <w:divBdr>
        <w:top w:val="none" w:sz="0" w:space="0" w:color="auto"/>
        <w:left w:val="none" w:sz="0" w:space="0" w:color="auto"/>
        <w:bottom w:val="none" w:sz="0" w:space="0" w:color="auto"/>
        <w:right w:val="none" w:sz="0" w:space="0" w:color="auto"/>
      </w:divBdr>
    </w:div>
    <w:div w:id="846869801">
      <w:marLeft w:val="640"/>
      <w:marRight w:val="0"/>
      <w:marTop w:val="0"/>
      <w:marBottom w:val="0"/>
      <w:divBdr>
        <w:top w:val="none" w:sz="0" w:space="0" w:color="auto"/>
        <w:left w:val="none" w:sz="0" w:space="0" w:color="auto"/>
        <w:bottom w:val="none" w:sz="0" w:space="0" w:color="auto"/>
        <w:right w:val="none" w:sz="0" w:space="0" w:color="auto"/>
      </w:divBdr>
    </w:div>
    <w:div w:id="847018348">
      <w:marLeft w:val="640"/>
      <w:marRight w:val="0"/>
      <w:marTop w:val="0"/>
      <w:marBottom w:val="0"/>
      <w:divBdr>
        <w:top w:val="none" w:sz="0" w:space="0" w:color="auto"/>
        <w:left w:val="none" w:sz="0" w:space="0" w:color="auto"/>
        <w:bottom w:val="none" w:sz="0" w:space="0" w:color="auto"/>
        <w:right w:val="none" w:sz="0" w:space="0" w:color="auto"/>
      </w:divBdr>
    </w:div>
    <w:div w:id="847257405">
      <w:marLeft w:val="640"/>
      <w:marRight w:val="0"/>
      <w:marTop w:val="0"/>
      <w:marBottom w:val="0"/>
      <w:divBdr>
        <w:top w:val="none" w:sz="0" w:space="0" w:color="auto"/>
        <w:left w:val="none" w:sz="0" w:space="0" w:color="auto"/>
        <w:bottom w:val="none" w:sz="0" w:space="0" w:color="auto"/>
        <w:right w:val="none" w:sz="0" w:space="0" w:color="auto"/>
      </w:divBdr>
    </w:div>
    <w:div w:id="847410599">
      <w:marLeft w:val="640"/>
      <w:marRight w:val="0"/>
      <w:marTop w:val="0"/>
      <w:marBottom w:val="0"/>
      <w:divBdr>
        <w:top w:val="none" w:sz="0" w:space="0" w:color="auto"/>
        <w:left w:val="none" w:sz="0" w:space="0" w:color="auto"/>
        <w:bottom w:val="none" w:sz="0" w:space="0" w:color="auto"/>
        <w:right w:val="none" w:sz="0" w:space="0" w:color="auto"/>
      </w:divBdr>
    </w:div>
    <w:div w:id="847719869">
      <w:marLeft w:val="640"/>
      <w:marRight w:val="0"/>
      <w:marTop w:val="0"/>
      <w:marBottom w:val="0"/>
      <w:divBdr>
        <w:top w:val="none" w:sz="0" w:space="0" w:color="auto"/>
        <w:left w:val="none" w:sz="0" w:space="0" w:color="auto"/>
        <w:bottom w:val="none" w:sz="0" w:space="0" w:color="auto"/>
        <w:right w:val="none" w:sz="0" w:space="0" w:color="auto"/>
      </w:divBdr>
    </w:div>
    <w:div w:id="848176027">
      <w:marLeft w:val="640"/>
      <w:marRight w:val="0"/>
      <w:marTop w:val="0"/>
      <w:marBottom w:val="0"/>
      <w:divBdr>
        <w:top w:val="none" w:sz="0" w:space="0" w:color="auto"/>
        <w:left w:val="none" w:sz="0" w:space="0" w:color="auto"/>
        <w:bottom w:val="none" w:sz="0" w:space="0" w:color="auto"/>
        <w:right w:val="none" w:sz="0" w:space="0" w:color="auto"/>
      </w:divBdr>
    </w:div>
    <w:div w:id="848637258">
      <w:marLeft w:val="640"/>
      <w:marRight w:val="0"/>
      <w:marTop w:val="0"/>
      <w:marBottom w:val="0"/>
      <w:divBdr>
        <w:top w:val="none" w:sz="0" w:space="0" w:color="auto"/>
        <w:left w:val="none" w:sz="0" w:space="0" w:color="auto"/>
        <w:bottom w:val="none" w:sz="0" w:space="0" w:color="auto"/>
        <w:right w:val="none" w:sz="0" w:space="0" w:color="auto"/>
      </w:divBdr>
    </w:div>
    <w:div w:id="849489612">
      <w:marLeft w:val="640"/>
      <w:marRight w:val="0"/>
      <w:marTop w:val="0"/>
      <w:marBottom w:val="0"/>
      <w:divBdr>
        <w:top w:val="none" w:sz="0" w:space="0" w:color="auto"/>
        <w:left w:val="none" w:sz="0" w:space="0" w:color="auto"/>
        <w:bottom w:val="none" w:sz="0" w:space="0" w:color="auto"/>
        <w:right w:val="none" w:sz="0" w:space="0" w:color="auto"/>
      </w:divBdr>
    </w:div>
    <w:div w:id="849561617">
      <w:marLeft w:val="640"/>
      <w:marRight w:val="0"/>
      <w:marTop w:val="0"/>
      <w:marBottom w:val="0"/>
      <w:divBdr>
        <w:top w:val="none" w:sz="0" w:space="0" w:color="auto"/>
        <w:left w:val="none" w:sz="0" w:space="0" w:color="auto"/>
        <w:bottom w:val="none" w:sz="0" w:space="0" w:color="auto"/>
        <w:right w:val="none" w:sz="0" w:space="0" w:color="auto"/>
      </w:divBdr>
    </w:div>
    <w:div w:id="849566646">
      <w:marLeft w:val="640"/>
      <w:marRight w:val="0"/>
      <w:marTop w:val="0"/>
      <w:marBottom w:val="0"/>
      <w:divBdr>
        <w:top w:val="none" w:sz="0" w:space="0" w:color="auto"/>
        <w:left w:val="none" w:sz="0" w:space="0" w:color="auto"/>
        <w:bottom w:val="none" w:sz="0" w:space="0" w:color="auto"/>
        <w:right w:val="none" w:sz="0" w:space="0" w:color="auto"/>
      </w:divBdr>
    </w:div>
    <w:div w:id="849828746">
      <w:marLeft w:val="640"/>
      <w:marRight w:val="0"/>
      <w:marTop w:val="0"/>
      <w:marBottom w:val="0"/>
      <w:divBdr>
        <w:top w:val="none" w:sz="0" w:space="0" w:color="auto"/>
        <w:left w:val="none" w:sz="0" w:space="0" w:color="auto"/>
        <w:bottom w:val="none" w:sz="0" w:space="0" w:color="auto"/>
        <w:right w:val="none" w:sz="0" w:space="0" w:color="auto"/>
      </w:divBdr>
    </w:div>
    <w:div w:id="850221032">
      <w:marLeft w:val="640"/>
      <w:marRight w:val="0"/>
      <w:marTop w:val="0"/>
      <w:marBottom w:val="0"/>
      <w:divBdr>
        <w:top w:val="none" w:sz="0" w:space="0" w:color="auto"/>
        <w:left w:val="none" w:sz="0" w:space="0" w:color="auto"/>
        <w:bottom w:val="none" w:sz="0" w:space="0" w:color="auto"/>
        <w:right w:val="none" w:sz="0" w:space="0" w:color="auto"/>
      </w:divBdr>
    </w:div>
    <w:div w:id="850608010">
      <w:marLeft w:val="640"/>
      <w:marRight w:val="0"/>
      <w:marTop w:val="0"/>
      <w:marBottom w:val="0"/>
      <w:divBdr>
        <w:top w:val="none" w:sz="0" w:space="0" w:color="auto"/>
        <w:left w:val="none" w:sz="0" w:space="0" w:color="auto"/>
        <w:bottom w:val="none" w:sz="0" w:space="0" w:color="auto"/>
        <w:right w:val="none" w:sz="0" w:space="0" w:color="auto"/>
      </w:divBdr>
    </w:div>
    <w:div w:id="850686574">
      <w:marLeft w:val="640"/>
      <w:marRight w:val="0"/>
      <w:marTop w:val="0"/>
      <w:marBottom w:val="0"/>
      <w:divBdr>
        <w:top w:val="none" w:sz="0" w:space="0" w:color="auto"/>
        <w:left w:val="none" w:sz="0" w:space="0" w:color="auto"/>
        <w:bottom w:val="none" w:sz="0" w:space="0" w:color="auto"/>
        <w:right w:val="none" w:sz="0" w:space="0" w:color="auto"/>
      </w:divBdr>
    </w:div>
    <w:div w:id="850872346">
      <w:marLeft w:val="640"/>
      <w:marRight w:val="0"/>
      <w:marTop w:val="0"/>
      <w:marBottom w:val="0"/>
      <w:divBdr>
        <w:top w:val="none" w:sz="0" w:space="0" w:color="auto"/>
        <w:left w:val="none" w:sz="0" w:space="0" w:color="auto"/>
        <w:bottom w:val="none" w:sz="0" w:space="0" w:color="auto"/>
        <w:right w:val="none" w:sz="0" w:space="0" w:color="auto"/>
      </w:divBdr>
    </w:div>
    <w:div w:id="850876686">
      <w:marLeft w:val="640"/>
      <w:marRight w:val="0"/>
      <w:marTop w:val="0"/>
      <w:marBottom w:val="0"/>
      <w:divBdr>
        <w:top w:val="none" w:sz="0" w:space="0" w:color="auto"/>
        <w:left w:val="none" w:sz="0" w:space="0" w:color="auto"/>
        <w:bottom w:val="none" w:sz="0" w:space="0" w:color="auto"/>
        <w:right w:val="none" w:sz="0" w:space="0" w:color="auto"/>
      </w:divBdr>
    </w:div>
    <w:div w:id="850990869">
      <w:marLeft w:val="640"/>
      <w:marRight w:val="0"/>
      <w:marTop w:val="0"/>
      <w:marBottom w:val="0"/>
      <w:divBdr>
        <w:top w:val="none" w:sz="0" w:space="0" w:color="auto"/>
        <w:left w:val="none" w:sz="0" w:space="0" w:color="auto"/>
        <w:bottom w:val="none" w:sz="0" w:space="0" w:color="auto"/>
        <w:right w:val="none" w:sz="0" w:space="0" w:color="auto"/>
      </w:divBdr>
    </w:div>
    <w:div w:id="850993888">
      <w:marLeft w:val="640"/>
      <w:marRight w:val="0"/>
      <w:marTop w:val="0"/>
      <w:marBottom w:val="0"/>
      <w:divBdr>
        <w:top w:val="none" w:sz="0" w:space="0" w:color="auto"/>
        <w:left w:val="none" w:sz="0" w:space="0" w:color="auto"/>
        <w:bottom w:val="none" w:sz="0" w:space="0" w:color="auto"/>
        <w:right w:val="none" w:sz="0" w:space="0" w:color="auto"/>
      </w:divBdr>
    </w:div>
    <w:div w:id="851341809">
      <w:marLeft w:val="640"/>
      <w:marRight w:val="0"/>
      <w:marTop w:val="0"/>
      <w:marBottom w:val="0"/>
      <w:divBdr>
        <w:top w:val="none" w:sz="0" w:space="0" w:color="auto"/>
        <w:left w:val="none" w:sz="0" w:space="0" w:color="auto"/>
        <w:bottom w:val="none" w:sz="0" w:space="0" w:color="auto"/>
        <w:right w:val="none" w:sz="0" w:space="0" w:color="auto"/>
      </w:divBdr>
    </w:div>
    <w:div w:id="851577856">
      <w:marLeft w:val="640"/>
      <w:marRight w:val="0"/>
      <w:marTop w:val="0"/>
      <w:marBottom w:val="0"/>
      <w:divBdr>
        <w:top w:val="none" w:sz="0" w:space="0" w:color="auto"/>
        <w:left w:val="none" w:sz="0" w:space="0" w:color="auto"/>
        <w:bottom w:val="none" w:sz="0" w:space="0" w:color="auto"/>
        <w:right w:val="none" w:sz="0" w:space="0" w:color="auto"/>
      </w:divBdr>
    </w:div>
    <w:div w:id="852190073">
      <w:marLeft w:val="640"/>
      <w:marRight w:val="0"/>
      <w:marTop w:val="0"/>
      <w:marBottom w:val="0"/>
      <w:divBdr>
        <w:top w:val="none" w:sz="0" w:space="0" w:color="auto"/>
        <w:left w:val="none" w:sz="0" w:space="0" w:color="auto"/>
        <w:bottom w:val="none" w:sz="0" w:space="0" w:color="auto"/>
        <w:right w:val="none" w:sz="0" w:space="0" w:color="auto"/>
      </w:divBdr>
    </w:div>
    <w:div w:id="852231707">
      <w:marLeft w:val="640"/>
      <w:marRight w:val="0"/>
      <w:marTop w:val="0"/>
      <w:marBottom w:val="0"/>
      <w:divBdr>
        <w:top w:val="none" w:sz="0" w:space="0" w:color="auto"/>
        <w:left w:val="none" w:sz="0" w:space="0" w:color="auto"/>
        <w:bottom w:val="none" w:sz="0" w:space="0" w:color="auto"/>
        <w:right w:val="none" w:sz="0" w:space="0" w:color="auto"/>
      </w:divBdr>
    </w:div>
    <w:div w:id="852374540">
      <w:marLeft w:val="640"/>
      <w:marRight w:val="0"/>
      <w:marTop w:val="0"/>
      <w:marBottom w:val="0"/>
      <w:divBdr>
        <w:top w:val="none" w:sz="0" w:space="0" w:color="auto"/>
        <w:left w:val="none" w:sz="0" w:space="0" w:color="auto"/>
        <w:bottom w:val="none" w:sz="0" w:space="0" w:color="auto"/>
        <w:right w:val="none" w:sz="0" w:space="0" w:color="auto"/>
      </w:divBdr>
    </w:div>
    <w:div w:id="852493676">
      <w:marLeft w:val="640"/>
      <w:marRight w:val="0"/>
      <w:marTop w:val="0"/>
      <w:marBottom w:val="0"/>
      <w:divBdr>
        <w:top w:val="none" w:sz="0" w:space="0" w:color="auto"/>
        <w:left w:val="none" w:sz="0" w:space="0" w:color="auto"/>
        <w:bottom w:val="none" w:sz="0" w:space="0" w:color="auto"/>
        <w:right w:val="none" w:sz="0" w:space="0" w:color="auto"/>
      </w:divBdr>
    </w:div>
    <w:div w:id="853154672">
      <w:marLeft w:val="640"/>
      <w:marRight w:val="0"/>
      <w:marTop w:val="0"/>
      <w:marBottom w:val="0"/>
      <w:divBdr>
        <w:top w:val="none" w:sz="0" w:space="0" w:color="auto"/>
        <w:left w:val="none" w:sz="0" w:space="0" w:color="auto"/>
        <w:bottom w:val="none" w:sz="0" w:space="0" w:color="auto"/>
        <w:right w:val="none" w:sz="0" w:space="0" w:color="auto"/>
      </w:divBdr>
    </w:div>
    <w:div w:id="853690573">
      <w:marLeft w:val="640"/>
      <w:marRight w:val="0"/>
      <w:marTop w:val="0"/>
      <w:marBottom w:val="0"/>
      <w:divBdr>
        <w:top w:val="none" w:sz="0" w:space="0" w:color="auto"/>
        <w:left w:val="none" w:sz="0" w:space="0" w:color="auto"/>
        <w:bottom w:val="none" w:sz="0" w:space="0" w:color="auto"/>
        <w:right w:val="none" w:sz="0" w:space="0" w:color="auto"/>
      </w:divBdr>
    </w:div>
    <w:div w:id="853691827">
      <w:marLeft w:val="640"/>
      <w:marRight w:val="0"/>
      <w:marTop w:val="0"/>
      <w:marBottom w:val="0"/>
      <w:divBdr>
        <w:top w:val="none" w:sz="0" w:space="0" w:color="auto"/>
        <w:left w:val="none" w:sz="0" w:space="0" w:color="auto"/>
        <w:bottom w:val="none" w:sz="0" w:space="0" w:color="auto"/>
        <w:right w:val="none" w:sz="0" w:space="0" w:color="auto"/>
      </w:divBdr>
    </w:div>
    <w:div w:id="853805706">
      <w:marLeft w:val="640"/>
      <w:marRight w:val="0"/>
      <w:marTop w:val="0"/>
      <w:marBottom w:val="0"/>
      <w:divBdr>
        <w:top w:val="none" w:sz="0" w:space="0" w:color="auto"/>
        <w:left w:val="none" w:sz="0" w:space="0" w:color="auto"/>
        <w:bottom w:val="none" w:sz="0" w:space="0" w:color="auto"/>
        <w:right w:val="none" w:sz="0" w:space="0" w:color="auto"/>
      </w:divBdr>
    </w:div>
    <w:div w:id="854459414">
      <w:marLeft w:val="640"/>
      <w:marRight w:val="0"/>
      <w:marTop w:val="0"/>
      <w:marBottom w:val="0"/>
      <w:divBdr>
        <w:top w:val="none" w:sz="0" w:space="0" w:color="auto"/>
        <w:left w:val="none" w:sz="0" w:space="0" w:color="auto"/>
        <w:bottom w:val="none" w:sz="0" w:space="0" w:color="auto"/>
        <w:right w:val="none" w:sz="0" w:space="0" w:color="auto"/>
      </w:divBdr>
    </w:div>
    <w:div w:id="855077969">
      <w:marLeft w:val="640"/>
      <w:marRight w:val="0"/>
      <w:marTop w:val="0"/>
      <w:marBottom w:val="0"/>
      <w:divBdr>
        <w:top w:val="none" w:sz="0" w:space="0" w:color="auto"/>
        <w:left w:val="none" w:sz="0" w:space="0" w:color="auto"/>
        <w:bottom w:val="none" w:sz="0" w:space="0" w:color="auto"/>
        <w:right w:val="none" w:sz="0" w:space="0" w:color="auto"/>
      </w:divBdr>
    </w:div>
    <w:div w:id="855273818">
      <w:marLeft w:val="640"/>
      <w:marRight w:val="0"/>
      <w:marTop w:val="0"/>
      <w:marBottom w:val="0"/>
      <w:divBdr>
        <w:top w:val="none" w:sz="0" w:space="0" w:color="auto"/>
        <w:left w:val="none" w:sz="0" w:space="0" w:color="auto"/>
        <w:bottom w:val="none" w:sz="0" w:space="0" w:color="auto"/>
        <w:right w:val="none" w:sz="0" w:space="0" w:color="auto"/>
      </w:divBdr>
    </w:div>
    <w:div w:id="855314743">
      <w:marLeft w:val="640"/>
      <w:marRight w:val="0"/>
      <w:marTop w:val="0"/>
      <w:marBottom w:val="0"/>
      <w:divBdr>
        <w:top w:val="none" w:sz="0" w:space="0" w:color="auto"/>
        <w:left w:val="none" w:sz="0" w:space="0" w:color="auto"/>
        <w:bottom w:val="none" w:sz="0" w:space="0" w:color="auto"/>
        <w:right w:val="none" w:sz="0" w:space="0" w:color="auto"/>
      </w:divBdr>
    </w:div>
    <w:div w:id="855391688">
      <w:marLeft w:val="640"/>
      <w:marRight w:val="0"/>
      <w:marTop w:val="0"/>
      <w:marBottom w:val="0"/>
      <w:divBdr>
        <w:top w:val="none" w:sz="0" w:space="0" w:color="auto"/>
        <w:left w:val="none" w:sz="0" w:space="0" w:color="auto"/>
        <w:bottom w:val="none" w:sz="0" w:space="0" w:color="auto"/>
        <w:right w:val="none" w:sz="0" w:space="0" w:color="auto"/>
      </w:divBdr>
    </w:div>
    <w:div w:id="855968870">
      <w:marLeft w:val="640"/>
      <w:marRight w:val="0"/>
      <w:marTop w:val="0"/>
      <w:marBottom w:val="0"/>
      <w:divBdr>
        <w:top w:val="none" w:sz="0" w:space="0" w:color="auto"/>
        <w:left w:val="none" w:sz="0" w:space="0" w:color="auto"/>
        <w:bottom w:val="none" w:sz="0" w:space="0" w:color="auto"/>
        <w:right w:val="none" w:sz="0" w:space="0" w:color="auto"/>
      </w:divBdr>
    </w:div>
    <w:div w:id="856190566">
      <w:marLeft w:val="640"/>
      <w:marRight w:val="0"/>
      <w:marTop w:val="0"/>
      <w:marBottom w:val="0"/>
      <w:divBdr>
        <w:top w:val="none" w:sz="0" w:space="0" w:color="auto"/>
        <w:left w:val="none" w:sz="0" w:space="0" w:color="auto"/>
        <w:bottom w:val="none" w:sz="0" w:space="0" w:color="auto"/>
        <w:right w:val="none" w:sz="0" w:space="0" w:color="auto"/>
      </w:divBdr>
    </w:div>
    <w:div w:id="856429704">
      <w:marLeft w:val="640"/>
      <w:marRight w:val="0"/>
      <w:marTop w:val="0"/>
      <w:marBottom w:val="0"/>
      <w:divBdr>
        <w:top w:val="none" w:sz="0" w:space="0" w:color="auto"/>
        <w:left w:val="none" w:sz="0" w:space="0" w:color="auto"/>
        <w:bottom w:val="none" w:sz="0" w:space="0" w:color="auto"/>
        <w:right w:val="none" w:sz="0" w:space="0" w:color="auto"/>
      </w:divBdr>
    </w:div>
    <w:div w:id="856697042">
      <w:marLeft w:val="640"/>
      <w:marRight w:val="0"/>
      <w:marTop w:val="0"/>
      <w:marBottom w:val="0"/>
      <w:divBdr>
        <w:top w:val="none" w:sz="0" w:space="0" w:color="auto"/>
        <w:left w:val="none" w:sz="0" w:space="0" w:color="auto"/>
        <w:bottom w:val="none" w:sz="0" w:space="0" w:color="auto"/>
        <w:right w:val="none" w:sz="0" w:space="0" w:color="auto"/>
      </w:divBdr>
    </w:div>
    <w:div w:id="856843308">
      <w:marLeft w:val="640"/>
      <w:marRight w:val="0"/>
      <w:marTop w:val="0"/>
      <w:marBottom w:val="0"/>
      <w:divBdr>
        <w:top w:val="none" w:sz="0" w:space="0" w:color="auto"/>
        <w:left w:val="none" w:sz="0" w:space="0" w:color="auto"/>
        <w:bottom w:val="none" w:sz="0" w:space="0" w:color="auto"/>
        <w:right w:val="none" w:sz="0" w:space="0" w:color="auto"/>
      </w:divBdr>
    </w:div>
    <w:div w:id="857500562">
      <w:marLeft w:val="640"/>
      <w:marRight w:val="0"/>
      <w:marTop w:val="0"/>
      <w:marBottom w:val="0"/>
      <w:divBdr>
        <w:top w:val="none" w:sz="0" w:space="0" w:color="auto"/>
        <w:left w:val="none" w:sz="0" w:space="0" w:color="auto"/>
        <w:bottom w:val="none" w:sz="0" w:space="0" w:color="auto"/>
        <w:right w:val="none" w:sz="0" w:space="0" w:color="auto"/>
      </w:divBdr>
    </w:div>
    <w:div w:id="857502605">
      <w:marLeft w:val="640"/>
      <w:marRight w:val="0"/>
      <w:marTop w:val="0"/>
      <w:marBottom w:val="0"/>
      <w:divBdr>
        <w:top w:val="none" w:sz="0" w:space="0" w:color="auto"/>
        <w:left w:val="none" w:sz="0" w:space="0" w:color="auto"/>
        <w:bottom w:val="none" w:sz="0" w:space="0" w:color="auto"/>
        <w:right w:val="none" w:sz="0" w:space="0" w:color="auto"/>
      </w:divBdr>
    </w:div>
    <w:div w:id="857621393">
      <w:marLeft w:val="640"/>
      <w:marRight w:val="0"/>
      <w:marTop w:val="0"/>
      <w:marBottom w:val="0"/>
      <w:divBdr>
        <w:top w:val="none" w:sz="0" w:space="0" w:color="auto"/>
        <w:left w:val="none" w:sz="0" w:space="0" w:color="auto"/>
        <w:bottom w:val="none" w:sz="0" w:space="0" w:color="auto"/>
        <w:right w:val="none" w:sz="0" w:space="0" w:color="auto"/>
      </w:divBdr>
    </w:div>
    <w:div w:id="859198403">
      <w:marLeft w:val="640"/>
      <w:marRight w:val="0"/>
      <w:marTop w:val="0"/>
      <w:marBottom w:val="0"/>
      <w:divBdr>
        <w:top w:val="none" w:sz="0" w:space="0" w:color="auto"/>
        <w:left w:val="none" w:sz="0" w:space="0" w:color="auto"/>
        <w:bottom w:val="none" w:sz="0" w:space="0" w:color="auto"/>
        <w:right w:val="none" w:sz="0" w:space="0" w:color="auto"/>
      </w:divBdr>
    </w:div>
    <w:div w:id="859583826">
      <w:marLeft w:val="640"/>
      <w:marRight w:val="0"/>
      <w:marTop w:val="0"/>
      <w:marBottom w:val="0"/>
      <w:divBdr>
        <w:top w:val="none" w:sz="0" w:space="0" w:color="auto"/>
        <w:left w:val="none" w:sz="0" w:space="0" w:color="auto"/>
        <w:bottom w:val="none" w:sz="0" w:space="0" w:color="auto"/>
        <w:right w:val="none" w:sz="0" w:space="0" w:color="auto"/>
      </w:divBdr>
    </w:div>
    <w:div w:id="859708101">
      <w:marLeft w:val="640"/>
      <w:marRight w:val="0"/>
      <w:marTop w:val="0"/>
      <w:marBottom w:val="0"/>
      <w:divBdr>
        <w:top w:val="none" w:sz="0" w:space="0" w:color="auto"/>
        <w:left w:val="none" w:sz="0" w:space="0" w:color="auto"/>
        <w:bottom w:val="none" w:sz="0" w:space="0" w:color="auto"/>
        <w:right w:val="none" w:sz="0" w:space="0" w:color="auto"/>
      </w:divBdr>
    </w:div>
    <w:div w:id="860239437">
      <w:marLeft w:val="640"/>
      <w:marRight w:val="0"/>
      <w:marTop w:val="0"/>
      <w:marBottom w:val="0"/>
      <w:divBdr>
        <w:top w:val="none" w:sz="0" w:space="0" w:color="auto"/>
        <w:left w:val="none" w:sz="0" w:space="0" w:color="auto"/>
        <w:bottom w:val="none" w:sz="0" w:space="0" w:color="auto"/>
        <w:right w:val="none" w:sz="0" w:space="0" w:color="auto"/>
      </w:divBdr>
    </w:div>
    <w:div w:id="860901379">
      <w:marLeft w:val="640"/>
      <w:marRight w:val="0"/>
      <w:marTop w:val="0"/>
      <w:marBottom w:val="0"/>
      <w:divBdr>
        <w:top w:val="none" w:sz="0" w:space="0" w:color="auto"/>
        <w:left w:val="none" w:sz="0" w:space="0" w:color="auto"/>
        <w:bottom w:val="none" w:sz="0" w:space="0" w:color="auto"/>
        <w:right w:val="none" w:sz="0" w:space="0" w:color="auto"/>
      </w:divBdr>
    </w:div>
    <w:div w:id="860969806">
      <w:marLeft w:val="640"/>
      <w:marRight w:val="0"/>
      <w:marTop w:val="0"/>
      <w:marBottom w:val="0"/>
      <w:divBdr>
        <w:top w:val="none" w:sz="0" w:space="0" w:color="auto"/>
        <w:left w:val="none" w:sz="0" w:space="0" w:color="auto"/>
        <w:bottom w:val="none" w:sz="0" w:space="0" w:color="auto"/>
        <w:right w:val="none" w:sz="0" w:space="0" w:color="auto"/>
      </w:divBdr>
    </w:div>
    <w:div w:id="861285754">
      <w:marLeft w:val="640"/>
      <w:marRight w:val="0"/>
      <w:marTop w:val="0"/>
      <w:marBottom w:val="0"/>
      <w:divBdr>
        <w:top w:val="none" w:sz="0" w:space="0" w:color="auto"/>
        <w:left w:val="none" w:sz="0" w:space="0" w:color="auto"/>
        <w:bottom w:val="none" w:sz="0" w:space="0" w:color="auto"/>
        <w:right w:val="none" w:sz="0" w:space="0" w:color="auto"/>
      </w:divBdr>
    </w:div>
    <w:div w:id="861623499">
      <w:marLeft w:val="640"/>
      <w:marRight w:val="0"/>
      <w:marTop w:val="0"/>
      <w:marBottom w:val="0"/>
      <w:divBdr>
        <w:top w:val="none" w:sz="0" w:space="0" w:color="auto"/>
        <w:left w:val="none" w:sz="0" w:space="0" w:color="auto"/>
        <w:bottom w:val="none" w:sz="0" w:space="0" w:color="auto"/>
        <w:right w:val="none" w:sz="0" w:space="0" w:color="auto"/>
      </w:divBdr>
    </w:div>
    <w:div w:id="862208164">
      <w:marLeft w:val="640"/>
      <w:marRight w:val="0"/>
      <w:marTop w:val="0"/>
      <w:marBottom w:val="0"/>
      <w:divBdr>
        <w:top w:val="none" w:sz="0" w:space="0" w:color="auto"/>
        <w:left w:val="none" w:sz="0" w:space="0" w:color="auto"/>
        <w:bottom w:val="none" w:sz="0" w:space="0" w:color="auto"/>
        <w:right w:val="none" w:sz="0" w:space="0" w:color="auto"/>
      </w:divBdr>
    </w:div>
    <w:div w:id="862355257">
      <w:marLeft w:val="640"/>
      <w:marRight w:val="0"/>
      <w:marTop w:val="0"/>
      <w:marBottom w:val="0"/>
      <w:divBdr>
        <w:top w:val="none" w:sz="0" w:space="0" w:color="auto"/>
        <w:left w:val="none" w:sz="0" w:space="0" w:color="auto"/>
        <w:bottom w:val="none" w:sz="0" w:space="0" w:color="auto"/>
        <w:right w:val="none" w:sz="0" w:space="0" w:color="auto"/>
      </w:divBdr>
    </w:div>
    <w:div w:id="862400284">
      <w:marLeft w:val="640"/>
      <w:marRight w:val="0"/>
      <w:marTop w:val="0"/>
      <w:marBottom w:val="0"/>
      <w:divBdr>
        <w:top w:val="none" w:sz="0" w:space="0" w:color="auto"/>
        <w:left w:val="none" w:sz="0" w:space="0" w:color="auto"/>
        <w:bottom w:val="none" w:sz="0" w:space="0" w:color="auto"/>
        <w:right w:val="none" w:sz="0" w:space="0" w:color="auto"/>
      </w:divBdr>
    </w:div>
    <w:div w:id="862596773">
      <w:marLeft w:val="640"/>
      <w:marRight w:val="0"/>
      <w:marTop w:val="0"/>
      <w:marBottom w:val="0"/>
      <w:divBdr>
        <w:top w:val="none" w:sz="0" w:space="0" w:color="auto"/>
        <w:left w:val="none" w:sz="0" w:space="0" w:color="auto"/>
        <w:bottom w:val="none" w:sz="0" w:space="0" w:color="auto"/>
        <w:right w:val="none" w:sz="0" w:space="0" w:color="auto"/>
      </w:divBdr>
    </w:div>
    <w:div w:id="862786929">
      <w:marLeft w:val="640"/>
      <w:marRight w:val="0"/>
      <w:marTop w:val="0"/>
      <w:marBottom w:val="0"/>
      <w:divBdr>
        <w:top w:val="none" w:sz="0" w:space="0" w:color="auto"/>
        <w:left w:val="none" w:sz="0" w:space="0" w:color="auto"/>
        <w:bottom w:val="none" w:sz="0" w:space="0" w:color="auto"/>
        <w:right w:val="none" w:sz="0" w:space="0" w:color="auto"/>
      </w:divBdr>
    </w:div>
    <w:div w:id="862937284">
      <w:marLeft w:val="640"/>
      <w:marRight w:val="0"/>
      <w:marTop w:val="0"/>
      <w:marBottom w:val="0"/>
      <w:divBdr>
        <w:top w:val="none" w:sz="0" w:space="0" w:color="auto"/>
        <w:left w:val="none" w:sz="0" w:space="0" w:color="auto"/>
        <w:bottom w:val="none" w:sz="0" w:space="0" w:color="auto"/>
        <w:right w:val="none" w:sz="0" w:space="0" w:color="auto"/>
      </w:divBdr>
    </w:div>
    <w:div w:id="863175004">
      <w:marLeft w:val="640"/>
      <w:marRight w:val="0"/>
      <w:marTop w:val="0"/>
      <w:marBottom w:val="0"/>
      <w:divBdr>
        <w:top w:val="none" w:sz="0" w:space="0" w:color="auto"/>
        <w:left w:val="none" w:sz="0" w:space="0" w:color="auto"/>
        <w:bottom w:val="none" w:sz="0" w:space="0" w:color="auto"/>
        <w:right w:val="none" w:sz="0" w:space="0" w:color="auto"/>
      </w:divBdr>
    </w:div>
    <w:div w:id="863203670">
      <w:marLeft w:val="640"/>
      <w:marRight w:val="0"/>
      <w:marTop w:val="0"/>
      <w:marBottom w:val="0"/>
      <w:divBdr>
        <w:top w:val="none" w:sz="0" w:space="0" w:color="auto"/>
        <w:left w:val="none" w:sz="0" w:space="0" w:color="auto"/>
        <w:bottom w:val="none" w:sz="0" w:space="0" w:color="auto"/>
        <w:right w:val="none" w:sz="0" w:space="0" w:color="auto"/>
      </w:divBdr>
    </w:div>
    <w:div w:id="863325519">
      <w:marLeft w:val="640"/>
      <w:marRight w:val="0"/>
      <w:marTop w:val="0"/>
      <w:marBottom w:val="0"/>
      <w:divBdr>
        <w:top w:val="none" w:sz="0" w:space="0" w:color="auto"/>
        <w:left w:val="none" w:sz="0" w:space="0" w:color="auto"/>
        <w:bottom w:val="none" w:sz="0" w:space="0" w:color="auto"/>
        <w:right w:val="none" w:sz="0" w:space="0" w:color="auto"/>
      </w:divBdr>
    </w:div>
    <w:div w:id="863598599">
      <w:marLeft w:val="640"/>
      <w:marRight w:val="0"/>
      <w:marTop w:val="0"/>
      <w:marBottom w:val="0"/>
      <w:divBdr>
        <w:top w:val="none" w:sz="0" w:space="0" w:color="auto"/>
        <w:left w:val="none" w:sz="0" w:space="0" w:color="auto"/>
        <w:bottom w:val="none" w:sz="0" w:space="0" w:color="auto"/>
        <w:right w:val="none" w:sz="0" w:space="0" w:color="auto"/>
      </w:divBdr>
    </w:div>
    <w:div w:id="863832948">
      <w:marLeft w:val="640"/>
      <w:marRight w:val="0"/>
      <w:marTop w:val="0"/>
      <w:marBottom w:val="0"/>
      <w:divBdr>
        <w:top w:val="none" w:sz="0" w:space="0" w:color="auto"/>
        <w:left w:val="none" w:sz="0" w:space="0" w:color="auto"/>
        <w:bottom w:val="none" w:sz="0" w:space="0" w:color="auto"/>
        <w:right w:val="none" w:sz="0" w:space="0" w:color="auto"/>
      </w:divBdr>
    </w:div>
    <w:div w:id="863977712">
      <w:marLeft w:val="640"/>
      <w:marRight w:val="0"/>
      <w:marTop w:val="0"/>
      <w:marBottom w:val="0"/>
      <w:divBdr>
        <w:top w:val="none" w:sz="0" w:space="0" w:color="auto"/>
        <w:left w:val="none" w:sz="0" w:space="0" w:color="auto"/>
        <w:bottom w:val="none" w:sz="0" w:space="0" w:color="auto"/>
        <w:right w:val="none" w:sz="0" w:space="0" w:color="auto"/>
      </w:divBdr>
    </w:div>
    <w:div w:id="864170190">
      <w:marLeft w:val="640"/>
      <w:marRight w:val="0"/>
      <w:marTop w:val="0"/>
      <w:marBottom w:val="0"/>
      <w:divBdr>
        <w:top w:val="none" w:sz="0" w:space="0" w:color="auto"/>
        <w:left w:val="none" w:sz="0" w:space="0" w:color="auto"/>
        <w:bottom w:val="none" w:sz="0" w:space="0" w:color="auto"/>
        <w:right w:val="none" w:sz="0" w:space="0" w:color="auto"/>
      </w:divBdr>
    </w:div>
    <w:div w:id="864175728">
      <w:marLeft w:val="640"/>
      <w:marRight w:val="0"/>
      <w:marTop w:val="0"/>
      <w:marBottom w:val="0"/>
      <w:divBdr>
        <w:top w:val="none" w:sz="0" w:space="0" w:color="auto"/>
        <w:left w:val="none" w:sz="0" w:space="0" w:color="auto"/>
        <w:bottom w:val="none" w:sz="0" w:space="0" w:color="auto"/>
        <w:right w:val="none" w:sz="0" w:space="0" w:color="auto"/>
      </w:divBdr>
    </w:div>
    <w:div w:id="864488125">
      <w:marLeft w:val="640"/>
      <w:marRight w:val="0"/>
      <w:marTop w:val="0"/>
      <w:marBottom w:val="0"/>
      <w:divBdr>
        <w:top w:val="none" w:sz="0" w:space="0" w:color="auto"/>
        <w:left w:val="none" w:sz="0" w:space="0" w:color="auto"/>
        <w:bottom w:val="none" w:sz="0" w:space="0" w:color="auto"/>
        <w:right w:val="none" w:sz="0" w:space="0" w:color="auto"/>
      </w:divBdr>
    </w:div>
    <w:div w:id="864635790">
      <w:marLeft w:val="640"/>
      <w:marRight w:val="0"/>
      <w:marTop w:val="0"/>
      <w:marBottom w:val="0"/>
      <w:divBdr>
        <w:top w:val="none" w:sz="0" w:space="0" w:color="auto"/>
        <w:left w:val="none" w:sz="0" w:space="0" w:color="auto"/>
        <w:bottom w:val="none" w:sz="0" w:space="0" w:color="auto"/>
        <w:right w:val="none" w:sz="0" w:space="0" w:color="auto"/>
      </w:divBdr>
    </w:div>
    <w:div w:id="864754166">
      <w:marLeft w:val="640"/>
      <w:marRight w:val="0"/>
      <w:marTop w:val="0"/>
      <w:marBottom w:val="0"/>
      <w:divBdr>
        <w:top w:val="none" w:sz="0" w:space="0" w:color="auto"/>
        <w:left w:val="none" w:sz="0" w:space="0" w:color="auto"/>
        <w:bottom w:val="none" w:sz="0" w:space="0" w:color="auto"/>
        <w:right w:val="none" w:sz="0" w:space="0" w:color="auto"/>
      </w:divBdr>
    </w:div>
    <w:div w:id="864833455">
      <w:marLeft w:val="640"/>
      <w:marRight w:val="0"/>
      <w:marTop w:val="0"/>
      <w:marBottom w:val="0"/>
      <w:divBdr>
        <w:top w:val="none" w:sz="0" w:space="0" w:color="auto"/>
        <w:left w:val="none" w:sz="0" w:space="0" w:color="auto"/>
        <w:bottom w:val="none" w:sz="0" w:space="0" w:color="auto"/>
        <w:right w:val="none" w:sz="0" w:space="0" w:color="auto"/>
      </w:divBdr>
    </w:div>
    <w:div w:id="864899868">
      <w:marLeft w:val="640"/>
      <w:marRight w:val="0"/>
      <w:marTop w:val="0"/>
      <w:marBottom w:val="0"/>
      <w:divBdr>
        <w:top w:val="none" w:sz="0" w:space="0" w:color="auto"/>
        <w:left w:val="none" w:sz="0" w:space="0" w:color="auto"/>
        <w:bottom w:val="none" w:sz="0" w:space="0" w:color="auto"/>
        <w:right w:val="none" w:sz="0" w:space="0" w:color="auto"/>
      </w:divBdr>
    </w:div>
    <w:div w:id="864948552">
      <w:marLeft w:val="640"/>
      <w:marRight w:val="0"/>
      <w:marTop w:val="0"/>
      <w:marBottom w:val="0"/>
      <w:divBdr>
        <w:top w:val="none" w:sz="0" w:space="0" w:color="auto"/>
        <w:left w:val="none" w:sz="0" w:space="0" w:color="auto"/>
        <w:bottom w:val="none" w:sz="0" w:space="0" w:color="auto"/>
        <w:right w:val="none" w:sz="0" w:space="0" w:color="auto"/>
      </w:divBdr>
    </w:div>
    <w:div w:id="866335638">
      <w:marLeft w:val="640"/>
      <w:marRight w:val="0"/>
      <w:marTop w:val="0"/>
      <w:marBottom w:val="0"/>
      <w:divBdr>
        <w:top w:val="none" w:sz="0" w:space="0" w:color="auto"/>
        <w:left w:val="none" w:sz="0" w:space="0" w:color="auto"/>
        <w:bottom w:val="none" w:sz="0" w:space="0" w:color="auto"/>
        <w:right w:val="none" w:sz="0" w:space="0" w:color="auto"/>
      </w:divBdr>
    </w:div>
    <w:div w:id="866337103">
      <w:marLeft w:val="640"/>
      <w:marRight w:val="0"/>
      <w:marTop w:val="0"/>
      <w:marBottom w:val="0"/>
      <w:divBdr>
        <w:top w:val="none" w:sz="0" w:space="0" w:color="auto"/>
        <w:left w:val="none" w:sz="0" w:space="0" w:color="auto"/>
        <w:bottom w:val="none" w:sz="0" w:space="0" w:color="auto"/>
        <w:right w:val="none" w:sz="0" w:space="0" w:color="auto"/>
      </w:divBdr>
    </w:div>
    <w:div w:id="866524227">
      <w:marLeft w:val="640"/>
      <w:marRight w:val="0"/>
      <w:marTop w:val="0"/>
      <w:marBottom w:val="0"/>
      <w:divBdr>
        <w:top w:val="none" w:sz="0" w:space="0" w:color="auto"/>
        <w:left w:val="none" w:sz="0" w:space="0" w:color="auto"/>
        <w:bottom w:val="none" w:sz="0" w:space="0" w:color="auto"/>
        <w:right w:val="none" w:sz="0" w:space="0" w:color="auto"/>
      </w:divBdr>
    </w:div>
    <w:div w:id="866674685">
      <w:marLeft w:val="640"/>
      <w:marRight w:val="0"/>
      <w:marTop w:val="0"/>
      <w:marBottom w:val="0"/>
      <w:divBdr>
        <w:top w:val="none" w:sz="0" w:space="0" w:color="auto"/>
        <w:left w:val="none" w:sz="0" w:space="0" w:color="auto"/>
        <w:bottom w:val="none" w:sz="0" w:space="0" w:color="auto"/>
        <w:right w:val="none" w:sz="0" w:space="0" w:color="auto"/>
      </w:divBdr>
    </w:div>
    <w:div w:id="866717491">
      <w:marLeft w:val="640"/>
      <w:marRight w:val="0"/>
      <w:marTop w:val="0"/>
      <w:marBottom w:val="0"/>
      <w:divBdr>
        <w:top w:val="none" w:sz="0" w:space="0" w:color="auto"/>
        <w:left w:val="none" w:sz="0" w:space="0" w:color="auto"/>
        <w:bottom w:val="none" w:sz="0" w:space="0" w:color="auto"/>
        <w:right w:val="none" w:sz="0" w:space="0" w:color="auto"/>
      </w:divBdr>
    </w:div>
    <w:div w:id="867110051">
      <w:marLeft w:val="640"/>
      <w:marRight w:val="0"/>
      <w:marTop w:val="0"/>
      <w:marBottom w:val="0"/>
      <w:divBdr>
        <w:top w:val="none" w:sz="0" w:space="0" w:color="auto"/>
        <w:left w:val="none" w:sz="0" w:space="0" w:color="auto"/>
        <w:bottom w:val="none" w:sz="0" w:space="0" w:color="auto"/>
        <w:right w:val="none" w:sz="0" w:space="0" w:color="auto"/>
      </w:divBdr>
    </w:div>
    <w:div w:id="867261248">
      <w:marLeft w:val="640"/>
      <w:marRight w:val="0"/>
      <w:marTop w:val="0"/>
      <w:marBottom w:val="0"/>
      <w:divBdr>
        <w:top w:val="none" w:sz="0" w:space="0" w:color="auto"/>
        <w:left w:val="none" w:sz="0" w:space="0" w:color="auto"/>
        <w:bottom w:val="none" w:sz="0" w:space="0" w:color="auto"/>
        <w:right w:val="none" w:sz="0" w:space="0" w:color="auto"/>
      </w:divBdr>
    </w:div>
    <w:div w:id="867841588">
      <w:marLeft w:val="640"/>
      <w:marRight w:val="0"/>
      <w:marTop w:val="0"/>
      <w:marBottom w:val="0"/>
      <w:divBdr>
        <w:top w:val="none" w:sz="0" w:space="0" w:color="auto"/>
        <w:left w:val="none" w:sz="0" w:space="0" w:color="auto"/>
        <w:bottom w:val="none" w:sz="0" w:space="0" w:color="auto"/>
        <w:right w:val="none" w:sz="0" w:space="0" w:color="auto"/>
      </w:divBdr>
    </w:div>
    <w:div w:id="868370817">
      <w:marLeft w:val="640"/>
      <w:marRight w:val="0"/>
      <w:marTop w:val="0"/>
      <w:marBottom w:val="0"/>
      <w:divBdr>
        <w:top w:val="none" w:sz="0" w:space="0" w:color="auto"/>
        <w:left w:val="none" w:sz="0" w:space="0" w:color="auto"/>
        <w:bottom w:val="none" w:sz="0" w:space="0" w:color="auto"/>
        <w:right w:val="none" w:sz="0" w:space="0" w:color="auto"/>
      </w:divBdr>
    </w:div>
    <w:div w:id="868951920">
      <w:marLeft w:val="640"/>
      <w:marRight w:val="0"/>
      <w:marTop w:val="0"/>
      <w:marBottom w:val="0"/>
      <w:divBdr>
        <w:top w:val="none" w:sz="0" w:space="0" w:color="auto"/>
        <w:left w:val="none" w:sz="0" w:space="0" w:color="auto"/>
        <w:bottom w:val="none" w:sz="0" w:space="0" w:color="auto"/>
        <w:right w:val="none" w:sz="0" w:space="0" w:color="auto"/>
      </w:divBdr>
    </w:div>
    <w:div w:id="869340061">
      <w:marLeft w:val="640"/>
      <w:marRight w:val="0"/>
      <w:marTop w:val="0"/>
      <w:marBottom w:val="0"/>
      <w:divBdr>
        <w:top w:val="none" w:sz="0" w:space="0" w:color="auto"/>
        <w:left w:val="none" w:sz="0" w:space="0" w:color="auto"/>
        <w:bottom w:val="none" w:sz="0" w:space="0" w:color="auto"/>
        <w:right w:val="none" w:sz="0" w:space="0" w:color="auto"/>
      </w:divBdr>
    </w:div>
    <w:div w:id="869489575">
      <w:marLeft w:val="640"/>
      <w:marRight w:val="0"/>
      <w:marTop w:val="0"/>
      <w:marBottom w:val="0"/>
      <w:divBdr>
        <w:top w:val="none" w:sz="0" w:space="0" w:color="auto"/>
        <w:left w:val="none" w:sz="0" w:space="0" w:color="auto"/>
        <w:bottom w:val="none" w:sz="0" w:space="0" w:color="auto"/>
        <w:right w:val="none" w:sz="0" w:space="0" w:color="auto"/>
      </w:divBdr>
    </w:div>
    <w:div w:id="869952932">
      <w:marLeft w:val="640"/>
      <w:marRight w:val="0"/>
      <w:marTop w:val="0"/>
      <w:marBottom w:val="0"/>
      <w:divBdr>
        <w:top w:val="none" w:sz="0" w:space="0" w:color="auto"/>
        <w:left w:val="none" w:sz="0" w:space="0" w:color="auto"/>
        <w:bottom w:val="none" w:sz="0" w:space="0" w:color="auto"/>
        <w:right w:val="none" w:sz="0" w:space="0" w:color="auto"/>
      </w:divBdr>
    </w:div>
    <w:div w:id="870536923">
      <w:marLeft w:val="640"/>
      <w:marRight w:val="0"/>
      <w:marTop w:val="0"/>
      <w:marBottom w:val="0"/>
      <w:divBdr>
        <w:top w:val="none" w:sz="0" w:space="0" w:color="auto"/>
        <w:left w:val="none" w:sz="0" w:space="0" w:color="auto"/>
        <w:bottom w:val="none" w:sz="0" w:space="0" w:color="auto"/>
        <w:right w:val="none" w:sz="0" w:space="0" w:color="auto"/>
      </w:divBdr>
    </w:div>
    <w:div w:id="870997795">
      <w:marLeft w:val="640"/>
      <w:marRight w:val="0"/>
      <w:marTop w:val="0"/>
      <w:marBottom w:val="0"/>
      <w:divBdr>
        <w:top w:val="none" w:sz="0" w:space="0" w:color="auto"/>
        <w:left w:val="none" w:sz="0" w:space="0" w:color="auto"/>
        <w:bottom w:val="none" w:sz="0" w:space="0" w:color="auto"/>
        <w:right w:val="none" w:sz="0" w:space="0" w:color="auto"/>
      </w:divBdr>
    </w:div>
    <w:div w:id="872498345">
      <w:marLeft w:val="640"/>
      <w:marRight w:val="0"/>
      <w:marTop w:val="0"/>
      <w:marBottom w:val="0"/>
      <w:divBdr>
        <w:top w:val="none" w:sz="0" w:space="0" w:color="auto"/>
        <w:left w:val="none" w:sz="0" w:space="0" w:color="auto"/>
        <w:bottom w:val="none" w:sz="0" w:space="0" w:color="auto"/>
        <w:right w:val="none" w:sz="0" w:space="0" w:color="auto"/>
      </w:divBdr>
    </w:div>
    <w:div w:id="872503702">
      <w:marLeft w:val="640"/>
      <w:marRight w:val="0"/>
      <w:marTop w:val="0"/>
      <w:marBottom w:val="0"/>
      <w:divBdr>
        <w:top w:val="none" w:sz="0" w:space="0" w:color="auto"/>
        <w:left w:val="none" w:sz="0" w:space="0" w:color="auto"/>
        <w:bottom w:val="none" w:sz="0" w:space="0" w:color="auto"/>
        <w:right w:val="none" w:sz="0" w:space="0" w:color="auto"/>
      </w:divBdr>
    </w:div>
    <w:div w:id="872840268">
      <w:marLeft w:val="640"/>
      <w:marRight w:val="0"/>
      <w:marTop w:val="0"/>
      <w:marBottom w:val="0"/>
      <w:divBdr>
        <w:top w:val="none" w:sz="0" w:space="0" w:color="auto"/>
        <w:left w:val="none" w:sz="0" w:space="0" w:color="auto"/>
        <w:bottom w:val="none" w:sz="0" w:space="0" w:color="auto"/>
        <w:right w:val="none" w:sz="0" w:space="0" w:color="auto"/>
      </w:divBdr>
    </w:div>
    <w:div w:id="872962630">
      <w:marLeft w:val="640"/>
      <w:marRight w:val="0"/>
      <w:marTop w:val="0"/>
      <w:marBottom w:val="0"/>
      <w:divBdr>
        <w:top w:val="none" w:sz="0" w:space="0" w:color="auto"/>
        <w:left w:val="none" w:sz="0" w:space="0" w:color="auto"/>
        <w:bottom w:val="none" w:sz="0" w:space="0" w:color="auto"/>
        <w:right w:val="none" w:sz="0" w:space="0" w:color="auto"/>
      </w:divBdr>
    </w:div>
    <w:div w:id="873539237">
      <w:marLeft w:val="640"/>
      <w:marRight w:val="0"/>
      <w:marTop w:val="0"/>
      <w:marBottom w:val="0"/>
      <w:divBdr>
        <w:top w:val="none" w:sz="0" w:space="0" w:color="auto"/>
        <w:left w:val="none" w:sz="0" w:space="0" w:color="auto"/>
        <w:bottom w:val="none" w:sz="0" w:space="0" w:color="auto"/>
        <w:right w:val="none" w:sz="0" w:space="0" w:color="auto"/>
      </w:divBdr>
    </w:div>
    <w:div w:id="874150422">
      <w:marLeft w:val="640"/>
      <w:marRight w:val="0"/>
      <w:marTop w:val="0"/>
      <w:marBottom w:val="0"/>
      <w:divBdr>
        <w:top w:val="none" w:sz="0" w:space="0" w:color="auto"/>
        <w:left w:val="none" w:sz="0" w:space="0" w:color="auto"/>
        <w:bottom w:val="none" w:sz="0" w:space="0" w:color="auto"/>
        <w:right w:val="none" w:sz="0" w:space="0" w:color="auto"/>
      </w:divBdr>
    </w:div>
    <w:div w:id="874736941">
      <w:marLeft w:val="640"/>
      <w:marRight w:val="0"/>
      <w:marTop w:val="0"/>
      <w:marBottom w:val="0"/>
      <w:divBdr>
        <w:top w:val="none" w:sz="0" w:space="0" w:color="auto"/>
        <w:left w:val="none" w:sz="0" w:space="0" w:color="auto"/>
        <w:bottom w:val="none" w:sz="0" w:space="0" w:color="auto"/>
        <w:right w:val="none" w:sz="0" w:space="0" w:color="auto"/>
      </w:divBdr>
    </w:div>
    <w:div w:id="874851247">
      <w:marLeft w:val="640"/>
      <w:marRight w:val="0"/>
      <w:marTop w:val="0"/>
      <w:marBottom w:val="0"/>
      <w:divBdr>
        <w:top w:val="none" w:sz="0" w:space="0" w:color="auto"/>
        <w:left w:val="none" w:sz="0" w:space="0" w:color="auto"/>
        <w:bottom w:val="none" w:sz="0" w:space="0" w:color="auto"/>
        <w:right w:val="none" w:sz="0" w:space="0" w:color="auto"/>
      </w:divBdr>
    </w:div>
    <w:div w:id="875653997">
      <w:marLeft w:val="640"/>
      <w:marRight w:val="0"/>
      <w:marTop w:val="0"/>
      <w:marBottom w:val="0"/>
      <w:divBdr>
        <w:top w:val="none" w:sz="0" w:space="0" w:color="auto"/>
        <w:left w:val="none" w:sz="0" w:space="0" w:color="auto"/>
        <w:bottom w:val="none" w:sz="0" w:space="0" w:color="auto"/>
        <w:right w:val="none" w:sz="0" w:space="0" w:color="auto"/>
      </w:divBdr>
    </w:div>
    <w:div w:id="875965888">
      <w:marLeft w:val="640"/>
      <w:marRight w:val="0"/>
      <w:marTop w:val="0"/>
      <w:marBottom w:val="0"/>
      <w:divBdr>
        <w:top w:val="none" w:sz="0" w:space="0" w:color="auto"/>
        <w:left w:val="none" w:sz="0" w:space="0" w:color="auto"/>
        <w:bottom w:val="none" w:sz="0" w:space="0" w:color="auto"/>
        <w:right w:val="none" w:sz="0" w:space="0" w:color="auto"/>
      </w:divBdr>
    </w:div>
    <w:div w:id="876047093">
      <w:marLeft w:val="640"/>
      <w:marRight w:val="0"/>
      <w:marTop w:val="0"/>
      <w:marBottom w:val="0"/>
      <w:divBdr>
        <w:top w:val="none" w:sz="0" w:space="0" w:color="auto"/>
        <w:left w:val="none" w:sz="0" w:space="0" w:color="auto"/>
        <w:bottom w:val="none" w:sz="0" w:space="0" w:color="auto"/>
        <w:right w:val="none" w:sz="0" w:space="0" w:color="auto"/>
      </w:divBdr>
    </w:div>
    <w:div w:id="876165430">
      <w:marLeft w:val="640"/>
      <w:marRight w:val="0"/>
      <w:marTop w:val="0"/>
      <w:marBottom w:val="0"/>
      <w:divBdr>
        <w:top w:val="none" w:sz="0" w:space="0" w:color="auto"/>
        <w:left w:val="none" w:sz="0" w:space="0" w:color="auto"/>
        <w:bottom w:val="none" w:sz="0" w:space="0" w:color="auto"/>
        <w:right w:val="none" w:sz="0" w:space="0" w:color="auto"/>
      </w:divBdr>
    </w:div>
    <w:div w:id="876282855">
      <w:marLeft w:val="640"/>
      <w:marRight w:val="0"/>
      <w:marTop w:val="0"/>
      <w:marBottom w:val="0"/>
      <w:divBdr>
        <w:top w:val="none" w:sz="0" w:space="0" w:color="auto"/>
        <w:left w:val="none" w:sz="0" w:space="0" w:color="auto"/>
        <w:bottom w:val="none" w:sz="0" w:space="0" w:color="auto"/>
        <w:right w:val="none" w:sz="0" w:space="0" w:color="auto"/>
      </w:divBdr>
    </w:div>
    <w:div w:id="876432559">
      <w:marLeft w:val="640"/>
      <w:marRight w:val="0"/>
      <w:marTop w:val="0"/>
      <w:marBottom w:val="0"/>
      <w:divBdr>
        <w:top w:val="none" w:sz="0" w:space="0" w:color="auto"/>
        <w:left w:val="none" w:sz="0" w:space="0" w:color="auto"/>
        <w:bottom w:val="none" w:sz="0" w:space="0" w:color="auto"/>
        <w:right w:val="none" w:sz="0" w:space="0" w:color="auto"/>
      </w:divBdr>
    </w:div>
    <w:div w:id="877398498">
      <w:marLeft w:val="640"/>
      <w:marRight w:val="0"/>
      <w:marTop w:val="0"/>
      <w:marBottom w:val="0"/>
      <w:divBdr>
        <w:top w:val="none" w:sz="0" w:space="0" w:color="auto"/>
        <w:left w:val="none" w:sz="0" w:space="0" w:color="auto"/>
        <w:bottom w:val="none" w:sz="0" w:space="0" w:color="auto"/>
        <w:right w:val="none" w:sz="0" w:space="0" w:color="auto"/>
      </w:divBdr>
    </w:div>
    <w:div w:id="877398965">
      <w:marLeft w:val="640"/>
      <w:marRight w:val="0"/>
      <w:marTop w:val="0"/>
      <w:marBottom w:val="0"/>
      <w:divBdr>
        <w:top w:val="none" w:sz="0" w:space="0" w:color="auto"/>
        <w:left w:val="none" w:sz="0" w:space="0" w:color="auto"/>
        <w:bottom w:val="none" w:sz="0" w:space="0" w:color="auto"/>
        <w:right w:val="none" w:sz="0" w:space="0" w:color="auto"/>
      </w:divBdr>
    </w:div>
    <w:div w:id="878008175">
      <w:marLeft w:val="640"/>
      <w:marRight w:val="0"/>
      <w:marTop w:val="0"/>
      <w:marBottom w:val="0"/>
      <w:divBdr>
        <w:top w:val="none" w:sz="0" w:space="0" w:color="auto"/>
        <w:left w:val="none" w:sz="0" w:space="0" w:color="auto"/>
        <w:bottom w:val="none" w:sz="0" w:space="0" w:color="auto"/>
        <w:right w:val="none" w:sz="0" w:space="0" w:color="auto"/>
      </w:divBdr>
    </w:div>
    <w:div w:id="878248556">
      <w:marLeft w:val="640"/>
      <w:marRight w:val="0"/>
      <w:marTop w:val="0"/>
      <w:marBottom w:val="0"/>
      <w:divBdr>
        <w:top w:val="none" w:sz="0" w:space="0" w:color="auto"/>
        <w:left w:val="none" w:sz="0" w:space="0" w:color="auto"/>
        <w:bottom w:val="none" w:sz="0" w:space="0" w:color="auto"/>
        <w:right w:val="none" w:sz="0" w:space="0" w:color="auto"/>
      </w:divBdr>
    </w:div>
    <w:div w:id="878393345">
      <w:marLeft w:val="640"/>
      <w:marRight w:val="0"/>
      <w:marTop w:val="0"/>
      <w:marBottom w:val="0"/>
      <w:divBdr>
        <w:top w:val="none" w:sz="0" w:space="0" w:color="auto"/>
        <w:left w:val="none" w:sz="0" w:space="0" w:color="auto"/>
        <w:bottom w:val="none" w:sz="0" w:space="0" w:color="auto"/>
        <w:right w:val="none" w:sz="0" w:space="0" w:color="auto"/>
      </w:divBdr>
    </w:div>
    <w:div w:id="878664663">
      <w:marLeft w:val="640"/>
      <w:marRight w:val="0"/>
      <w:marTop w:val="0"/>
      <w:marBottom w:val="0"/>
      <w:divBdr>
        <w:top w:val="none" w:sz="0" w:space="0" w:color="auto"/>
        <w:left w:val="none" w:sz="0" w:space="0" w:color="auto"/>
        <w:bottom w:val="none" w:sz="0" w:space="0" w:color="auto"/>
        <w:right w:val="none" w:sz="0" w:space="0" w:color="auto"/>
      </w:divBdr>
    </w:div>
    <w:div w:id="878856993">
      <w:marLeft w:val="640"/>
      <w:marRight w:val="0"/>
      <w:marTop w:val="0"/>
      <w:marBottom w:val="0"/>
      <w:divBdr>
        <w:top w:val="none" w:sz="0" w:space="0" w:color="auto"/>
        <w:left w:val="none" w:sz="0" w:space="0" w:color="auto"/>
        <w:bottom w:val="none" w:sz="0" w:space="0" w:color="auto"/>
        <w:right w:val="none" w:sz="0" w:space="0" w:color="auto"/>
      </w:divBdr>
    </w:div>
    <w:div w:id="879123766">
      <w:marLeft w:val="640"/>
      <w:marRight w:val="0"/>
      <w:marTop w:val="0"/>
      <w:marBottom w:val="0"/>
      <w:divBdr>
        <w:top w:val="none" w:sz="0" w:space="0" w:color="auto"/>
        <w:left w:val="none" w:sz="0" w:space="0" w:color="auto"/>
        <w:bottom w:val="none" w:sz="0" w:space="0" w:color="auto"/>
        <w:right w:val="none" w:sz="0" w:space="0" w:color="auto"/>
      </w:divBdr>
    </w:div>
    <w:div w:id="879242041">
      <w:marLeft w:val="640"/>
      <w:marRight w:val="0"/>
      <w:marTop w:val="0"/>
      <w:marBottom w:val="0"/>
      <w:divBdr>
        <w:top w:val="none" w:sz="0" w:space="0" w:color="auto"/>
        <w:left w:val="none" w:sz="0" w:space="0" w:color="auto"/>
        <w:bottom w:val="none" w:sz="0" w:space="0" w:color="auto"/>
        <w:right w:val="none" w:sz="0" w:space="0" w:color="auto"/>
      </w:divBdr>
    </w:div>
    <w:div w:id="879512309">
      <w:marLeft w:val="640"/>
      <w:marRight w:val="0"/>
      <w:marTop w:val="0"/>
      <w:marBottom w:val="0"/>
      <w:divBdr>
        <w:top w:val="none" w:sz="0" w:space="0" w:color="auto"/>
        <w:left w:val="none" w:sz="0" w:space="0" w:color="auto"/>
        <w:bottom w:val="none" w:sz="0" w:space="0" w:color="auto"/>
        <w:right w:val="none" w:sz="0" w:space="0" w:color="auto"/>
      </w:divBdr>
    </w:div>
    <w:div w:id="879825920">
      <w:marLeft w:val="640"/>
      <w:marRight w:val="0"/>
      <w:marTop w:val="0"/>
      <w:marBottom w:val="0"/>
      <w:divBdr>
        <w:top w:val="none" w:sz="0" w:space="0" w:color="auto"/>
        <w:left w:val="none" w:sz="0" w:space="0" w:color="auto"/>
        <w:bottom w:val="none" w:sz="0" w:space="0" w:color="auto"/>
        <w:right w:val="none" w:sz="0" w:space="0" w:color="auto"/>
      </w:divBdr>
    </w:div>
    <w:div w:id="879828474">
      <w:marLeft w:val="640"/>
      <w:marRight w:val="0"/>
      <w:marTop w:val="0"/>
      <w:marBottom w:val="0"/>
      <w:divBdr>
        <w:top w:val="none" w:sz="0" w:space="0" w:color="auto"/>
        <w:left w:val="none" w:sz="0" w:space="0" w:color="auto"/>
        <w:bottom w:val="none" w:sz="0" w:space="0" w:color="auto"/>
        <w:right w:val="none" w:sz="0" w:space="0" w:color="auto"/>
      </w:divBdr>
    </w:div>
    <w:div w:id="880359639">
      <w:marLeft w:val="640"/>
      <w:marRight w:val="0"/>
      <w:marTop w:val="0"/>
      <w:marBottom w:val="0"/>
      <w:divBdr>
        <w:top w:val="none" w:sz="0" w:space="0" w:color="auto"/>
        <w:left w:val="none" w:sz="0" w:space="0" w:color="auto"/>
        <w:bottom w:val="none" w:sz="0" w:space="0" w:color="auto"/>
        <w:right w:val="none" w:sz="0" w:space="0" w:color="auto"/>
      </w:divBdr>
    </w:div>
    <w:div w:id="880630838">
      <w:marLeft w:val="640"/>
      <w:marRight w:val="0"/>
      <w:marTop w:val="0"/>
      <w:marBottom w:val="0"/>
      <w:divBdr>
        <w:top w:val="none" w:sz="0" w:space="0" w:color="auto"/>
        <w:left w:val="none" w:sz="0" w:space="0" w:color="auto"/>
        <w:bottom w:val="none" w:sz="0" w:space="0" w:color="auto"/>
        <w:right w:val="none" w:sz="0" w:space="0" w:color="auto"/>
      </w:divBdr>
    </w:div>
    <w:div w:id="881214213">
      <w:marLeft w:val="640"/>
      <w:marRight w:val="0"/>
      <w:marTop w:val="0"/>
      <w:marBottom w:val="0"/>
      <w:divBdr>
        <w:top w:val="none" w:sz="0" w:space="0" w:color="auto"/>
        <w:left w:val="none" w:sz="0" w:space="0" w:color="auto"/>
        <w:bottom w:val="none" w:sz="0" w:space="0" w:color="auto"/>
        <w:right w:val="none" w:sz="0" w:space="0" w:color="auto"/>
      </w:divBdr>
    </w:div>
    <w:div w:id="881481953">
      <w:marLeft w:val="640"/>
      <w:marRight w:val="0"/>
      <w:marTop w:val="0"/>
      <w:marBottom w:val="0"/>
      <w:divBdr>
        <w:top w:val="none" w:sz="0" w:space="0" w:color="auto"/>
        <w:left w:val="none" w:sz="0" w:space="0" w:color="auto"/>
        <w:bottom w:val="none" w:sz="0" w:space="0" w:color="auto"/>
        <w:right w:val="none" w:sz="0" w:space="0" w:color="auto"/>
      </w:divBdr>
    </w:div>
    <w:div w:id="881526297">
      <w:marLeft w:val="640"/>
      <w:marRight w:val="0"/>
      <w:marTop w:val="0"/>
      <w:marBottom w:val="0"/>
      <w:divBdr>
        <w:top w:val="none" w:sz="0" w:space="0" w:color="auto"/>
        <w:left w:val="none" w:sz="0" w:space="0" w:color="auto"/>
        <w:bottom w:val="none" w:sz="0" w:space="0" w:color="auto"/>
        <w:right w:val="none" w:sz="0" w:space="0" w:color="auto"/>
      </w:divBdr>
    </w:div>
    <w:div w:id="882592246">
      <w:marLeft w:val="640"/>
      <w:marRight w:val="0"/>
      <w:marTop w:val="0"/>
      <w:marBottom w:val="0"/>
      <w:divBdr>
        <w:top w:val="none" w:sz="0" w:space="0" w:color="auto"/>
        <w:left w:val="none" w:sz="0" w:space="0" w:color="auto"/>
        <w:bottom w:val="none" w:sz="0" w:space="0" w:color="auto"/>
        <w:right w:val="none" w:sz="0" w:space="0" w:color="auto"/>
      </w:divBdr>
    </w:div>
    <w:div w:id="882599015">
      <w:marLeft w:val="640"/>
      <w:marRight w:val="0"/>
      <w:marTop w:val="0"/>
      <w:marBottom w:val="0"/>
      <w:divBdr>
        <w:top w:val="none" w:sz="0" w:space="0" w:color="auto"/>
        <w:left w:val="none" w:sz="0" w:space="0" w:color="auto"/>
        <w:bottom w:val="none" w:sz="0" w:space="0" w:color="auto"/>
        <w:right w:val="none" w:sz="0" w:space="0" w:color="auto"/>
      </w:divBdr>
    </w:div>
    <w:div w:id="882981009">
      <w:marLeft w:val="640"/>
      <w:marRight w:val="0"/>
      <w:marTop w:val="0"/>
      <w:marBottom w:val="0"/>
      <w:divBdr>
        <w:top w:val="none" w:sz="0" w:space="0" w:color="auto"/>
        <w:left w:val="none" w:sz="0" w:space="0" w:color="auto"/>
        <w:bottom w:val="none" w:sz="0" w:space="0" w:color="auto"/>
        <w:right w:val="none" w:sz="0" w:space="0" w:color="auto"/>
      </w:divBdr>
    </w:div>
    <w:div w:id="883179544">
      <w:marLeft w:val="640"/>
      <w:marRight w:val="0"/>
      <w:marTop w:val="0"/>
      <w:marBottom w:val="0"/>
      <w:divBdr>
        <w:top w:val="none" w:sz="0" w:space="0" w:color="auto"/>
        <w:left w:val="none" w:sz="0" w:space="0" w:color="auto"/>
        <w:bottom w:val="none" w:sz="0" w:space="0" w:color="auto"/>
        <w:right w:val="none" w:sz="0" w:space="0" w:color="auto"/>
      </w:divBdr>
    </w:div>
    <w:div w:id="883296457">
      <w:marLeft w:val="640"/>
      <w:marRight w:val="0"/>
      <w:marTop w:val="0"/>
      <w:marBottom w:val="0"/>
      <w:divBdr>
        <w:top w:val="none" w:sz="0" w:space="0" w:color="auto"/>
        <w:left w:val="none" w:sz="0" w:space="0" w:color="auto"/>
        <w:bottom w:val="none" w:sz="0" w:space="0" w:color="auto"/>
        <w:right w:val="none" w:sz="0" w:space="0" w:color="auto"/>
      </w:divBdr>
    </w:div>
    <w:div w:id="883324099">
      <w:marLeft w:val="640"/>
      <w:marRight w:val="0"/>
      <w:marTop w:val="0"/>
      <w:marBottom w:val="0"/>
      <w:divBdr>
        <w:top w:val="none" w:sz="0" w:space="0" w:color="auto"/>
        <w:left w:val="none" w:sz="0" w:space="0" w:color="auto"/>
        <w:bottom w:val="none" w:sz="0" w:space="0" w:color="auto"/>
        <w:right w:val="none" w:sz="0" w:space="0" w:color="auto"/>
      </w:divBdr>
    </w:div>
    <w:div w:id="883445941">
      <w:marLeft w:val="640"/>
      <w:marRight w:val="0"/>
      <w:marTop w:val="0"/>
      <w:marBottom w:val="0"/>
      <w:divBdr>
        <w:top w:val="none" w:sz="0" w:space="0" w:color="auto"/>
        <w:left w:val="none" w:sz="0" w:space="0" w:color="auto"/>
        <w:bottom w:val="none" w:sz="0" w:space="0" w:color="auto"/>
        <w:right w:val="none" w:sz="0" w:space="0" w:color="auto"/>
      </w:divBdr>
    </w:div>
    <w:div w:id="883755646">
      <w:marLeft w:val="640"/>
      <w:marRight w:val="0"/>
      <w:marTop w:val="0"/>
      <w:marBottom w:val="0"/>
      <w:divBdr>
        <w:top w:val="none" w:sz="0" w:space="0" w:color="auto"/>
        <w:left w:val="none" w:sz="0" w:space="0" w:color="auto"/>
        <w:bottom w:val="none" w:sz="0" w:space="0" w:color="auto"/>
        <w:right w:val="none" w:sz="0" w:space="0" w:color="auto"/>
      </w:divBdr>
    </w:div>
    <w:div w:id="884291424">
      <w:marLeft w:val="640"/>
      <w:marRight w:val="0"/>
      <w:marTop w:val="0"/>
      <w:marBottom w:val="0"/>
      <w:divBdr>
        <w:top w:val="none" w:sz="0" w:space="0" w:color="auto"/>
        <w:left w:val="none" w:sz="0" w:space="0" w:color="auto"/>
        <w:bottom w:val="none" w:sz="0" w:space="0" w:color="auto"/>
        <w:right w:val="none" w:sz="0" w:space="0" w:color="auto"/>
      </w:divBdr>
    </w:div>
    <w:div w:id="884676702">
      <w:marLeft w:val="640"/>
      <w:marRight w:val="0"/>
      <w:marTop w:val="0"/>
      <w:marBottom w:val="0"/>
      <w:divBdr>
        <w:top w:val="none" w:sz="0" w:space="0" w:color="auto"/>
        <w:left w:val="none" w:sz="0" w:space="0" w:color="auto"/>
        <w:bottom w:val="none" w:sz="0" w:space="0" w:color="auto"/>
        <w:right w:val="none" w:sz="0" w:space="0" w:color="auto"/>
      </w:divBdr>
    </w:div>
    <w:div w:id="884760369">
      <w:marLeft w:val="640"/>
      <w:marRight w:val="0"/>
      <w:marTop w:val="0"/>
      <w:marBottom w:val="0"/>
      <w:divBdr>
        <w:top w:val="none" w:sz="0" w:space="0" w:color="auto"/>
        <w:left w:val="none" w:sz="0" w:space="0" w:color="auto"/>
        <w:bottom w:val="none" w:sz="0" w:space="0" w:color="auto"/>
        <w:right w:val="none" w:sz="0" w:space="0" w:color="auto"/>
      </w:divBdr>
    </w:div>
    <w:div w:id="884829256">
      <w:marLeft w:val="640"/>
      <w:marRight w:val="0"/>
      <w:marTop w:val="0"/>
      <w:marBottom w:val="0"/>
      <w:divBdr>
        <w:top w:val="none" w:sz="0" w:space="0" w:color="auto"/>
        <w:left w:val="none" w:sz="0" w:space="0" w:color="auto"/>
        <w:bottom w:val="none" w:sz="0" w:space="0" w:color="auto"/>
        <w:right w:val="none" w:sz="0" w:space="0" w:color="auto"/>
      </w:divBdr>
    </w:div>
    <w:div w:id="884951238">
      <w:marLeft w:val="640"/>
      <w:marRight w:val="0"/>
      <w:marTop w:val="0"/>
      <w:marBottom w:val="0"/>
      <w:divBdr>
        <w:top w:val="none" w:sz="0" w:space="0" w:color="auto"/>
        <w:left w:val="none" w:sz="0" w:space="0" w:color="auto"/>
        <w:bottom w:val="none" w:sz="0" w:space="0" w:color="auto"/>
        <w:right w:val="none" w:sz="0" w:space="0" w:color="auto"/>
      </w:divBdr>
    </w:div>
    <w:div w:id="885339240">
      <w:marLeft w:val="640"/>
      <w:marRight w:val="0"/>
      <w:marTop w:val="0"/>
      <w:marBottom w:val="0"/>
      <w:divBdr>
        <w:top w:val="none" w:sz="0" w:space="0" w:color="auto"/>
        <w:left w:val="none" w:sz="0" w:space="0" w:color="auto"/>
        <w:bottom w:val="none" w:sz="0" w:space="0" w:color="auto"/>
        <w:right w:val="none" w:sz="0" w:space="0" w:color="auto"/>
      </w:divBdr>
    </w:div>
    <w:div w:id="885411049">
      <w:marLeft w:val="640"/>
      <w:marRight w:val="0"/>
      <w:marTop w:val="0"/>
      <w:marBottom w:val="0"/>
      <w:divBdr>
        <w:top w:val="none" w:sz="0" w:space="0" w:color="auto"/>
        <w:left w:val="none" w:sz="0" w:space="0" w:color="auto"/>
        <w:bottom w:val="none" w:sz="0" w:space="0" w:color="auto"/>
        <w:right w:val="none" w:sz="0" w:space="0" w:color="auto"/>
      </w:divBdr>
    </w:div>
    <w:div w:id="885720581">
      <w:marLeft w:val="640"/>
      <w:marRight w:val="0"/>
      <w:marTop w:val="0"/>
      <w:marBottom w:val="0"/>
      <w:divBdr>
        <w:top w:val="none" w:sz="0" w:space="0" w:color="auto"/>
        <w:left w:val="none" w:sz="0" w:space="0" w:color="auto"/>
        <w:bottom w:val="none" w:sz="0" w:space="0" w:color="auto"/>
        <w:right w:val="none" w:sz="0" w:space="0" w:color="auto"/>
      </w:divBdr>
    </w:div>
    <w:div w:id="885797980">
      <w:marLeft w:val="640"/>
      <w:marRight w:val="0"/>
      <w:marTop w:val="0"/>
      <w:marBottom w:val="0"/>
      <w:divBdr>
        <w:top w:val="none" w:sz="0" w:space="0" w:color="auto"/>
        <w:left w:val="none" w:sz="0" w:space="0" w:color="auto"/>
        <w:bottom w:val="none" w:sz="0" w:space="0" w:color="auto"/>
        <w:right w:val="none" w:sz="0" w:space="0" w:color="auto"/>
      </w:divBdr>
    </w:div>
    <w:div w:id="886379012">
      <w:marLeft w:val="640"/>
      <w:marRight w:val="0"/>
      <w:marTop w:val="0"/>
      <w:marBottom w:val="0"/>
      <w:divBdr>
        <w:top w:val="none" w:sz="0" w:space="0" w:color="auto"/>
        <w:left w:val="none" w:sz="0" w:space="0" w:color="auto"/>
        <w:bottom w:val="none" w:sz="0" w:space="0" w:color="auto"/>
        <w:right w:val="none" w:sz="0" w:space="0" w:color="auto"/>
      </w:divBdr>
    </w:div>
    <w:div w:id="886842520">
      <w:marLeft w:val="640"/>
      <w:marRight w:val="0"/>
      <w:marTop w:val="0"/>
      <w:marBottom w:val="0"/>
      <w:divBdr>
        <w:top w:val="none" w:sz="0" w:space="0" w:color="auto"/>
        <w:left w:val="none" w:sz="0" w:space="0" w:color="auto"/>
        <w:bottom w:val="none" w:sz="0" w:space="0" w:color="auto"/>
        <w:right w:val="none" w:sz="0" w:space="0" w:color="auto"/>
      </w:divBdr>
    </w:div>
    <w:div w:id="886918327">
      <w:marLeft w:val="640"/>
      <w:marRight w:val="0"/>
      <w:marTop w:val="0"/>
      <w:marBottom w:val="0"/>
      <w:divBdr>
        <w:top w:val="none" w:sz="0" w:space="0" w:color="auto"/>
        <w:left w:val="none" w:sz="0" w:space="0" w:color="auto"/>
        <w:bottom w:val="none" w:sz="0" w:space="0" w:color="auto"/>
        <w:right w:val="none" w:sz="0" w:space="0" w:color="auto"/>
      </w:divBdr>
    </w:div>
    <w:div w:id="887960535">
      <w:marLeft w:val="640"/>
      <w:marRight w:val="0"/>
      <w:marTop w:val="0"/>
      <w:marBottom w:val="0"/>
      <w:divBdr>
        <w:top w:val="none" w:sz="0" w:space="0" w:color="auto"/>
        <w:left w:val="none" w:sz="0" w:space="0" w:color="auto"/>
        <w:bottom w:val="none" w:sz="0" w:space="0" w:color="auto"/>
        <w:right w:val="none" w:sz="0" w:space="0" w:color="auto"/>
      </w:divBdr>
    </w:div>
    <w:div w:id="888107844">
      <w:marLeft w:val="640"/>
      <w:marRight w:val="0"/>
      <w:marTop w:val="0"/>
      <w:marBottom w:val="0"/>
      <w:divBdr>
        <w:top w:val="none" w:sz="0" w:space="0" w:color="auto"/>
        <w:left w:val="none" w:sz="0" w:space="0" w:color="auto"/>
        <w:bottom w:val="none" w:sz="0" w:space="0" w:color="auto"/>
        <w:right w:val="none" w:sz="0" w:space="0" w:color="auto"/>
      </w:divBdr>
    </w:div>
    <w:div w:id="888153683">
      <w:marLeft w:val="640"/>
      <w:marRight w:val="0"/>
      <w:marTop w:val="0"/>
      <w:marBottom w:val="0"/>
      <w:divBdr>
        <w:top w:val="none" w:sz="0" w:space="0" w:color="auto"/>
        <w:left w:val="none" w:sz="0" w:space="0" w:color="auto"/>
        <w:bottom w:val="none" w:sz="0" w:space="0" w:color="auto"/>
        <w:right w:val="none" w:sz="0" w:space="0" w:color="auto"/>
      </w:divBdr>
    </w:div>
    <w:div w:id="888302973">
      <w:marLeft w:val="640"/>
      <w:marRight w:val="0"/>
      <w:marTop w:val="0"/>
      <w:marBottom w:val="0"/>
      <w:divBdr>
        <w:top w:val="none" w:sz="0" w:space="0" w:color="auto"/>
        <w:left w:val="none" w:sz="0" w:space="0" w:color="auto"/>
        <w:bottom w:val="none" w:sz="0" w:space="0" w:color="auto"/>
        <w:right w:val="none" w:sz="0" w:space="0" w:color="auto"/>
      </w:divBdr>
    </w:div>
    <w:div w:id="888342490">
      <w:marLeft w:val="640"/>
      <w:marRight w:val="0"/>
      <w:marTop w:val="0"/>
      <w:marBottom w:val="0"/>
      <w:divBdr>
        <w:top w:val="none" w:sz="0" w:space="0" w:color="auto"/>
        <w:left w:val="none" w:sz="0" w:space="0" w:color="auto"/>
        <w:bottom w:val="none" w:sz="0" w:space="0" w:color="auto"/>
        <w:right w:val="none" w:sz="0" w:space="0" w:color="auto"/>
      </w:divBdr>
    </w:div>
    <w:div w:id="888565427">
      <w:marLeft w:val="640"/>
      <w:marRight w:val="0"/>
      <w:marTop w:val="0"/>
      <w:marBottom w:val="0"/>
      <w:divBdr>
        <w:top w:val="none" w:sz="0" w:space="0" w:color="auto"/>
        <w:left w:val="none" w:sz="0" w:space="0" w:color="auto"/>
        <w:bottom w:val="none" w:sz="0" w:space="0" w:color="auto"/>
        <w:right w:val="none" w:sz="0" w:space="0" w:color="auto"/>
      </w:divBdr>
    </w:div>
    <w:div w:id="888876976">
      <w:marLeft w:val="640"/>
      <w:marRight w:val="0"/>
      <w:marTop w:val="0"/>
      <w:marBottom w:val="0"/>
      <w:divBdr>
        <w:top w:val="none" w:sz="0" w:space="0" w:color="auto"/>
        <w:left w:val="none" w:sz="0" w:space="0" w:color="auto"/>
        <w:bottom w:val="none" w:sz="0" w:space="0" w:color="auto"/>
        <w:right w:val="none" w:sz="0" w:space="0" w:color="auto"/>
      </w:divBdr>
    </w:div>
    <w:div w:id="889421294">
      <w:marLeft w:val="640"/>
      <w:marRight w:val="0"/>
      <w:marTop w:val="0"/>
      <w:marBottom w:val="0"/>
      <w:divBdr>
        <w:top w:val="none" w:sz="0" w:space="0" w:color="auto"/>
        <w:left w:val="none" w:sz="0" w:space="0" w:color="auto"/>
        <w:bottom w:val="none" w:sz="0" w:space="0" w:color="auto"/>
        <w:right w:val="none" w:sz="0" w:space="0" w:color="auto"/>
      </w:divBdr>
    </w:div>
    <w:div w:id="889606881">
      <w:marLeft w:val="640"/>
      <w:marRight w:val="0"/>
      <w:marTop w:val="0"/>
      <w:marBottom w:val="0"/>
      <w:divBdr>
        <w:top w:val="none" w:sz="0" w:space="0" w:color="auto"/>
        <w:left w:val="none" w:sz="0" w:space="0" w:color="auto"/>
        <w:bottom w:val="none" w:sz="0" w:space="0" w:color="auto"/>
        <w:right w:val="none" w:sz="0" w:space="0" w:color="auto"/>
      </w:divBdr>
    </w:div>
    <w:div w:id="889733117">
      <w:marLeft w:val="640"/>
      <w:marRight w:val="0"/>
      <w:marTop w:val="0"/>
      <w:marBottom w:val="0"/>
      <w:divBdr>
        <w:top w:val="none" w:sz="0" w:space="0" w:color="auto"/>
        <w:left w:val="none" w:sz="0" w:space="0" w:color="auto"/>
        <w:bottom w:val="none" w:sz="0" w:space="0" w:color="auto"/>
        <w:right w:val="none" w:sz="0" w:space="0" w:color="auto"/>
      </w:divBdr>
    </w:div>
    <w:div w:id="890463804">
      <w:marLeft w:val="640"/>
      <w:marRight w:val="0"/>
      <w:marTop w:val="0"/>
      <w:marBottom w:val="0"/>
      <w:divBdr>
        <w:top w:val="none" w:sz="0" w:space="0" w:color="auto"/>
        <w:left w:val="none" w:sz="0" w:space="0" w:color="auto"/>
        <w:bottom w:val="none" w:sz="0" w:space="0" w:color="auto"/>
        <w:right w:val="none" w:sz="0" w:space="0" w:color="auto"/>
      </w:divBdr>
    </w:div>
    <w:div w:id="891233188">
      <w:marLeft w:val="640"/>
      <w:marRight w:val="0"/>
      <w:marTop w:val="0"/>
      <w:marBottom w:val="0"/>
      <w:divBdr>
        <w:top w:val="none" w:sz="0" w:space="0" w:color="auto"/>
        <w:left w:val="none" w:sz="0" w:space="0" w:color="auto"/>
        <w:bottom w:val="none" w:sz="0" w:space="0" w:color="auto"/>
        <w:right w:val="none" w:sz="0" w:space="0" w:color="auto"/>
      </w:divBdr>
    </w:div>
    <w:div w:id="892696994">
      <w:marLeft w:val="640"/>
      <w:marRight w:val="0"/>
      <w:marTop w:val="0"/>
      <w:marBottom w:val="0"/>
      <w:divBdr>
        <w:top w:val="none" w:sz="0" w:space="0" w:color="auto"/>
        <w:left w:val="none" w:sz="0" w:space="0" w:color="auto"/>
        <w:bottom w:val="none" w:sz="0" w:space="0" w:color="auto"/>
        <w:right w:val="none" w:sz="0" w:space="0" w:color="auto"/>
      </w:divBdr>
    </w:div>
    <w:div w:id="893930236">
      <w:marLeft w:val="640"/>
      <w:marRight w:val="0"/>
      <w:marTop w:val="0"/>
      <w:marBottom w:val="0"/>
      <w:divBdr>
        <w:top w:val="none" w:sz="0" w:space="0" w:color="auto"/>
        <w:left w:val="none" w:sz="0" w:space="0" w:color="auto"/>
        <w:bottom w:val="none" w:sz="0" w:space="0" w:color="auto"/>
        <w:right w:val="none" w:sz="0" w:space="0" w:color="auto"/>
      </w:divBdr>
    </w:div>
    <w:div w:id="894781680">
      <w:marLeft w:val="640"/>
      <w:marRight w:val="0"/>
      <w:marTop w:val="0"/>
      <w:marBottom w:val="0"/>
      <w:divBdr>
        <w:top w:val="none" w:sz="0" w:space="0" w:color="auto"/>
        <w:left w:val="none" w:sz="0" w:space="0" w:color="auto"/>
        <w:bottom w:val="none" w:sz="0" w:space="0" w:color="auto"/>
        <w:right w:val="none" w:sz="0" w:space="0" w:color="auto"/>
      </w:divBdr>
    </w:div>
    <w:div w:id="894896844">
      <w:marLeft w:val="640"/>
      <w:marRight w:val="0"/>
      <w:marTop w:val="0"/>
      <w:marBottom w:val="0"/>
      <w:divBdr>
        <w:top w:val="none" w:sz="0" w:space="0" w:color="auto"/>
        <w:left w:val="none" w:sz="0" w:space="0" w:color="auto"/>
        <w:bottom w:val="none" w:sz="0" w:space="0" w:color="auto"/>
        <w:right w:val="none" w:sz="0" w:space="0" w:color="auto"/>
      </w:divBdr>
    </w:div>
    <w:div w:id="895626673">
      <w:marLeft w:val="640"/>
      <w:marRight w:val="0"/>
      <w:marTop w:val="0"/>
      <w:marBottom w:val="0"/>
      <w:divBdr>
        <w:top w:val="none" w:sz="0" w:space="0" w:color="auto"/>
        <w:left w:val="none" w:sz="0" w:space="0" w:color="auto"/>
        <w:bottom w:val="none" w:sz="0" w:space="0" w:color="auto"/>
        <w:right w:val="none" w:sz="0" w:space="0" w:color="auto"/>
      </w:divBdr>
    </w:div>
    <w:div w:id="896091981">
      <w:marLeft w:val="640"/>
      <w:marRight w:val="0"/>
      <w:marTop w:val="0"/>
      <w:marBottom w:val="0"/>
      <w:divBdr>
        <w:top w:val="none" w:sz="0" w:space="0" w:color="auto"/>
        <w:left w:val="none" w:sz="0" w:space="0" w:color="auto"/>
        <w:bottom w:val="none" w:sz="0" w:space="0" w:color="auto"/>
        <w:right w:val="none" w:sz="0" w:space="0" w:color="auto"/>
      </w:divBdr>
    </w:div>
    <w:div w:id="897084964">
      <w:marLeft w:val="640"/>
      <w:marRight w:val="0"/>
      <w:marTop w:val="0"/>
      <w:marBottom w:val="0"/>
      <w:divBdr>
        <w:top w:val="none" w:sz="0" w:space="0" w:color="auto"/>
        <w:left w:val="none" w:sz="0" w:space="0" w:color="auto"/>
        <w:bottom w:val="none" w:sz="0" w:space="0" w:color="auto"/>
        <w:right w:val="none" w:sz="0" w:space="0" w:color="auto"/>
      </w:divBdr>
    </w:div>
    <w:div w:id="897085926">
      <w:marLeft w:val="640"/>
      <w:marRight w:val="0"/>
      <w:marTop w:val="0"/>
      <w:marBottom w:val="0"/>
      <w:divBdr>
        <w:top w:val="none" w:sz="0" w:space="0" w:color="auto"/>
        <w:left w:val="none" w:sz="0" w:space="0" w:color="auto"/>
        <w:bottom w:val="none" w:sz="0" w:space="0" w:color="auto"/>
        <w:right w:val="none" w:sz="0" w:space="0" w:color="auto"/>
      </w:divBdr>
    </w:div>
    <w:div w:id="897860079">
      <w:marLeft w:val="640"/>
      <w:marRight w:val="0"/>
      <w:marTop w:val="0"/>
      <w:marBottom w:val="0"/>
      <w:divBdr>
        <w:top w:val="none" w:sz="0" w:space="0" w:color="auto"/>
        <w:left w:val="none" w:sz="0" w:space="0" w:color="auto"/>
        <w:bottom w:val="none" w:sz="0" w:space="0" w:color="auto"/>
        <w:right w:val="none" w:sz="0" w:space="0" w:color="auto"/>
      </w:divBdr>
    </w:div>
    <w:div w:id="898516624">
      <w:marLeft w:val="640"/>
      <w:marRight w:val="0"/>
      <w:marTop w:val="0"/>
      <w:marBottom w:val="0"/>
      <w:divBdr>
        <w:top w:val="none" w:sz="0" w:space="0" w:color="auto"/>
        <w:left w:val="none" w:sz="0" w:space="0" w:color="auto"/>
        <w:bottom w:val="none" w:sz="0" w:space="0" w:color="auto"/>
        <w:right w:val="none" w:sz="0" w:space="0" w:color="auto"/>
      </w:divBdr>
    </w:div>
    <w:div w:id="898977219">
      <w:marLeft w:val="640"/>
      <w:marRight w:val="0"/>
      <w:marTop w:val="0"/>
      <w:marBottom w:val="0"/>
      <w:divBdr>
        <w:top w:val="none" w:sz="0" w:space="0" w:color="auto"/>
        <w:left w:val="none" w:sz="0" w:space="0" w:color="auto"/>
        <w:bottom w:val="none" w:sz="0" w:space="0" w:color="auto"/>
        <w:right w:val="none" w:sz="0" w:space="0" w:color="auto"/>
      </w:divBdr>
    </w:div>
    <w:div w:id="899286823">
      <w:marLeft w:val="640"/>
      <w:marRight w:val="0"/>
      <w:marTop w:val="0"/>
      <w:marBottom w:val="0"/>
      <w:divBdr>
        <w:top w:val="none" w:sz="0" w:space="0" w:color="auto"/>
        <w:left w:val="none" w:sz="0" w:space="0" w:color="auto"/>
        <w:bottom w:val="none" w:sz="0" w:space="0" w:color="auto"/>
        <w:right w:val="none" w:sz="0" w:space="0" w:color="auto"/>
      </w:divBdr>
    </w:div>
    <w:div w:id="900285333">
      <w:marLeft w:val="640"/>
      <w:marRight w:val="0"/>
      <w:marTop w:val="0"/>
      <w:marBottom w:val="0"/>
      <w:divBdr>
        <w:top w:val="none" w:sz="0" w:space="0" w:color="auto"/>
        <w:left w:val="none" w:sz="0" w:space="0" w:color="auto"/>
        <w:bottom w:val="none" w:sz="0" w:space="0" w:color="auto"/>
        <w:right w:val="none" w:sz="0" w:space="0" w:color="auto"/>
      </w:divBdr>
    </w:div>
    <w:div w:id="900748753">
      <w:marLeft w:val="640"/>
      <w:marRight w:val="0"/>
      <w:marTop w:val="0"/>
      <w:marBottom w:val="0"/>
      <w:divBdr>
        <w:top w:val="none" w:sz="0" w:space="0" w:color="auto"/>
        <w:left w:val="none" w:sz="0" w:space="0" w:color="auto"/>
        <w:bottom w:val="none" w:sz="0" w:space="0" w:color="auto"/>
        <w:right w:val="none" w:sz="0" w:space="0" w:color="auto"/>
      </w:divBdr>
    </w:div>
    <w:div w:id="900753568">
      <w:marLeft w:val="640"/>
      <w:marRight w:val="0"/>
      <w:marTop w:val="0"/>
      <w:marBottom w:val="0"/>
      <w:divBdr>
        <w:top w:val="none" w:sz="0" w:space="0" w:color="auto"/>
        <w:left w:val="none" w:sz="0" w:space="0" w:color="auto"/>
        <w:bottom w:val="none" w:sz="0" w:space="0" w:color="auto"/>
        <w:right w:val="none" w:sz="0" w:space="0" w:color="auto"/>
      </w:divBdr>
    </w:div>
    <w:div w:id="900865014">
      <w:marLeft w:val="640"/>
      <w:marRight w:val="0"/>
      <w:marTop w:val="0"/>
      <w:marBottom w:val="0"/>
      <w:divBdr>
        <w:top w:val="none" w:sz="0" w:space="0" w:color="auto"/>
        <w:left w:val="none" w:sz="0" w:space="0" w:color="auto"/>
        <w:bottom w:val="none" w:sz="0" w:space="0" w:color="auto"/>
        <w:right w:val="none" w:sz="0" w:space="0" w:color="auto"/>
      </w:divBdr>
    </w:div>
    <w:div w:id="900991728">
      <w:marLeft w:val="640"/>
      <w:marRight w:val="0"/>
      <w:marTop w:val="0"/>
      <w:marBottom w:val="0"/>
      <w:divBdr>
        <w:top w:val="none" w:sz="0" w:space="0" w:color="auto"/>
        <w:left w:val="none" w:sz="0" w:space="0" w:color="auto"/>
        <w:bottom w:val="none" w:sz="0" w:space="0" w:color="auto"/>
        <w:right w:val="none" w:sz="0" w:space="0" w:color="auto"/>
      </w:divBdr>
    </w:div>
    <w:div w:id="901021692">
      <w:marLeft w:val="640"/>
      <w:marRight w:val="0"/>
      <w:marTop w:val="0"/>
      <w:marBottom w:val="0"/>
      <w:divBdr>
        <w:top w:val="none" w:sz="0" w:space="0" w:color="auto"/>
        <w:left w:val="none" w:sz="0" w:space="0" w:color="auto"/>
        <w:bottom w:val="none" w:sz="0" w:space="0" w:color="auto"/>
        <w:right w:val="none" w:sz="0" w:space="0" w:color="auto"/>
      </w:divBdr>
    </w:div>
    <w:div w:id="901211747">
      <w:marLeft w:val="640"/>
      <w:marRight w:val="0"/>
      <w:marTop w:val="0"/>
      <w:marBottom w:val="0"/>
      <w:divBdr>
        <w:top w:val="none" w:sz="0" w:space="0" w:color="auto"/>
        <w:left w:val="none" w:sz="0" w:space="0" w:color="auto"/>
        <w:bottom w:val="none" w:sz="0" w:space="0" w:color="auto"/>
        <w:right w:val="none" w:sz="0" w:space="0" w:color="auto"/>
      </w:divBdr>
    </w:div>
    <w:div w:id="901867045">
      <w:marLeft w:val="640"/>
      <w:marRight w:val="0"/>
      <w:marTop w:val="0"/>
      <w:marBottom w:val="0"/>
      <w:divBdr>
        <w:top w:val="none" w:sz="0" w:space="0" w:color="auto"/>
        <w:left w:val="none" w:sz="0" w:space="0" w:color="auto"/>
        <w:bottom w:val="none" w:sz="0" w:space="0" w:color="auto"/>
        <w:right w:val="none" w:sz="0" w:space="0" w:color="auto"/>
      </w:divBdr>
    </w:div>
    <w:div w:id="902064140">
      <w:marLeft w:val="640"/>
      <w:marRight w:val="0"/>
      <w:marTop w:val="0"/>
      <w:marBottom w:val="0"/>
      <w:divBdr>
        <w:top w:val="none" w:sz="0" w:space="0" w:color="auto"/>
        <w:left w:val="none" w:sz="0" w:space="0" w:color="auto"/>
        <w:bottom w:val="none" w:sz="0" w:space="0" w:color="auto"/>
        <w:right w:val="none" w:sz="0" w:space="0" w:color="auto"/>
      </w:divBdr>
    </w:div>
    <w:div w:id="903104049">
      <w:marLeft w:val="640"/>
      <w:marRight w:val="0"/>
      <w:marTop w:val="0"/>
      <w:marBottom w:val="0"/>
      <w:divBdr>
        <w:top w:val="none" w:sz="0" w:space="0" w:color="auto"/>
        <w:left w:val="none" w:sz="0" w:space="0" w:color="auto"/>
        <w:bottom w:val="none" w:sz="0" w:space="0" w:color="auto"/>
        <w:right w:val="none" w:sz="0" w:space="0" w:color="auto"/>
      </w:divBdr>
    </w:div>
    <w:div w:id="903217274">
      <w:marLeft w:val="640"/>
      <w:marRight w:val="0"/>
      <w:marTop w:val="0"/>
      <w:marBottom w:val="0"/>
      <w:divBdr>
        <w:top w:val="none" w:sz="0" w:space="0" w:color="auto"/>
        <w:left w:val="none" w:sz="0" w:space="0" w:color="auto"/>
        <w:bottom w:val="none" w:sz="0" w:space="0" w:color="auto"/>
        <w:right w:val="none" w:sz="0" w:space="0" w:color="auto"/>
      </w:divBdr>
    </w:div>
    <w:div w:id="903642696">
      <w:marLeft w:val="640"/>
      <w:marRight w:val="0"/>
      <w:marTop w:val="0"/>
      <w:marBottom w:val="0"/>
      <w:divBdr>
        <w:top w:val="none" w:sz="0" w:space="0" w:color="auto"/>
        <w:left w:val="none" w:sz="0" w:space="0" w:color="auto"/>
        <w:bottom w:val="none" w:sz="0" w:space="0" w:color="auto"/>
        <w:right w:val="none" w:sz="0" w:space="0" w:color="auto"/>
      </w:divBdr>
    </w:div>
    <w:div w:id="903877591">
      <w:marLeft w:val="640"/>
      <w:marRight w:val="0"/>
      <w:marTop w:val="0"/>
      <w:marBottom w:val="0"/>
      <w:divBdr>
        <w:top w:val="none" w:sz="0" w:space="0" w:color="auto"/>
        <w:left w:val="none" w:sz="0" w:space="0" w:color="auto"/>
        <w:bottom w:val="none" w:sz="0" w:space="0" w:color="auto"/>
        <w:right w:val="none" w:sz="0" w:space="0" w:color="auto"/>
      </w:divBdr>
    </w:div>
    <w:div w:id="904222996">
      <w:marLeft w:val="640"/>
      <w:marRight w:val="0"/>
      <w:marTop w:val="0"/>
      <w:marBottom w:val="0"/>
      <w:divBdr>
        <w:top w:val="none" w:sz="0" w:space="0" w:color="auto"/>
        <w:left w:val="none" w:sz="0" w:space="0" w:color="auto"/>
        <w:bottom w:val="none" w:sz="0" w:space="0" w:color="auto"/>
        <w:right w:val="none" w:sz="0" w:space="0" w:color="auto"/>
      </w:divBdr>
    </w:div>
    <w:div w:id="904529418">
      <w:marLeft w:val="640"/>
      <w:marRight w:val="0"/>
      <w:marTop w:val="0"/>
      <w:marBottom w:val="0"/>
      <w:divBdr>
        <w:top w:val="none" w:sz="0" w:space="0" w:color="auto"/>
        <w:left w:val="none" w:sz="0" w:space="0" w:color="auto"/>
        <w:bottom w:val="none" w:sz="0" w:space="0" w:color="auto"/>
        <w:right w:val="none" w:sz="0" w:space="0" w:color="auto"/>
      </w:divBdr>
    </w:div>
    <w:div w:id="904727328">
      <w:marLeft w:val="640"/>
      <w:marRight w:val="0"/>
      <w:marTop w:val="0"/>
      <w:marBottom w:val="0"/>
      <w:divBdr>
        <w:top w:val="none" w:sz="0" w:space="0" w:color="auto"/>
        <w:left w:val="none" w:sz="0" w:space="0" w:color="auto"/>
        <w:bottom w:val="none" w:sz="0" w:space="0" w:color="auto"/>
        <w:right w:val="none" w:sz="0" w:space="0" w:color="auto"/>
      </w:divBdr>
    </w:div>
    <w:div w:id="905143705">
      <w:marLeft w:val="640"/>
      <w:marRight w:val="0"/>
      <w:marTop w:val="0"/>
      <w:marBottom w:val="0"/>
      <w:divBdr>
        <w:top w:val="none" w:sz="0" w:space="0" w:color="auto"/>
        <w:left w:val="none" w:sz="0" w:space="0" w:color="auto"/>
        <w:bottom w:val="none" w:sz="0" w:space="0" w:color="auto"/>
        <w:right w:val="none" w:sz="0" w:space="0" w:color="auto"/>
      </w:divBdr>
    </w:div>
    <w:div w:id="905188438">
      <w:marLeft w:val="640"/>
      <w:marRight w:val="0"/>
      <w:marTop w:val="0"/>
      <w:marBottom w:val="0"/>
      <w:divBdr>
        <w:top w:val="none" w:sz="0" w:space="0" w:color="auto"/>
        <w:left w:val="none" w:sz="0" w:space="0" w:color="auto"/>
        <w:bottom w:val="none" w:sz="0" w:space="0" w:color="auto"/>
        <w:right w:val="none" w:sz="0" w:space="0" w:color="auto"/>
      </w:divBdr>
    </w:div>
    <w:div w:id="905528443">
      <w:marLeft w:val="640"/>
      <w:marRight w:val="0"/>
      <w:marTop w:val="0"/>
      <w:marBottom w:val="0"/>
      <w:divBdr>
        <w:top w:val="none" w:sz="0" w:space="0" w:color="auto"/>
        <w:left w:val="none" w:sz="0" w:space="0" w:color="auto"/>
        <w:bottom w:val="none" w:sz="0" w:space="0" w:color="auto"/>
        <w:right w:val="none" w:sz="0" w:space="0" w:color="auto"/>
      </w:divBdr>
    </w:div>
    <w:div w:id="905607400">
      <w:marLeft w:val="640"/>
      <w:marRight w:val="0"/>
      <w:marTop w:val="0"/>
      <w:marBottom w:val="0"/>
      <w:divBdr>
        <w:top w:val="none" w:sz="0" w:space="0" w:color="auto"/>
        <w:left w:val="none" w:sz="0" w:space="0" w:color="auto"/>
        <w:bottom w:val="none" w:sz="0" w:space="0" w:color="auto"/>
        <w:right w:val="none" w:sz="0" w:space="0" w:color="auto"/>
      </w:divBdr>
    </w:div>
    <w:div w:id="905726429">
      <w:marLeft w:val="640"/>
      <w:marRight w:val="0"/>
      <w:marTop w:val="0"/>
      <w:marBottom w:val="0"/>
      <w:divBdr>
        <w:top w:val="none" w:sz="0" w:space="0" w:color="auto"/>
        <w:left w:val="none" w:sz="0" w:space="0" w:color="auto"/>
        <w:bottom w:val="none" w:sz="0" w:space="0" w:color="auto"/>
        <w:right w:val="none" w:sz="0" w:space="0" w:color="auto"/>
      </w:divBdr>
    </w:div>
    <w:div w:id="905796243">
      <w:marLeft w:val="640"/>
      <w:marRight w:val="0"/>
      <w:marTop w:val="0"/>
      <w:marBottom w:val="0"/>
      <w:divBdr>
        <w:top w:val="none" w:sz="0" w:space="0" w:color="auto"/>
        <w:left w:val="none" w:sz="0" w:space="0" w:color="auto"/>
        <w:bottom w:val="none" w:sz="0" w:space="0" w:color="auto"/>
        <w:right w:val="none" w:sz="0" w:space="0" w:color="auto"/>
      </w:divBdr>
    </w:div>
    <w:div w:id="905842924">
      <w:marLeft w:val="640"/>
      <w:marRight w:val="0"/>
      <w:marTop w:val="0"/>
      <w:marBottom w:val="0"/>
      <w:divBdr>
        <w:top w:val="none" w:sz="0" w:space="0" w:color="auto"/>
        <w:left w:val="none" w:sz="0" w:space="0" w:color="auto"/>
        <w:bottom w:val="none" w:sz="0" w:space="0" w:color="auto"/>
        <w:right w:val="none" w:sz="0" w:space="0" w:color="auto"/>
      </w:divBdr>
    </w:div>
    <w:div w:id="905914043">
      <w:marLeft w:val="640"/>
      <w:marRight w:val="0"/>
      <w:marTop w:val="0"/>
      <w:marBottom w:val="0"/>
      <w:divBdr>
        <w:top w:val="none" w:sz="0" w:space="0" w:color="auto"/>
        <w:left w:val="none" w:sz="0" w:space="0" w:color="auto"/>
        <w:bottom w:val="none" w:sz="0" w:space="0" w:color="auto"/>
        <w:right w:val="none" w:sz="0" w:space="0" w:color="auto"/>
      </w:divBdr>
    </w:div>
    <w:div w:id="906108352">
      <w:marLeft w:val="640"/>
      <w:marRight w:val="0"/>
      <w:marTop w:val="0"/>
      <w:marBottom w:val="0"/>
      <w:divBdr>
        <w:top w:val="none" w:sz="0" w:space="0" w:color="auto"/>
        <w:left w:val="none" w:sz="0" w:space="0" w:color="auto"/>
        <w:bottom w:val="none" w:sz="0" w:space="0" w:color="auto"/>
        <w:right w:val="none" w:sz="0" w:space="0" w:color="auto"/>
      </w:divBdr>
    </w:div>
    <w:div w:id="906455916">
      <w:marLeft w:val="640"/>
      <w:marRight w:val="0"/>
      <w:marTop w:val="0"/>
      <w:marBottom w:val="0"/>
      <w:divBdr>
        <w:top w:val="none" w:sz="0" w:space="0" w:color="auto"/>
        <w:left w:val="none" w:sz="0" w:space="0" w:color="auto"/>
        <w:bottom w:val="none" w:sz="0" w:space="0" w:color="auto"/>
        <w:right w:val="none" w:sz="0" w:space="0" w:color="auto"/>
      </w:divBdr>
    </w:div>
    <w:div w:id="906648333">
      <w:marLeft w:val="640"/>
      <w:marRight w:val="0"/>
      <w:marTop w:val="0"/>
      <w:marBottom w:val="0"/>
      <w:divBdr>
        <w:top w:val="none" w:sz="0" w:space="0" w:color="auto"/>
        <w:left w:val="none" w:sz="0" w:space="0" w:color="auto"/>
        <w:bottom w:val="none" w:sz="0" w:space="0" w:color="auto"/>
        <w:right w:val="none" w:sz="0" w:space="0" w:color="auto"/>
      </w:divBdr>
    </w:div>
    <w:div w:id="906652412">
      <w:marLeft w:val="640"/>
      <w:marRight w:val="0"/>
      <w:marTop w:val="0"/>
      <w:marBottom w:val="0"/>
      <w:divBdr>
        <w:top w:val="none" w:sz="0" w:space="0" w:color="auto"/>
        <w:left w:val="none" w:sz="0" w:space="0" w:color="auto"/>
        <w:bottom w:val="none" w:sz="0" w:space="0" w:color="auto"/>
        <w:right w:val="none" w:sz="0" w:space="0" w:color="auto"/>
      </w:divBdr>
    </w:div>
    <w:div w:id="907036878">
      <w:marLeft w:val="640"/>
      <w:marRight w:val="0"/>
      <w:marTop w:val="0"/>
      <w:marBottom w:val="0"/>
      <w:divBdr>
        <w:top w:val="none" w:sz="0" w:space="0" w:color="auto"/>
        <w:left w:val="none" w:sz="0" w:space="0" w:color="auto"/>
        <w:bottom w:val="none" w:sz="0" w:space="0" w:color="auto"/>
        <w:right w:val="none" w:sz="0" w:space="0" w:color="auto"/>
      </w:divBdr>
    </w:div>
    <w:div w:id="907107386">
      <w:marLeft w:val="640"/>
      <w:marRight w:val="0"/>
      <w:marTop w:val="0"/>
      <w:marBottom w:val="0"/>
      <w:divBdr>
        <w:top w:val="none" w:sz="0" w:space="0" w:color="auto"/>
        <w:left w:val="none" w:sz="0" w:space="0" w:color="auto"/>
        <w:bottom w:val="none" w:sz="0" w:space="0" w:color="auto"/>
        <w:right w:val="none" w:sz="0" w:space="0" w:color="auto"/>
      </w:divBdr>
    </w:div>
    <w:div w:id="907111818">
      <w:marLeft w:val="640"/>
      <w:marRight w:val="0"/>
      <w:marTop w:val="0"/>
      <w:marBottom w:val="0"/>
      <w:divBdr>
        <w:top w:val="none" w:sz="0" w:space="0" w:color="auto"/>
        <w:left w:val="none" w:sz="0" w:space="0" w:color="auto"/>
        <w:bottom w:val="none" w:sz="0" w:space="0" w:color="auto"/>
        <w:right w:val="none" w:sz="0" w:space="0" w:color="auto"/>
      </w:divBdr>
    </w:div>
    <w:div w:id="907500141">
      <w:marLeft w:val="640"/>
      <w:marRight w:val="0"/>
      <w:marTop w:val="0"/>
      <w:marBottom w:val="0"/>
      <w:divBdr>
        <w:top w:val="none" w:sz="0" w:space="0" w:color="auto"/>
        <w:left w:val="none" w:sz="0" w:space="0" w:color="auto"/>
        <w:bottom w:val="none" w:sz="0" w:space="0" w:color="auto"/>
        <w:right w:val="none" w:sz="0" w:space="0" w:color="auto"/>
      </w:divBdr>
    </w:div>
    <w:div w:id="907811090">
      <w:marLeft w:val="640"/>
      <w:marRight w:val="0"/>
      <w:marTop w:val="0"/>
      <w:marBottom w:val="0"/>
      <w:divBdr>
        <w:top w:val="none" w:sz="0" w:space="0" w:color="auto"/>
        <w:left w:val="none" w:sz="0" w:space="0" w:color="auto"/>
        <w:bottom w:val="none" w:sz="0" w:space="0" w:color="auto"/>
        <w:right w:val="none" w:sz="0" w:space="0" w:color="auto"/>
      </w:divBdr>
    </w:div>
    <w:div w:id="908149376">
      <w:marLeft w:val="640"/>
      <w:marRight w:val="0"/>
      <w:marTop w:val="0"/>
      <w:marBottom w:val="0"/>
      <w:divBdr>
        <w:top w:val="none" w:sz="0" w:space="0" w:color="auto"/>
        <w:left w:val="none" w:sz="0" w:space="0" w:color="auto"/>
        <w:bottom w:val="none" w:sz="0" w:space="0" w:color="auto"/>
        <w:right w:val="none" w:sz="0" w:space="0" w:color="auto"/>
      </w:divBdr>
    </w:div>
    <w:div w:id="908727697">
      <w:marLeft w:val="640"/>
      <w:marRight w:val="0"/>
      <w:marTop w:val="0"/>
      <w:marBottom w:val="0"/>
      <w:divBdr>
        <w:top w:val="none" w:sz="0" w:space="0" w:color="auto"/>
        <w:left w:val="none" w:sz="0" w:space="0" w:color="auto"/>
        <w:bottom w:val="none" w:sz="0" w:space="0" w:color="auto"/>
        <w:right w:val="none" w:sz="0" w:space="0" w:color="auto"/>
      </w:divBdr>
    </w:div>
    <w:div w:id="909464186">
      <w:marLeft w:val="640"/>
      <w:marRight w:val="0"/>
      <w:marTop w:val="0"/>
      <w:marBottom w:val="0"/>
      <w:divBdr>
        <w:top w:val="none" w:sz="0" w:space="0" w:color="auto"/>
        <w:left w:val="none" w:sz="0" w:space="0" w:color="auto"/>
        <w:bottom w:val="none" w:sz="0" w:space="0" w:color="auto"/>
        <w:right w:val="none" w:sz="0" w:space="0" w:color="auto"/>
      </w:divBdr>
    </w:div>
    <w:div w:id="909927143">
      <w:marLeft w:val="640"/>
      <w:marRight w:val="0"/>
      <w:marTop w:val="0"/>
      <w:marBottom w:val="0"/>
      <w:divBdr>
        <w:top w:val="none" w:sz="0" w:space="0" w:color="auto"/>
        <w:left w:val="none" w:sz="0" w:space="0" w:color="auto"/>
        <w:bottom w:val="none" w:sz="0" w:space="0" w:color="auto"/>
        <w:right w:val="none" w:sz="0" w:space="0" w:color="auto"/>
      </w:divBdr>
    </w:div>
    <w:div w:id="910120754">
      <w:marLeft w:val="640"/>
      <w:marRight w:val="0"/>
      <w:marTop w:val="0"/>
      <w:marBottom w:val="0"/>
      <w:divBdr>
        <w:top w:val="none" w:sz="0" w:space="0" w:color="auto"/>
        <w:left w:val="none" w:sz="0" w:space="0" w:color="auto"/>
        <w:bottom w:val="none" w:sz="0" w:space="0" w:color="auto"/>
        <w:right w:val="none" w:sz="0" w:space="0" w:color="auto"/>
      </w:divBdr>
    </w:div>
    <w:div w:id="910233964">
      <w:marLeft w:val="640"/>
      <w:marRight w:val="0"/>
      <w:marTop w:val="0"/>
      <w:marBottom w:val="0"/>
      <w:divBdr>
        <w:top w:val="none" w:sz="0" w:space="0" w:color="auto"/>
        <w:left w:val="none" w:sz="0" w:space="0" w:color="auto"/>
        <w:bottom w:val="none" w:sz="0" w:space="0" w:color="auto"/>
        <w:right w:val="none" w:sz="0" w:space="0" w:color="auto"/>
      </w:divBdr>
    </w:div>
    <w:div w:id="910312564">
      <w:marLeft w:val="640"/>
      <w:marRight w:val="0"/>
      <w:marTop w:val="0"/>
      <w:marBottom w:val="0"/>
      <w:divBdr>
        <w:top w:val="none" w:sz="0" w:space="0" w:color="auto"/>
        <w:left w:val="none" w:sz="0" w:space="0" w:color="auto"/>
        <w:bottom w:val="none" w:sz="0" w:space="0" w:color="auto"/>
        <w:right w:val="none" w:sz="0" w:space="0" w:color="auto"/>
      </w:divBdr>
    </w:div>
    <w:div w:id="910583494">
      <w:marLeft w:val="640"/>
      <w:marRight w:val="0"/>
      <w:marTop w:val="0"/>
      <w:marBottom w:val="0"/>
      <w:divBdr>
        <w:top w:val="none" w:sz="0" w:space="0" w:color="auto"/>
        <w:left w:val="none" w:sz="0" w:space="0" w:color="auto"/>
        <w:bottom w:val="none" w:sz="0" w:space="0" w:color="auto"/>
        <w:right w:val="none" w:sz="0" w:space="0" w:color="auto"/>
      </w:divBdr>
    </w:div>
    <w:div w:id="910694428">
      <w:marLeft w:val="640"/>
      <w:marRight w:val="0"/>
      <w:marTop w:val="0"/>
      <w:marBottom w:val="0"/>
      <w:divBdr>
        <w:top w:val="none" w:sz="0" w:space="0" w:color="auto"/>
        <w:left w:val="none" w:sz="0" w:space="0" w:color="auto"/>
        <w:bottom w:val="none" w:sz="0" w:space="0" w:color="auto"/>
        <w:right w:val="none" w:sz="0" w:space="0" w:color="auto"/>
      </w:divBdr>
    </w:div>
    <w:div w:id="910845103">
      <w:marLeft w:val="640"/>
      <w:marRight w:val="0"/>
      <w:marTop w:val="0"/>
      <w:marBottom w:val="0"/>
      <w:divBdr>
        <w:top w:val="none" w:sz="0" w:space="0" w:color="auto"/>
        <w:left w:val="none" w:sz="0" w:space="0" w:color="auto"/>
        <w:bottom w:val="none" w:sz="0" w:space="0" w:color="auto"/>
        <w:right w:val="none" w:sz="0" w:space="0" w:color="auto"/>
      </w:divBdr>
    </w:div>
    <w:div w:id="912004459">
      <w:marLeft w:val="640"/>
      <w:marRight w:val="0"/>
      <w:marTop w:val="0"/>
      <w:marBottom w:val="0"/>
      <w:divBdr>
        <w:top w:val="none" w:sz="0" w:space="0" w:color="auto"/>
        <w:left w:val="none" w:sz="0" w:space="0" w:color="auto"/>
        <w:bottom w:val="none" w:sz="0" w:space="0" w:color="auto"/>
        <w:right w:val="none" w:sz="0" w:space="0" w:color="auto"/>
      </w:divBdr>
    </w:div>
    <w:div w:id="912004824">
      <w:marLeft w:val="640"/>
      <w:marRight w:val="0"/>
      <w:marTop w:val="0"/>
      <w:marBottom w:val="0"/>
      <w:divBdr>
        <w:top w:val="none" w:sz="0" w:space="0" w:color="auto"/>
        <w:left w:val="none" w:sz="0" w:space="0" w:color="auto"/>
        <w:bottom w:val="none" w:sz="0" w:space="0" w:color="auto"/>
        <w:right w:val="none" w:sz="0" w:space="0" w:color="auto"/>
      </w:divBdr>
    </w:div>
    <w:div w:id="912087035">
      <w:marLeft w:val="640"/>
      <w:marRight w:val="0"/>
      <w:marTop w:val="0"/>
      <w:marBottom w:val="0"/>
      <w:divBdr>
        <w:top w:val="none" w:sz="0" w:space="0" w:color="auto"/>
        <w:left w:val="none" w:sz="0" w:space="0" w:color="auto"/>
        <w:bottom w:val="none" w:sz="0" w:space="0" w:color="auto"/>
        <w:right w:val="none" w:sz="0" w:space="0" w:color="auto"/>
      </w:divBdr>
    </w:div>
    <w:div w:id="912203105">
      <w:marLeft w:val="640"/>
      <w:marRight w:val="0"/>
      <w:marTop w:val="0"/>
      <w:marBottom w:val="0"/>
      <w:divBdr>
        <w:top w:val="none" w:sz="0" w:space="0" w:color="auto"/>
        <w:left w:val="none" w:sz="0" w:space="0" w:color="auto"/>
        <w:bottom w:val="none" w:sz="0" w:space="0" w:color="auto"/>
        <w:right w:val="none" w:sz="0" w:space="0" w:color="auto"/>
      </w:divBdr>
    </w:div>
    <w:div w:id="912740604">
      <w:marLeft w:val="640"/>
      <w:marRight w:val="0"/>
      <w:marTop w:val="0"/>
      <w:marBottom w:val="0"/>
      <w:divBdr>
        <w:top w:val="none" w:sz="0" w:space="0" w:color="auto"/>
        <w:left w:val="none" w:sz="0" w:space="0" w:color="auto"/>
        <w:bottom w:val="none" w:sz="0" w:space="0" w:color="auto"/>
        <w:right w:val="none" w:sz="0" w:space="0" w:color="auto"/>
      </w:divBdr>
    </w:div>
    <w:div w:id="913662892">
      <w:marLeft w:val="640"/>
      <w:marRight w:val="0"/>
      <w:marTop w:val="0"/>
      <w:marBottom w:val="0"/>
      <w:divBdr>
        <w:top w:val="none" w:sz="0" w:space="0" w:color="auto"/>
        <w:left w:val="none" w:sz="0" w:space="0" w:color="auto"/>
        <w:bottom w:val="none" w:sz="0" w:space="0" w:color="auto"/>
        <w:right w:val="none" w:sz="0" w:space="0" w:color="auto"/>
      </w:divBdr>
    </w:div>
    <w:div w:id="913928819">
      <w:marLeft w:val="640"/>
      <w:marRight w:val="0"/>
      <w:marTop w:val="0"/>
      <w:marBottom w:val="0"/>
      <w:divBdr>
        <w:top w:val="none" w:sz="0" w:space="0" w:color="auto"/>
        <w:left w:val="none" w:sz="0" w:space="0" w:color="auto"/>
        <w:bottom w:val="none" w:sz="0" w:space="0" w:color="auto"/>
        <w:right w:val="none" w:sz="0" w:space="0" w:color="auto"/>
      </w:divBdr>
    </w:div>
    <w:div w:id="914168320">
      <w:marLeft w:val="640"/>
      <w:marRight w:val="0"/>
      <w:marTop w:val="0"/>
      <w:marBottom w:val="0"/>
      <w:divBdr>
        <w:top w:val="none" w:sz="0" w:space="0" w:color="auto"/>
        <w:left w:val="none" w:sz="0" w:space="0" w:color="auto"/>
        <w:bottom w:val="none" w:sz="0" w:space="0" w:color="auto"/>
        <w:right w:val="none" w:sz="0" w:space="0" w:color="auto"/>
      </w:divBdr>
    </w:div>
    <w:div w:id="914315650">
      <w:marLeft w:val="640"/>
      <w:marRight w:val="0"/>
      <w:marTop w:val="0"/>
      <w:marBottom w:val="0"/>
      <w:divBdr>
        <w:top w:val="none" w:sz="0" w:space="0" w:color="auto"/>
        <w:left w:val="none" w:sz="0" w:space="0" w:color="auto"/>
        <w:bottom w:val="none" w:sz="0" w:space="0" w:color="auto"/>
        <w:right w:val="none" w:sz="0" w:space="0" w:color="auto"/>
      </w:divBdr>
    </w:div>
    <w:div w:id="914782010">
      <w:marLeft w:val="640"/>
      <w:marRight w:val="0"/>
      <w:marTop w:val="0"/>
      <w:marBottom w:val="0"/>
      <w:divBdr>
        <w:top w:val="none" w:sz="0" w:space="0" w:color="auto"/>
        <w:left w:val="none" w:sz="0" w:space="0" w:color="auto"/>
        <w:bottom w:val="none" w:sz="0" w:space="0" w:color="auto"/>
        <w:right w:val="none" w:sz="0" w:space="0" w:color="auto"/>
      </w:divBdr>
    </w:div>
    <w:div w:id="915359182">
      <w:marLeft w:val="640"/>
      <w:marRight w:val="0"/>
      <w:marTop w:val="0"/>
      <w:marBottom w:val="0"/>
      <w:divBdr>
        <w:top w:val="none" w:sz="0" w:space="0" w:color="auto"/>
        <w:left w:val="none" w:sz="0" w:space="0" w:color="auto"/>
        <w:bottom w:val="none" w:sz="0" w:space="0" w:color="auto"/>
        <w:right w:val="none" w:sz="0" w:space="0" w:color="auto"/>
      </w:divBdr>
    </w:div>
    <w:div w:id="915552877">
      <w:marLeft w:val="640"/>
      <w:marRight w:val="0"/>
      <w:marTop w:val="0"/>
      <w:marBottom w:val="0"/>
      <w:divBdr>
        <w:top w:val="none" w:sz="0" w:space="0" w:color="auto"/>
        <w:left w:val="none" w:sz="0" w:space="0" w:color="auto"/>
        <w:bottom w:val="none" w:sz="0" w:space="0" w:color="auto"/>
        <w:right w:val="none" w:sz="0" w:space="0" w:color="auto"/>
      </w:divBdr>
    </w:div>
    <w:div w:id="915558223">
      <w:marLeft w:val="640"/>
      <w:marRight w:val="0"/>
      <w:marTop w:val="0"/>
      <w:marBottom w:val="0"/>
      <w:divBdr>
        <w:top w:val="none" w:sz="0" w:space="0" w:color="auto"/>
        <w:left w:val="none" w:sz="0" w:space="0" w:color="auto"/>
        <w:bottom w:val="none" w:sz="0" w:space="0" w:color="auto"/>
        <w:right w:val="none" w:sz="0" w:space="0" w:color="auto"/>
      </w:divBdr>
    </w:div>
    <w:div w:id="916325253">
      <w:marLeft w:val="640"/>
      <w:marRight w:val="0"/>
      <w:marTop w:val="0"/>
      <w:marBottom w:val="0"/>
      <w:divBdr>
        <w:top w:val="none" w:sz="0" w:space="0" w:color="auto"/>
        <w:left w:val="none" w:sz="0" w:space="0" w:color="auto"/>
        <w:bottom w:val="none" w:sz="0" w:space="0" w:color="auto"/>
        <w:right w:val="none" w:sz="0" w:space="0" w:color="auto"/>
      </w:divBdr>
    </w:div>
    <w:div w:id="917903992">
      <w:marLeft w:val="640"/>
      <w:marRight w:val="0"/>
      <w:marTop w:val="0"/>
      <w:marBottom w:val="0"/>
      <w:divBdr>
        <w:top w:val="none" w:sz="0" w:space="0" w:color="auto"/>
        <w:left w:val="none" w:sz="0" w:space="0" w:color="auto"/>
        <w:bottom w:val="none" w:sz="0" w:space="0" w:color="auto"/>
        <w:right w:val="none" w:sz="0" w:space="0" w:color="auto"/>
      </w:divBdr>
    </w:div>
    <w:div w:id="917977006">
      <w:marLeft w:val="640"/>
      <w:marRight w:val="0"/>
      <w:marTop w:val="0"/>
      <w:marBottom w:val="0"/>
      <w:divBdr>
        <w:top w:val="none" w:sz="0" w:space="0" w:color="auto"/>
        <w:left w:val="none" w:sz="0" w:space="0" w:color="auto"/>
        <w:bottom w:val="none" w:sz="0" w:space="0" w:color="auto"/>
        <w:right w:val="none" w:sz="0" w:space="0" w:color="auto"/>
      </w:divBdr>
    </w:div>
    <w:div w:id="918054881">
      <w:marLeft w:val="640"/>
      <w:marRight w:val="0"/>
      <w:marTop w:val="0"/>
      <w:marBottom w:val="0"/>
      <w:divBdr>
        <w:top w:val="none" w:sz="0" w:space="0" w:color="auto"/>
        <w:left w:val="none" w:sz="0" w:space="0" w:color="auto"/>
        <w:bottom w:val="none" w:sz="0" w:space="0" w:color="auto"/>
        <w:right w:val="none" w:sz="0" w:space="0" w:color="auto"/>
      </w:divBdr>
    </w:div>
    <w:div w:id="919019952">
      <w:marLeft w:val="640"/>
      <w:marRight w:val="0"/>
      <w:marTop w:val="0"/>
      <w:marBottom w:val="0"/>
      <w:divBdr>
        <w:top w:val="none" w:sz="0" w:space="0" w:color="auto"/>
        <w:left w:val="none" w:sz="0" w:space="0" w:color="auto"/>
        <w:bottom w:val="none" w:sz="0" w:space="0" w:color="auto"/>
        <w:right w:val="none" w:sz="0" w:space="0" w:color="auto"/>
      </w:divBdr>
    </w:div>
    <w:div w:id="919171534">
      <w:marLeft w:val="640"/>
      <w:marRight w:val="0"/>
      <w:marTop w:val="0"/>
      <w:marBottom w:val="0"/>
      <w:divBdr>
        <w:top w:val="none" w:sz="0" w:space="0" w:color="auto"/>
        <w:left w:val="none" w:sz="0" w:space="0" w:color="auto"/>
        <w:bottom w:val="none" w:sz="0" w:space="0" w:color="auto"/>
        <w:right w:val="none" w:sz="0" w:space="0" w:color="auto"/>
      </w:divBdr>
    </w:div>
    <w:div w:id="919826281">
      <w:marLeft w:val="640"/>
      <w:marRight w:val="0"/>
      <w:marTop w:val="0"/>
      <w:marBottom w:val="0"/>
      <w:divBdr>
        <w:top w:val="none" w:sz="0" w:space="0" w:color="auto"/>
        <w:left w:val="none" w:sz="0" w:space="0" w:color="auto"/>
        <w:bottom w:val="none" w:sz="0" w:space="0" w:color="auto"/>
        <w:right w:val="none" w:sz="0" w:space="0" w:color="auto"/>
      </w:divBdr>
    </w:div>
    <w:div w:id="920329973">
      <w:marLeft w:val="640"/>
      <w:marRight w:val="0"/>
      <w:marTop w:val="0"/>
      <w:marBottom w:val="0"/>
      <w:divBdr>
        <w:top w:val="none" w:sz="0" w:space="0" w:color="auto"/>
        <w:left w:val="none" w:sz="0" w:space="0" w:color="auto"/>
        <w:bottom w:val="none" w:sz="0" w:space="0" w:color="auto"/>
        <w:right w:val="none" w:sz="0" w:space="0" w:color="auto"/>
      </w:divBdr>
    </w:div>
    <w:div w:id="920332210">
      <w:marLeft w:val="640"/>
      <w:marRight w:val="0"/>
      <w:marTop w:val="0"/>
      <w:marBottom w:val="0"/>
      <w:divBdr>
        <w:top w:val="none" w:sz="0" w:space="0" w:color="auto"/>
        <w:left w:val="none" w:sz="0" w:space="0" w:color="auto"/>
        <w:bottom w:val="none" w:sz="0" w:space="0" w:color="auto"/>
        <w:right w:val="none" w:sz="0" w:space="0" w:color="auto"/>
      </w:divBdr>
    </w:div>
    <w:div w:id="920793709">
      <w:marLeft w:val="640"/>
      <w:marRight w:val="0"/>
      <w:marTop w:val="0"/>
      <w:marBottom w:val="0"/>
      <w:divBdr>
        <w:top w:val="none" w:sz="0" w:space="0" w:color="auto"/>
        <w:left w:val="none" w:sz="0" w:space="0" w:color="auto"/>
        <w:bottom w:val="none" w:sz="0" w:space="0" w:color="auto"/>
        <w:right w:val="none" w:sz="0" w:space="0" w:color="auto"/>
      </w:divBdr>
    </w:div>
    <w:div w:id="921572447">
      <w:marLeft w:val="640"/>
      <w:marRight w:val="0"/>
      <w:marTop w:val="0"/>
      <w:marBottom w:val="0"/>
      <w:divBdr>
        <w:top w:val="none" w:sz="0" w:space="0" w:color="auto"/>
        <w:left w:val="none" w:sz="0" w:space="0" w:color="auto"/>
        <w:bottom w:val="none" w:sz="0" w:space="0" w:color="auto"/>
        <w:right w:val="none" w:sz="0" w:space="0" w:color="auto"/>
      </w:divBdr>
    </w:div>
    <w:div w:id="921718122">
      <w:marLeft w:val="640"/>
      <w:marRight w:val="0"/>
      <w:marTop w:val="0"/>
      <w:marBottom w:val="0"/>
      <w:divBdr>
        <w:top w:val="none" w:sz="0" w:space="0" w:color="auto"/>
        <w:left w:val="none" w:sz="0" w:space="0" w:color="auto"/>
        <w:bottom w:val="none" w:sz="0" w:space="0" w:color="auto"/>
        <w:right w:val="none" w:sz="0" w:space="0" w:color="auto"/>
      </w:divBdr>
    </w:div>
    <w:div w:id="922101709">
      <w:marLeft w:val="640"/>
      <w:marRight w:val="0"/>
      <w:marTop w:val="0"/>
      <w:marBottom w:val="0"/>
      <w:divBdr>
        <w:top w:val="none" w:sz="0" w:space="0" w:color="auto"/>
        <w:left w:val="none" w:sz="0" w:space="0" w:color="auto"/>
        <w:bottom w:val="none" w:sz="0" w:space="0" w:color="auto"/>
        <w:right w:val="none" w:sz="0" w:space="0" w:color="auto"/>
      </w:divBdr>
    </w:div>
    <w:div w:id="922569207">
      <w:marLeft w:val="640"/>
      <w:marRight w:val="0"/>
      <w:marTop w:val="0"/>
      <w:marBottom w:val="0"/>
      <w:divBdr>
        <w:top w:val="none" w:sz="0" w:space="0" w:color="auto"/>
        <w:left w:val="none" w:sz="0" w:space="0" w:color="auto"/>
        <w:bottom w:val="none" w:sz="0" w:space="0" w:color="auto"/>
        <w:right w:val="none" w:sz="0" w:space="0" w:color="auto"/>
      </w:divBdr>
    </w:div>
    <w:div w:id="923033214">
      <w:marLeft w:val="640"/>
      <w:marRight w:val="0"/>
      <w:marTop w:val="0"/>
      <w:marBottom w:val="0"/>
      <w:divBdr>
        <w:top w:val="none" w:sz="0" w:space="0" w:color="auto"/>
        <w:left w:val="none" w:sz="0" w:space="0" w:color="auto"/>
        <w:bottom w:val="none" w:sz="0" w:space="0" w:color="auto"/>
        <w:right w:val="none" w:sz="0" w:space="0" w:color="auto"/>
      </w:divBdr>
    </w:div>
    <w:div w:id="923151433">
      <w:marLeft w:val="640"/>
      <w:marRight w:val="0"/>
      <w:marTop w:val="0"/>
      <w:marBottom w:val="0"/>
      <w:divBdr>
        <w:top w:val="none" w:sz="0" w:space="0" w:color="auto"/>
        <w:left w:val="none" w:sz="0" w:space="0" w:color="auto"/>
        <w:bottom w:val="none" w:sz="0" w:space="0" w:color="auto"/>
        <w:right w:val="none" w:sz="0" w:space="0" w:color="auto"/>
      </w:divBdr>
    </w:div>
    <w:div w:id="923294258">
      <w:marLeft w:val="640"/>
      <w:marRight w:val="0"/>
      <w:marTop w:val="0"/>
      <w:marBottom w:val="0"/>
      <w:divBdr>
        <w:top w:val="none" w:sz="0" w:space="0" w:color="auto"/>
        <w:left w:val="none" w:sz="0" w:space="0" w:color="auto"/>
        <w:bottom w:val="none" w:sz="0" w:space="0" w:color="auto"/>
        <w:right w:val="none" w:sz="0" w:space="0" w:color="auto"/>
      </w:divBdr>
    </w:div>
    <w:div w:id="923299514">
      <w:marLeft w:val="640"/>
      <w:marRight w:val="0"/>
      <w:marTop w:val="0"/>
      <w:marBottom w:val="0"/>
      <w:divBdr>
        <w:top w:val="none" w:sz="0" w:space="0" w:color="auto"/>
        <w:left w:val="none" w:sz="0" w:space="0" w:color="auto"/>
        <w:bottom w:val="none" w:sz="0" w:space="0" w:color="auto"/>
        <w:right w:val="none" w:sz="0" w:space="0" w:color="auto"/>
      </w:divBdr>
    </w:div>
    <w:div w:id="923539588">
      <w:marLeft w:val="640"/>
      <w:marRight w:val="0"/>
      <w:marTop w:val="0"/>
      <w:marBottom w:val="0"/>
      <w:divBdr>
        <w:top w:val="none" w:sz="0" w:space="0" w:color="auto"/>
        <w:left w:val="none" w:sz="0" w:space="0" w:color="auto"/>
        <w:bottom w:val="none" w:sz="0" w:space="0" w:color="auto"/>
        <w:right w:val="none" w:sz="0" w:space="0" w:color="auto"/>
      </w:divBdr>
    </w:div>
    <w:div w:id="923608358">
      <w:marLeft w:val="640"/>
      <w:marRight w:val="0"/>
      <w:marTop w:val="0"/>
      <w:marBottom w:val="0"/>
      <w:divBdr>
        <w:top w:val="none" w:sz="0" w:space="0" w:color="auto"/>
        <w:left w:val="none" w:sz="0" w:space="0" w:color="auto"/>
        <w:bottom w:val="none" w:sz="0" w:space="0" w:color="auto"/>
        <w:right w:val="none" w:sz="0" w:space="0" w:color="auto"/>
      </w:divBdr>
    </w:div>
    <w:div w:id="924001169">
      <w:marLeft w:val="640"/>
      <w:marRight w:val="0"/>
      <w:marTop w:val="0"/>
      <w:marBottom w:val="0"/>
      <w:divBdr>
        <w:top w:val="none" w:sz="0" w:space="0" w:color="auto"/>
        <w:left w:val="none" w:sz="0" w:space="0" w:color="auto"/>
        <w:bottom w:val="none" w:sz="0" w:space="0" w:color="auto"/>
        <w:right w:val="none" w:sz="0" w:space="0" w:color="auto"/>
      </w:divBdr>
    </w:div>
    <w:div w:id="924344840">
      <w:marLeft w:val="640"/>
      <w:marRight w:val="0"/>
      <w:marTop w:val="0"/>
      <w:marBottom w:val="0"/>
      <w:divBdr>
        <w:top w:val="none" w:sz="0" w:space="0" w:color="auto"/>
        <w:left w:val="none" w:sz="0" w:space="0" w:color="auto"/>
        <w:bottom w:val="none" w:sz="0" w:space="0" w:color="auto"/>
        <w:right w:val="none" w:sz="0" w:space="0" w:color="auto"/>
      </w:divBdr>
    </w:div>
    <w:div w:id="925267628">
      <w:marLeft w:val="640"/>
      <w:marRight w:val="0"/>
      <w:marTop w:val="0"/>
      <w:marBottom w:val="0"/>
      <w:divBdr>
        <w:top w:val="none" w:sz="0" w:space="0" w:color="auto"/>
        <w:left w:val="none" w:sz="0" w:space="0" w:color="auto"/>
        <w:bottom w:val="none" w:sz="0" w:space="0" w:color="auto"/>
        <w:right w:val="none" w:sz="0" w:space="0" w:color="auto"/>
      </w:divBdr>
    </w:div>
    <w:div w:id="925918717">
      <w:marLeft w:val="640"/>
      <w:marRight w:val="0"/>
      <w:marTop w:val="0"/>
      <w:marBottom w:val="0"/>
      <w:divBdr>
        <w:top w:val="none" w:sz="0" w:space="0" w:color="auto"/>
        <w:left w:val="none" w:sz="0" w:space="0" w:color="auto"/>
        <w:bottom w:val="none" w:sz="0" w:space="0" w:color="auto"/>
        <w:right w:val="none" w:sz="0" w:space="0" w:color="auto"/>
      </w:divBdr>
    </w:div>
    <w:div w:id="926184562">
      <w:marLeft w:val="640"/>
      <w:marRight w:val="0"/>
      <w:marTop w:val="0"/>
      <w:marBottom w:val="0"/>
      <w:divBdr>
        <w:top w:val="none" w:sz="0" w:space="0" w:color="auto"/>
        <w:left w:val="none" w:sz="0" w:space="0" w:color="auto"/>
        <w:bottom w:val="none" w:sz="0" w:space="0" w:color="auto"/>
        <w:right w:val="none" w:sz="0" w:space="0" w:color="auto"/>
      </w:divBdr>
    </w:div>
    <w:div w:id="926502675">
      <w:marLeft w:val="640"/>
      <w:marRight w:val="0"/>
      <w:marTop w:val="0"/>
      <w:marBottom w:val="0"/>
      <w:divBdr>
        <w:top w:val="none" w:sz="0" w:space="0" w:color="auto"/>
        <w:left w:val="none" w:sz="0" w:space="0" w:color="auto"/>
        <w:bottom w:val="none" w:sz="0" w:space="0" w:color="auto"/>
        <w:right w:val="none" w:sz="0" w:space="0" w:color="auto"/>
      </w:divBdr>
    </w:div>
    <w:div w:id="926960346">
      <w:marLeft w:val="640"/>
      <w:marRight w:val="0"/>
      <w:marTop w:val="0"/>
      <w:marBottom w:val="0"/>
      <w:divBdr>
        <w:top w:val="none" w:sz="0" w:space="0" w:color="auto"/>
        <w:left w:val="none" w:sz="0" w:space="0" w:color="auto"/>
        <w:bottom w:val="none" w:sz="0" w:space="0" w:color="auto"/>
        <w:right w:val="none" w:sz="0" w:space="0" w:color="auto"/>
      </w:divBdr>
    </w:div>
    <w:div w:id="927075600">
      <w:marLeft w:val="640"/>
      <w:marRight w:val="0"/>
      <w:marTop w:val="0"/>
      <w:marBottom w:val="0"/>
      <w:divBdr>
        <w:top w:val="none" w:sz="0" w:space="0" w:color="auto"/>
        <w:left w:val="none" w:sz="0" w:space="0" w:color="auto"/>
        <w:bottom w:val="none" w:sz="0" w:space="0" w:color="auto"/>
        <w:right w:val="none" w:sz="0" w:space="0" w:color="auto"/>
      </w:divBdr>
    </w:div>
    <w:div w:id="927081225">
      <w:marLeft w:val="640"/>
      <w:marRight w:val="0"/>
      <w:marTop w:val="0"/>
      <w:marBottom w:val="0"/>
      <w:divBdr>
        <w:top w:val="none" w:sz="0" w:space="0" w:color="auto"/>
        <w:left w:val="none" w:sz="0" w:space="0" w:color="auto"/>
        <w:bottom w:val="none" w:sz="0" w:space="0" w:color="auto"/>
        <w:right w:val="none" w:sz="0" w:space="0" w:color="auto"/>
      </w:divBdr>
    </w:div>
    <w:div w:id="927351095">
      <w:marLeft w:val="640"/>
      <w:marRight w:val="0"/>
      <w:marTop w:val="0"/>
      <w:marBottom w:val="0"/>
      <w:divBdr>
        <w:top w:val="none" w:sz="0" w:space="0" w:color="auto"/>
        <w:left w:val="none" w:sz="0" w:space="0" w:color="auto"/>
        <w:bottom w:val="none" w:sz="0" w:space="0" w:color="auto"/>
        <w:right w:val="none" w:sz="0" w:space="0" w:color="auto"/>
      </w:divBdr>
    </w:div>
    <w:div w:id="927426579">
      <w:marLeft w:val="640"/>
      <w:marRight w:val="0"/>
      <w:marTop w:val="0"/>
      <w:marBottom w:val="0"/>
      <w:divBdr>
        <w:top w:val="none" w:sz="0" w:space="0" w:color="auto"/>
        <w:left w:val="none" w:sz="0" w:space="0" w:color="auto"/>
        <w:bottom w:val="none" w:sz="0" w:space="0" w:color="auto"/>
        <w:right w:val="none" w:sz="0" w:space="0" w:color="auto"/>
      </w:divBdr>
    </w:div>
    <w:div w:id="928002683">
      <w:marLeft w:val="640"/>
      <w:marRight w:val="0"/>
      <w:marTop w:val="0"/>
      <w:marBottom w:val="0"/>
      <w:divBdr>
        <w:top w:val="none" w:sz="0" w:space="0" w:color="auto"/>
        <w:left w:val="none" w:sz="0" w:space="0" w:color="auto"/>
        <w:bottom w:val="none" w:sz="0" w:space="0" w:color="auto"/>
        <w:right w:val="none" w:sz="0" w:space="0" w:color="auto"/>
      </w:divBdr>
    </w:div>
    <w:div w:id="928003773">
      <w:marLeft w:val="640"/>
      <w:marRight w:val="0"/>
      <w:marTop w:val="0"/>
      <w:marBottom w:val="0"/>
      <w:divBdr>
        <w:top w:val="none" w:sz="0" w:space="0" w:color="auto"/>
        <w:left w:val="none" w:sz="0" w:space="0" w:color="auto"/>
        <w:bottom w:val="none" w:sz="0" w:space="0" w:color="auto"/>
        <w:right w:val="none" w:sz="0" w:space="0" w:color="auto"/>
      </w:divBdr>
    </w:div>
    <w:div w:id="928580224">
      <w:marLeft w:val="640"/>
      <w:marRight w:val="0"/>
      <w:marTop w:val="0"/>
      <w:marBottom w:val="0"/>
      <w:divBdr>
        <w:top w:val="none" w:sz="0" w:space="0" w:color="auto"/>
        <w:left w:val="none" w:sz="0" w:space="0" w:color="auto"/>
        <w:bottom w:val="none" w:sz="0" w:space="0" w:color="auto"/>
        <w:right w:val="none" w:sz="0" w:space="0" w:color="auto"/>
      </w:divBdr>
    </w:div>
    <w:div w:id="928999631">
      <w:marLeft w:val="640"/>
      <w:marRight w:val="0"/>
      <w:marTop w:val="0"/>
      <w:marBottom w:val="0"/>
      <w:divBdr>
        <w:top w:val="none" w:sz="0" w:space="0" w:color="auto"/>
        <w:left w:val="none" w:sz="0" w:space="0" w:color="auto"/>
        <w:bottom w:val="none" w:sz="0" w:space="0" w:color="auto"/>
        <w:right w:val="none" w:sz="0" w:space="0" w:color="auto"/>
      </w:divBdr>
    </w:div>
    <w:div w:id="929117147">
      <w:marLeft w:val="640"/>
      <w:marRight w:val="0"/>
      <w:marTop w:val="0"/>
      <w:marBottom w:val="0"/>
      <w:divBdr>
        <w:top w:val="none" w:sz="0" w:space="0" w:color="auto"/>
        <w:left w:val="none" w:sz="0" w:space="0" w:color="auto"/>
        <w:bottom w:val="none" w:sz="0" w:space="0" w:color="auto"/>
        <w:right w:val="none" w:sz="0" w:space="0" w:color="auto"/>
      </w:divBdr>
    </w:div>
    <w:div w:id="929242726">
      <w:marLeft w:val="640"/>
      <w:marRight w:val="0"/>
      <w:marTop w:val="0"/>
      <w:marBottom w:val="0"/>
      <w:divBdr>
        <w:top w:val="none" w:sz="0" w:space="0" w:color="auto"/>
        <w:left w:val="none" w:sz="0" w:space="0" w:color="auto"/>
        <w:bottom w:val="none" w:sz="0" w:space="0" w:color="auto"/>
        <w:right w:val="none" w:sz="0" w:space="0" w:color="auto"/>
      </w:divBdr>
    </w:div>
    <w:div w:id="929578211">
      <w:marLeft w:val="640"/>
      <w:marRight w:val="0"/>
      <w:marTop w:val="0"/>
      <w:marBottom w:val="0"/>
      <w:divBdr>
        <w:top w:val="none" w:sz="0" w:space="0" w:color="auto"/>
        <w:left w:val="none" w:sz="0" w:space="0" w:color="auto"/>
        <w:bottom w:val="none" w:sz="0" w:space="0" w:color="auto"/>
        <w:right w:val="none" w:sz="0" w:space="0" w:color="auto"/>
      </w:divBdr>
    </w:div>
    <w:div w:id="929847603">
      <w:marLeft w:val="640"/>
      <w:marRight w:val="0"/>
      <w:marTop w:val="0"/>
      <w:marBottom w:val="0"/>
      <w:divBdr>
        <w:top w:val="none" w:sz="0" w:space="0" w:color="auto"/>
        <w:left w:val="none" w:sz="0" w:space="0" w:color="auto"/>
        <w:bottom w:val="none" w:sz="0" w:space="0" w:color="auto"/>
        <w:right w:val="none" w:sz="0" w:space="0" w:color="auto"/>
      </w:divBdr>
    </w:div>
    <w:div w:id="930118825">
      <w:marLeft w:val="640"/>
      <w:marRight w:val="0"/>
      <w:marTop w:val="0"/>
      <w:marBottom w:val="0"/>
      <w:divBdr>
        <w:top w:val="none" w:sz="0" w:space="0" w:color="auto"/>
        <w:left w:val="none" w:sz="0" w:space="0" w:color="auto"/>
        <w:bottom w:val="none" w:sz="0" w:space="0" w:color="auto"/>
        <w:right w:val="none" w:sz="0" w:space="0" w:color="auto"/>
      </w:divBdr>
    </w:div>
    <w:div w:id="930358636">
      <w:marLeft w:val="640"/>
      <w:marRight w:val="0"/>
      <w:marTop w:val="0"/>
      <w:marBottom w:val="0"/>
      <w:divBdr>
        <w:top w:val="none" w:sz="0" w:space="0" w:color="auto"/>
        <w:left w:val="none" w:sz="0" w:space="0" w:color="auto"/>
        <w:bottom w:val="none" w:sz="0" w:space="0" w:color="auto"/>
        <w:right w:val="none" w:sz="0" w:space="0" w:color="auto"/>
      </w:divBdr>
    </w:div>
    <w:div w:id="930772962">
      <w:marLeft w:val="640"/>
      <w:marRight w:val="0"/>
      <w:marTop w:val="0"/>
      <w:marBottom w:val="0"/>
      <w:divBdr>
        <w:top w:val="none" w:sz="0" w:space="0" w:color="auto"/>
        <w:left w:val="none" w:sz="0" w:space="0" w:color="auto"/>
        <w:bottom w:val="none" w:sz="0" w:space="0" w:color="auto"/>
        <w:right w:val="none" w:sz="0" w:space="0" w:color="auto"/>
      </w:divBdr>
    </w:div>
    <w:div w:id="930893635">
      <w:marLeft w:val="640"/>
      <w:marRight w:val="0"/>
      <w:marTop w:val="0"/>
      <w:marBottom w:val="0"/>
      <w:divBdr>
        <w:top w:val="none" w:sz="0" w:space="0" w:color="auto"/>
        <w:left w:val="none" w:sz="0" w:space="0" w:color="auto"/>
        <w:bottom w:val="none" w:sz="0" w:space="0" w:color="auto"/>
        <w:right w:val="none" w:sz="0" w:space="0" w:color="auto"/>
      </w:divBdr>
    </w:div>
    <w:div w:id="931011680">
      <w:marLeft w:val="640"/>
      <w:marRight w:val="0"/>
      <w:marTop w:val="0"/>
      <w:marBottom w:val="0"/>
      <w:divBdr>
        <w:top w:val="none" w:sz="0" w:space="0" w:color="auto"/>
        <w:left w:val="none" w:sz="0" w:space="0" w:color="auto"/>
        <w:bottom w:val="none" w:sz="0" w:space="0" w:color="auto"/>
        <w:right w:val="none" w:sz="0" w:space="0" w:color="auto"/>
      </w:divBdr>
    </w:div>
    <w:div w:id="931158678">
      <w:marLeft w:val="640"/>
      <w:marRight w:val="0"/>
      <w:marTop w:val="0"/>
      <w:marBottom w:val="0"/>
      <w:divBdr>
        <w:top w:val="none" w:sz="0" w:space="0" w:color="auto"/>
        <w:left w:val="none" w:sz="0" w:space="0" w:color="auto"/>
        <w:bottom w:val="none" w:sz="0" w:space="0" w:color="auto"/>
        <w:right w:val="none" w:sz="0" w:space="0" w:color="auto"/>
      </w:divBdr>
    </w:div>
    <w:div w:id="931160492">
      <w:marLeft w:val="640"/>
      <w:marRight w:val="0"/>
      <w:marTop w:val="0"/>
      <w:marBottom w:val="0"/>
      <w:divBdr>
        <w:top w:val="none" w:sz="0" w:space="0" w:color="auto"/>
        <w:left w:val="none" w:sz="0" w:space="0" w:color="auto"/>
        <w:bottom w:val="none" w:sz="0" w:space="0" w:color="auto"/>
        <w:right w:val="none" w:sz="0" w:space="0" w:color="auto"/>
      </w:divBdr>
    </w:div>
    <w:div w:id="931203809">
      <w:marLeft w:val="640"/>
      <w:marRight w:val="0"/>
      <w:marTop w:val="0"/>
      <w:marBottom w:val="0"/>
      <w:divBdr>
        <w:top w:val="none" w:sz="0" w:space="0" w:color="auto"/>
        <w:left w:val="none" w:sz="0" w:space="0" w:color="auto"/>
        <w:bottom w:val="none" w:sz="0" w:space="0" w:color="auto"/>
        <w:right w:val="none" w:sz="0" w:space="0" w:color="auto"/>
      </w:divBdr>
    </w:div>
    <w:div w:id="931358601">
      <w:marLeft w:val="640"/>
      <w:marRight w:val="0"/>
      <w:marTop w:val="0"/>
      <w:marBottom w:val="0"/>
      <w:divBdr>
        <w:top w:val="none" w:sz="0" w:space="0" w:color="auto"/>
        <w:left w:val="none" w:sz="0" w:space="0" w:color="auto"/>
        <w:bottom w:val="none" w:sz="0" w:space="0" w:color="auto"/>
        <w:right w:val="none" w:sz="0" w:space="0" w:color="auto"/>
      </w:divBdr>
    </w:div>
    <w:div w:id="931857018">
      <w:marLeft w:val="640"/>
      <w:marRight w:val="0"/>
      <w:marTop w:val="0"/>
      <w:marBottom w:val="0"/>
      <w:divBdr>
        <w:top w:val="none" w:sz="0" w:space="0" w:color="auto"/>
        <w:left w:val="none" w:sz="0" w:space="0" w:color="auto"/>
        <w:bottom w:val="none" w:sz="0" w:space="0" w:color="auto"/>
        <w:right w:val="none" w:sz="0" w:space="0" w:color="auto"/>
      </w:divBdr>
    </w:div>
    <w:div w:id="932320159">
      <w:marLeft w:val="640"/>
      <w:marRight w:val="0"/>
      <w:marTop w:val="0"/>
      <w:marBottom w:val="0"/>
      <w:divBdr>
        <w:top w:val="none" w:sz="0" w:space="0" w:color="auto"/>
        <w:left w:val="none" w:sz="0" w:space="0" w:color="auto"/>
        <w:bottom w:val="none" w:sz="0" w:space="0" w:color="auto"/>
        <w:right w:val="none" w:sz="0" w:space="0" w:color="auto"/>
      </w:divBdr>
    </w:div>
    <w:div w:id="932476855">
      <w:marLeft w:val="640"/>
      <w:marRight w:val="0"/>
      <w:marTop w:val="0"/>
      <w:marBottom w:val="0"/>
      <w:divBdr>
        <w:top w:val="none" w:sz="0" w:space="0" w:color="auto"/>
        <w:left w:val="none" w:sz="0" w:space="0" w:color="auto"/>
        <w:bottom w:val="none" w:sz="0" w:space="0" w:color="auto"/>
        <w:right w:val="none" w:sz="0" w:space="0" w:color="auto"/>
      </w:divBdr>
    </w:div>
    <w:div w:id="932516040">
      <w:marLeft w:val="640"/>
      <w:marRight w:val="0"/>
      <w:marTop w:val="0"/>
      <w:marBottom w:val="0"/>
      <w:divBdr>
        <w:top w:val="none" w:sz="0" w:space="0" w:color="auto"/>
        <w:left w:val="none" w:sz="0" w:space="0" w:color="auto"/>
        <w:bottom w:val="none" w:sz="0" w:space="0" w:color="auto"/>
        <w:right w:val="none" w:sz="0" w:space="0" w:color="auto"/>
      </w:divBdr>
    </w:div>
    <w:div w:id="932930185">
      <w:marLeft w:val="640"/>
      <w:marRight w:val="0"/>
      <w:marTop w:val="0"/>
      <w:marBottom w:val="0"/>
      <w:divBdr>
        <w:top w:val="none" w:sz="0" w:space="0" w:color="auto"/>
        <w:left w:val="none" w:sz="0" w:space="0" w:color="auto"/>
        <w:bottom w:val="none" w:sz="0" w:space="0" w:color="auto"/>
        <w:right w:val="none" w:sz="0" w:space="0" w:color="auto"/>
      </w:divBdr>
    </w:div>
    <w:div w:id="933057329">
      <w:marLeft w:val="640"/>
      <w:marRight w:val="0"/>
      <w:marTop w:val="0"/>
      <w:marBottom w:val="0"/>
      <w:divBdr>
        <w:top w:val="none" w:sz="0" w:space="0" w:color="auto"/>
        <w:left w:val="none" w:sz="0" w:space="0" w:color="auto"/>
        <w:bottom w:val="none" w:sz="0" w:space="0" w:color="auto"/>
        <w:right w:val="none" w:sz="0" w:space="0" w:color="auto"/>
      </w:divBdr>
    </w:div>
    <w:div w:id="933243777">
      <w:marLeft w:val="640"/>
      <w:marRight w:val="0"/>
      <w:marTop w:val="0"/>
      <w:marBottom w:val="0"/>
      <w:divBdr>
        <w:top w:val="none" w:sz="0" w:space="0" w:color="auto"/>
        <w:left w:val="none" w:sz="0" w:space="0" w:color="auto"/>
        <w:bottom w:val="none" w:sz="0" w:space="0" w:color="auto"/>
        <w:right w:val="none" w:sz="0" w:space="0" w:color="auto"/>
      </w:divBdr>
    </w:div>
    <w:div w:id="933441931">
      <w:marLeft w:val="640"/>
      <w:marRight w:val="0"/>
      <w:marTop w:val="0"/>
      <w:marBottom w:val="0"/>
      <w:divBdr>
        <w:top w:val="none" w:sz="0" w:space="0" w:color="auto"/>
        <w:left w:val="none" w:sz="0" w:space="0" w:color="auto"/>
        <w:bottom w:val="none" w:sz="0" w:space="0" w:color="auto"/>
        <w:right w:val="none" w:sz="0" w:space="0" w:color="auto"/>
      </w:divBdr>
    </w:div>
    <w:div w:id="933709274">
      <w:marLeft w:val="640"/>
      <w:marRight w:val="0"/>
      <w:marTop w:val="0"/>
      <w:marBottom w:val="0"/>
      <w:divBdr>
        <w:top w:val="none" w:sz="0" w:space="0" w:color="auto"/>
        <w:left w:val="none" w:sz="0" w:space="0" w:color="auto"/>
        <w:bottom w:val="none" w:sz="0" w:space="0" w:color="auto"/>
        <w:right w:val="none" w:sz="0" w:space="0" w:color="auto"/>
      </w:divBdr>
    </w:div>
    <w:div w:id="934286052">
      <w:marLeft w:val="640"/>
      <w:marRight w:val="0"/>
      <w:marTop w:val="0"/>
      <w:marBottom w:val="0"/>
      <w:divBdr>
        <w:top w:val="none" w:sz="0" w:space="0" w:color="auto"/>
        <w:left w:val="none" w:sz="0" w:space="0" w:color="auto"/>
        <w:bottom w:val="none" w:sz="0" w:space="0" w:color="auto"/>
        <w:right w:val="none" w:sz="0" w:space="0" w:color="auto"/>
      </w:divBdr>
    </w:div>
    <w:div w:id="934362978">
      <w:marLeft w:val="640"/>
      <w:marRight w:val="0"/>
      <w:marTop w:val="0"/>
      <w:marBottom w:val="0"/>
      <w:divBdr>
        <w:top w:val="none" w:sz="0" w:space="0" w:color="auto"/>
        <w:left w:val="none" w:sz="0" w:space="0" w:color="auto"/>
        <w:bottom w:val="none" w:sz="0" w:space="0" w:color="auto"/>
        <w:right w:val="none" w:sz="0" w:space="0" w:color="auto"/>
      </w:divBdr>
    </w:div>
    <w:div w:id="934897955">
      <w:marLeft w:val="640"/>
      <w:marRight w:val="0"/>
      <w:marTop w:val="0"/>
      <w:marBottom w:val="0"/>
      <w:divBdr>
        <w:top w:val="none" w:sz="0" w:space="0" w:color="auto"/>
        <w:left w:val="none" w:sz="0" w:space="0" w:color="auto"/>
        <w:bottom w:val="none" w:sz="0" w:space="0" w:color="auto"/>
        <w:right w:val="none" w:sz="0" w:space="0" w:color="auto"/>
      </w:divBdr>
    </w:div>
    <w:div w:id="935596515">
      <w:marLeft w:val="640"/>
      <w:marRight w:val="0"/>
      <w:marTop w:val="0"/>
      <w:marBottom w:val="0"/>
      <w:divBdr>
        <w:top w:val="none" w:sz="0" w:space="0" w:color="auto"/>
        <w:left w:val="none" w:sz="0" w:space="0" w:color="auto"/>
        <w:bottom w:val="none" w:sz="0" w:space="0" w:color="auto"/>
        <w:right w:val="none" w:sz="0" w:space="0" w:color="auto"/>
      </w:divBdr>
    </w:div>
    <w:div w:id="936325443">
      <w:marLeft w:val="640"/>
      <w:marRight w:val="0"/>
      <w:marTop w:val="0"/>
      <w:marBottom w:val="0"/>
      <w:divBdr>
        <w:top w:val="none" w:sz="0" w:space="0" w:color="auto"/>
        <w:left w:val="none" w:sz="0" w:space="0" w:color="auto"/>
        <w:bottom w:val="none" w:sz="0" w:space="0" w:color="auto"/>
        <w:right w:val="none" w:sz="0" w:space="0" w:color="auto"/>
      </w:divBdr>
    </w:div>
    <w:div w:id="936594533">
      <w:marLeft w:val="640"/>
      <w:marRight w:val="0"/>
      <w:marTop w:val="0"/>
      <w:marBottom w:val="0"/>
      <w:divBdr>
        <w:top w:val="none" w:sz="0" w:space="0" w:color="auto"/>
        <w:left w:val="none" w:sz="0" w:space="0" w:color="auto"/>
        <w:bottom w:val="none" w:sz="0" w:space="0" w:color="auto"/>
        <w:right w:val="none" w:sz="0" w:space="0" w:color="auto"/>
      </w:divBdr>
    </w:div>
    <w:div w:id="937104704">
      <w:marLeft w:val="640"/>
      <w:marRight w:val="0"/>
      <w:marTop w:val="0"/>
      <w:marBottom w:val="0"/>
      <w:divBdr>
        <w:top w:val="none" w:sz="0" w:space="0" w:color="auto"/>
        <w:left w:val="none" w:sz="0" w:space="0" w:color="auto"/>
        <w:bottom w:val="none" w:sz="0" w:space="0" w:color="auto"/>
        <w:right w:val="none" w:sz="0" w:space="0" w:color="auto"/>
      </w:divBdr>
    </w:div>
    <w:div w:id="937367126">
      <w:marLeft w:val="640"/>
      <w:marRight w:val="0"/>
      <w:marTop w:val="0"/>
      <w:marBottom w:val="0"/>
      <w:divBdr>
        <w:top w:val="none" w:sz="0" w:space="0" w:color="auto"/>
        <w:left w:val="none" w:sz="0" w:space="0" w:color="auto"/>
        <w:bottom w:val="none" w:sz="0" w:space="0" w:color="auto"/>
        <w:right w:val="none" w:sz="0" w:space="0" w:color="auto"/>
      </w:divBdr>
    </w:div>
    <w:div w:id="937952159">
      <w:marLeft w:val="640"/>
      <w:marRight w:val="0"/>
      <w:marTop w:val="0"/>
      <w:marBottom w:val="0"/>
      <w:divBdr>
        <w:top w:val="none" w:sz="0" w:space="0" w:color="auto"/>
        <w:left w:val="none" w:sz="0" w:space="0" w:color="auto"/>
        <w:bottom w:val="none" w:sz="0" w:space="0" w:color="auto"/>
        <w:right w:val="none" w:sz="0" w:space="0" w:color="auto"/>
      </w:divBdr>
    </w:div>
    <w:div w:id="938030444">
      <w:marLeft w:val="640"/>
      <w:marRight w:val="0"/>
      <w:marTop w:val="0"/>
      <w:marBottom w:val="0"/>
      <w:divBdr>
        <w:top w:val="none" w:sz="0" w:space="0" w:color="auto"/>
        <w:left w:val="none" w:sz="0" w:space="0" w:color="auto"/>
        <w:bottom w:val="none" w:sz="0" w:space="0" w:color="auto"/>
        <w:right w:val="none" w:sz="0" w:space="0" w:color="auto"/>
      </w:divBdr>
    </w:div>
    <w:div w:id="938221566">
      <w:marLeft w:val="640"/>
      <w:marRight w:val="0"/>
      <w:marTop w:val="0"/>
      <w:marBottom w:val="0"/>
      <w:divBdr>
        <w:top w:val="none" w:sz="0" w:space="0" w:color="auto"/>
        <w:left w:val="none" w:sz="0" w:space="0" w:color="auto"/>
        <w:bottom w:val="none" w:sz="0" w:space="0" w:color="auto"/>
        <w:right w:val="none" w:sz="0" w:space="0" w:color="auto"/>
      </w:divBdr>
    </w:div>
    <w:div w:id="938947999">
      <w:marLeft w:val="640"/>
      <w:marRight w:val="0"/>
      <w:marTop w:val="0"/>
      <w:marBottom w:val="0"/>
      <w:divBdr>
        <w:top w:val="none" w:sz="0" w:space="0" w:color="auto"/>
        <w:left w:val="none" w:sz="0" w:space="0" w:color="auto"/>
        <w:bottom w:val="none" w:sz="0" w:space="0" w:color="auto"/>
        <w:right w:val="none" w:sz="0" w:space="0" w:color="auto"/>
      </w:divBdr>
    </w:div>
    <w:div w:id="939029572">
      <w:marLeft w:val="640"/>
      <w:marRight w:val="0"/>
      <w:marTop w:val="0"/>
      <w:marBottom w:val="0"/>
      <w:divBdr>
        <w:top w:val="none" w:sz="0" w:space="0" w:color="auto"/>
        <w:left w:val="none" w:sz="0" w:space="0" w:color="auto"/>
        <w:bottom w:val="none" w:sz="0" w:space="0" w:color="auto"/>
        <w:right w:val="none" w:sz="0" w:space="0" w:color="auto"/>
      </w:divBdr>
    </w:div>
    <w:div w:id="939340319">
      <w:marLeft w:val="640"/>
      <w:marRight w:val="0"/>
      <w:marTop w:val="0"/>
      <w:marBottom w:val="0"/>
      <w:divBdr>
        <w:top w:val="none" w:sz="0" w:space="0" w:color="auto"/>
        <w:left w:val="none" w:sz="0" w:space="0" w:color="auto"/>
        <w:bottom w:val="none" w:sz="0" w:space="0" w:color="auto"/>
        <w:right w:val="none" w:sz="0" w:space="0" w:color="auto"/>
      </w:divBdr>
    </w:div>
    <w:div w:id="940337215">
      <w:marLeft w:val="640"/>
      <w:marRight w:val="0"/>
      <w:marTop w:val="0"/>
      <w:marBottom w:val="0"/>
      <w:divBdr>
        <w:top w:val="none" w:sz="0" w:space="0" w:color="auto"/>
        <w:left w:val="none" w:sz="0" w:space="0" w:color="auto"/>
        <w:bottom w:val="none" w:sz="0" w:space="0" w:color="auto"/>
        <w:right w:val="none" w:sz="0" w:space="0" w:color="auto"/>
      </w:divBdr>
    </w:div>
    <w:div w:id="941032797">
      <w:marLeft w:val="640"/>
      <w:marRight w:val="0"/>
      <w:marTop w:val="0"/>
      <w:marBottom w:val="0"/>
      <w:divBdr>
        <w:top w:val="none" w:sz="0" w:space="0" w:color="auto"/>
        <w:left w:val="none" w:sz="0" w:space="0" w:color="auto"/>
        <w:bottom w:val="none" w:sz="0" w:space="0" w:color="auto"/>
        <w:right w:val="none" w:sz="0" w:space="0" w:color="auto"/>
      </w:divBdr>
    </w:div>
    <w:div w:id="941915125">
      <w:marLeft w:val="640"/>
      <w:marRight w:val="0"/>
      <w:marTop w:val="0"/>
      <w:marBottom w:val="0"/>
      <w:divBdr>
        <w:top w:val="none" w:sz="0" w:space="0" w:color="auto"/>
        <w:left w:val="none" w:sz="0" w:space="0" w:color="auto"/>
        <w:bottom w:val="none" w:sz="0" w:space="0" w:color="auto"/>
        <w:right w:val="none" w:sz="0" w:space="0" w:color="auto"/>
      </w:divBdr>
    </w:div>
    <w:div w:id="942034832">
      <w:marLeft w:val="640"/>
      <w:marRight w:val="0"/>
      <w:marTop w:val="0"/>
      <w:marBottom w:val="0"/>
      <w:divBdr>
        <w:top w:val="none" w:sz="0" w:space="0" w:color="auto"/>
        <w:left w:val="none" w:sz="0" w:space="0" w:color="auto"/>
        <w:bottom w:val="none" w:sz="0" w:space="0" w:color="auto"/>
        <w:right w:val="none" w:sz="0" w:space="0" w:color="auto"/>
      </w:divBdr>
    </w:div>
    <w:div w:id="942762830">
      <w:marLeft w:val="640"/>
      <w:marRight w:val="0"/>
      <w:marTop w:val="0"/>
      <w:marBottom w:val="0"/>
      <w:divBdr>
        <w:top w:val="none" w:sz="0" w:space="0" w:color="auto"/>
        <w:left w:val="none" w:sz="0" w:space="0" w:color="auto"/>
        <w:bottom w:val="none" w:sz="0" w:space="0" w:color="auto"/>
        <w:right w:val="none" w:sz="0" w:space="0" w:color="auto"/>
      </w:divBdr>
    </w:div>
    <w:div w:id="942766870">
      <w:marLeft w:val="640"/>
      <w:marRight w:val="0"/>
      <w:marTop w:val="0"/>
      <w:marBottom w:val="0"/>
      <w:divBdr>
        <w:top w:val="none" w:sz="0" w:space="0" w:color="auto"/>
        <w:left w:val="none" w:sz="0" w:space="0" w:color="auto"/>
        <w:bottom w:val="none" w:sz="0" w:space="0" w:color="auto"/>
        <w:right w:val="none" w:sz="0" w:space="0" w:color="auto"/>
      </w:divBdr>
    </w:div>
    <w:div w:id="942803331">
      <w:marLeft w:val="640"/>
      <w:marRight w:val="0"/>
      <w:marTop w:val="0"/>
      <w:marBottom w:val="0"/>
      <w:divBdr>
        <w:top w:val="none" w:sz="0" w:space="0" w:color="auto"/>
        <w:left w:val="none" w:sz="0" w:space="0" w:color="auto"/>
        <w:bottom w:val="none" w:sz="0" w:space="0" w:color="auto"/>
        <w:right w:val="none" w:sz="0" w:space="0" w:color="auto"/>
      </w:divBdr>
    </w:div>
    <w:div w:id="943075661">
      <w:marLeft w:val="640"/>
      <w:marRight w:val="0"/>
      <w:marTop w:val="0"/>
      <w:marBottom w:val="0"/>
      <w:divBdr>
        <w:top w:val="none" w:sz="0" w:space="0" w:color="auto"/>
        <w:left w:val="none" w:sz="0" w:space="0" w:color="auto"/>
        <w:bottom w:val="none" w:sz="0" w:space="0" w:color="auto"/>
        <w:right w:val="none" w:sz="0" w:space="0" w:color="auto"/>
      </w:divBdr>
    </w:div>
    <w:div w:id="943079102">
      <w:marLeft w:val="640"/>
      <w:marRight w:val="0"/>
      <w:marTop w:val="0"/>
      <w:marBottom w:val="0"/>
      <w:divBdr>
        <w:top w:val="none" w:sz="0" w:space="0" w:color="auto"/>
        <w:left w:val="none" w:sz="0" w:space="0" w:color="auto"/>
        <w:bottom w:val="none" w:sz="0" w:space="0" w:color="auto"/>
        <w:right w:val="none" w:sz="0" w:space="0" w:color="auto"/>
      </w:divBdr>
    </w:div>
    <w:div w:id="943146830">
      <w:marLeft w:val="640"/>
      <w:marRight w:val="0"/>
      <w:marTop w:val="0"/>
      <w:marBottom w:val="0"/>
      <w:divBdr>
        <w:top w:val="none" w:sz="0" w:space="0" w:color="auto"/>
        <w:left w:val="none" w:sz="0" w:space="0" w:color="auto"/>
        <w:bottom w:val="none" w:sz="0" w:space="0" w:color="auto"/>
        <w:right w:val="none" w:sz="0" w:space="0" w:color="auto"/>
      </w:divBdr>
    </w:div>
    <w:div w:id="943266393">
      <w:marLeft w:val="640"/>
      <w:marRight w:val="0"/>
      <w:marTop w:val="0"/>
      <w:marBottom w:val="0"/>
      <w:divBdr>
        <w:top w:val="none" w:sz="0" w:space="0" w:color="auto"/>
        <w:left w:val="none" w:sz="0" w:space="0" w:color="auto"/>
        <w:bottom w:val="none" w:sz="0" w:space="0" w:color="auto"/>
        <w:right w:val="none" w:sz="0" w:space="0" w:color="auto"/>
      </w:divBdr>
    </w:div>
    <w:div w:id="943802918">
      <w:marLeft w:val="640"/>
      <w:marRight w:val="0"/>
      <w:marTop w:val="0"/>
      <w:marBottom w:val="0"/>
      <w:divBdr>
        <w:top w:val="none" w:sz="0" w:space="0" w:color="auto"/>
        <w:left w:val="none" w:sz="0" w:space="0" w:color="auto"/>
        <w:bottom w:val="none" w:sz="0" w:space="0" w:color="auto"/>
        <w:right w:val="none" w:sz="0" w:space="0" w:color="auto"/>
      </w:divBdr>
    </w:div>
    <w:div w:id="944071842">
      <w:marLeft w:val="640"/>
      <w:marRight w:val="0"/>
      <w:marTop w:val="0"/>
      <w:marBottom w:val="0"/>
      <w:divBdr>
        <w:top w:val="none" w:sz="0" w:space="0" w:color="auto"/>
        <w:left w:val="none" w:sz="0" w:space="0" w:color="auto"/>
        <w:bottom w:val="none" w:sz="0" w:space="0" w:color="auto"/>
        <w:right w:val="none" w:sz="0" w:space="0" w:color="auto"/>
      </w:divBdr>
    </w:div>
    <w:div w:id="944313345">
      <w:marLeft w:val="640"/>
      <w:marRight w:val="0"/>
      <w:marTop w:val="0"/>
      <w:marBottom w:val="0"/>
      <w:divBdr>
        <w:top w:val="none" w:sz="0" w:space="0" w:color="auto"/>
        <w:left w:val="none" w:sz="0" w:space="0" w:color="auto"/>
        <w:bottom w:val="none" w:sz="0" w:space="0" w:color="auto"/>
        <w:right w:val="none" w:sz="0" w:space="0" w:color="auto"/>
      </w:divBdr>
    </w:div>
    <w:div w:id="944534115">
      <w:marLeft w:val="640"/>
      <w:marRight w:val="0"/>
      <w:marTop w:val="0"/>
      <w:marBottom w:val="0"/>
      <w:divBdr>
        <w:top w:val="none" w:sz="0" w:space="0" w:color="auto"/>
        <w:left w:val="none" w:sz="0" w:space="0" w:color="auto"/>
        <w:bottom w:val="none" w:sz="0" w:space="0" w:color="auto"/>
        <w:right w:val="none" w:sz="0" w:space="0" w:color="auto"/>
      </w:divBdr>
    </w:div>
    <w:div w:id="945162143">
      <w:marLeft w:val="640"/>
      <w:marRight w:val="0"/>
      <w:marTop w:val="0"/>
      <w:marBottom w:val="0"/>
      <w:divBdr>
        <w:top w:val="none" w:sz="0" w:space="0" w:color="auto"/>
        <w:left w:val="none" w:sz="0" w:space="0" w:color="auto"/>
        <w:bottom w:val="none" w:sz="0" w:space="0" w:color="auto"/>
        <w:right w:val="none" w:sz="0" w:space="0" w:color="auto"/>
      </w:divBdr>
    </w:div>
    <w:div w:id="945431276">
      <w:marLeft w:val="640"/>
      <w:marRight w:val="0"/>
      <w:marTop w:val="0"/>
      <w:marBottom w:val="0"/>
      <w:divBdr>
        <w:top w:val="none" w:sz="0" w:space="0" w:color="auto"/>
        <w:left w:val="none" w:sz="0" w:space="0" w:color="auto"/>
        <w:bottom w:val="none" w:sz="0" w:space="0" w:color="auto"/>
        <w:right w:val="none" w:sz="0" w:space="0" w:color="auto"/>
      </w:divBdr>
    </w:div>
    <w:div w:id="945582139">
      <w:marLeft w:val="640"/>
      <w:marRight w:val="0"/>
      <w:marTop w:val="0"/>
      <w:marBottom w:val="0"/>
      <w:divBdr>
        <w:top w:val="none" w:sz="0" w:space="0" w:color="auto"/>
        <w:left w:val="none" w:sz="0" w:space="0" w:color="auto"/>
        <w:bottom w:val="none" w:sz="0" w:space="0" w:color="auto"/>
        <w:right w:val="none" w:sz="0" w:space="0" w:color="auto"/>
      </w:divBdr>
    </w:div>
    <w:div w:id="946158887">
      <w:marLeft w:val="640"/>
      <w:marRight w:val="0"/>
      <w:marTop w:val="0"/>
      <w:marBottom w:val="0"/>
      <w:divBdr>
        <w:top w:val="none" w:sz="0" w:space="0" w:color="auto"/>
        <w:left w:val="none" w:sz="0" w:space="0" w:color="auto"/>
        <w:bottom w:val="none" w:sz="0" w:space="0" w:color="auto"/>
        <w:right w:val="none" w:sz="0" w:space="0" w:color="auto"/>
      </w:divBdr>
    </w:div>
    <w:div w:id="946736292">
      <w:marLeft w:val="640"/>
      <w:marRight w:val="0"/>
      <w:marTop w:val="0"/>
      <w:marBottom w:val="0"/>
      <w:divBdr>
        <w:top w:val="none" w:sz="0" w:space="0" w:color="auto"/>
        <w:left w:val="none" w:sz="0" w:space="0" w:color="auto"/>
        <w:bottom w:val="none" w:sz="0" w:space="0" w:color="auto"/>
        <w:right w:val="none" w:sz="0" w:space="0" w:color="auto"/>
      </w:divBdr>
    </w:div>
    <w:div w:id="946930809">
      <w:marLeft w:val="640"/>
      <w:marRight w:val="0"/>
      <w:marTop w:val="0"/>
      <w:marBottom w:val="0"/>
      <w:divBdr>
        <w:top w:val="none" w:sz="0" w:space="0" w:color="auto"/>
        <w:left w:val="none" w:sz="0" w:space="0" w:color="auto"/>
        <w:bottom w:val="none" w:sz="0" w:space="0" w:color="auto"/>
        <w:right w:val="none" w:sz="0" w:space="0" w:color="auto"/>
      </w:divBdr>
    </w:div>
    <w:div w:id="946933905">
      <w:marLeft w:val="640"/>
      <w:marRight w:val="0"/>
      <w:marTop w:val="0"/>
      <w:marBottom w:val="0"/>
      <w:divBdr>
        <w:top w:val="none" w:sz="0" w:space="0" w:color="auto"/>
        <w:left w:val="none" w:sz="0" w:space="0" w:color="auto"/>
        <w:bottom w:val="none" w:sz="0" w:space="0" w:color="auto"/>
        <w:right w:val="none" w:sz="0" w:space="0" w:color="auto"/>
      </w:divBdr>
    </w:div>
    <w:div w:id="947083150">
      <w:marLeft w:val="640"/>
      <w:marRight w:val="0"/>
      <w:marTop w:val="0"/>
      <w:marBottom w:val="0"/>
      <w:divBdr>
        <w:top w:val="none" w:sz="0" w:space="0" w:color="auto"/>
        <w:left w:val="none" w:sz="0" w:space="0" w:color="auto"/>
        <w:bottom w:val="none" w:sz="0" w:space="0" w:color="auto"/>
        <w:right w:val="none" w:sz="0" w:space="0" w:color="auto"/>
      </w:divBdr>
    </w:div>
    <w:div w:id="947198281">
      <w:marLeft w:val="640"/>
      <w:marRight w:val="0"/>
      <w:marTop w:val="0"/>
      <w:marBottom w:val="0"/>
      <w:divBdr>
        <w:top w:val="none" w:sz="0" w:space="0" w:color="auto"/>
        <w:left w:val="none" w:sz="0" w:space="0" w:color="auto"/>
        <w:bottom w:val="none" w:sz="0" w:space="0" w:color="auto"/>
        <w:right w:val="none" w:sz="0" w:space="0" w:color="auto"/>
      </w:divBdr>
    </w:div>
    <w:div w:id="947272442">
      <w:marLeft w:val="640"/>
      <w:marRight w:val="0"/>
      <w:marTop w:val="0"/>
      <w:marBottom w:val="0"/>
      <w:divBdr>
        <w:top w:val="none" w:sz="0" w:space="0" w:color="auto"/>
        <w:left w:val="none" w:sz="0" w:space="0" w:color="auto"/>
        <w:bottom w:val="none" w:sz="0" w:space="0" w:color="auto"/>
        <w:right w:val="none" w:sz="0" w:space="0" w:color="auto"/>
      </w:divBdr>
    </w:div>
    <w:div w:id="947279043">
      <w:marLeft w:val="640"/>
      <w:marRight w:val="0"/>
      <w:marTop w:val="0"/>
      <w:marBottom w:val="0"/>
      <w:divBdr>
        <w:top w:val="none" w:sz="0" w:space="0" w:color="auto"/>
        <w:left w:val="none" w:sz="0" w:space="0" w:color="auto"/>
        <w:bottom w:val="none" w:sz="0" w:space="0" w:color="auto"/>
        <w:right w:val="none" w:sz="0" w:space="0" w:color="auto"/>
      </w:divBdr>
    </w:div>
    <w:div w:id="947394414">
      <w:marLeft w:val="640"/>
      <w:marRight w:val="0"/>
      <w:marTop w:val="0"/>
      <w:marBottom w:val="0"/>
      <w:divBdr>
        <w:top w:val="none" w:sz="0" w:space="0" w:color="auto"/>
        <w:left w:val="none" w:sz="0" w:space="0" w:color="auto"/>
        <w:bottom w:val="none" w:sz="0" w:space="0" w:color="auto"/>
        <w:right w:val="none" w:sz="0" w:space="0" w:color="auto"/>
      </w:divBdr>
    </w:div>
    <w:div w:id="947398001">
      <w:marLeft w:val="640"/>
      <w:marRight w:val="0"/>
      <w:marTop w:val="0"/>
      <w:marBottom w:val="0"/>
      <w:divBdr>
        <w:top w:val="none" w:sz="0" w:space="0" w:color="auto"/>
        <w:left w:val="none" w:sz="0" w:space="0" w:color="auto"/>
        <w:bottom w:val="none" w:sz="0" w:space="0" w:color="auto"/>
        <w:right w:val="none" w:sz="0" w:space="0" w:color="auto"/>
      </w:divBdr>
    </w:div>
    <w:div w:id="947856368">
      <w:marLeft w:val="640"/>
      <w:marRight w:val="0"/>
      <w:marTop w:val="0"/>
      <w:marBottom w:val="0"/>
      <w:divBdr>
        <w:top w:val="none" w:sz="0" w:space="0" w:color="auto"/>
        <w:left w:val="none" w:sz="0" w:space="0" w:color="auto"/>
        <w:bottom w:val="none" w:sz="0" w:space="0" w:color="auto"/>
        <w:right w:val="none" w:sz="0" w:space="0" w:color="auto"/>
      </w:divBdr>
    </w:div>
    <w:div w:id="948508085">
      <w:marLeft w:val="640"/>
      <w:marRight w:val="0"/>
      <w:marTop w:val="0"/>
      <w:marBottom w:val="0"/>
      <w:divBdr>
        <w:top w:val="none" w:sz="0" w:space="0" w:color="auto"/>
        <w:left w:val="none" w:sz="0" w:space="0" w:color="auto"/>
        <w:bottom w:val="none" w:sz="0" w:space="0" w:color="auto"/>
        <w:right w:val="none" w:sz="0" w:space="0" w:color="auto"/>
      </w:divBdr>
    </w:div>
    <w:div w:id="948583386">
      <w:marLeft w:val="640"/>
      <w:marRight w:val="0"/>
      <w:marTop w:val="0"/>
      <w:marBottom w:val="0"/>
      <w:divBdr>
        <w:top w:val="none" w:sz="0" w:space="0" w:color="auto"/>
        <w:left w:val="none" w:sz="0" w:space="0" w:color="auto"/>
        <w:bottom w:val="none" w:sz="0" w:space="0" w:color="auto"/>
        <w:right w:val="none" w:sz="0" w:space="0" w:color="auto"/>
      </w:divBdr>
    </w:div>
    <w:div w:id="949163201">
      <w:marLeft w:val="640"/>
      <w:marRight w:val="0"/>
      <w:marTop w:val="0"/>
      <w:marBottom w:val="0"/>
      <w:divBdr>
        <w:top w:val="none" w:sz="0" w:space="0" w:color="auto"/>
        <w:left w:val="none" w:sz="0" w:space="0" w:color="auto"/>
        <w:bottom w:val="none" w:sz="0" w:space="0" w:color="auto"/>
        <w:right w:val="none" w:sz="0" w:space="0" w:color="auto"/>
      </w:divBdr>
    </w:div>
    <w:div w:id="949358242">
      <w:marLeft w:val="640"/>
      <w:marRight w:val="0"/>
      <w:marTop w:val="0"/>
      <w:marBottom w:val="0"/>
      <w:divBdr>
        <w:top w:val="none" w:sz="0" w:space="0" w:color="auto"/>
        <w:left w:val="none" w:sz="0" w:space="0" w:color="auto"/>
        <w:bottom w:val="none" w:sz="0" w:space="0" w:color="auto"/>
        <w:right w:val="none" w:sz="0" w:space="0" w:color="auto"/>
      </w:divBdr>
    </w:div>
    <w:div w:id="949360117">
      <w:marLeft w:val="640"/>
      <w:marRight w:val="0"/>
      <w:marTop w:val="0"/>
      <w:marBottom w:val="0"/>
      <w:divBdr>
        <w:top w:val="none" w:sz="0" w:space="0" w:color="auto"/>
        <w:left w:val="none" w:sz="0" w:space="0" w:color="auto"/>
        <w:bottom w:val="none" w:sz="0" w:space="0" w:color="auto"/>
        <w:right w:val="none" w:sz="0" w:space="0" w:color="auto"/>
      </w:divBdr>
    </w:div>
    <w:div w:id="949623559">
      <w:marLeft w:val="640"/>
      <w:marRight w:val="0"/>
      <w:marTop w:val="0"/>
      <w:marBottom w:val="0"/>
      <w:divBdr>
        <w:top w:val="none" w:sz="0" w:space="0" w:color="auto"/>
        <w:left w:val="none" w:sz="0" w:space="0" w:color="auto"/>
        <w:bottom w:val="none" w:sz="0" w:space="0" w:color="auto"/>
        <w:right w:val="none" w:sz="0" w:space="0" w:color="auto"/>
      </w:divBdr>
    </w:div>
    <w:div w:id="949624432">
      <w:marLeft w:val="640"/>
      <w:marRight w:val="0"/>
      <w:marTop w:val="0"/>
      <w:marBottom w:val="0"/>
      <w:divBdr>
        <w:top w:val="none" w:sz="0" w:space="0" w:color="auto"/>
        <w:left w:val="none" w:sz="0" w:space="0" w:color="auto"/>
        <w:bottom w:val="none" w:sz="0" w:space="0" w:color="auto"/>
        <w:right w:val="none" w:sz="0" w:space="0" w:color="auto"/>
      </w:divBdr>
    </w:div>
    <w:div w:id="949703729">
      <w:marLeft w:val="640"/>
      <w:marRight w:val="0"/>
      <w:marTop w:val="0"/>
      <w:marBottom w:val="0"/>
      <w:divBdr>
        <w:top w:val="none" w:sz="0" w:space="0" w:color="auto"/>
        <w:left w:val="none" w:sz="0" w:space="0" w:color="auto"/>
        <w:bottom w:val="none" w:sz="0" w:space="0" w:color="auto"/>
        <w:right w:val="none" w:sz="0" w:space="0" w:color="auto"/>
      </w:divBdr>
    </w:div>
    <w:div w:id="949896600">
      <w:marLeft w:val="640"/>
      <w:marRight w:val="0"/>
      <w:marTop w:val="0"/>
      <w:marBottom w:val="0"/>
      <w:divBdr>
        <w:top w:val="none" w:sz="0" w:space="0" w:color="auto"/>
        <w:left w:val="none" w:sz="0" w:space="0" w:color="auto"/>
        <w:bottom w:val="none" w:sz="0" w:space="0" w:color="auto"/>
        <w:right w:val="none" w:sz="0" w:space="0" w:color="auto"/>
      </w:divBdr>
    </w:div>
    <w:div w:id="950162747">
      <w:marLeft w:val="640"/>
      <w:marRight w:val="0"/>
      <w:marTop w:val="0"/>
      <w:marBottom w:val="0"/>
      <w:divBdr>
        <w:top w:val="none" w:sz="0" w:space="0" w:color="auto"/>
        <w:left w:val="none" w:sz="0" w:space="0" w:color="auto"/>
        <w:bottom w:val="none" w:sz="0" w:space="0" w:color="auto"/>
        <w:right w:val="none" w:sz="0" w:space="0" w:color="auto"/>
      </w:divBdr>
    </w:div>
    <w:div w:id="951285689">
      <w:marLeft w:val="640"/>
      <w:marRight w:val="0"/>
      <w:marTop w:val="0"/>
      <w:marBottom w:val="0"/>
      <w:divBdr>
        <w:top w:val="none" w:sz="0" w:space="0" w:color="auto"/>
        <w:left w:val="none" w:sz="0" w:space="0" w:color="auto"/>
        <w:bottom w:val="none" w:sz="0" w:space="0" w:color="auto"/>
        <w:right w:val="none" w:sz="0" w:space="0" w:color="auto"/>
      </w:divBdr>
    </w:div>
    <w:div w:id="951981814">
      <w:marLeft w:val="640"/>
      <w:marRight w:val="0"/>
      <w:marTop w:val="0"/>
      <w:marBottom w:val="0"/>
      <w:divBdr>
        <w:top w:val="none" w:sz="0" w:space="0" w:color="auto"/>
        <w:left w:val="none" w:sz="0" w:space="0" w:color="auto"/>
        <w:bottom w:val="none" w:sz="0" w:space="0" w:color="auto"/>
        <w:right w:val="none" w:sz="0" w:space="0" w:color="auto"/>
      </w:divBdr>
    </w:div>
    <w:div w:id="951982630">
      <w:marLeft w:val="640"/>
      <w:marRight w:val="0"/>
      <w:marTop w:val="0"/>
      <w:marBottom w:val="0"/>
      <w:divBdr>
        <w:top w:val="none" w:sz="0" w:space="0" w:color="auto"/>
        <w:left w:val="none" w:sz="0" w:space="0" w:color="auto"/>
        <w:bottom w:val="none" w:sz="0" w:space="0" w:color="auto"/>
        <w:right w:val="none" w:sz="0" w:space="0" w:color="auto"/>
      </w:divBdr>
    </w:div>
    <w:div w:id="952174667">
      <w:marLeft w:val="640"/>
      <w:marRight w:val="0"/>
      <w:marTop w:val="0"/>
      <w:marBottom w:val="0"/>
      <w:divBdr>
        <w:top w:val="none" w:sz="0" w:space="0" w:color="auto"/>
        <w:left w:val="none" w:sz="0" w:space="0" w:color="auto"/>
        <w:bottom w:val="none" w:sz="0" w:space="0" w:color="auto"/>
        <w:right w:val="none" w:sz="0" w:space="0" w:color="auto"/>
      </w:divBdr>
    </w:div>
    <w:div w:id="952324730">
      <w:marLeft w:val="640"/>
      <w:marRight w:val="0"/>
      <w:marTop w:val="0"/>
      <w:marBottom w:val="0"/>
      <w:divBdr>
        <w:top w:val="none" w:sz="0" w:space="0" w:color="auto"/>
        <w:left w:val="none" w:sz="0" w:space="0" w:color="auto"/>
        <w:bottom w:val="none" w:sz="0" w:space="0" w:color="auto"/>
        <w:right w:val="none" w:sz="0" w:space="0" w:color="auto"/>
      </w:divBdr>
    </w:div>
    <w:div w:id="952441294">
      <w:marLeft w:val="640"/>
      <w:marRight w:val="0"/>
      <w:marTop w:val="0"/>
      <w:marBottom w:val="0"/>
      <w:divBdr>
        <w:top w:val="none" w:sz="0" w:space="0" w:color="auto"/>
        <w:left w:val="none" w:sz="0" w:space="0" w:color="auto"/>
        <w:bottom w:val="none" w:sz="0" w:space="0" w:color="auto"/>
        <w:right w:val="none" w:sz="0" w:space="0" w:color="auto"/>
      </w:divBdr>
    </w:div>
    <w:div w:id="952907591">
      <w:marLeft w:val="640"/>
      <w:marRight w:val="0"/>
      <w:marTop w:val="0"/>
      <w:marBottom w:val="0"/>
      <w:divBdr>
        <w:top w:val="none" w:sz="0" w:space="0" w:color="auto"/>
        <w:left w:val="none" w:sz="0" w:space="0" w:color="auto"/>
        <w:bottom w:val="none" w:sz="0" w:space="0" w:color="auto"/>
        <w:right w:val="none" w:sz="0" w:space="0" w:color="auto"/>
      </w:divBdr>
    </w:div>
    <w:div w:id="953512438">
      <w:marLeft w:val="640"/>
      <w:marRight w:val="0"/>
      <w:marTop w:val="0"/>
      <w:marBottom w:val="0"/>
      <w:divBdr>
        <w:top w:val="none" w:sz="0" w:space="0" w:color="auto"/>
        <w:left w:val="none" w:sz="0" w:space="0" w:color="auto"/>
        <w:bottom w:val="none" w:sz="0" w:space="0" w:color="auto"/>
        <w:right w:val="none" w:sz="0" w:space="0" w:color="auto"/>
      </w:divBdr>
    </w:div>
    <w:div w:id="953901905">
      <w:marLeft w:val="640"/>
      <w:marRight w:val="0"/>
      <w:marTop w:val="0"/>
      <w:marBottom w:val="0"/>
      <w:divBdr>
        <w:top w:val="none" w:sz="0" w:space="0" w:color="auto"/>
        <w:left w:val="none" w:sz="0" w:space="0" w:color="auto"/>
        <w:bottom w:val="none" w:sz="0" w:space="0" w:color="auto"/>
        <w:right w:val="none" w:sz="0" w:space="0" w:color="auto"/>
      </w:divBdr>
    </w:div>
    <w:div w:id="954096052">
      <w:marLeft w:val="640"/>
      <w:marRight w:val="0"/>
      <w:marTop w:val="0"/>
      <w:marBottom w:val="0"/>
      <w:divBdr>
        <w:top w:val="none" w:sz="0" w:space="0" w:color="auto"/>
        <w:left w:val="none" w:sz="0" w:space="0" w:color="auto"/>
        <w:bottom w:val="none" w:sz="0" w:space="0" w:color="auto"/>
        <w:right w:val="none" w:sz="0" w:space="0" w:color="auto"/>
      </w:divBdr>
    </w:div>
    <w:div w:id="954865296">
      <w:marLeft w:val="640"/>
      <w:marRight w:val="0"/>
      <w:marTop w:val="0"/>
      <w:marBottom w:val="0"/>
      <w:divBdr>
        <w:top w:val="none" w:sz="0" w:space="0" w:color="auto"/>
        <w:left w:val="none" w:sz="0" w:space="0" w:color="auto"/>
        <w:bottom w:val="none" w:sz="0" w:space="0" w:color="auto"/>
        <w:right w:val="none" w:sz="0" w:space="0" w:color="auto"/>
      </w:divBdr>
    </w:div>
    <w:div w:id="954945487">
      <w:marLeft w:val="640"/>
      <w:marRight w:val="0"/>
      <w:marTop w:val="0"/>
      <w:marBottom w:val="0"/>
      <w:divBdr>
        <w:top w:val="none" w:sz="0" w:space="0" w:color="auto"/>
        <w:left w:val="none" w:sz="0" w:space="0" w:color="auto"/>
        <w:bottom w:val="none" w:sz="0" w:space="0" w:color="auto"/>
        <w:right w:val="none" w:sz="0" w:space="0" w:color="auto"/>
      </w:divBdr>
    </w:div>
    <w:div w:id="955212753">
      <w:marLeft w:val="640"/>
      <w:marRight w:val="0"/>
      <w:marTop w:val="0"/>
      <w:marBottom w:val="0"/>
      <w:divBdr>
        <w:top w:val="none" w:sz="0" w:space="0" w:color="auto"/>
        <w:left w:val="none" w:sz="0" w:space="0" w:color="auto"/>
        <w:bottom w:val="none" w:sz="0" w:space="0" w:color="auto"/>
        <w:right w:val="none" w:sz="0" w:space="0" w:color="auto"/>
      </w:divBdr>
    </w:div>
    <w:div w:id="955411923">
      <w:marLeft w:val="640"/>
      <w:marRight w:val="0"/>
      <w:marTop w:val="0"/>
      <w:marBottom w:val="0"/>
      <w:divBdr>
        <w:top w:val="none" w:sz="0" w:space="0" w:color="auto"/>
        <w:left w:val="none" w:sz="0" w:space="0" w:color="auto"/>
        <w:bottom w:val="none" w:sz="0" w:space="0" w:color="auto"/>
        <w:right w:val="none" w:sz="0" w:space="0" w:color="auto"/>
      </w:divBdr>
    </w:div>
    <w:div w:id="955675930">
      <w:marLeft w:val="640"/>
      <w:marRight w:val="0"/>
      <w:marTop w:val="0"/>
      <w:marBottom w:val="0"/>
      <w:divBdr>
        <w:top w:val="none" w:sz="0" w:space="0" w:color="auto"/>
        <w:left w:val="none" w:sz="0" w:space="0" w:color="auto"/>
        <w:bottom w:val="none" w:sz="0" w:space="0" w:color="auto"/>
        <w:right w:val="none" w:sz="0" w:space="0" w:color="auto"/>
      </w:divBdr>
    </w:div>
    <w:div w:id="955793651">
      <w:marLeft w:val="640"/>
      <w:marRight w:val="0"/>
      <w:marTop w:val="0"/>
      <w:marBottom w:val="0"/>
      <w:divBdr>
        <w:top w:val="none" w:sz="0" w:space="0" w:color="auto"/>
        <w:left w:val="none" w:sz="0" w:space="0" w:color="auto"/>
        <w:bottom w:val="none" w:sz="0" w:space="0" w:color="auto"/>
        <w:right w:val="none" w:sz="0" w:space="0" w:color="auto"/>
      </w:divBdr>
    </w:div>
    <w:div w:id="956451487">
      <w:marLeft w:val="640"/>
      <w:marRight w:val="0"/>
      <w:marTop w:val="0"/>
      <w:marBottom w:val="0"/>
      <w:divBdr>
        <w:top w:val="none" w:sz="0" w:space="0" w:color="auto"/>
        <w:left w:val="none" w:sz="0" w:space="0" w:color="auto"/>
        <w:bottom w:val="none" w:sz="0" w:space="0" w:color="auto"/>
        <w:right w:val="none" w:sz="0" w:space="0" w:color="auto"/>
      </w:divBdr>
    </w:div>
    <w:div w:id="957219410">
      <w:marLeft w:val="640"/>
      <w:marRight w:val="0"/>
      <w:marTop w:val="0"/>
      <w:marBottom w:val="0"/>
      <w:divBdr>
        <w:top w:val="none" w:sz="0" w:space="0" w:color="auto"/>
        <w:left w:val="none" w:sz="0" w:space="0" w:color="auto"/>
        <w:bottom w:val="none" w:sz="0" w:space="0" w:color="auto"/>
        <w:right w:val="none" w:sz="0" w:space="0" w:color="auto"/>
      </w:divBdr>
    </w:div>
    <w:div w:id="957227078">
      <w:marLeft w:val="640"/>
      <w:marRight w:val="0"/>
      <w:marTop w:val="0"/>
      <w:marBottom w:val="0"/>
      <w:divBdr>
        <w:top w:val="none" w:sz="0" w:space="0" w:color="auto"/>
        <w:left w:val="none" w:sz="0" w:space="0" w:color="auto"/>
        <w:bottom w:val="none" w:sz="0" w:space="0" w:color="auto"/>
        <w:right w:val="none" w:sz="0" w:space="0" w:color="auto"/>
      </w:divBdr>
    </w:div>
    <w:div w:id="957641410">
      <w:marLeft w:val="640"/>
      <w:marRight w:val="0"/>
      <w:marTop w:val="0"/>
      <w:marBottom w:val="0"/>
      <w:divBdr>
        <w:top w:val="none" w:sz="0" w:space="0" w:color="auto"/>
        <w:left w:val="none" w:sz="0" w:space="0" w:color="auto"/>
        <w:bottom w:val="none" w:sz="0" w:space="0" w:color="auto"/>
        <w:right w:val="none" w:sz="0" w:space="0" w:color="auto"/>
      </w:divBdr>
    </w:div>
    <w:div w:id="957686312">
      <w:marLeft w:val="640"/>
      <w:marRight w:val="0"/>
      <w:marTop w:val="0"/>
      <w:marBottom w:val="0"/>
      <w:divBdr>
        <w:top w:val="none" w:sz="0" w:space="0" w:color="auto"/>
        <w:left w:val="none" w:sz="0" w:space="0" w:color="auto"/>
        <w:bottom w:val="none" w:sz="0" w:space="0" w:color="auto"/>
        <w:right w:val="none" w:sz="0" w:space="0" w:color="auto"/>
      </w:divBdr>
    </w:div>
    <w:div w:id="958414407">
      <w:marLeft w:val="640"/>
      <w:marRight w:val="0"/>
      <w:marTop w:val="0"/>
      <w:marBottom w:val="0"/>
      <w:divBdr>
        <w:top w:val="none" w:sz="0" w:space="0" w:color="auto"/>
        <w:left w:val="none" w:sz="0" w:space="0" w:color="auto"/>
        <w:bottom w:val="none" w:sz="0" w:space="0" w:color="auto"/>
        <w:right w:val="none" w:sz="0" w:space="0" w:color="auto"/>
      </w:divBdr>
    </w:div>
    <w:div w:id="958486642">
      <w:marLeft w:val="640"/>
      <w:marRight w:val="0"/>
      <w:marTop w:val="0"/>
      <w:marBottom w:val="0"/>
      <w:divBdr>
        <w:top w:val="none" w:sz="0" w:space="0" w:color="auto"/>
        <w:left w:val="none" w:sz="0" w:space="0" w:color="auto"/>
        <w:bottom w:val="none" w:sz="0" w:space="0" w:color="auto"/>
        <w:right w:val="none" w:sz="0" w:space="0" w:color="auto"/>
      </w:divBdr>
    </w:div>
    <w:div w:id="959147932">
      <w:marLeft w:val="640"/>
      <w:marRight w:val="0"/>
      <w:marTop w:val="0"/>
      <w:marBottom w:val="0"/>
      <w:divBdr>
        <w:top w:val="none" w:sz="0" w:space="0" w:color="auto"/>
        <w:left w:val="none" w:sz="0" w:space="0" w:color="auto"/>
        <w:bottom w:val="none" w:sz="0" w:space="0" w:color="auto"/>
        <w:right w:val="none" w:sz="0" w:space="0" w:color="auto"/>
      </w:divBdr>
    </w:div>
    <w:div w:id="959729850">
      <w:marLeft w:val="640"/>
      <w:marRight w:val="0"/>
      <w:marTop w:val="0"/>
      <w:marBottom w:val="0"/>
      <w:divBdr>
        <w:top w:val="none" w:sz="0" w:space="0" w:color="auto"/>
        <w:left w:val="none" w:sz="0" w:space="0" w:color="auto"/>
        <w:bottom w:val="none" w:sz="0" w:space="0" w:color="auto"/>
        <w:right w:val="none" w:sz="0" w:space="0" w:color="auto"/>
      </w:divBdr>
    </w:div>
    <w:div w:id="959914616">
      <w:marLeft w:val="640"/>
      <w:marRight w:val="0"/>
      <w:marTop w:val="0"/>
      <w:marBottom w:val="0"/>
      <w:divBdr>
        <w:top w:val="none" w:sz="0" w:space="0" w:color="auto"/>
        <w:left w:val="none" w:sz="0" w:space="0" w:color="auto"/>
        <w:bottom w:val="none" w:sz="0" w:space="0" w:color="auto"/>
        <w:right w:val="none" w:sz="0" w:space="0" w:color="auto"/>
      </w:divBdr>
    </w:div>
    <w:div w:id="959918098">
      <w:marLeft w:val="640"/>
      <w:marRight w:val="0"/>
      <w:marTop w:val="0"/>
      <w:marBottom w:val="0"/>
      <w:divBdr>
        <w:top w:val="none" w:sz="0" w:space="0" w:color="auto"/>
        <w:left w:val="none" w:sz="0" w:space="0" w:color="auto"/>
        <w:bottom w:val="none" w:sz="0" w:space="0" w:color="auto"/>
        <w:right w:val="none" w:sz="0" w:space="0" w:color="auto"/>
      </w:divBdr>
    </w:div>
    <w:div w:id="959919157">
      <w:marLeft w:val="640"/>
      <w:marRight w:val="0"/>
      <w:marTop w:val="0"/>
      <w:marBottom w:val="0"/>
      <w:divBdr>
        <w:top w:val="none" w:sz="0" w:space="0" w:color="auto"/>
        <w:left w:val="none" w:sz="0" w:space="0" w:color="auto"/>
        <w:bottom w:val="none" w:sz="0" w:space="0" w:color="auto"/>
        <w:right w:val="none" w:sz="0" w:space="0" w:color="auto"/>
      </w:divBdr>
    </w:div>
    <w:div w:id="959998082">
      <w:marLeft w:val="640"/>
      <w:marRight w:val="0"/>
      <w:marTop w:val="0"/>
      <w:marBottom w:val="0"/>
      <w:divBdr>
        <w:top w:val="none" w:sz="0" w:space="0" w:color="auto"/>
        <w:left w:val="none" w:sz="0" w:space="0" w:color="auto"/>
        <w:bottom w:val="none" w:sz="0" w:space="0" w:color="auto"/>
        <w:right w:val="none" w:sz="0" w:space="0" w:color="auto"/>
      </w:divBdr>
    </w:div>
    <w:div w:id="960037532">
      <w:marLeft w:val="640"/>
      <w:marRight w:val="0"/>
      <w:marTop w:val="0"/>
      <w:marBottom w:val="0"/>
      <w:divBdr>
        <w:top w:val="none" w:sz="0" w:space="0" w:color="auto"/>
        <w:left w:val="none" w:sz="0" w:space="0" w:color="auto"/>
        <w:bottom w:val="none" w:sz="0" w:space="0" w:color="auto"/>
        <w:right w:val="none" w:sz="0" w:space="0" w:color="auto"/>
      </w:divBdr>
    </w:div>
    <w:div w:id="960307604">
      <w:marLeft w:val="640"/>
      <w:marRight w:val="0"/>
      <w:marTop w:val="0"/>
      <w:marBottom w:val="0"/>
      <w:divBdr>
        <w:top w:val="none" w:sz="0" w:space="0" w:color="auto"/>
        <w:left w:val="none" w:sz="0" w:space="0" w:color="auto"/>
        <w:bottom w:val="none" w:sz="0" w:space="0" w:color="auto"/>
        <w:right w:val="none" w:sz="0" w:space="0" w:color="auto"/>
      </w:divBdr>
    </w:div>
    <w:div w:id="960648225">
      <w:marLeft w:val="640"/>
      <w:marRight w:val="0"/>
      <w:marTop w:val="0"/>
      <w:marBottom w:val="0"/>
      <w:divBdr>
        <w:top w:val="none" w:sz="0" w:space="0" w:color="auto"/>
        <w:left w:val="none" w:sz="0" w:space="0" w:color="auto"/>
        <w:bottom w:val="none" w:sz="0" w:space="0" w:color="auto"/>
        <w:right w:val="none" w:sz="0" w:space="0" w:color="auto"/>
      </w:divBdr>
    </w:div>
    <w:div w:id="960695325">
      <w:marLeft w:val="640"/>
      <w:marRight w:val="0"/>
      <w:marTop w:val="0"/>
      <w:marBottom w:val="0"/>
      <w:divBdr>
        <w:top w:val="none" w:sz="0" w:space="0" w:color="auto"/>
        <w:left w:val="none" w:sz="0" w:space="0" w:color="auto"/>
        <w:bottom w:val="none" w:sz="0" w:space="0" w:color="auto"/>
        <w:right w:val="none" w:sz="0" w:space="0" w:color="auto"/>
      </w:divBdr>
    </w:div>
    <w:div w:id="960914866">
      <w:marLeft w:val="640"/>
      <w:marRight w:val="0"/>
      <w:marTop w:val="0"/>
      <w:marBottom w:val="0"/>
      <w:divBdr>
        <w:top w:val="none" w:sz="0" w:space="0" w:color="auto"/>
        <w:left w:val="none" w:sz="0" w:space="0" w:color="auto"/>
        <w:bottom w:val="none" w:sz="0" w:space="0" w:color="auto"/>
        <w:right w:val="none" w:sz="0" w:space="0" w:color="auto"/>
      </w:divBdr>
    </w:div>
    <w:div w:id="961153856">
      <w:marLeft w:val="640"/>
      <w:marRight w:val="0"/>
      <w:marTop w:val="0"/>
      <w:marBottom w:val="0"/>
      <w:divBdr>
        <w:top w:val="none" w:sz="0" w:space="0" w:color="auto"/>
        <w:left w:val="none" w:sz="0" w:space="0" w:color="auto"/>
        <w:bottom w:val="none" w:sz="0" w:space="0" w:color="auto"/>
        <w:right w:val="none" w:sz="0" w:space="0" w:color="auto"/>
      </w:divBdr>
    </w:div>
    <w:div w:id="961692878">
      <w:marLeft w:val="640"/>
      <w:marRight w:val="0"/>
      <w:marTop w:val="0"/>
      <w:marBottom w:val="0"/>
      <w:divBdr>
        <w:top w:val="none" w:sz="0" w:space="0" w:color="auto"/>
        <w:left w:val="none" w:sz="0" w:space="0" w:color="auto"/>
        <w:bottom w:val="none" w:sz="0" w:space="0" w:color="auto"/>
        <w:right w:val="none" w:sz="0" w:space="0" w:color="auto"/>
      </w:divBdr>
    </w:div>
    <w:div w:id="962154985">
      <w:marLeft w:val="640"/>
      <w:marRight w:val="0"/>
      <w:marTop w:val="0"/>
      <w:marBottom w:val="0"/>
      <w:divBdr>
        <w:top w:val="none" w:sz="0" w:space="0" w:color="auto"/>
        <w:left w:val="none" w:sz="0" w:space="0" w:color="auto"/>
        <w:bottom w:val="none" w:sz="0" w:space="0" w:color="auto"/>
        <w:right w:val="none" w:sz="0" w:space="0" w:color="auto"/>
      </w:divBdr>
    </w:div>
    <w:div w:id="962731385">
      <w:marLeft w:val="640"/>
      <w:marRight w:val="0"/>
      <w:marTop w:val="0"/>
      <w:marBottom w:val="0"/>
      <w:divBdr>
        <w:top w:val="none" w:sz="0" w:space="0" w:color="auto"/>
        <w:left w:val="none" w:sz="0" w:space="0" w:color="auto"/>
        <w:bottom w:val="none" w:sz="0" w:space="0" w:color="auto"/>
        <w:right w:val="none" w:sz="0" w:space="0" w:color="auto"/>
      </w:divBdr>
    </w:div>
    <w:div w:id="962879448">
      <w:marLeft w:val="640"/>
      <w:marRight w:val="0"/>
      <w:marTop w:val="0"/>
      <w:marBottom w:val="0"/>
      <w:divBdr>
        <w:top w:val="none" w:sz="0" w:space="0" w:color="auto"/>
        <w:left w:val="none" w:sz="0" w:space="0" w:color="auto"/>
        <w:bottom w:val="none" w:sz="0" w:space="0" w:color="auto"/>
        <w:right w:val="none" w:sz="0" w:space="0" w:color="auto"/>
      </w:divBdr>
    </w:div>
    <w:div w:id="963120060">
      <w:marLeft w:val="640"/>
      <w:marRight w:val="0"/>
      <w:marTop w:val="0"/>
      <w:marBottom w:val="0"/>
      <w:divBdr>
        <w:top w:val="none" w:sz="0" w:space="0" w:color="auto"/>
        <w:left w:val="none" w:sz="0" w:space="0" w:color="auto"/>
        <w:bottom w:val="none" w:sz="0" w:space="0" w:color="auto"/>
        <w:right w:val="none" w:sz="0" w:space="0" w:color="auto"/>
      </w:divBdr>
    </w:div>
    <w:div w:id="963195223">
      <w:marLeft w:val="640"/>
      <w:marRight w:val="0"/>
      <w:marTop w:val="0"/>
      <w:marBottom w:val="0"/>
      <w:divBdr>
        <w:top w:val="none" w:sz="0" w:space="0" w:color="auto"/>
        <w:left w:val="none" w:sz="0" w:space="0" w:color="auto"/>
        <w:bottom w:val="none" w:sz="0" w:space="0" w:color="auto"/>
        <w:right w:val="none" w:sz="0" w:space="0" w:color="auto"/>
      </w:divBdr>
    </w:div>
    <w:div w:id="963729061">
      <w:marLeft w:val="640"/>
      <w:marRight w:val="0"/>
      <w:marTop w:val="0"/>
      <w:marBottom w:val="0"/>
      <w:divBdr>
        <w:top w:val="none" w:sz="0" w:space="0" w:color="auto"/>
        <w:left w:val="none" w:sz="0" w:space="0" w:color="auto"/>
        <w:bottom w:val="none" w:sz="0" w:space="0" w:color="auto"/>
        <w:right w:val="none" w:sz="0" w:space="0" w:color="auto"/>
      </w:divBdr>
    </w:div>
    <w:div w:id="964774009">
      <w:marLeft w:val="640"/>
      <w:marRight w:val="0"/>
      <w:marTop w:val="0"/>
      <w:marBottom w:val="0"/>
      <w:divBdr>
        <w:top w:val="none" w:sz="0" w:space="0" w:color="auto"/>
        <w:left w:val="none" w:sz="0" w:space="0" w:color="auto"/>
        <w:bottom w:val="none" w:sz="0" w:space="0" w:color="auto"/>
        <w:right w:val="none" w:sz="0" w:space="0" w:color="auto"/>
      </w:divBdr>
    </w:div>
    <w:div w:id="965044534">
      <w:marLeft w:val="640"/>
      <w:marRight w:val="0"/>
      <w:marTop w:val="0"/>
      <w:marBottom w:val="0"/>
      <w:divBdr>
        <w:top w:val="none" w:sz="0" w:space="0" w:color="auto"/>
        <w:left w:val="none" w:sz="0" w:space="0" w:color="auto"/>
        <w:bottom w:val="none" w:sz="0" w:space="0" w:color="auto"/>
        <w:right w:val="none" w:sz="0" w:space="0" w:color="auto"/>
      </w:divBdr>
    </w:div>
    <w:div w:id="965279838">
      <w:marLeft w:val="640"/>
      <w:marRight w:val="0"/>
      <w:marTop w:val="0"/>
      <w:marBottom w:val="0"/>
      <w:divBdr>
        <w:top w:val="none" w:sz="0" w:space="0" w:color="auto"/>
        <w:left w:val="none" w:sz="0" w:space="0" w:color="auto"/>
        <w:bottom w:val="none" w:sz="0" w:space="0" w:color="auto"/>
        <w:right w:val="none" w:sz="0" w:space="0" w:color="auto"/>
      </w:divBdr>
    </w:div>
    <w:div w:id="965627123">
      <w:marLeft w:val="640"/>
      <w:marRight w:val="0"/>
      <w:marTop w:val="0"/>
      <w:marBottom w:val="0"/>
      <w:divBdr>
        <w:top w:val="none" w:sz="0" w:space="0" w:color="auto"/>
        <w:left w:val="none" w:sz="0" w:space="0" w:color="auto"/>
        <w:bottom w:val="none" w:sz="0" w:space="0" w:color="auto"/>
        <w:right w:val="none" w:sz="0" w:space="0" w:color="auto"/>
      </w:divBdr>
    </w:div>
    <w:div w:id="965816865">
      <w:marLeft w:val="640"/>
      <w:marRight w:val="0"/>
      <w:marTop w:val="0"/>
      <w:marBottom w:val="0"/>
      <w:divBdr>
        <w:top w:val="none" w:sz="0" w:space="0" w:color="auto"/>
        <w:left w:val="none" w:sz="0" w:space="0" w:color="auto"/>
        <w:bottom w:val="none" w:sz="0" w:space="0" w:color="auto"/>
        <w:right w:val="none" w:sz="0" w:space="0" w:color="auto"/>
      </w:divBdr>
    </w:div>
    <w:div w:id="966662778">
      <w:marLeft w:val="640"/>
      <w:marRight w:val="0"/>
      <w:marTop w:val="0"/>
      <w:marBottom w:val="0"/>
      <w:divBdr>
        <w:top w:val="none" w:sz="0" w:space="0" w:color="auto"/>
        <w:left w:val="none" w:sz="0" w:space="0" w:color="auto"/>
        <w:bottom w:val="none" w:sz="0" w:space="0" w:color="auto"/>
        <w:right w:val="none" w:sz="0" w:space="0" w:color="auto"/>
      </w:divBdr>
    </w:div>
    <w:div w:id="966742544">
      <w:marLeft w:val="640"/>
      <w:marRight w:val="0"/>
      <w:marTop w:val="0"/>
      <w:marBottom w:val="0"/>
      <w:divBdr>
        <w:top w:val="none" w:sz="0" w:space="0" w:color="auto"/>
        <w:left w:val="none" w:sz="0" w:space="0" w:color="auto"/>
        <w:bottom w:val="none" w:sz="0" w:space="0" w:color="auto"/>
        <w:right w:val="none" w:sz="0" w:space="0" w:color="auto"/>
      </w:divBdr>
    </w:div>
    <w:div w:id="967079578">
      <w:marLeft w:val="640"/>
      <w:marRight w:val="0"/>
      <w:marTop w:val="0"/>
      <w:marBottom w:val="0"/>
      <w:divBdr>
        <w:top w:val="none" w:sz="0" w:space="0" w:color="auto"/>
        <w:left w:val="none" w:sz="0" w:space="0" w:color="auto"/>
        <w:bottom w:val="none" w:sz="0" w:space="0" w:color="auto"/>
        <w:right w:val="none" w:sz="0" w:space="0" w:color="auto"/>
      </w:divBdr>
    </w:div>
    <w:div w:id="967130825">
      <w:marLeft w:val="640"/>
      <w:marRight w:val="0"/>
      <w:marTop w:val="0"/>
      <w:marBottom w:val="0"/>
      <w:divBdr>
        <w:top w:val="none" w:sz="0" w:space="0" w:color="auto"/>
        <w:left w:val="none" w:sz="0" w:space="0" w:color="auto"/>
        <w:bottom w:val="none" w:sz="0" w:space="0" w:color="auto"/>
        <w:right w:val="none" w:sz="0" w:space="0" w:color="auto"/>
      </w:divBdr>
    </w:div>
    <w:div w:id="967199577">
      <w:marLeft w:val="640"/>
      <w:marRight w:val="0"/>
      <w:marTop w:val="0"/>
      <w:marBottom w:val="0"/>
      <w:divBdr>
        <w:top w:val="none" w:sz="0" w:space="0" w:color="auto"/>
        <w:left w:val="none" w:sz="0" w:space="0" w:color="auto"/>
        <w:bottom w:val="none" w:sz="0" w:space="0" w:color="auto"/>
        <w:right w:val="none" w:sz="0" w:space="0" w:color="auto"/>
      </w:divBdr>
    </w:div>
    <w:div w:id="967203173">
      <w:marLeft w:val="640"/>
      <w:marRight w:val="0"/>
      <w:marTop w:val="0"/>
      <w:marBottom w:val="0"/>
      <w:divBdr>
        <w:top w:val="none" w:sz="0" w:space="0" w:color="auto"/>
        <w:left w:val="none" w:sz="0" w:space="0" w:color="auto"/>
        <w:bottom w:val="none" w:sz="0" w:space="0" w:color="auto"/>
        <w:right w:val="none" w:sz="0" w:space="0" w:color="auto"/>
      </w:divBdr>
    </w:div>
    <w:div w:id="967860148">
      <w:marLeft w:val="640"/>
      <w:marRight w:val="0"/>
      <w:marTop w:val="0"/>
      <w:marBottom w:val="0"/>
      <w:divBdr>
        <w:top w:val="none" w:sz="0" w:space="0" w:color="auto"/>
        <w:left w:val="none" w:sz="0" w:space="0" w:color="auto"/>
        <w:bottom w:val="none" w:sz="0" w:space="0" w:color="auto"/>
        <w:right w:val="none" w:sz="0" w:space="0" w:color="auto"/>
      </w:divBdr>
    </w:div>
    <w:div w:id="968362093">
      <w:marLeft w:val="640"/>
      <w:marRight w:val="0"/>
      <w:marTop w:val="0"/>
      <w:marBottom w:val="0"/>
      <w:divBdr>
        <w:top w:val="none" w:sz="0" w:space="0" w:color="auto"/>
        <w:left w:val="none" w:sz="0" w:space="0" w:color="auto"/>
        <w:bottom w:val="none" w:sz="0" w:space="0" w:color="auto"/>
        <w:right w:val="none" w:sz="0" w:space="0" w:color="auto"/>
      </w:divBdr>
    </w:div>
    <w:div w:id="968363622">
      <w:marLeft w:val="640"/>
      <w:marRight w:val="0"/>
      <w:marTop w:val="0"/>
      <w:marBottom w:val="0"/>
      <w:divBdr>
        <w:top w:val="none" w:sz="0" w:space="0" w:color="auto"/>
        <w:left w:val="none" w:sz="0" w:space="0" w:color="auto"/>
        <w:bottom w:val="none" w:sz="0" w:space="0" w:color="auto"/>
        <w:right w:val="none" w:sz="0" w:space="0" w:color="auto"/>
      </w:divBdr>
    </w:div>
    <w:div w:id="969020883">
      <w:marLeft w:val="640"/>
      <w:marRight w:val="0"/>
      <w:marTop w:val="0"/>
      <w:marBottom w:val="0"/>
      <w:divBdr>
        <w:top w:val="none" w:sz="0" w:space="0" w:color="auto"/>
        <w:left w:val="none" w:sz="0" w:space="0" w:color="auto"/>
        <w:bottom w:val="none" w:sz="0" w:space="0" w:color="auto"/>
        <w:right w:val="none" w:sz="0" w:space="0" w:color="auto"/>
      </w:divBdr>
    </w:div>
    <w:div w:id="969047117">
      <w:marLeft w:val="640"/>
      <w:marRight w:val="0"/>
      <w:marTop w:val="0"/>
      <w:marBottom w:val="0"/>
      <w:divBdr>
        <w:top w:val="none" w:sz="0" w:space="0" w:color="auto"/>
        <w:left w:val="none" w:sz="0" w:space="0" w:color="auto"/>
        <w:bottom w:val="none" w:sz="0" w:space="0" w:color="auto"/>
        <w:right w:val="none" w:sz="0" w:space="0" w:color="auto"/>
      </w:divBdr>
    </w:div>
    <w:div w:id="970205858">
      <w:marLeft w:val="640"/>
      <w:marRight w:val="0"/>
      <w:marTop w:val="0"/>
      <w:marBottom w:val="0"/>
      <w:divBdr>
        <w:top w:val="none" w:sz="0" w:space="0" w:color="auto"/>
        <w:left w:val="none" w:sz="0" w:space="0" w:color="auto"/>
        <w:bottom w:val="none" w:sz="0" w:space="0" w:color="auto"/>
        <w:right w:val="none" w:sz="0" w:space="0" w:color="auto"/>
      </w:divBdr>
    </w:div>
    <w:div w:id="970207991">
      <w:marLeft w:val="640"/>
      <w:marRight w:val="0"/>
      <w:marTop w:val="0"/>
      <w:marBottom w:val="0"/>
      <w:divBdr>
        <w:top w:val="none" w:sz="0" w:space="0" w:color="auto"/>
        <w:left w:val="none" w:sz="0" w:space="0" w:color="auto"/>
        <w:bottom w:val="none" w:sz="0" w:space="0" w:color="auto"/>
        <w:right w:val="none" w:sz="0" w:space="0" w:color="auto"/>
      </w:divBdr>
    </w:div>
    <w:div w:id="970524443">
      <w:marLeft w:val="640"/>
      <w:marRight w:val="0"/>
      <w:marTop w:val="0"/>
      <w:marBottom w:val="0"/>
      <w:divBdr>
        <w:top w:val="none" w:sz="0" w:space="0" w:color="auto"/>
        <w:left w:val="none" w:sz="0" w:space="0" w:color="auto"/>
        <w:bottom w:val="none" w:sz="0" w:space="0" w:color="auto"/>
        <w:right w:val="none" w:sz="0" w:space="0" w:color="auto"/>
      </w:divBdr>
    </w:div>
    <w:div w:id="970942200">
      <w:marLeft w:val="640"/>
      <w:marRight w:val="0"/>
      <w:marTop w:val="0"/>
      <w:marBottom w:val="0"/>
      <w:divBdr>
        <w:top w:val="none" w:sz="0" w:space="0" w:color="auto"/>
        <w:left w:val="none" w:sz="0" w:space="0" w:color="auto"/>
        <w:bottom w:val="none" w:sz="0" w:space="0" w:color="auto"/>
        <w:right w:val="none" w:sz="0" w:space="0" w:color="auto"/>
      </w:divBdr>
    </w:div>
    <w:div w:id="971405546">
      <w:marLeft w:val="640"/>
      <w:marRight w:val="0"/>
      <w:marTop w:val="0"/>
      <w:marBottom w:val="0"/>
      <w:divBdr>
        <w:top w:val="none" w:sz="0" w:space="0" w:color="auto"/>
        <w:left w:val="none" w:sz="0" w:space="0" w:color="auto"/>
        <w:bottom w:val="none" w:sz="0" w:space="0" w:color="auto"/>
        <w:right w:val="none" w:sz="0" w:space="0" w:color="auto"/>
      </w:divBdr>
    </w:div>
    <w:div w:id="971592303">
      <w:marLeft w:val="640"/>
      <w:marRight w:val="0"/>
      <w:marTop w:val="0"/>
      <w:marBottom w:val="0"/>
      <w:divBdr>
        <w:top w:val="none" w:sz="0" w:space="0" w:color="auto"/>
        <w:left w:val="none" w:sz="0" w:space="0" w:color="auto"/>
        <w:bottom w:val="none" w:sz="0" w:space="0" w:color="auto"/>
        <w:right w:val="none" w:sz="0" w:space="0" w:color="auto"/>
      </w:divBdr>
    </w:div>
    <w:div w:id="972057297">
      <w:marLeft w:val="640"/>
      <w:marRight w:val="0"/>
      <w:marTop w:val="0"/>
      <w:marBottom w:val="0"/>
      <w:divBdr>
        <w:top w:val="none" w:sz="0" w:space="0" w:color="auto"/>
        <w:left w:val="none" w:sz="0" w:space="0" w:color="auto"/>
        <w:bottom w:val="none" w:sz="0" w:space="0" w:color="auto"/>
        <w:right w:val="none" w:sz="0" w:space="0" w:color="auto"/>
      </w:divBdr>
    </w:div>
    <w:div w:id="972902183">
      <w:marLeft w:val="640"/>
      <w:marRight w:val="0"/>
      <w:marTop w:val="0"/>
      <w:marBottom w:val="0"/>
      <w:divBdr>
        <w:top w:val="none" w:sz="0" w:space="0" w:color="auto"/>
        <w:left w:val="none" w:sz="0" w:space="0" w:color="auto"/>
        <w:bottom w:val="none" w:sz="0" w:space="0" w:color="auto"/>
        <w:right w:val="none" w:sz="0" w:space="0" w:color="auto"/>
      </w:divBdr>
    </w:div>
    <w:div w:id="973214934">
      <w:marLeft w:val="640"/>
      <w:marRight w:val="0"/>
      <w:marTop w:val="0"/>
      <w:marBottom w:val="0"/>
      <w:divBdr>
        <w:top w:val="none" w:sz="0" w:space="0" w:color="auto"/>
        <w:left w:val="none" w:sz="0" w:space="0" w:color="auto"/>
        <w:bottom w:val="none" w:sz="0" w:space="0" w:color="auto"/>
        <w:right w:val="none" w:sz="0" w:space="0" w:color="auto"/>
      </w:divBdr>
    </w:div>
    <w:div w:id="973407502">
      <w:marLeft w:val="640"/>
      <w:marRight w:val="0"/>
      <w:marTop w:val="0"/>
      <w:marBottom w:val="0"/>
      <w:divBdr>
        <w:top w:val="none" w:sz="0" w:space="0" w:color="auto"/>
        <w:left w:val="none" w:sz="0" w:space="0" w:color="auto"/>
        <w:bottom w:val="none" w:sz="0" w:space="0" w:color="auto"/>
        <w:right w:val="none" w:sz="0" w:space="0" w:color="auto"/>
      </w:divBdr>
    </w:div>
    <w:div w:id="974530562">
      <w:marLeft w:val="640"/>
      <w:marRight w:val="0"/>
      <w:marTop w:val="0"/>
      <w:marBottom w:val="0"/>
      <w:divBdr>
        <w:top w:val="none" w:sz="0" w:space="0" w:color="auto"/>
        <w:left w:val="none" w:sz="0" w:space="0" w:color="auto"/>
        <w:bottom w:val="none" w:sz="0" w:space="0" w:color="auto"/>
        <w:right w:val="none" w:sz="0" w:space="0" w:color="auto"/>
      </w:divBdr>
    </w:div>
    <w:div w:id="974872964">
      <w:marLeft w:val="640"/>
      <w:marRight w:val="0"/>
      <w:marTop w:val="0"/>
      <w:marBottom w:val="0"/>
      <w:divBdr>
        <w:top w:val="none" w:sz="0" w:space="0" w:color="auto"/>
        <w:left w:val="none" w:sz="0" w:space="0" w:color="auto"/>
        <w:bottom w:val="none" w:sz="0" w:space="0" w:color="auto"/>
        <w:right w:val="none" w:sz="0" w:space="0" w:color="auto"/>
      </w:divBdr>
    </w:div>
    <w:div w:id="975255520">
      <w:marLeft w:val="640"/>
      <w:marRight w:val="0"/>
      <w:marTop w:val="0"/>
      <w:marBottom w:val="0"/>
      <w:divBdr>
        <w:top w:val="none" w:sz="0" w:space="0" w:color="auto"/>
        <w:left w:val="none" w:sz="0" w:space="0" w:color="auto"/>
        <w:bottom w:val="none" w:sz="0" w:space="0" w:color="auto"/>
        <w:right w:val="none" w:sz="0" w:space="0" w:color="auto"/>
      </w:divBdr>
    </w:div>
    <w:div w:id="975525946">
      <w:marLeft w:val="640"/>
      <w:marRight w:val="0"/>
      <w:marTop w:val="0"/>
      <w:marBottom w:val="0"/>
      <w:divBdr>
        <w:top w:val="none" w:sz="0" w:space="0" w:color="auto"/>
        <w:left w:val="none" w:sz="0" w:space="0" w:color="auto"/>
        <w:bottom w:val="none" w:sz="0" w:space="0" w:color="auto"/>
        <w:right w:val="none" w:sz="0" w:space="0" w:color="auto"/>
      </w:divBdr>
    </w:div>
    <w:div w:id="975718047">
      <w:marLeft w:val="640"/>
      <w:marRight w:val="0"/>
      <w:marTop w:val="0"/>
      <w:marBottom w:val="0"/>
      <w:divBdr>
        <w:top w:val="none" w:sz="0" w:space="0" w:color="auto"/>
        <w:left w:val="none" w:sz="0" w:space="0" w:color="auto"/>
        <w:bottom w:val="none" w:sz="0" w:space="0" w:color="auto"/>
        <w:right w:val="none" w:sz="0" w:space="0" w:color="auto"/>
      </w:divBdr>
    </w:div>
    <w:div w:id="975767358">
      <w:marLeft w:val="640"/>
      <w:marRight w:val="0"/>
      <w:marTop w:val="0"/>
      <w:marBottom w:val="0"/>
      <w:divBdr>
        <w:top w:val="none" w:sz="0" w:space="0" w:color="auto"/>
        <w:left w:val="none" w:sz="0" w:space="0" w:color="auto"/>
        <w:bottom w:val="none" w:sz="0" w:space="0" w:color="auto"/>
        <w:right w:val="none" w:sz="0" w:space="0" w:color="auto"/>
      </w:divBdr>
    </w:div>
    <w:div w:id="975842969">
      <w:marLeft w:val="640"/>
      <w:marRight w:val="0"/>
      <w:marTop w:val="0"/>
      <w:marBottom w:val="0"/>
      <w:divBdr>
        <w:top w:val="none" w:sz="0" w:space="0" w:color="auto"/>
        <w:left w:val="none" w:sz="0" w:space="0" w:color="auto"/>
        <w:bottom w:val="none" w:sz="0" w:space="0" w:color="auto"/>
        <w:right w:val="none" w:sz="0" w:space="0" w:color="auto"/>
      </w:divBdr>
    </w:div>
    <w:div w:id="975989914">
      <w:marLeft w:val="640"/>
      <w:marRight w:val="0"/>
      <w:marTop w:val="0"/>
      <w:marBottom w:val="0"/>
      <w:divBdr>
        <w:top w:val="none" w:sz="0" w:space="0" w:color="auto"/>
        <w:left w:val="none" w:sz="0" w:space="0" w:color="auto"/>
        <w:bottom w:val="none" w:sz="0" w:space="0" w:color="auto"/>
        <w:right w:val="none" w:sz="0" w:space="0" w:color="auto"/>
      </w:divBdr>
    </w:div>
    <w:div w:id="976107345">
      <w:marLeft w:val="640"/>
      <w:marRight w:val="0"/>
      <w:marTop w:val="0"/>
      <w:marBottom w:val="0"/>
      <w:divBdr>
        <w:top w:val="none" w:sz="0" w:space="0" w:color="auto"/>
        <w:left w:val="none" w:sz="0" w:space="0" w:color="auto"/>
        <w:bottom w:val="none" w:sz="0" w:space="0" w:color="auto"/>
        <w:right w:val="none" w:sz="0" w:space="0" w:color="auto"/>
      </w:divBdr>
    </w:div>
    <w:div w:id="976301068">
      <w:marLeft w:val="640"/>
      <w:marRight w:val="0"/>
      <w:marTop w:val="0"/>
      <w:marBottom w:val="0"/>
      <w:divBdr>
        <w:top w:val="none" w:sz="0" w:space="0" w:color="auto"/>
        <w:left w:val="none" w:sz="0" w:space="0" w:color="auto"/>
        <w:bottom w:val="none" w:sz="0" w:space="0" w:color="auto"/>
        <w:right w:val="none" w:sz="0" w:space="0" w:color="auto"/>
      </w:divBdr>
    </w:div>
    <w:div w:id="976495468">
      <w:marLeft w:val="640"/>
      <w:marRight w:val="0"/>
      <w:marTop w:val="0"/>
      <w:marBottom w:val="0"/>
      <w:divBdr>
        <w:top w:val="none" w:sz="0" w:space="0" w:color="auto"/>
        <w:left w:val="none" w:sz="0" w:space="0" w:color="auto"/>
        <w:bottom w:val="none" w:sz="0" w:space="0" w:color="auto"/>
        <w:right w:val="none" w:sz="0" w:space="0" w:color="auto"/>
      </w:divBdr>
    </w:div>
    <w:div w:id="976838763">
      <w:marLeft w:val="640"/>
      <w:marRight w:val="0"/>
      <w:marTop w:val="0"/>
      <w:marBottom w:val="0"/>
      <w:divBdr>
        <w:top w:val="none" w:sz="0" w:space="0" w:color="auto"/>
        <w:left w:val="none" w:sz="0" w:space="0" w:color="auto"/>
        <w:bottom w:val="none" w:sz="0" w:space="0" w:color="auto"/>
        <w:right w:val="none" w:sz="0" w:space="0" w:color="auto"/>
      </w:divBdr>
    </w:div>
    <w:div w:id="977346811">
      <w:marLeft w:val="640"/>
      <w:marRight w:val="0"/>
      <w:marTop w:val="0"/>
      <w:marBottom w:val="0"/>
      <w:divBdr>
        <w:top w:val="none" w:sz="0" w:space="0" w:color="auto"/>
        <w:left w:val="none" w:sz="0" w:space="0" w:color="auto"/>
        <w:bottom w:val="none" w:sz="0" w:space="0" w:color="auto"/>
        <w:right w:val="none" w:sz="0" w:space="0" w:color="auto"/>
      </w:divBdr>
    </w:div>
    <w:div w:id="977995967">
      <w:marLeft w:val="640"/>
      <w:marRight w:val="0"/>
      <w:marTop w:val="0"/>
      <w:marBottom w:val="0"/>
      <w:divBdr>
        <w:top w:val="none" w:sz="0" w:space="0" w:color="auto"/>
        <w:left w:val="none" w:sz="0" w:space="0" w:color="auto"/>
        <w:bottom w:val="none" w:sz="0" w:space="0" w:color="auto"/>
        <w:right w:val="none" w:sz="0" w:space="0" w:color="auto"/>
      </w:divBdr>
    </w:div>
    <w:div w:id="978146226">
      <w:marLeft w:val="640"/>
      <w:marRight w:val="0"/>
      <w:marTop w:val="0"/>
      <w:marBottom w:val="0"/>
      <w:divBdr>
        <w:top w:val="none" w:sz="0" w:space="0" w:color="auto"/>
        <w:left w:val="none" w:sz="0" w:space="0" w:color="auto"/>
        <w:bottom w:val="none" w:sz="0" w:space="0" w:color="auto"/>
        <w:right w:val="none" w:sz="0" w:space="0" w:color="auto"/>
      </w:divBdr>
    </w:div>
    <w:div w:id="978340123">
      <w:marLeft w:val="640"/>
      <w:marRight w:val="0"/>
      <w:marTop w:val="0"/>
      <w:marBottom w:val="0"/>
      <w:divBdr>
        <w:top w:val="none" w:sz="0" w:space="0" w:color="auto"/>
        <w:left w:val="none" w:sz="0" w:space="0" w:color="auto"/>
        <w:bottom w:val="none" w:sz="0" w:space="0" w:color="auto"/>
        <w:right w:val="none" w:sz="0" w:space="0" w:color="auto"/>
      </w:divBdr>
    </w:div>
    <w:div w:id="978462097">
      <w:marLeft w:val="640"/>
      <w:marRight w:val="0"/>
      <w:marTop w:val="0"/>
      <w:marBottom w:val="0"/>
      <w:divBdr>
        <w:top w:val="none" w:sz="0" w:space="0" w:color="auto"/>
        <w:left w:val="none" w:sz="0" w:space="0" w:color="auto"/>
        <w:bottom w:val="none" w:sz="0" w:space="0" w:color="auto"/>
        <w:right w:val="none" w:sz="0" w:space="0" w:color="auto"/>
      </w:divBdr>
    </w:div>
    <w:div w:id="978615061">
      <w:marLeft w:val="640"/>
      <w:marRight w:val="0"/>
      <w:marTop w:val="0"/>
      <w:marBottom w:val="0"/>
      <w:divBdr>
        <w:top w:val="none" w:sz="0" w:space="0" w:color="auto"/>
        <w:left w:val="none" w:sz="0" w:space="0" w:color="auto"/>
        <w:bottom w:val="none" w:sz="0" w:space="0" w:color="auto"/>
        <w:right w:val="none" w:sz="0" w:space="0" w:color="auto"/>
      </w:divBdr>
    </w:div>
    <w:div w:id="978875705">
      <w:marLeft w:val="640"/>
      <w:marRight w:val="0"/>
      <w:marTop w:val="0"/>
      <w:marBottom w:val="0"/>
      <w:divBdr>
        <w:top w:val="none" w:sz="0" w:space="0" w:color="auto"/>
        <w:left w:val="none" w:sz="0" w:space="0" w:color="auto"/>
        <w:bottom w:val="none" w:sz="0" w:space="0" w:color="auto"/>
        <w:right w:val="none" w:sz="0" w:space="0" w:color="auto"/>
      </w:divBdr>
    </w:div>
    <w:div w:id="978877243">
      <w:marLeft w:val="640"/>
      <w:marRight w:val="0"/>
      <w:marTop w:val="0"/>
      <w:marBottom w:val="0"/>
      <w:divBdr>
        <w:top w:val="none" w:sz="0" w:space="0" w:color="auto"/>
        <w:left w:val="none" w:sz="0" w:space="0" w:color="auto"/>
        <w:bottom w:val="none" w:sz="0" w:space="0" w:color="auto"/>
        <w:right w:val="none" w:sz="0" w:space="0" w:color="auto"/>
      </w:divBdr>
    </w:div>
    <w:div w:id="978997313">
      <w:marLeft w:val="640"/>
      <w:marRight w:val="0"/>
      <w:marTop w:val="0"/>
      <w:marBottom w:val="0"/>
      <w:divBdr>
        <w:top w:val="none" w:sz="0" w:space="0" w:color="auto"/>
        <w:left w:val="none" w:sz="0" w:space="0" w:color="auto"/>
        <w:bottom w:val="none" w:sz="0" w:space="0" w:color="auto"/>
        <w:right w:val="none" w:sz="0" w:space="0" w:color="auto"/>
      </w:divBdr>
    </w:div>
    <w:div w:id="979652014">
      <w:marLeft w:val="640"/>
      <w:marRight w:val="0"/>
      <w:marTop w:val="0"/>
      <w:marBottom w:val="0"/>
      <w:divBdr>
        <w:top w:val="none" w:sz="0" w:space="0" w:color="auto"/>
        <w:left w:val="none" w:sz="0" w:space="0" w:color="auto"/>
        <w:bottom w:val="none" w:sz="0" w:space="0" w:color="auto"/>
        <w:right w:val="none" w:sz="0" w:space="0" w:color="auto"/>
      </w:divBdr>
    </w:div>
    <w:div w:id="980109856">
      <w:marLeft w:val="640"/>
      <w:marRight w:val="0"/>
      <w:marTop w:val="0"/>
      <w:marBottom w:val="0"/>
      <w:divBdr>
        <w:top w:val="none" w:sz="0" w:space="0" w:color="auto"/>
        <w:left w:val="none" w:sz="0" w:space="0" w:color="auto"/>
        <w:bottom w:val="none" w:sz="0" w:space="0" w:color="auto"/>
        <w:right w:val="none" w:sz="0" w:space="0" w:color="auto"/>
      </w:divBdr>
    </w:div>
    <w:div w:id="980963503">
      <w:marLeft w:val="640"/>
      <w:marRight w:val="0"/>
      <w:marTop w:val="0"/>
      <w:marBottom w:val="0"/>
      <w:divBdr>
        <w:top w:val="none" w:sz="0" w:space="0" w:color="auto"/>
        <w:left w:val="none" w:sz="0" w:space="0" w:color="auto"/>
        <w:bottom w:val="none" w:sz="0" w:space="0" w:color="auto"/>
        <w:right w:val="none" w:sz="0" w:space="0" w:color="auto"/>
      </w:divBdr>
    </w:div>
    <w:div w:id="982274085">
      <w:marLeft w:val="640"/>
      <w:marRight w:val="0"/>
      <w:marTop w:val="0"/>
      <w:marBottom w:val="0"/>
      <w:divBdr>
        <w:top w:val="none" w:sz="0" w:space="0" w:color="auto"/>
        <w:left w:val="none" w:sz="0" w:space="0" w:color="auto"/>
        <w:bottom w:val="none" w:sz="0" w:space="0" w:color="auto"/>
        <w:right w:val="none" w:sz="0" w:space="0" w:color="auto"/>
      </w:divBdr>
    </w:div>
    <w:div w:id="982469547">
      <w:marLeft w:val="640"/>
      <w:marRight w:val="0"/>
      <w:marTop w:val="0"/>
      <w:marBottom w:val="0"/>
      <w:divBdr>
        <w:top w:val="none" w:sz="0" w:space="0" w:color="auto"/>
        <w:left w:val="none" w:sz="0" w:space="0" w:color="auto"/>
        <w:bottom w:val="none" w:sz="0" w:space="0" w:color="auto"/>
        <w:right w:val="none" w:sz="0" w:space="0" w:color="auto"/>
      </w:divBdr>
    </w:div>
    <w:div w:id="982585024">
      <w:marLeft w:val="640"/>
      <w:marRight w:val="0"/>
      <w:marTop w:val="0"/>
      <w:marBottom w:val="0"/>
      <w:divBdr>
        <w:top w:val="none" w:sz="0" w:space="0" w:color="auto"/>
        <w:left w:val="none" w:sz="0" w:space="0" w:color="auto"/>
        <w:bottom w:val="none" w:sz="0" w:space="0" w:color="auto"/>
        <w:right w:val="none" w:sz="0" w:space="0" w:color="auto"/>
      </w:divBdr>
    </w:div>
    <w:div w:id="982730545">
      <w:marLeft w:val="640"/>
      <w:marRight w:val="0"/>
      <w:marTop w:val="0"/>
      <w:marBottom w:val="0"/>
      <w:divBdr>
        <w:top w:val="none" w:sz="0" w:space="0" w:color="auto"/>
        <w:left w:val="none" w:sz="0" w:space="0" w:color="auto"/>
        <w:bottom w:val="none" w:sz="0" w:space="0" w:color="auto"/>
        <w:right w:val="none" w:sz="0" w:space="0" w:color="auto"/>
      </w:divBdr>
    </w:div>
    <w:div w:id="984745843">
      <w:marLeft w:val="640"/>
      <w:marRight w:val="0"/>
      <w:marTop w:val="0"/>
      <w:marBottom w:val="0"/>
      <w:divBdr>
        <w:top w:val="none" w:sz="0" w:space="0" w:color="auto"/>
        <w:left w:val="none" w:sz="0" w:space="0" w:color="auto"/>
        <w:bottom w:val="none" w:sz="0" w:space="0" w:color="auto"/>
        <w:right w:val="none" w:sz="0" w:space="0" w:color="auto"/>
      </w:divBdr>
    </w:div>
    <w:div w:id="985009759">
      <w:marLeft w:val="640"/>
      <w:marRight w:val="0"/>
      <w:marTop w:val="0"/>
      <w:marBottom w:val="0"/>
      <w:divBdr>
        <w:top w:val="none" w:sz="0" w:space="0" w:color="auto"/>
        <w:left w:val="none" w:sz="0" w:space="0" w:color="auto"/>
        <w:bottom w:val="none" w:sz="0" w:space="0" w:color="auto"/>
        <w:right w:val="none" w:sz="0" w:space="0" w:color="auto"/>
      </w:divBdr>
    </w:div>
    <w:div w:id="985011460">
      <w:marLeft w:val="640"/>
      <w:marRight w:val="0"/>
      <w:marTop w:val="0"/>
      <w:marBottom w:val="0"/>
      <w:divBdr>
        <w:top w:val="none" w:sz="0" w:space="0" w:color="auto"/>
        <w:left w:val="none" w:sz="0" w:space="0" w:color="auto"/>
        <w:bottom w:val="none" w:sz="0" w:space="0" w:color="auto"/>
        <w:right w:val="none" w:sz="0" w:space="0" w:color="auto"/>
      </w:divBdr>
    </w:div>
    <w:div w:id="985427438">
      <w:marLeft w:val="640"/>
      <w:marRight w:val="0"/>
      <w:marTop w:val="0"/>
      <w:marBottom w:val="0"/>
      <w:divBdr>
        <w:top w:val="none" w:sz="0" w:space="0" w:color="auto"/>
        <w:left w:val="none" w:sz="0" w:space="0" w:color="auto"/>
        <w:bottom w:val="none" w:sz="0" w:space="0" w:color="auto"/>
        <w:right w:val="none" w:sz="0" w:space="0" w:color="auto"/>
      </w:divBdr>
    </w:div>
    <w:div w:id="985864828">
      <w:marLeft w:val="640"/>
      <w:marRight w:val="0"/>
      <w:marTop w:val="0"/>
      <w:marBottom w:val="0"/>
      <w:divBdr>
        <w:top w:val="none" w:sz="0" w:space="0" w:color="auto"/>
        <w:left w:val="none" w:sz="0" w:space="0" w:color="auto"/>
        <w:bottom w:val="none" w:sz="0" w:space="0" w:color="auto"/>
        <w:right w:val="none" w:sz="0" w:space="0" w:color="auto"/>
      </w:divBdr>
    </w:div>
    <w:div w:id="985932673">
      <w:marLeft w:val="640"/>
      <w:marRight w:val="0"/>
      <w:marTop w:val="0"/>
      <w:marBottom w:val="0"/>
      <w:divBdr>
        <w:top w:val="none" w:sz="0" w:space="0" w:color="auto"/>
        <w:left w:val="none" w:sz="0" w:space="0" w:color="auto"/>
        <w:bottom w:val="none" w:sz="0" w:space="0" w:color="auto"/>
        <w:right w:val="none" w:sz="0" w:space="0" w:color="auto"/>
      </w:divBdr>
    </w:div>
    <w:div w:id="986127406">
      <w:marLeft w:val="640"/>
      <w:marRight w:val="0"/>
      <w:marTop w:val="0"/>
      <w:marBottom w:val="0"/>
      <w:divBdr>
        <w:top w:val="none" w:sz="0" w:space="0" w:color="auto"/>
        <w:left w:val="none" w:sz="0" w:space="0" w:color="auto"/>
        <w:bottom w:val="none" w:sz="0" w:space="0" w:color="auto"/>
        <w:right w:val="none" w:sz="0" w:space="0" w:color="auto"/>
      </w:divBdr>
    </w:div>
    <w:div w:id="986127481">
      <w:marLeft w:val="640"/>
      <w:marRight w:val="0"/>
      <w:marTop w:val="0"/>
      <w:marBottom w:val="0"/>
      <w:divBdr>
        <w:top w:val="none" w:sz="0" w:space="0" w:color="auto"/>
        <w:left w:val="none" w:sz="0" w:space="0" w:color="auto"/>
        <w:bottom w:val="none" w:sz="0" w:space="0" w:color="auto"/>
        <w:right w:val="none" w:sz="0" w:space="0" w:color="auto"/>
      </w:divBdr>
    </w:div>
    <w:div w:id="986132274">
      <w:marLeft w:val="640"/>
      <w:marRight w:val="0"/>
      <w:marTop w:val="0"/>
      <w:marBottom w:val="0"/>
      <w:divBdr>
        <w:top w:val="none" w:sz="0" w:space="0" w:color="auto"/>
        <w:left w:val="none" w:sz="0" w:space="0" w:color="auto"/>
        <w:bottom w:val="none" w:sz="0" w:space="0" w:color="auto"/>
        <w:right w:val="none" w:sz="0" w:space="0" w:color="auto"/>
      </w:divBdr>
    </w:div>
    <w:div w:id="986714239">
      <w:marLeft w:val="640"/>
      <w:marRight w:val="0"/>
      <w:marTop w:val="0"/>
      <w:marBottom w:val="0"/>
      <w:divBdr>
        <w:top w:val="none" w:sz="0" w:space="0" w:color="auto"/>
        <w:left w:val="none" w:sz="0" w:space="0" w:color="auto"/>
        <w:bottom w:val="none" w:sz="0" w:space="0" w:color="auto"/>
        <w:right w:val="none" w:sz="0" w:space="0" w:color="auto"/>
      </w:divBdr>
    </w:div>
    <w:div w:id="986938805">
      <w:marLeft w:val="640"/>
      <w:marRight w:val="0"/>
      <w:marTop w:val="0"/>
      <w:marBottom w:val="0"/>
      <w:divBdr>
        <w:top w:val="none" w:sz="0" w:space="0" w:color="auto"/>
        <w:left w:val="none" w:sz="0" w:space="0" w:color="auto"/>
        <w:bottom w:val="none" w:sz="0" w:space="0" w:color="auto"/>
        <w:right w:val="none" w:sz="0" w:space="0" w:color="auto"/>
      </w:divBdr>
    </w:div>
    <w:div w:id="987051495">
      <w:marLeft w:val="640"/>
      <w:marRight w:val="0"/>
      <w:marTop w:val="0"/>
      <w:marBottom w:val="0"/>
      <w:divBdr>
        <w:top w:val="none" w:sz="0" w:space="0" w:color="auto"/>
        <w:left w:val="none" w:sz="0" w:space="0" w:color="auto"/>
        <w:bottom w:val="none" w:sz="0" w:space="0" w:color="auto"/>
        <w:right w:val="none" w:sz="0" w:space="0" w:color="auto"/>
      </w:divBdr>
    </w:div>
    <w:div w:id="987511350">
      <w:marLeft w:val="640"/>
      <w:marRight w:val="0"/>
      <w:marTop w:val="0"/>
      <w:marBottom w:val="0"/>
      <w:divBdr>
        <w:top w:val="none" w:sz="0" w:space="0" w:color="auto"/>
        <w:left w:val="none" w:sz="0" w:space="0" w:color="auto"/>
        <w:bottom w:val="none" w:sz="0" w:space="0" w:color="auto"/>
        <w:right w:val="none" w:sz="0" w:space="0" w:color="auto"/>
      </w:divBdr>
    </w:div>
    <w:div w:id="988173616">
      <w:marLeft w:val="640"/>
      <w:marRight w:val="0"/>
      <w:marTop w:val="0"/>
      <w:marBottom w:val="0"/>
      <w:divBdr>
        <w:top w:val="none" w:sz="0" w:space="0" w:color="auto"/>
        <w:left w:val="none" w:sz="0" w:space="0" w:color="auto"/>
        <w:bottom w:val="none" w:sz="0" w:space="0" w:color="auto"/>
        <w:right w:val="none" w:sz="0" w:space="0" w:color="auto"/>
      </w:divBdr>
    </w:div>
    <w:div w:id="988556538">
      <w:marLeft w:val="640"/>
      <w:marRight w:val="0"/>
      <w:marTop w:val="0"/>
      <w:marBottom w:val="0"/>
      <w:divBdr>
        <w:top w:val="none" w:sz="0" w:space="0" w:color="auto"/>
        <w:left w:val="none" w:sz="0" w:space="0" w:color="auto"/>
        <w:bottom w:val="none" w:sz="0" w:space="0" w:color="auto"/>
        <w:right w:val="none" w:sz="0" w:space="0" w:color="auto"/>
      </w:divBdr>
    </w:div>
    <w:div w:id="988629678">
      <w:marLeft w:val="640"/>
      <w:marRight w:val="0"/>
      <w:marTop w:val="0"/>
      <w:marBottom w:val="0"/>
      <w:divBdr>
        <w:top w:val="none" w:sz="0" w:space="0" w:color="auto"/>
        <w:left w:val="none" w:sz="0" w:space="0" w:color="auto"/>
        <w:bottom w:val="none" w:sz="0" w:space="0" w:color="auto"/>
        <w:right w:val="none" w:sz="0" w:space="0" w:color="auto"/>
      </w:divBdr>
    </w:div>
    <w:div w:id="989214587">
      <w:marLeft w:val="640"/>
      <w:marRight w:val="0"/>
      <w:marTop w:val="0"/>
      <w:marBottom w:val="0"/>
      <w:divBdr>
        <w:top w:val="none" w:sz="0" w:space="0" w:color="auto"/>
        <w:left w:val="none" w:sz="0" w:space="0" w:color="auto"/>
        <w:bottom w:val="none" w:sz="0" w:space="0" w:color="auto"/>
        <w:right w:val="none" w:sz="0" w:space="0" w:color="auto"/>
      </w:divBdr>
    </w:div>
    <w:div w:id="989216797">
      <w:marLeft w:val="640"/>
      <w:marRight w:val="0"/>
      <w:marTop w:val="0"/>
      <w:marBottom w:val="0"/>
      <w:divBdr>
        <w:top w:val="none" w:sz="0" w:space="0" w:color="auto"/>
        <w:left w:val="none" w:sz="0" w:space="0" w:color="auto"/>
        <w:bottom w:val="none" w:sz="0" w:space="0" w:color="auto"/>
        <w:right w:val="none" w:sz="0" w:space="0" w:color="auto"/>
      </w:divBdr>
    </w:div>
    <w:div w:id="989404830">
      <w:marLeft w:val="640"/>
      <w:marRight w:val="0"/>
      <w:marTop w:val="0"/>
      <w:marBottom w:val="0"/>
      <w:divBdr>
        <w:top w:val="none" w:sz="0" w:space="0" w:color="auto"/>
        <w:left w:val="none" w:sz="0" w:space="0" w:color="auto"/>
        <w:bottom w:val="none" w:sz="0" w:space="0" w:color="auto"/>
        <w:right w:val="none" w:sz="0" w:space="0" w:color="auto"/>
      </w:divBdr>
    </w:div>
    <w:div w:id="989675744">
      <w:marLeft w:val="640"/>
      <w:marRight w:val="0"/>
      <w:marTop w:val="0"/>
      <w:marBottom w:val="0"/>
      <w:divBdr>
        <w:top w:val="none" w:sz="0" w:space="0" w:color="auto"/>
        <w:left w:val="none" w:sz="0" w:space="0" w:color="auto"/>
        <w:bottom w:val="none" w:sz="0" w:space="0" w:color="auto"/>
        <w:right w:val="none" w:sz="0" w:space="0" w:color="auto"/>
      </w:divBdr>
    </w:div>
    <w:div w:id="990445664">
      <w:marLeft w:val="640"/>
      <w:marRight w:val="0"/>
      <w:marTop w:val="0"/>
      <w:marBottom w:val="0"/>
      <w:divBdr>
        <w:top w:val="none" w:sz="0" w:space="0" w:color="auto"/>
        <w:left w:val="none" w:sz="0" w:space="0" w:color="auto"/>
        <w:bottom w:val="none" w:sz="0" w:space="0" w:color="auto"/>
        <w:right w:val="none" w:sz="0" w:space="0" w:color="auto"/>
      </w:divBdr>
    </w:div>
    <w:div w:id="990867196">
      <w:marLeft w:val="640"/>
      <w:marRight w:val="0"/>
      <w:marTop w:val="0"/>
      <w:marBottom w:val="0"/>
      <w:divBdr>
        <w:top w:val="none" w:sz="0" w:space="0" w:color="auto"/>
        <w:left w:val="none" w:sz="0" w:space="0" w:color="auto"/>
        <w:bottom w:val="none" w:sz="0" w:space="0" w:color="auto"/>
        <w:right w:val="none" w:sz="0" w:space="0" w:color="auto"/>
      </w:divBdr>
    </w:div>
    <w:div w:id="991526536">
      <w:marLeft w:val="640"/>
      <w:marRight w:val="0"/>
      <w:marTop w:val="0"/>
      <w:marBottom w:val="0"/>
      <w:divBdr>
        <w:top w:val="none" w:sz="0" w:space="0" w:color="auto"/>
        <w:left w:val="none" w:sz="0" w:space="0" w:color="auto"/>
        <w:bottom w:val="none" w:sz="0" w:space="0" w:color="auto"/>
        <w:right w:val="none" w:sz="0" w:space="0" w:color="auto"/>
      </w:divBdr>
    </w:div>
    <w:div w:id="991829199">
      <w:marLeft w:val="640"/>
      <w:marRight w:val="0"/>
      <w:marTop w:val="0"/>
      <w:marBottom w:val="0"/>
      <w:divBdr>
        <w:top w:val="none" w:sz="0" w:space="0" w:color="auto"/>
        <w:left w:val="none" w:sz="0" w:space="0" w:color="auto"/>
        <w:bottom w:val="none" w:sz="0" w:space="0" w:color="auto"/>
        <w:right w:val="none" w:sz="0" w:space="0" w:color="auto"/>
      </w:divBdr>
    </w:div>
    <w:div w:id="992298258">
      <w:marLeft w:val="640"/>
      <w:marRight w:val="0"/>
      <w:marTop w:val="0"/>
      <w:marBottom w:val="0"/>
      <w:divBdr>
        <w:top w:val="none" w:sz="0" w:space="0" w:color="auto"/>
        <w:left w:val="none" w:sz="0" w:space="0" w:color="auto"/>
        <w:bottom w:val="none" w:sz="0" w:space="0" w:color="auto"/>
        <w:right w:val="none" w:sz="0" w:space="0" w:color="auto"/>
      </w:divBdr>
    </w:div>
    <w:div w:id="993023121">
      <w:marLeft w:val="640"/>
      <w:marRight w:val="0"/>
      <w:marTop w:val="0"/>
      <w:marBottom w:val="0"/>
      <w:divBdr>
        <w:top w:val="none" w:sz="0" w:space="0" w:color="auto"/>
        <w:left w:val="none" w:sz="0" w:space="0" w:color="auto"/>
        <w:bottom w:val="none" w:sz="0" w:space="0" w:color="auto"/>
        <w:right w:val="none" w:sz="0" w:space="0" w:color="auto"/>
      </w:divBdr>
    </w:div>
    <w:div w:id="993339674">
      <w:marLeft w:val="640"/>
      <w:marRight w:val="0"/>
      <w:marTop w:val="0"/>
      <w:marBottom w:val="0"/>
      <w:divBdr>
        <w:top w:val="none" w:sz="0" w:space="0" w:color="auto"/>
        <w:left w:val="none" w:sz="0" w:space="0" w:color="auto"/>
        <w:bottom w:val="none" w:sz="0" w:space="0" w:color="auto"/>
        <w:right w:val="none" w:sz="0" w:space="0" w:color="auto"/>
      </w:divBdr>
    </w:div>
    <w:div w:id="993604635">
      <w:marLeft w:val="640"/>
      <w:marRight w:val="0"/>
      <w:marTop w:val="0"/>
      <w:marBottom w:val="0"/>
      <w:divBdr>
        <w:top w:val="none" w:sz="0" w:space="0" w:color="auto"/>
        <w:left w:val="none" w:sz="0" w:space="0" w:color="auto"/>
        <w:bottom w:val="none" w:sz="0" w:space="0" w:color="auto"/>
        <w:right w:val="none" w:sz="0" w:space="0" w:color="auto"/>
      </w:divBdr>
    </w:div>
    <w:div w:id="993800530">
      <w:marLeft w:val="640"/>
      <w:marRight w:val="0"/>
      <w:marTop w:val="0"/>
      <w:marBottom w:val="0"/>
      <w:divBdr>
        <w:top w:val="none" w:sz="0" w:space="0" w:color="auto"/>
        <w:left w:val="none" w:sz="0" w:space="0" w:color="auto"/>
        <w:bottom w:val="none" w:sz="0" w:space="0" w:color="auto"/>
        <w:right w:val="none" w:sz="0" w:space="0" w:color="auto"/>
      </w:divBdr>
    </w:div>
    <w:div w:id="994066819">
      <w:marLeft w:val="640"/>
      <w:marRight w:val="0"/>
      <w:marTop w:val="0"/>
      <w:marBottom w:val="0"/>
      <w:divBdr>
        <w:top w:val="none" w:sz="0" w:space="0" w:color="auto"/>
        <w:left w:val="none" w:sz="0" w:space="0" w:color="auto"/>
        <w:bottom w:val="none" w:sz="0" w:space="0" w:color="auto"/>
        <w:right w:val="none" w:sz="0" w:space="0" w:color="auto"/>
      </w:divBdr>
    </w:div>
    <w:div w:id="994339480">
      <w:marLeft w:val="640"/>
      <w:marRight w:val="0"/>
      <w:marTop w:val="0"/>
      <w:marBottom w:val="0"/>
      <w:divBdr>
        <w:top w:val="none" w:sz="0" w:space="0" w:color="auto"/>
        <w:left w:val="none" w:sz="0" w:space="0" w:color="auto"/>
        <w:bottom w:val="none" w:sz="0" w:space="0" w:color="auto"/>
        <w:right w:val="none" w:sz="0" w:space="0" w:color="auto"/>
      </w:divBdr>
    </w:div>
    <w:div w:id="994455889">
      <w:marLeft w:val="640"/>
      <w:marRight w:val="0"/>
      <w:marTop w:val="0"/>
      <w:marBottom w:val="0"/>
      <w:divBdr>
        <w:top w:val="none" w:sz="0" w:space="0" w:color="auto"/>
        <w:left w:val="none" w:sz="0" w:space="0" w:color="auto"/>
        <w:bottom w:val="none" w:sz="0" w:space="0" w:color="auto"/>
        <w:right w:val="none" w:sz="0" w:space="0" w:color="auto"/>
      </w:divBdr>
    </w:div>
    <w:div w:id="995181102">
      <w:marLeft w:val="640"/>
      <w:marRight w:val="0"/>
      <w:marTop w:val="0"/>
      <w:marBottom w:val="0"/>
      <w:divBdr>
        <w:top w:val="none" w:sz="0" w:space="0" w:color="auto"/>
        <w:left w:val="none" w:sz="0" w:space="0" w:color="auto"/>
        <w:bottom w:val="none" w:sz="0" w:space="0" w:color="auto"/>
        <w:right w:val="none" w:sz="0" w:space="0" w:color="auto"/>
      </w:divBdr>
    </w:div>
    <w:div w:id="995572540">
      <w:marLeft w:val="640"/>
      <w:marRight w:val="0"/>
      <w:marTop w:val="0"/>
      <w:marBottom w:val="0"/>
      <w:divBdr>
        <w:top w:val="none" w:sz="0" w:space="0" w:color="auto"/>
        <w:left w:val="none" w:sz="0" w:space="0" w:color="auto"/>
        <w:bottom w:val="none" w:sz="0" w:space="0" w:color="auto"/>
        <w:right w:val="none" w:sz="0" w:space="0" w:color="auto"/>
      </w:divBdr>
    </w:div>
    <w:div w:id="995763087">
      <w:marLeft w:val="640"/>
      <w:marRight w:val="0"/>
      <w:marTop w:val="0"/>
      <w:marBottom w:val="0"/>
      <w:divBdr>
        <w:top w:val="none" w:sz="0" w:space="0" w:color="auto"/>
        <w:left w:val="none" w:sz="0" w:space="0" w:color="auto"/>
        <w:bottom w:val="none" w:sz="0" w:space="0" w:color="auto"/>
        <w:right w:val="none" w:sz="0" w:space="0" w:color="auto"/>
      </w:divBdr>
    </w:div>
    <w:div w:id="996764970">
      <w:marLeft w:val="640"/>
      <w:marRight w:val="0"/>
      <w:marTop w:val="0"/>
      <w:marBottom w:val="0"/>
      <w:divBdr>
        <w:top w:val="none" w:sz="0" w:space="0" w:color="auto"/>
        <w:left w:val="none" w:sz="0" w:space="0" w:color="auto"/>
        <w:bottom w:val="none" w:sz="0" w:space="0" w:color="auto"/>
        <w:right w:val="none" w:sz="0" w:space="0" w:color="auto"/>
      </w:divBdr>
    </w:div>
    <w:div w:id="996765262">
      <w:marLeft w:val="640"/>
      <w:marRight w:val="0"/>
      <w:marTop w:val="0"/>
      <w:marBottom w:val="0"/>
      <w:divBdr>
        <w:top w:val="none" w:sz="0" w:space="0" w:color="auto"/>
        <w:left w:val="none" w:sz="0" w:space="0" w:color="auto"/>
        <w:bottom w:val="none" w:sz="0" w:space="0" w:color="auto"/>
        <w:right w:val="none" w:sz="0" w:space="0" w:color="auto"/>
      </w:divBdr>
    </w:div>
    <w:div w:id="997075266">
      <w:marLeft w:val="640"/>
      <w:marRight w:val="0"/>
      <w:marTop w:val="0"/>
      <w:marBottom w:val="0"/>
      <w:divBdr>
        <w:top w:val="none" w:sz="0" w:space="0" w:color="auto"/>
        <w:left w:val="none" w:sz="0" w:space="0" w:color="auto"/>
        <w:bottom w:val="none" w:sz="0" w:space="0" w:color="auto"/>
        <w:right w:val="none" w:sz="0" w:space="0" w:color="auto"/>
      </w:divBdr>
    </w:div>
    <w:div w:id="997533930">
      <w:marLeft w:val="640"/>
      <w:marRight w:val="0"/>
      <w:marTop w:val="0"/>
      <w:marBottom w:val="0"/>
      <w:divBdr>
        <w:top w:val="none" w:sz="0" w:space="0" w:color="auto"/>
        <w:left w:val="none" w:sz="0" w:space="0" w:color="auto"/>
        <w:bottom w:val="none" w:sz="0" w:space="0" w:color="auto"/>
        <w:right w:val="none" w:sz="0" w:space="0" w:color="auto"/>
      </w:divBdr>
    </w:div>
    <w:div w:id="997537870">
      <w:marLeft w:val="640"/>
      <w:marRight w:val="0"/>
      <w:marTop w:val="0"/>
      <w:marBottom w:val="0"/>
      <w:divBdr>
        <w:top w:val="none" w:sz="0" w:space="0" w:color="auto"/>
        <w:left w:val="none" w:sz="0" w:space="0" w:color="auto"/>
        <w:bottom w:val="none" w:sz="0" w:space="0" w:color="auto"/>
        <w:right w:val="none" w:sz="0" w:space="0" w:color="auto"/>
      </w:divBdr>
    </w:div>
    <w:div w:id="997730750">
      <w:marLeft w:val="640"/>
      <w:marRight w:val="0"/>
      <w:marTop w:val="0"/>
      <w:marBottom w:val="0"/>
      <w:divBdr>
        <w:top w:val="none" w:sz="0" w:space="0" w:color="auto"/>
        <w:left w:val="none" w:sz="0" w:space="0" w:color="auto"/>
        <w:bottom w:val="none" w:sz="0" w:space="0" w:color="auto"/>
        <w:right w:val="none" w:sz="0" w:space="0" w:color="auto"/>
      </w:divBdr>
    </w:div>
    <w:div w:id="999112287">
      <w:marLeft w:val="640"/>
      <w:marRight w:val="0"/>
      <w:marTop w:val="0"/>
      <w:marBottom w:val="0"/>
      <w:divBdr>
        <w:top w:val="none" w:sz="0" w:space="0" w:color="auto"/>
        <w:left w:val="none" w:sz="0" w:space="0" w:color="auto"/>
        <w:bottom w:val="none" w:sz="0" w:space="0" w:color="auto"/>
        <w:right w:val="none" w:sz="0" w:space="0" w:color="auto"/>
      </w:divBdr>
    </w:div>
    <w:div w:id="999194081">
      <w:marLeft w:val="640"/>
      <w:marRight w:val="0"/>
      <w:marTop w:val="0"/>
      <w:marBottom w:val="0"/>
      <w:divBdr>
        <w:top w:val="none" w:sz="0" w:space="0" w:color="auto"/>
        <w:left w:val="none" w:sz="0" w:space="0" w:color="auto"/>
        <w:bottom w:val="none" w:sz="0" w:space="0" w:color="auto"/>
        <w:right w:val="none" w:sz="0" w:space="0" w:color="auto"/>
      </w:divBdr>
    </w:div>
    <w:div w:id="999306324">
      <w:marLeft w:val="640"/>
      <w:marRight w:val="0"/>
      <w:marTop w:val="0"/>
      <w:marBottom w:val="0"/>
      <w:divBdr>
        <w:top w:val="none" w:sz="0" w:space="0" w:color="auto"/>
        <w:left w:val="none" w:sz="0" w:space="0" w:color="auto"/>
        <w:bottom w:val="none" w:sz="0" w:space="0" w:color="auto"/>
        <w:right w:val="none" w:sz="0" w:space="0" w:color="auto"/>
      </w:divBdr>
    </w:div>
    <w:div w:id="999500252">
      <w:marLeft w:val="640"/>
      <w:marRight w:val="0"/>
      <w:marTop w:val="0"/>
      <w:marBottom w:val="0"/>
      <w:divBdr>
        <w:top w:val="none" w:sz="0" w:space="0" w:color="auto"/>
        <w:left w:val="none" w:sz="0" w:space="0" w:color="auto"/>
        <w:bottom w:val="none" w:sz="0" w:space="0" w:color="auto"/>
        <w:right w:val="none" w:sz="0" w:space="0" w:color="auto"/>
      </w:divBdr>
    </w:div>
    <w:div w:id="999622876">
      <w:marLeft w:val="640"/>
      <w:marRight w:val="0"/>
      <w:marTop w:val="0"/>
      <w:marBottom w:val="0"/>
      <w:divBdr>
        <w:top w:val="none" w:sz="0" w:space="0" w:color="auto"/>
        <w:left w:val="none" w:sz="0" w:space="0" w:color="auto"/>
        <w:bottom w:val="none" w:sz="0" w:space="0" w:color="auto"/>
        <w:right w:val="none" w:sz="0" w:space="0" w:color="auto"/>
      </w:divBdr>
    </w:div>
    <w:div w:id="1000738172">
      <w:marLeft w:val="640"/>
      <w:marRight w:val="0"/>
      <w:marTop w:val="0"/>
      <w:marBottom w:val="0"/>
      <w:divBdr>
        <w:top w:val="none" w:sz="0" w:space="0" w:color="auto"/>
        <w:left w:val="none" w:sz="0" w:space="0" w:color="auto"/>
        <w:bottom w:val="none" w:sz="0" w:space="0" w:color="auto"/>
        <w:right w:val="none" w:sz="0" w:space="0" w:color="auto"/>
      </w:divBdr>
    </w:div>
    <w:div w:id="1001470343">
      <w:marLeft w:val="640"/>
      <w:marRight w:val="0"/>
      <w:marTop w:val="0"/>
      <w:marBottom w:val="0"/>
      <w:divBdr>
        <w:top w:val="none" w:sz="0" w:space="0" w:color="auto"/>
        <w:left w:val="none" w:sz="0" w:space="0" w:color="auto"/>
        <w:bottom w:val="none" w:sz="0" w:space="0" w:color="auto"/>
        <w:right w:val="none" w:sz="0" w:space="0" w:color="auto"/>
      </w:divBdr>
    </w:div>
    <w:div w:id="1001591033">
      <w:marLeft w:val="640"/>
      <w:marRight w:val="0"/>
      <w:marTop w:val="0"/>
      <w:marBottom w:val="0"/>
      <w:divBdr>
        <w:top w:val="none" w:sz="0" w:space="0" w:color="auto"/>
        <w:left w:val="none" w:sz="0" w:space="0" w:color="auto"/>
        <w:bottom w:val="none" w:sz="0" w:space="0" w:color="auto"/>
        <w:right w:val="none" w:sz="0" w:space="0" w:color="auto"/>
      </w:divBdr>
    </w:div>
    <w:div w:id="1001856463">
      <w:marLeft w:val="640"/>
      <w:marRight w:val="0"/>
      <w:marTop w:val="0"/>
      <w:marBottom w:val="0"/>
      <w:divBdr>
        <w:top w:val="none" w:sz="0" w:space="0" w:color="auto"/>
        <w:left w:val="none" w:sz="0" w:space="0" w:color="auto"/>
        <w:bottom w:val="none" w:sz="0" w:space="0" w:color="auto"/>
        <w:right w:val="none" w:sz="0" w:space="0" w:color="auto"/>
      </w:divBdr>
    </w:div>
    <w:div w:id="1001928435">
      <w:marLeft w:val="640"/>
      <w:marRight w:val="0"/>
      <w:marTop w:val="0"/>
      <w:marBottom w:val="0"/>
      <w:divBdr>
        <w:top w:val="none" w:sz="0" w:space="0" w:color="auto"/>
        <w:left w:val="none" w:sz="0" w:space="0" w:color="auto"/>
        <w:bottom w:val="none" w:sz="0" w:space="0" w:color="auto"/>
        <w:right w:val="none" w:sz="0" w:space="0" w:color="auto"/>
      </w:divBdr>
    </w:div>
    <w:div w:id="1002969250">
      <w:marLeft w:val="640"/>
      <w:marRight w:val="0"/>
      <w:marTop w:val="0"/>
      <w:marBottom w:val="0"/>
      <w:divBdr>
        <w:top w:val="none" w:sz="0" w:space="0" w:color="auto"/>
        <w:left w:val="none" w:sz="0" w:space="0" w:color="auto"/>
        <w:bottom w:val="none" w:sz="0" w:space="0" w:color="auto"/>
        <w:right w:val="none" w:sz="0" w:space="0" w:color="auto"/>
      </w:divBdr>
    </w:div>
    <w:div w:id="1002971102">
      <w:marLeft w:val="640"/>
      <w:marRight w:val="0"/>
      <w:marTop w:val="0"/>
      <w:marBottom w:val="0"/>
      <w:divBdr>
        <w:top w:val="none" w:sz="0" w:space="0" w:color="auto"/>
        <w:left w:val="none" w:sz="0" w:space="0" w:color="auto"/>
        <w:bottom w:val="none" w:sz="0" w:space="0" w:color="auto"/>
        <w:right w:val="none" w:sz="0" w:space="0" w:color="auto"/>
      </w:divBdr>
    </w:div>
    <w:div w:id="1003121404">
      <w:marLeft w:val="640"/>
      <w:marRight w:val="0"/>
      <w:marTop w:val="0"/>
      <w:marBottom w:val="0"/>
      <w:divBdr>
        <w:top w:val="none" w:sz="0" w:space="0" w:color="auto"/>
        <w:left w:val="none" w:sz="0" w:space="0" w:color="auto"/>
        <w:bottom w:val="none" w:sz="0" w:space="0" w:color="auto"/>
        <w:right w:val="none" w:sz="0" w:space="0" w:color="auto"/>
      </w:divBdr>
    </w:div>
    <w:div w:id="1003506357">
      <w:marLeft w:val="640"/>
      <w:marRight w:val="0"/>
      <w:marTop w:val="0"/>
      <w:marBottom w:val="0"/>
      <w:divBdr>
        <w:top w:val="none" w:sz="0" w:space="0" w:color="auto"/>
        <w:left w:val="none" w:sz="0" w:space="0" w:color="auto"/>
        <w:bottom w:val="none" w:sz="0" w:space="0" w:color="auto"/>
        <w:right w:val="none" w:sz="0" w:space="0" w:color="auto"/>
      </w:divBdr>
    </w:div>
    <w:div w:id="1004086301">
      <w:marLeft w:val="640"/>
      <w:marRight w:val="0"/>
      <w:marTop w:val="0"/>
      <w:marBottom w:val="0"/>
      <w:divBdr>
        <w:top w:val="none" w:sz="0" w:space="0" w:color="auto"/>
        <w:left w:val="none" w:sz="0" w:space="0" w:color="auto"/>
        <w:bottom w:val="none" w:sz="0" w:space="0" w:color="auto"/>
        <w:right w:val="none" w:sz="0" w:space="0" w:color="auto"/>
      </w:divBdr>
    </w:div>
    <w:div w:id="1004161691">
      <w:marLeft w:val="640"/>
      <w:marRight w:val="0"/>
      <w:marTop w:val="0"/>
      <w:marBottom w:val="0"/>
      <w:divBdr>
        <w:top w:val="none" w:sz="0" w:space="0" w:color="auto"/>
        <w:left w:val="none" w:sz="0" w:space="0" w:color="auto"/>
        <w:bottom w:val="none" w:sz="0" w:space="0" w:color="auto"/>
        <w:right w:val="none" w:sz="0" w:space="0" w:color="auto"/>
      </w:divBdr>
    </w:div>
    <w:div w:id="1005397030">
      <w:marLeft w:val="640"/>
      <w:marRight w:val="0"/>
      <w:marTop w:val="0"/>
      <w:marBottom w:val="0"/>
      <w:divBdr>
        <w:top w:val="none" w:sz="0" w:space="0" w:color="auto"/>
        <w:left w:val="none" w:sz="0" w:space="0" w:color="auto"/>
        <w:bottom w:val="none" w:sz="0" w:space="0" w:color="auto"/>
        <w:right w:val="none" w:sz="0" w:space="0" w:color="auto"/>
      </w:divBdr>
    </w:div>
    <w:div w:id="1005942748">
      <w:marLeft w:val="640"/>
      <w:marRight w:val="0"/>
      <w:marTop w:val="0"/>
      <w:marBottom w:val="0"/>
      <w:divBdr>
        <w:top w:val="none" w:sz="0" w:space="0" w:color="auto"/>
        <w:left w:val="none" w:sz="0" w:space="0" w:color="auto"/>
        <w:bottom w:val="none" w:sz="0" w:space="0" w:color="auto"/>
        <w:right w:val="none" w:sz="0" w:space="0" w:color="auto"/>
      </w:divBdr>
    </w:div>
    <w:div w:id="1006403561">
      <w:marLeft w:val="640"/>
      <w:marRight w:val="0"/>
      <w:marTop w:val="0"/>
      <w:marBottom w:val="0"/>
      <w:divBdr>
        <w:top w:val="none" w:sz="0" w:space="0" w:color="auto"/>
        <w:left w:val="none" w:sz="0" w:space="0" w:color="auto"/>
        <w:bottom w:val="none" w:sz="0" w:space="0" w:color="auto"/>
        <w:right w:val="none" w:sz="0" w:space="0" w:color="auto"/>
      </w:divBdr>
    </w:div>
    <w:div w:id="1007027195">
      <w:marLeft w:val="640"/>
      <w:marRight w:val="0"/>
      <w:marTop w:val="0"/>
      <w:marBottom w:val="0"/>
      <w:divBdr>
        <w:top w:val="none" w:sz="0" w:space="0" w:color="auto"/>
        <w:left w:val="none" w:sz="0" w:space="0" w:color="auto"/>
        <w:bottom w:val="none" w:sz="0" w:space="0" w:color="auto"/>
        <w:right w:val="none" w:sz="0" w:space="0" w:color="auto"/>
      </w:divBdr>
    </w:div>
    <w:div w:id="1007294953">
      <w:marLeft w:val="640"/>
      <w:marRight w:val="0"/>
      <w:marTop w:val="0"/>
      <w:marBottom w:val="0"/>
      <w:divBdr>
        <w:top w:val="none" w:sz="0" w:space="0" w:color="auto"/>
        <w:left w:val="none" w:sz="0" w:space="0" w:color="auto"/>
        <w:bottom w:val="none" w:sz="0" w:space="0" w:color="auto"/>
        <w:right w:val="none" w:sz="0" w:space="0" w:color="auto"/>
      </w:divBdr>
    </w:div>
    <w:div w:id="1007516018">
      <w:marLeft w:val="640"/>
      <w:marRight w:val="0"/>
      <w:marTop w:val="0"/>
      <w:marBottom w:val="0"/>
      <w:divBdr>
        <w:top w:val="none" w:sz="0" w:space="0" w:color="auto"/>
        <w:left w:val="none" w:sz="0" w:space="0" w:color="auto"/>
        <w:bottom w:val="none" w:sz="0" w:space="0" w:color="auto"/>
        <w:right w:val="none" w:sz="0" w:space="0" w:color="auto"/>
      </w:divBdr>
    </w:div>
    <w:div w:id="1007564433">
      <w:marLeft w:val="640"/>
      <w:marRight w:val="0"/>
      <w:marTop w:val="0"/>
      <w:marBottom w:val="0"/>
      <w:divBdr>
        <w:top w:val="none" w:sz="0" w:space="0" w:color="auto"/>
        <w:left w:val="none" w:sz="0" w:space="0" w:color="auto"/>
        <w:bottom w:val="none" w:sz="0" w:space="0" w:color="auto"/>
        <w:right w:val="none" w:sz="0" w:space="0" w:color="auto"/>
      </w:divBdr>
    </w:div>
    <w:div w:id="1007757118">
      <w:marLeft w:val="640"/>
      <w:marRight w:val="0"/>
      <w:marTop w:val="0"/>
      <w:marBottom w:val="0"/>
      <w:divBdr>
        <w:top w:val="none" w:sz="0" w:space="0" w:color="auto"/>
        <w:left w:val="none" w:sz="0" w:space="0" w:color="auto"/>
        <w:bottom w:val="none" w:sz="0" w:space="0" w:color="auto"/>
        <w:right w:val="none" w:sz="0" w:space="0" w:color="auto"/>
      </w:divBdr>
    </w:div>
    <w:div w:id="1007907638">
      <w:marLeft w:val="640"/>
      <w:marRight w:val="0"/>
      <w:marTop w:val="0"/>
      <w:marBottom w:val="0"/>
      <w:divBdr>
        <w:top w:val="none" w:sz="0" w:space="0" w:color="auto"/>
        <w:left w:val="none" w:sz="0" w:space="0" w:color="auto"/>
        <w:bottom w:val="none" w:sz="0" w:space="0" w:color="auto"/>
        <w:right w:val="none" w:sz="0" w:space="0" w:color="auto"/>
      </w:divBdr>
    </w:div>
    <w:div w:id="1008604825">
      <w:marLeft w:val="640"/>
      <w:marRight w:val="0"/>
      <w:marTop w:val="0"/>
      <w:marBottom w:val="0"/>
      <w:divBdr>
        <w:top w:val="none" w:sz="0" w:space="0" w:color="auto"/>
        <w:left w:val="none" w:sz="0" w:space="0" w:color="auto"/>
        <w:bottom w:val="none" w:sz="0" w:space="0" w:color="auto"/>
        <w:right w:val="none" w:sz="0" w:space="0" w:color="auto"/>
      </w:divBdr>
    </w:div>
    <w:div w:id="1008872850">
      <w:marLeft w:val="640"/>
      <w:marRight w:val="0"/>
      <w:marTop w:val="0"/>
      <w:marBottom w:val="0"/>
      <w:divBdr>
        <w:top w:val="none" w:sz="0" w:space="0" w:color="auto"/>
        <w:left w:val="none" w:sz="0" w:space="0" w:color="auto"/>
        <w:bottom w:val="none" w:sz="0" w:space="0" w:color="auto"/>
        <w:right w:val="none" w:sz="0" w:space="0" w:color="auto"/>
      </w:divBdr>
    </w:div>
    <w:div w:id="1008941178">
      <w:marLeft w:val="640"/>
      <w:marRight w:val="0"/>
      <w:marTop w:val="0"/>
      <w:marBottom w:val="0"/>
      <w:divBdr>
        <w:top w:val="none" w:sz="0" w:space="0" w:color="auto"/>
        <w:left w:val="none" w:sz="0" w:space="0" w:color="auto"/>
        <w:bottom w:val="none" w:sz="0" w:space="0" w:color="auto"/>
        <w:right w:val="none" w:sz="0" w:space="0" w:color="auto"/>
      </w:divBdr>
    </w:div>
    <w:div w:id="1009018561">
      <w:marLeft w:val="640"/>
      <w:marRight w:val="0"/>
      <w:marTop w:val="0"/>
      <w:marBottom w:val="0"/>
      <w:divBdr>
        <w:top w:val="none" w:sz="0" w:space="0" w:color="auto"/>
        <w:left w:val="none" w:sz="0" w:space="0" w:color="auto"/>
        <w:bottom w:val="none" w:sz="0" w:space="0" w:color="auto"/>
        <w:right w:val="none" w:sz="0" w:space="0" w:color="auto"/>
      </w:divBdr>
    </w:div>
    <w:div w:id="1009218025">
      <w:marLeft w:val="640"/>
      <w:marRight w:val="0"/>
      <w:marTop w:val="0"/>
      <w:marBottom w:val="0"/>
      <w:divBdr>
        <w:top w:val="none" w:sz="0" w:space="0" w:color="auto"/>
        <w:left w:val="none" w:sz="0" w:space="0" w:color="auto"/>
        <w:bottom w:val="none" w:sz="0" w:space="0" w:color="auto"/>
        <w:right w:val="none" w:sz="0" w:space="0" w:color="auto"/>
      </w:divBdr>
    </w:div>
    <w:div w:id="1009940871">
      <w:marLeft w:val="640"/>
      <w:marRight w:val="0"/>
      <w:marTop w:val="0"/>
      <w:marBottom w:val="0"/>
      <w:divBdr>
        <w:top w:val="none" w:sz="0" w:space="0" w:color="auto"/>
        <w:left w:val="none" w:sz="0" w:space="0" w:color="auto"/>
        <w:bottom w:val="none" w:sz="0" w:space="0" w:color="auto"/>
        <w:right w:val="none" w:sz="0" w:space="0" w:color="auto"/>
      </w:divBdr>
    </w:div>
    <w:div w:id="1010176597">
      <w:marLeft w:val="640"/>
      <w:marRight w:val="0"/>
      <w:marTop w:val="0"/>
      <w:marBottom w:val="0"/>
      <w:divBdr>
        <w:top w:val="none" w:sz="0" w:space="0" w:color="auto"/>
        <w:left w:val="none" w:sz="0" w:space="0" w:color="auto"/>
        <w:bottom w:val="none" w:sz="0" w:space="0" w:color="auto"/>
        <w:right w:val="none" w:sz="0" w:space="0" w:color="auto"/>
      </w:divBdr>
    </w:div>
    <w:div w:id="1010450307">
      <w:marLeft w:val="640"/>
      <w:marRight w:val="0"/>
      <w:marTop w:val="0"/>
      <w:marBottom w:val="0"/>
      <w:divBdr>
        <w:top w:val="none" w:sz="0" w:space="0" w:color="auto"/>
        <w:left w:val="none" w:sz="0" w:space="0" w:color="auto"/>
        <w:bottom w:val="none" w:sz="0" w:space="0" w:color="auto"/>
        <w:right w:val="none" w:sz="0" w:space="0" w:color="auto"/>
      </w:divBdr>
    </w:div>
    <w:div w:id="1010572253">
      <w:marLeft w:val="640"/>
      <w:marRight w:val="0"/>
      <w:marTop w:val="0"/>
      <w:marBottom w:val="0"/>
      <w:divBdr>
        <w:top w:val="none" w:sz="0" w:space="0" w:color="auto"/>
        <w:left w:val="none" w:sz="0" w:space="0" w:color="auto"/>
        <w:bottom w:val="none" w:sz="0" w:space="0" w:color="auto"/>
        <w:right w:val="none" w:sz="0" w:space="0" w:color="auto"/>
      </w:divBdr>
    </w:div>
    <w:div w:id="1010596942">
      <w:marLeft w:val="640"/>
      <w:marRight w:val="0"/>
      <w:marTop w:val="0"/>
      <w:marBottom w:val="0"/>
      <w:divBdr>
        <w:top w:val="none" w:sz="0" w:space="0" w:color="auto"/>
        <w:left w:val="none" w:sz="0" w:space="0" w:color="auto"/>
        <w:bottom w:val="none" w:sz="0" w:space="0" w:color="auto"/>
        <w:right w:val="none" w:sz="0" w:space="0" w:color="auto"/>
      </w:divBdr>
    </w:div>
    <w:div w:id="1010988909">
      <w:marLeft w:val="640"/>
      <w:marRight w:val="0"/>
      <w:marTop w:val="0"/>
      <w:marBottom w:val="0"/>
      <w:divBdr>
        <w:top w:val="none" w:sz="0" w:space="0" w:color="auto"/>
        <w:left w:val="none" w:sz="0" w:space="0" w:color="auto"/>
        <w:bottom w:val="none" w:sz="0" w:space="0" w:color="auto"/>
        <w:right w:val="none" w:sz="0" w:space="0" w:color="auto"/>
      </w:divBdr>
    </w:div>
    <w:div w:id="1011101256">
      <w:marLeft w:val="640"/>
      <w:marRight w:val="0"/>
      <w:marTop w:val="0"/>
      <w:marBottom w:val="0"/>
      <w:divBdr>
        <w:top w:val="none" w:sz="0" w:space="0" w:color="auto"/>
        <w:left w:val="none" w:sz="0" w:space="0" w:color="auto"/>
        <w:bottom w:val="none" w:sz="0" w:space="0" w:color="auto"/>
        <w:right w:val="none" w:sz="0" w:space="0" w:color="auto"/>
      </w:divBdr>
    </w:div>
    <w:div w:id="1012142892">
      <w:marLeft w:val="640"/>
      <w:marRight w:val="0"/>
      <w:marTop w:val="0"/>
      <w:marBottom w:val="0"/>
      <w:divBdr>
        <w:top w:val="none" w:sz="0" w:space="0" w:color="auto"/>
        <w:left w:val="none" w:sz="0" w:space="0" w:color="auto"/>
        <w:bottom w:val="none" w:sz="0" w:space="0" w:color="auto"/>
        <w:right w:val="none" w:sz="0" w:space="0" w:color="auto"/>
      </w:divBdr>
    </w:div>
    <w:div w:id="1012220525">
      <w:marLeft w:val="640"/>
      <w:marRight w:val="0"/>
      <w:marTop w:val="0"/>
      <w:marBottom w:val="0"/>
      <w:divBdr>
        <w:top w:val="none" w:sz="0" w:space="0" w:color="auto"/>
        <w:left w:val="none" w:sz="0" w:space="0" w:color="auto"/>
        <w:bottom w:val="none" w:sz="0" w:space="0" w:color="auto"/>
        <w:right w:val="none" w:sz="0" w:space="0" w:color="auto"/>
      </w:divBdr>
    </w:div>
    <w:div w:id="1012269535">
      <w:marLeft w:val="640"/>
      <w:marRight w:val="0"/>
      <w:marTop w:val="0"/>
      <w:marBottom w:val="0"/>
      <w:divBdr>
        <w:top w:val="none" w:sz="0" w:space="0" w:color="auto"/>
        <w:left w:val="none" w:sz="0" w:space="0" w:color="auto"/>
        <w:bottom w:val="none" w:sz="0" w:space="0" w:color="auto"/>
        <w:right w:val="none" w:sz="0" w:space="0" w:color="auto"/>
      </w:divBdr>
    </w:div>
    <w:div w:id="1012297605">
      <w:marLeft w:val="640"/>
      <w:marRight w:val="0"/>
      <w:marTop w:val="0"/>
      <w:marBottom w:val="0"/>
      <w:divBdr>
        <w:top w:val="none" w:sz="0" w:space="0" w:color="auto"/>
        <w:left w:val="none" w:sz="0" w:space="0" w:color="auto"/>
        <w:bottom w:val="none" w:sz="0" w:space="0" w:color="auto"/>
        <w:right w:val="none" w:sz="0" w:space="0" w:color="auto"/>
      </w:divBdr>
    </w:div>
    <w:div w:id="1012301233">
      <w:marLeft w:val="640"/>
      <w:marRight w:val="0"/>
      <w:marTop w:val="0"/>
      <w:marBottom w:val="0"/>
      <w:divBdr>
        <w:top w:val="none" w:sz="0" w:space="0" w:color="auto"/>
        <w:left w:val="none" w:sz="0" w:space="0" w:color="auto"/>
        <w:bottom w:val="none" w:sz="0" w:space="0" w:color="auto"/>
        <w:right w:val="none" w:sz="0" w:space="0" w:color="auto"/>
      </w:divBdr>
    </w:div>
    <w:div w:id="1012492500">
      <w:marLeft w:val="640"/>
      <w:marRight w:val="0"/>
      <w:marTop w:val="0"/>
      <w:marBottom w:val="0"/>
      <w:divBdr>
        <w:top w:val="none" w:sz="0" w:space="0" w:color="auto"/>
        <w:left w:val="none" w:sz="0" w:space="0" w:color="auto"/>
        <w:bottom w:val="none" w:sz="0" w:space="0" w:color="auto"/>
        <w:right w:val="none" w:sz="0" w:space="0" w:color="auto"/>
      </w:divBdr>
    </w:div>
    <w:div w:id="1012536766">
      <w:marLeft w:val="640"/>
      <w:marRight w:val="0"/>
      <w:marTop w:val="0"/>
      <w:marBottom w:val="0"/>
      <w:divBdr>
        <w:top w:val="none" w:sz="0" w:space="0" w:color="auto"/>
        <w:left w:val="none" w:sz="0" w:space="0" w:color="auto"/>
        <w:bottom w:val="none" w:sz="0" w:space="0" w:color="auto"/>
        <w:right w:val="none" w:sz="0" w:space="0" w:color="auto"/>
      </w:divBdr>
    </w:div>
    <w:div w:id="1012799939">
      <w:marLeft w:val="640"/>
      <w:marRight w:val="0"/>
      <w:marTop w:val="0"/>
      <w:marBottom w:val="0"/>
      <w:divBdr>
        <w:top w:val="none" w:sz="0" w:space="0" w:color="auto"/>
        <w:left w:val="none" w:sz="0" w:space="0" w:color="auto"/>
        <w:bottom w:val="none" w:sz="0" w:space="0" w:color="auto"/>
        <w:right w:val="none" w:sz="0" w:space="0" w:color="auto"/>
      </w:divBdr>
    </w:div>
    <w:div w:id="1013070315">
      <w:marLeft w:val="640"/>
      <w:marRight w:val="0"/>
      <w:marTop w:val="0"/>
      <w:marBottom w:val="0"/>
      <w:divBdr>
        <w:top w:val="none" w:sz="0" w:space="0" w:color="auto"/>
        <w:left w:val="none" w:sz="0" w:space="0" w:color="auto"/>
        <w:bottom w:val="none" w:sz="0" w:space="0" w:color="auto"/>
        <w:right w:val="none" w:sz="0" w:space="0" w:color="auto"/>
      </w:divBdr>
    </w:div>
    <w:div w:id="1013264147">
      <w:marLeft w:val="640"/>
      <w:marRight w:val="0"/>
      <w:marTop w:val="0"/>
      <w:marBottom w:val="0"/>
      <w:divBdr>
        <w:top w:val="none" w:sz="0" w:space="0" w:color="auto"/>
        <w:left w:val="none" w:sz="0" w:space="0" w:color="auto"/>
        <w:bottom w:val="none" w:sz="0" w:space="0" w:color="auto"/>
        <w:right w:val="none" w:sz="0" w:space="0" w:color="auto"/>
      </w:divBdr>
    </w:div>
    <w:div w:id="1013603913">
      <w:marLeft w:val="640"/>
      <w:marRight w:val="0"/>
      <w:marTop w:val="0"/>
      <w:marBottom w:val="0"/>
      <w:divBdr>
        <w:top w:val="none" w:sz="0" w:space="0" w:color="auto"/>
        <w:left w:val="none" w:sz="0" w:space="0" w:color="auto"/>
        <w:bottom w:val="none" w:sz="0" w:space="0" w:color="auto"/>
        <w:right w:val="none" w:sz="0" w:space="0" w:color="auto"/>
      </w:divBdr>
    </w:div>
    <w:div w:id="1015228219">
      <w:marLeft w:val="640"/>
      <w:marRight w:val="0"/>
      <w:marTop w:val="0"/>
      <w:marBottom w:val="0"/>
      <w:divBdr>
        <w:top w:val="none" w:sz="0" w:space="0" w:color="auto"/>
        <w:left w:val="none" w:sz="0" w:space="0" w:color="auto"/>
        <w:bottom w:val="none" w:sz="0" w:space="0" w:color="auto"/>
        <w:right w:val="none" w:sz="0" w:space="0" w:color="auto"/>
      </w:divBdr>
    </w:div>
    <w:div w:id="1015379183">
      <w:marLeft w:val="640"/>
      <w:marRight w:val="0"/>
      <w:marTop w:val="0"/>
      <w:marBottom w:val="0"/>
      <w:divBdr>
        <w:top w:val="none" w:sz="0" w:space="0" w:color="auto"/>
        <w:left w:val="none" w:sz="0" w:space="0" w:color="auto"/>
        <w:bottom w:val="none" w:sz="0" w:space="0" w:color="auto"/>
        <w:right w:val="none" w:sz="0" w:space="0" w:color="auto"/>
      </w:divBdr>
    </w:div>
    <w:div w:id="1015420415">
      <w:marLeft w:val="640"/>
      <w:marRight w:val="0"/>
      <w:marTop w:val="0"/>
      <w:marBottom w:val="0"/>
      <w:divBdr>
        <w:top w:val="none" w:sz="0" w:space="0" w:color="auto"/>
        <w:left w:val="none" w:sz="0" w:space="0" w:color="auto"/>
        <w:bottom w:val="none" w:sz="0" w:space="0" w:color="auto"/>
        <w:right w:val="none" w:sz="0" w:space="0" w:color="auto"/>
      </w:divBdr>
    </w:div>
    <w:div w:id="1015694726">
      <w:marLeft w:val="640"/>
      <w:marRight w:val="0"/>
      <w:marTop w:val="0"/>
      <w:marBottom w:val="0"/>
      <w:divBdr>
        <w:top w:val="none" w:sz="0" w:space="0" w:color="auto"/>
        <w:left w:val="none" w:sz="0" w:space="0" w:color="auto"/>
        <w:bottom w:val="none" w:sz="0" w:space="0" w:color="auto"/>
        <w:right w:val="none" w:sz="0" w:space="0" w:color="auto"/>
      </w:divBdr>
    </w:div>
    <w:div w:id="1016154039">
      <w:marLeft w:val="640"/>
      <w:marRight w:val="0"/>
      <w:marTop w:val="0"/>
      <w:marBottom w:val="0"/>
      <w:divBdr>
        <w:top w:val="none" w:sz="0" w:space="0" w:color="auto"/>
        <w:left w:val="none" w:sz="0" w:space="0" w:color="auto"/>
        <w:bottom w:val="none" w:sz="0" w:space="0" w:color="auto"/>
        <w:right w:val="none" w:sz="0" w:space="0" w:color="auto"/>
      </w:divBdr>
    </w:div>
    <w:div w:id="1016537958">
      <w:marLeft w:val="640"/>
      <w:marRight w:val="0"/>
      <w:marTop w:val="0"/>
      <w:marBottom w:val="0"/>
      <w:divBdr>
        <w:top w:val="none" w:sz="0" w:space="0" w:color="auto"/>
        <w:left w:val="none" w:sz="0" w:space="0" w:color="auto"/>
        <w:bottom w:val="none" w:sz="0" w:space="0" w:color="auto"/>
        <w:right w:val="none" w:sz="0" w:space="0" w:color="auto"/>
      </w:divBdr>
    </w:div>
    <w:div w:id="1016545212">
      <w:marLeft w:val="640"/>
      <w:marRight w:val="0"/>
      <w:marTop w:val="0"/>
      <w:marBottom w:val="0"/>
      <w:divBdr>
        <w:top w:val="none" w:sz="0" w:space="0" w:color="auto"/>
        <w:left w:val="none" w:sz="0" w:space="0" w:color="auto"/>
        <w:bottom w:val="none" w:sz="0" w:space="0" w:color="auto"/>
        <w:right w:val="none" w:sz="0" w:space="0" w:color="auto"/>
      </w:divBdr>
    </w:div>
    <w:div w:id="1016729509">
      <w:marLeft w:val="640"/>
      <w:marRight w:val="0"/>
      <w:marTop w:val="0"/>
      <w:marBottom w:val="0"/>
      <w:divBdr>
        <w:top w:val="none" w:sz="0" w:space="0" w:color="auto"/>
        <w:left w:val="none" w:sz="0" w:space="0" w:color="auto"/>
        <w:bottom w:val="none" w:sz="0" w:space="0" w:color="auto"/>
        <w:right w:val="none" w:sz="0" w:space="0" w:color="auto"/>
      </w:divBdr>
    </w:div>
    <w:div w:id="1017123127">
      <w:marLeft w:val="640"/>
      <w:marRight w:val="0"/>
      <w:marTop w:val="0"/>
      <w:marBottom w:val="0"/>
      <w:divBdr>
        <w:top w:val="none" w:sz="0" w:space="0" w:color="auto"/>
        <w:left w:val="none" w:sz="0" w:space="0" w:color="auto"/>
        <w:bottom w:val="none" w:sz="0" w:space="0" w:color="auto"/>
        <w:right w:val="none" w:sz="0" w:space="0" w:color="auto"/>
      </w:divBdr>
    </w:div>
    <w:div w:id="1017193316">
      <w:marLeft w:val="640"/>
      <w:marRight w:val="0"/>
      <w:marTop w:val="0"/>
      <w:marBottom w:val="0"/>
      <w:divBdr>
        <w:top w:val="none" w:sz="0" w:space="0" w:color="auto"/>
        <w:left w:val="none" w:sz="0" w:space="0" w:color="auto"/>
        <w:bottom w:val="none" w:sz="0" w:space="0" w:color="auto"/>
        <w:right w:val="none" w:sz="0" w:space="0" w:color="auto"/>
      </w:divBdr>
    </w:div>
    <w:div w:id="1017735239">
      <w:marLeft w:val="640"/>
      <w:marRight w:val="0"/>
      <w:marTop w:val="0"/>
      <w:marBottom w:val="0"/>
      <w:divBdr>
        <w:top w:val="none" w:sz="0" w:space="0" w:color="auto"/>
        <w:left w:val="none" w:sz="0" w:space="0" w:color="auto"/>
        <w:bottom w:val="none" w:sz="0" w:space="0" w:color="auto"/>
        <w:right w:val="none" w:sz="0" w:space="0" w:color="auto"/>
      </w:divBdr>
    </w:div>
    <w:div w:id="1017849279">
      <w:marLeft w:val="640"/>
      <w:marRight w:val="0"/>
      <w:marTop w:val="0"/>
      <w:marBottom w:val="0"/>
      <w:divBdr>
        <w:top w:val="none" w:sz="0" w:space="0" w:color="auto"/>
        <w:left w:val="none" w:sz="0" w:space="0" w:color="auto"/>
        <w:bottom w:val="none" w:sz="0" w:space="0" w:color="auto"/>
        <w:right w:val="none" w:sz="0" w:space="0" w:color="auto"/>
      </w:divBdr>
    </w:div>
    <w:div w:id="1017854117">
      <w:marLeft w:val="640"/>
      <w:marRight w:val="0"/>
      <w:marTop w:val="0"/>
      <w:marBottom w:val="0"/>
      <w:divBdr>
        <w:top w:val="none" w:sz="0" w:space="0" w:color="auto"/>
        <w:left w:val="none" w:sz="0" w:space="0" w:color="auto"/>
        <w:bottom w:val="none" w:sz="0" w:space="0" w:color="auto"/>
        <w:right w:val="none" w:sz="0" w:space="0" w:color="auto"/>
      </w:divBdr>
    </w:div>
    <w:div w:id="1018652548">
      <w:marLeft w:val="640"/>
      <w:marRight w:val="0"/>
      <w:marTop w:val="0"/>
      <w:marBottom w:val="0"/>
      <w:divBdr>
        <w:top w:val="none" w:sz="0" w:space="0" w:color="auto"/>
        <w:left w:val="none" w:sz="0" w:space="0" w:color="auto"/>
        <w:bottom w:val="none" w:sz="0" w:space="0" w:color="auto"/>
        <w:right w:val="none" w:sz="0" w:space="0" w:color="auto"/>
      </w:divBdr>
    </w:div>
    <w:div w:id="1019433030">
      <w:marLeft w:val="640"/>
      <w:marRight w:val="0"/>
      <w:marTop w:val="0"/>
      <w:marBottom w:val="0"/>
      <w:divBdr>
        <w:top w:val="none" w:sz="0" w:space="0" w:color="auto"/>
        <w:left w:val="none" w:sz="0" w:space="0" w:color="auto"/>
        <w:bottom w:val="none" w:sz="0" w:space="0" w:color="auto"/>
        <w:right w:val="none" w:sz="0" w:space="0" w:color="auto"/>
      </w:divBdr>
    </w:div>
    <w:div w:id="1019937293">
      <w:marLeft w:val="640"/>
      <w:marRight w:val="0"/>
      <w:marTop w:val="0"/>
      <w:marBottom w:val="0"/>
      <w:divBdr>
        <w:top w:val="none" w:sz="0" w:space="0" w:color="auto"/>
        <w:left w:val="none" w:sz="0" w:space="0" w:color="auto"/>
        <w:bottom w:val="none" w:sz="0" w:space="0" w:color="auto"/>
        <w:right w:val="none" w:sz="0" w:space="0" w:color="auto"/>
      </w:divBdr>
    </w:div>
    <w:div w:id="1019967832">
      <w:marLeft w:val="640"/>
      <w:marRight w:val="0"/>
      <w:marTop w:val="0"/>
      <w:marBottom w:val="0"/>
      <w:divBdr>
        <w:top w:val="none" w:sz="0" w:space="0" w:color="auto"/>
        <w:left w:val="none" w:sz="0" w:space="0" w:color="auto"/>
        <w:bottom w:val="none" w:sz="0" w:space="0" w:color="auto"/>
        <w:right w:val="none" w:sz="0" w:space="0" w:color="auto"/>
      </w:divBdr>
    </w:div>
    <w:div w:id="1021005576">
      <w:marLeft w:val="640"/>
      <w:marRight w:val="0"/>
      <w:marTop w:val="0"/>
      <w:marBottom w:val="0"/>
      <w:divBdr>
        <w:top w:val="none" w:sz="0" w:space="0" w:color="auto"/>
        <w:left w:val="none" w:sz="0" w:space="0" w:color="auto"/>
        <w:bottom w:val="none" w:sz="0" w:space="0" w:color="auto"/>
        <w:right w:val="none" w:sz="0" w:space="0" w:color="auto"/>
      </w:divBdr>
    </w:div>
    <w:div w:id="1021008135">
      <w:marLeft w:val="640"/>
      <w:marRight w:val="0"/>
      <w:marTop w:val="0"/>
      <w:marBottom w:val="0"/>
      <w:divBdr>
        <w:top w:val="none" w:sz="0" w:space="0" w:color="auto"/>
        <w:left w:val="none" w:sz="0" w:space="0" w:color="auto"/>
        <w:bottom w:val="none" w:sz="0" w:space="0" w:color="auto"/>
        <w:right w:val="none" w:sz="0" w:space="0" w:color="auto"/>
      </w:divBdr>
    </w:div>
    <w:div w:id="1021198999">
      <w:marLeft w:val="640"/>
      <w:marRight w:val="0"/>
      <w:marTop w:val="0"/>
      <w:marBottom w:val="0"/>
      <w:divBdr>
        <w:top w:val="none" w:sz="0" w:space="0" w:color="auto"/>
        <w:left w:val="none" w:sz="0" w:space="0" w:color="auto"/>
        <w:bottom w:val="none" w:sz="0" w:space="0" w:color="auto"/>
        <w:right w:val="none" w:sz="0" w:space="0" w:color="auto"/>
      </w:divBdr>
    </w:div>
    <w:div w:id="1021930626">
      <w:marLeft w:val="640"/>
      <w:marRight w:val="0"/>
      <w:marTop w:val="0"/>
      <w:marBottom w:val="0"/>
      <w:divBdr>
        <w:top w:val="none" w:sz="0" w:space="0" w:color="auto"/>
        <w:left w:val="none" w:sz="0" w:space="0" w:color="auto"/>
        <w:bottom w:val="none" w:sz="0" w:space="0" w:color="auto"/>
        <w:right w:val="none" w:sz="0" w:space="0" w:color="auto"/>
      </w:divBdr>
    </w:div>
    <w:div w:id="1022434329">
      <w:marLeft w:val="640"/>
      <w:marRight w:val="0"/>
      <w:marTop w:val="0"/>
      <w:marBottom w:val="0"/>
      <w:divBdr>
        <w:top w:val="none" w:sz="0" w:space="0" w:color="auto"/>
        <w:left w:val="none" w:sz="0" w:space="0" w:color="auto"/>
        <w:bottom w:val="none" w:sz="0" w:space="0" w:color="auto"/>
        <w:right w:val="none" w:sz="0" w:space="0" w:color="auto"/>
      </w:divBdr>
    </w:div>
    <w:div w:id="1022634108">
      <w:marLeft w:val="640"/>
      <w:marRight w:val="0"/>
      <w:marTop w:val="0"/>
      <w:marBottom w:val="0"/>
      <w:divBdr>
        <w:top w:val="none" w:sz="0" w:space="0" w:color="auto"/>
        <w:left w:val="none" w:sz="0" w:space="0" w:color="auto"/>
        <w:bottom w:val="none" w:sz="0" w:space="0" w:color="auto"/>
        <w:right w:val="none" w:sz="0" w:space="0" w:color="auto"/>
      </w:divBdr>
    </w:div>
    <w:div w:id="1023242703">
      <w:marLeft w:val="640"/>
      <w:marRight w:val="0"/>
      <w:marTop w:val="0"/>
      <w:marBottom w:val="0"/>
      <w:divBdr>
        <w:top w:val="none" w:sz="0" w:space="0" w:color="auto"/>
        <w:left w:val="none" w:sz="0" w:space="0" w:color="auto"/>
        <w:bottom w:val="none" w:sz="0" w:space="0" w:color="auto"/>
        <w:right w:val="none" w:sz="0" w:space="0" w:color="auto"/>
      </w:divBdr>
    </w:div>
    <w:div w:id="1023284413">
      <w:marLeft w:val="640"/>
      <w:marRight w:val="0"/>
      <w:marTop w:val="0"/>
      <w:marBottom w:val="0"/>
      <w:divBdr>
        <w:top w:val="none" w:sz="0" w:space="0" w:color="auto"/>
        <w:left w:val="none" w:sz="0" w:space="0" w:color="auto"/>
        <w:bottom w:val="none" w:sz="0" w:space="0" w:color="auto"/>
        <w:right w:val="none" w:sz="0" w:space="0" w:color="auto"/>
      </w:divBdr>
    </w:div>
    <w:div w:id="1023477107">
      <w:marLeft w:val="640"/>
      <w:marRight w:val="0"/>
      <w:marTop w:val="0"/>
      <w:marBottom w:val="0"/>
      <w:divBdr>
        <w:top w:val="none" w:sz="0" w:space="0" w:color="auto"/>
        <w:left w:val="none" w:sz="0" w:space="0" w:color="auto"/>
        <w:bottom w:val="none" w:sz="0" w:space="0" w:color="auto"/>
        <w:right w:val="none" w:sz="0" w:space="0" w:color="auto"/>
      </w:divBdr>
    </w:div>
    <w:div w:id="1023823945">
      <w:marLeft w:val="640"/>
      <w:marRight w:val="0"/>
      <w:marTop w:val="0"/>
      <w:marBottom w:val="0"/>
      <w:divBdr>
        <w:top w:val="none" w:sz="0" w:space="0" w:color="auto"/>
        <w:left w:val="none" w:sz="0" w:space="0" w:color="auto"/>
        <w:bottom w:val="none" w:sz="0" w:space="0" w:color="auto"/>
        <w:right w:val="none" w:sz="0" w:space="0" w:color="auto"/>
      </w:divBdr>
    </w:div>
    <w:div w:id="1024092217">
      <w:marLeft w:val="640"/>
      <w:marRight w:val="0"/>
      <w:marTop w:val="0"/>
      <w:marBottom w:val="0"/>
      <w:divBdr>
        <w:top w:val="none" w:sz="0" w:space="0" w:color="auto"/>
        <w:left w:val="none" w:sz="0" w:space="0" w:color="auto"/>
        <w:bottom w:val="none" w:sz="0" w:space="0" w:color="auto"/>
        <w:right w:val="none" w:sz="0" w:space="0" w:color="auto"/>
      </w:divBdr>
    </w:div>
    <w:div w:id="1024676727">
      <w:marLeft w:val="640"/>
      <w:marRight w:val="0"/>
      <w:marTop w:val="0"/>
      <w:marBottom w:val="0"/>
      <w:divBdr>
        <w:top w:val="none" w:sz="0" w:space="0" w:color="auto"/>
        <w:left w:val="none" w:sz="0" w:space="0" w:color="auto"/>
        <w:bottom w:val="none" w:sz="0" w:space="0" w:color="auto"/>
        <w:right w:val="none" w:sz="0" w:space="0" w:color="auto"/>
      </w:divBdr>
    </w:div>
    <w:div w:id="1024787837">
      <w:marLeft w:val="640"/>
      <w:marRight w:val="0"/>
      <w:marTop w:val="0"/>
      <w:marBottom w:val="0"/>
      <w:divBdr>
        <w:top w:val="none" w:sz="0" w:space="0" w:color="auto"/>
        <w:left w:val="none" w:sz="0" w:space="0" w:color="auto"/>
        <w:bottom w:val="none" w:sz="0" w:space="0" w:color="auto"/>
        <w:right w:val="none" w:sz="0" w:space="0" w:color="auto"/>
      </w:divBdr>
    </w:div>
    <w:div w:id="1025012551">
      <w:marLeft w:val="640"/>
      <w:marRight w:val="0"/>
      <w:marTop w:val="0"/>
      <w:marBottom w:val="0"/>
      <w:divBdr>
        <w:top w:val="none" w:sz="0" w:space="0" w:color="auto"/>
        <w:left w:val="none" w:sz="0" w:space="0" w:color="auto"/>
        <w:bottom w:val="none" w:sz="0" w:space="0" w:color="auto"/>
        <w:right w:val="none" w:sz="0" w:space="0" w:color="auto"/>
      </w:divBdr>
    </w:div>
    <w:div w:id="1025861219">
      <w:marLeft w:val="640"/>
      <w:marRight w:val="0"/>
      <w:marTop w:val="0"/>
      <w:marBottom w:val="0"/>
      <w:divBdr>
        <w:top w:val="none" w:sz="0" w:space="0" w:color="auto"/>
        <w:left w:val="none" w:sz="0" w:space="0" w:color="auto"/>
        <w:bottom w:val="none" w:sz="0" w:space="0" w:color="auto"/>
        <w:right w:val="none" w:sz="0" w:space="0" w:color="auto"/>
      </w:divBdr>
    </w:div>
    <w:div w:id="1026247061">
      <w:marLeft w:val="640"/>
      <w:marRight w:val="0"/>
      <w:marTop w:val="0"/>
      <w:marBottom w:val="0"/>
      <w:divBdr>
        <w:top w:val="none" w:sz="0" w:space="0" w:color="auto"/>
        <w:left w:val="none" w:sz="0" w:space="0" w:color="auto"/>
        <w:bottom w:val="none" w:sz="0" w:space="0" w:color="auto"/>
        <w:right w:val="none" w:sz="0" w:space="0" w:color="auto"/>
      </w:divBdr>
    </w:div>
    <w:div w:id="1027027025">
      <w:marLeft w:val="640"/>
      <w:marRight w:val="0"/>
      <w:marTop w:val="0"/>
      <w:marBottom w:val="0"/>
      <w:divBdr>
        <w:top w:val="none" w:sz="0" w:space="0" w:color="auto"/>
        <w:left w:val="none" w:sz="0" w:space="0" w:color="auto"/>
        <w:bottom w:val="none" w:sz="0" w:space="0" w:color="auto"/>
        <w:right w:val="none" w:sz="0" w:space="0" w:color="auto"/>
      </w:divBdr>
    </w:div>
    <w:div w:id="1027683427">
      <w:marLeft w:val="640"/>
      <w:marRight w:val="0"/>
      <w:marTop w:val="0"/>
      <w:marBottom w:val="0"/>
      <w:divBdr>
        <w:top w:val="none" w:sz="0" w:space="0" w:color="auto"/>
        <w:left w:val="none" w:sz="0" w:space="0" w:color="auto"/>
        <w:bottom w:val="none" w:sz="0" w:space="0" w:color="auto"/>
        <w:right w:val="none" w:sz="0" w:space="0" w:color="auto"/>
      </w:divBdr>
    </w:div>
    <w:div w:id="1028139849">
      <w:marLeft w:val="640"/>
      <w:marRight w:val="0"/>
      <w:marTop w:val="0"/>
      <w:marBottom w:val="0"/>
      <w:divBdr>
        <w:top w:val="none" w:sz="0" w:space="0" w:color="auto"/>
        <w:left w:val="none" w:sz="0" w:space="0" w:color="auto"/>
        <w:bottom w:val="none" w:sz="0" w:space="0" w:color="auto"/>
        <w:right w:val="none" w:sz="0" w:space="0" w:color="auto"/>
      </w:divBdr>
    </w:div>
    <w:div w:id="1028214916">
      <w:marLeft w:val="640"/>
      <w:marRight w:val="0"/>
      <w:marTop w:val="0"/>
      <w:marBottom w:val="0"/>
      <w:divBdr>
        <w:top w:val="none" w:sz="0" w:space="0" w:color="auto"/>
        <w:left w:val="none" w:sz="0" w:space="0" w:color="auto"/>
        <w:bottom w:val="none" w:sz="0" w:space="0" w:color="auto"/>
        <w:right w:val="none" w:sz="0" w:space="0" w:color="auto"/>
      </w:divBdr>
    </w:div>
    <w:div w:id="1028332254">
      <w:marLeft w:val="640"/>
      <w:marRight w:val="0"/>
      <w:marTop w:val="0"/>
      <w:marBottom w:val="0"/>
      <w:divBdr>
        <w:top w:val="none" w:sz="0" w:space="0" w:color="auto"/>
        <w:left w:val="none" w:sz="0" w:space="0" w:color="auto"/>
        <w:bottom w:val="none" w:sz="0" w:space="0" w:color="auto"/>
        <w:right w:val="none" w:sz="0" w:space="0" w:color="auto"/>
      </w:divBdr>
    </w:div>
    <w:div w:id="1029066747">
      <w:marLeft w:val="640"/>
      <w:marRight w:val="0"/>
      <w:marTop w:val="0"/>
      <w:marBottom w:val="0"/>
      <w:divBdr>
        <w:top w:val="none" w:sz="0" w:space="0" w:color="auto"/>
        <w:left w:val="none" w:sz="0" w:space="0" w:color="auto"/>
        <w:bottom w:val="none" w:sz="0" w:space="0" w:color="auto"/>
        <w:right w:val="none" w:sz="0" w:space="0" w:color="auto"/>
      </w:divBdr>
    </w:div>
    <w:div w:id="1029138029">
      <w:marLeft w:val="640"/>
      <w:marRight w:val="0"/>
      <w:marTop w:val="0"/>
      <w:marBottom w:val="0"/>
      <w:divBdr>
        <w:top w:val="none" w:sz="0" w:space="0" w:color="auto"/>
        <w:left w:val="none" w:sz="0" w:space="0" w:color="auto"/>
        <w:bottom w:val="none" w:sz="0" w:space="0" w:color="auto"/>
        <w:right w:val="none" w:sz="0" w:space="0" w:color="auto"/>
      </w:divBdr>
    </w:div>
    <w:div w:id="1029380530">
      <w:marLeft w:val="640"/>
      <w:marRight w:val="0"/>
      <w:marTop w:val="0"/>
      <w:marBottom w:val="0"/>
      <w:divBdr>
        <w:top w:val="none" w:sz="0" w:space="0" w:color="auto"/>
        <w:left w:val="none" w:sz="0" w:space="0" w:color="auto"/>
        <w:bottom w:val="none" w:sz="0" w:space="0" w:color="auto"/>
        <w:right w:val="none" w:sz="0" w:space="0" w:color="auto"/>
      </w:divBdr>
    </w:div>
    <w:div w:id="1030109612">
      <w:marLeft w:val="640"/>
      <w:marRight w:val="0"/>
      <w:marTop w:val="0"/>
      <w:marBottom w:val="0"/>
      <w:divBdr>
        <w:top w:val="none" w:sz="0" w:space="0" w:color="auto"/>
        <w:left w:val="none" w:sz="0" w:space="0" w:color="auto"/>
        <w:bottom w:val="none" w:sz="0" w:space="0" w:color="auto"/>
        <w:right w:val="none" w:sz="0" w:space="0" w:color="auto"/>
      </w:divBdr>
    </w:div>
    <w:div w:id="1031415648">
      <w:marLeft w:val="640"/>
      <w:marRight w:val="0"/>
      <w:marTop w:val="0"/>
      <w:marBottom w:val="0"/>
      <w:divBdr>
        <w:top w:val="none" w:sz="0" w:space="0" w:color="auto"/>
        <w:left w:val="none" w:sz="0" w:space="0" w:color="auto"/>
        <w:bottom w:val="none" w:sz="0" w:space="0" w:color="auto"/>
        <w:right w:val="none" w:sz="0" w:space="0" w:color="auto"/>
      </w:divBdr>
    </w:div>
    <w:div w:id="1032193802">
      <w:marLeft w:val="640"/>
      <w:marRight w:val="0"/>
      <w:marTop w:val="0"/>
      <w:marBottom w:val="0"/>
      <w:divBdr>
        <w:top w:val="none" w:sz="0" w:space="0" w:color="auto"/>
        <w:left w:val="none" w:sz="0" w:space="0" w:color="auto"/>
        <w:bottom w:val="none" w:sz="0" w:space="0" w:color="auto"/>
        <w:right w:val="none" w:sz="0" w:space="0" w:color="auto"/>
      </w:divBdr>
    </w:div>
    <w:div w:id="1032460806">
      <w:marLeft w:val="640"/>
      <w:marRight w:val="0"/>
      <w:marTop w:val="0"/>
      <w:marBottom w:val="0"/>
      <w:divBdr>
        <w:top w:val="none" w:sz="0" w:space="0" w:color="auto"/>
        <w:left w:val="none" w:sz="0" w:space="0" w:color="auto"/>
        <w:bottom w:val="none" w:sz="0" w:space="0" w:color="auto"/>
        <w:right w:val="none" w:sz="0" w:space="0" w:color="auto"/>
      </w:divBdr>
    </w:div>
    <w:div w:id="1033648600">
      <w:marLeft w:val="640"/>
      <w:marRight w:val="0"/>
      <w:marTop w:val="0"/>
      <w:marBottom w:val="0"/>
      <w:divBdr>
        <w:top w:val="none" w:sz="0" w:space="0" w:color="auto"/>
        <w:left w:val="none" w:sz="0" w:space="0" w:color="auto"/>
        <w:bottom w:val="none" w:sz="0" w:space="0" w:color="auto"/>
        <w:right w:val="none" w:sz="0" w:space="0" w:color="auto"/>
      </w:divBdr>
    </w:div>
    <w:div w:id="1035159667">
      <w:marLeft w:val="640"/>
      <w:marRight w:val="0"/>
      <w:marTop w:val="0"/>
      <w:marBottom w:val="0"/>
      <w:divBdr>
        <w:top w:val="none" w:sz="0" w:space="0" w:color="auto"/>
        <w:left w:val="none" w:sz="0" w:space="0" w:color="auto"/>
        <w:bottom w:val="none" w:sz="0" w:space="0" w:color="auto"/>
        <w:right w:val="none" w:sz="0" w:space="0" w:color="auto"/>
      </w:divBdr>
    </w:div>
    <w:div w:id="1035234315">
      <w:marLeft w:val="640"/>
      <w:marRight w:val="0"/>
      <w:marTop w:val="0"/>
      <w:marBottom w:val="0"/>
      <w:divBdr>
        <w:top w:val="none" w:sz="0" w:space="0" w:color="auto"/>
        <w:left w:val="none" w:sz="0" w:space="0" w:color="auto"/>
        <w:bottom w:val="none" w:sz="0" w:space="0" w:color="auto"/>
        <w:right w:val="none" w:sz="0" w:space="0" w:color="auto"/>
      </w:divBdr>
    </w:div>
    <w:div w:id="1035619402">
      <w:marLeft w:val="640"/>
      <w:marRight w:val="0"/>
      <w:marTop w:val="0"/>
      <w:marBottom w:val="0"/>
      <w:divBdr>
        <w:top w:val="none" w:sz="0" w:space="0" w:color="auto"/>
        <w:left w:val="none" w:sz="0" w:space="0" w:color="auto"/>
        <w:bottom w:val="none" w:sz="0" w:space="0" w:color="auto"/>
        <w:right w:val="none" w:sz="0" w:space="0" w:color="auto"/>
      </w:divBdr>
    </w:div>
    <w:div w:id="1035619608">
      <w:marLeft w:val="640"/>
      <w:marRight w:val="0"/>
      <w:marTop w:val="0"/>
      <w:marBottom w:val="0"/>
      <w:divBdr>
        <w:top w:val="none" w:sz="0" w:space="0" w:color="auto"/>
        <w:left w:val="none" w:sz="0" w:space="0" w:color="auto"/>
        <w:bottom w:val="none" w:sz="0" w:space="0" w:color="auto"/>
        <w:right w:val="none" w:sz="0" w:space="0" w:color="auto"/>
      </w:divBdr>
    </w:div>
    <w:div w:id="1035737425">
      <w:marLeft w:val="640"/>
      <w:marRight w:val="0"/>
      <w:marTop w:val="0"/>
      <w:marBottom w:val="0"/>
      <w:divBdr>
        <w:top w:val="none" w:sz="0" w:space="0" w:color="auto"/>
        <w:left w:val="none" w:sz="0" w:space="0" w:color="auto"/>
        <w:bottom w:val="none" w:sz="0" w:space="0" w:color="auto"/>
        <w:right w:val="none" w:sz="0" w:space="0" w:color="auto"/>
      </w:divBdr>
    </w:div>
    <w:div w:id="1035891576">
      <w:marLeft w:val="640"/>
      <w:marRight w:val="0"/>
      <w:marTop w:val="0"/>
      <w:marBottom w:val="0"/>
      <w:divBdr>
        <w:top w:val="none" w:sz="0" w:space="0" w:color="auto"/>
        <w:left w:val="none" w:sz="0" w:space="0" w:color="auto"/>
        <w:bottom w:val="none" w:sz="0" w:space="0" w:color="auto"/>
        <w:right w:val="none" w:sz="0" w:space="0" w:color="auto"/>
      </w:divBdr>
    </w:div>
    <w:div w:id="1036348095">
      <w:marLeft w:val="640"/>
      <w:marRight w:val="0"/>
      <w:marTop w:val="0"/>
      <w:marBottom w:val="0"/>
      <w:divBdr>
        <w:top w:val="none" w:sz="0" w:space="0" w:color="auto"/>
        <w:left w:val="none" w:sz="0" w:space="0" w:color="auto"/>
        <w:bottom w:val="none" w:sz="0" w:space="0" w:color="auto"/>
        <w:right w:val="none" w:sz="0" w:space="0" w:color="auto"/>
      </w:divBdr>
    </w:div>
    <w:div w:id="1036351051">
      <w:marLeft w:val="640"/>
      <w:marRight w:val="0"/>
      <w:marTop w:val="0"/>
      <w:marBottom w:val="0"/>
      <w:divBdr>
        <w:top w:val="none" w:sz="0" w:space="0" w:color="auto"/>
        <w:left w:val="none" w:sz="0" w:space="0" w:color="auto"/>
        <w:bottom w:val="none" w:sz="0" w:space="0" w:color="auto"/>
        <w:right w:val="none" w:sz="0" w:space="0" w:color="auto"/>
      </w:divBdr>
    </w:div>
    <w:div w:id="1036810503">
      <w:marLeft w:val="640"/>
      <w:marRight w:val="0"/>
      <w:marTop w:val="0"/>
      <w:marBottom w:val="0"/>
      <w:divBdr>
        <w:top w:val="none" w:sz="0" w:space="0" w:color="auto"/>
        <w:left w:val="none" w:sz="0" w:space="0" w:color="auto"/>
        <w:bottom w:val="none" w:sz="0" w:space="0" w:color="auto"/>
        <w:right w:val="none" w:sz="0" w:space="0" w:color="auto"/>
      </w:divBdr>
    </w:div>
    <w:div w:id="1037311501">
      <w:marLeft w:val="640"/>
      <w:marRight w:val="0"/>
      <w:marTop w:val="0"/>
      <w:marBottom w:val="0"/>
      <w:divBdr>
        <w:top w:val="none" w:sz="0" w:space="0" w:color="auto"/>
        <w:left w:val="none" w:sz="0" w:space="0" w:color="auto"/>
        <w:bottom w:val="none" w:sz="0" w:space="0" w:color="auto"/>
        <w:right w:val="none" w:sz="0" w:space="0" w:color="auto"/>
      </w:divBdr>
    </w:div>
    <w:div w:id="1037315088">
      <w:marLeft w:val="640"/>
      <w:marRight w:val="0"/>
      <w:marTop w:val="0"/>
      <w:marBottom w:val="0"/>
      <w:divBdr>
        <w:top w:val="none" w:sz="0" w:space="0" w:color="auto"/>
        <w:left w:val="none" w:sz="0" w:space="0" w:color="auto"/>
        <w:bottom w:val="none" w:sz="0" w:space="0" w:color="auto"/>
        <w:right w:val="none" w:sz="0" w:space="0" w:color="auto"/>
      </w:divBdr>
    </w:div>
    <w:div w:id="1037506393">
      <w:marLeft w:val="640"/>
      <w:marRight w:val="0"/>
      <w:marTop w:val="0"/>
      <w:marBottom w:val="0"/>
      <w:divBdr>
        <w:top w:val="none" w:sz="0" w:space="0" w:color="auto"/>
        <w:left w:val="none" w:sz="0" w:space="0" w:color="auto"/>
        <w:bottom w:val="none" w:sz="0" w:space="0" w:color="auto"/>
        <w:right w:val="none" w:sz="0" w:space="0" w:color="auto"/>
      </w:divBdr>
    </w:div>
    <w:div w:id="1037701816">
      <w:marLeft w:val="640"/>
      <w:marRight w:val="0"/>
      <w:marTop w:val="0"/>
      <w:marBottom w:val="0"/>
      <w:divBdr>
        <w:top w:val="none" w:sz="0" w:space="0" w:color="auto"/>
        <w:left w:val="none" w:sz="0" w:space="0" w:color="auto"/>
        <w:bottom w:val="none" w:sz="0" w:space="0" w:color="auto"/>
        <w:right w:val="none" w:sz="0" w:space="0" w:color="auto"/>
      </w:divBdr>
    </w:div>
    <w:div w:id="1038699859">
      <w:marLeft w:val="640"/>
      <w:marRight w:val="0"/>
      <w:marTop w:val="0"/>
      <w:marBottom w:val="0"/>
      <w:divBdr>
        <w:top w:val="none" w:sz="0" w:space="0" w:color="auto"/>
        <w:left w:val="none" w:sz="0" w:space="0" w:color="auto"/>
        <w:bottom w:val="none" w:sz="0" w:space="0" w:color="auto"/>
        <w:right w:val="none" w:sz="0" w:space="0" w:color="auto"/>
      </w:divBdr>
    </w:div>
    <w:div w:id="1038968507">
      <w:marLeft w:val="640"/>
      <w:marRight w:val="0"/>
      <w:marTop w:val="0"/>
      <w:marBottom w:val="0"/>
      <w:divBdr>
        <w:top w:val="none" w:sz="0" w:space="0" w:color="auto"/>
        <w:left w:val="none" w:sz="0" w:space="0" w:color="auto"/>
        <w:bottom w:val="none" w:sz="0" w:space="0" w:color="auto"/>
        <w:right w:val="none" w:sz="0" w:space="0" w:color="auto"/>
      </w:divBdr>
    </w:div>
    <w:div w:id="1039010919">
      <w:marLeft w:val="640"/>
      <w:marRight w:val="0"/>
      <w:marTop w:val="0"/>
      <w:marBottom w:val="0"/>
      <w:divBdr>
        <w:top w:val="none" w:sz="0" w:space="0" w:color="auto"/>
        <w:left w:val="none" w:sz="0" w:space="0" w:color="auto"/>
        <w:bottom w:val="none" w:sz="0" w:space="0" w:color="auto"/>
        <w:right w:val="none" w:sz="0" w:space="0" w:color="auto"/>
      </w:divBdr>
    </w:div>
    <w:div w:id="1040205519">
      <w:marLeft w:val="640"/>
      <w:marRight w:val="0"/>
      <w:marTop w:val="0"/>
      <w:marBottom w:val="0"/>
      <w:divBdr>
        <w:top w:val="none" w:sz="0" w:space="0" w:color="auto"/>
        <w:left w:val="none" w:sz="0" w:space="0" w:color="auto"/>
        <w:bottom w:val="none" w:sz="0" w:space="0" w:color="auto"/>
        <w:right w:val="none" w:sz="0" w:space="0" w:color="auto"/>
      </w:divBdr>
    </w:div>
    <w:div w:id="1040284776">
      <w:marLeft w:val="640"/>
      <w:marRight w:val="0"/>
      <w:marTop w:val="0"/>
      <w:marBottom w:val="0"/>
      <w:divBdr>
        <w:top w:val="none" w:sz="0" w:space="0" w:color="auto"/>
        <w:left w:val="none" w:sz="0" w:space="0" w:color="auto"/>
        <w:bottom w:val="none" w:sz="0" w:space="0" w:color="auto"/>
        <w:right w:val="none" w:sz="0" w:space="0" w:color="auto"/>
      </w:divBdr>
    </w:div>
    <w:div w:id="1040285686">
      <w:marLeft w:val="640"/>
      <w:marRight w:val="0"/>
      <w:marTop w:val="0"/>
      <w:marBottom w:val="0"/>
      <w:divBdr>
        <w:top w:val="none" w:sz="0" w:space="0" w:color="auto"/>
        <w:left w:val="none" w:sz="0" w:space="0" w:color="auto"/>
        <w:bottom w:val="none" w:sz="0" w:space="0" w:color="auto"/>
        <w:right w:val="none" w:sz="0" w:space="0" w:color="auto"/>
      </w:divBdr>
    </w:div>
    <w:div w:id="1040328230">
      <w:marLeft w:val="640"/>
      <w:marRight w:val="0"/>
      <w:marTop w:val="0"/>
      <w:marBottom w:val="0"/>
      <w:divBdr>
        <w:top w:val="none" w:sz="0" w:space="0" w:color="auto"/>
        <w:left w:val="none" w:sz="0" w:space="0" w:color="auto"/>
        <w:bottom w:val="none" w:sz="0" w:space="0" w:color="auto"/>
        <w:right w:val="none" w:sz="0" w:space="0" w:color="auto"/>
      </w:divBdr>
    </w:div>
    <w:div w:id="1040937339">
      <w:marLeft w:val="640"/>
      <w:marRight w:val="0"/>
      <w:marTop w:val="0"/>
      <w:marBottom w:val="0"/>
      <w:divBdr>
        <w:top w:val="none" w:sz="0" w:space="0" w:color="auto"/>
        <w:left w:val="none" w:sz="0" w:space="0" w:color="auto"/>
        <w:bottom w:val="none" w:sz="0" w:space="0" w:color="auto"/>
        <w:right w:val="none" w:sz="0" w:space="0" w:color="auto"/>
      </w:divBdr>
    </w:div>
    <w:div w:id="1040980124">
      <w:marLeft w:val="640"/>
      <w:marRight w:val="0"/>
      <w:marTop w:val="0"/>
      <w:marBottom w:val="0"/>
      <w:divBdr>
        <w:top w:val="none" w:sz="0" w:space="0" w:color="auto"/>
        <w:left w:val="none" w:sz="0" w:space="0" w:color="auto"/>
        <w:bottom w:val="none" w:sz="0" w:space="0" w:color="auto"/>
        <w:right w:val="none" w:sz="0" w:space="0" w:color="auto"/>
      </w:divBdr>
    </w:div>
    <w:div w:id="1041176485">
      <w:marLeft w:val="640"/>
      <w:marRight w:val="0"/>
      <w:marTop w:val="0"/>
      <w:marBottom w:val="0"/>
      <w:divBdr>
        <w:top w:val="none" w:sz="0" w:space="0" w:color="auto"/>
        <w:left w:val="none" w:sz="0" w:space="0" w:color="auto"/>
        <w:bottom w:val="none" w:sz="0" w:space="0" w:color="auto"/>
        <w:right w:val="none" w:sz="0" w:space="0" w:color="auto"/>
      </w:divBdr>
    </w:div>
    <w:div w:id="1041249810">
      <w:marLeft w:val="640"/>
      <w:marRight w:val="0"/>
      <w:marTop w:val="0"/>
      <w:marBottom w:val="0"/>
      <w:divBdr>
        <w:top w:val="none" w:sz="0" w:space="0" w:color="auto"/>
        <w:left w:val="none" w:sz="0" w:space="0" w:color="auto"/>
        <w:bottom w:val="none" w:sz="0" w:space="0" w:color="auto"/>
        <w:right w:val="none" w:sz="0" w:space="0" w:color="auto"/>
      </w:divBdr>
    </w:div>
    <w:div w:id="1042170688">
      <w:marLeft w:val="640"/>
      <w:marRight w:val="0"/>
      <w:marTop w:val="0"/>
      <w:marBottom w:val="0"/>
      <w:divBdr>
        <w:top w:val="none" w:sz="0" w:space="0" w:color="auto"/>
        <w:left w:val="none" w:sz="0" w:space="0" w:color="auto"/>
        <w:bottom w:val="none" w:sz="0" w:space="0" w:color="auto"/>
        <w:right w:val="none" w:sz="0" w:space="0" w:color="auto"/>
      </w:divBdr>
    </w:div>
    <w:div w:id="1042365374">
      <w:marLeft w:val="640"/>
      <w:marRight w:val="0"/>
      <w:marTop w:val="0"/>
      <w:marBottom w:val="0"/>
      <w:divBdr>
        <w:top w:val="none" w:sz="0" w:space="0" w:color="auto"/>
        <w:left w:val="none" w:sz="0" w:space="0" w:color="auto"/>
        <w:bottom w:val="none" w:sz="0" w:space="0" w:color="auto"/>
        <w:right w:val="none" w:sz="0" w:space="0" w:color="auto"/>
      </w:divBdr>
    </w:div>
    <w:div w:id="1042562026">
      <w:marLeft w:val="640"/>
      <w:marRight w:val="0"/>
      <w:marTop w:val="0"/>
      <w:marBottom w:val="0"/>
      <w:divBdr>
        <w:top w:val="none" w:sz="0" w:space="0" w:color="auto"/>
        <w:left w:val="none" w:sz="0" w:space="0" w:color="auto"/>
        <w:bottom w:val="none" w:sz="0" w:space="0" w:color="auto"/>
        <w:right w:val="none" w:sz="0" w:space="0" w:color="auto"/>
      </w:divBdr>
    </w:div>
    <w:div w:id="1043214874">
      <w:marLeft w:val="640"/>
      <w:marRight w:val="0"/>
      <w:marTop w:val="0"/>
      <w:marBottom w:val="0"/>
      <w:divBdr>
        <w:top w:val="none" w:sz="0" w:space="0" w:color="auto"/>
        <w:left w:val="none" w:sz="0" w:space="0" w:color="auto"/>
        <w:bottom w:val="none" w:sz="0" w:space="0" w:color="auto"/>
        <w:right w:val="none" w:sz="0" w:space="0" w:color="auto"/>
      </w:divBdr>
    </w:div>
    <w:div w:id="1043284426">
      <w:marLeft w:val="640"/>
      <w:marRight w:val="0"/>
      <w:marTop w:val="0"/>
      <w:marBottom w:val="0"/>
      <w:divBdr>
        <w:top w:val="none" w:sz="0" w:space="0" w:color="auto"/>
        <w:left w:val="none" w:sz="0" w:space="0" w:color="auto"/>
        <w:bottom w:val="none" w:sz="0" w:space="0" w:color="auto"/>
        <w:right w:val="none" w:sz="0" w:space="0" w:color="auto"/>
      </w:divBdr>
    </w:div>
    <w:div w:id="1043364142">
      <w:marLeft w:val="640"/>
      <w:marRight w:val="0"/>
      <w:marTop w:val="0"/>
      <w:marBottom w:val="0"/>
      <w:divBdr>
        <w:top w:val="none" w:sz="0" w:space="0" w:color="auto"/>
        <w:left w:val="none" w:sz="0" w:space="0" w:color="auto"/>
        <w:bottom w:val="none" w:sz="0" w:space="0" w:color="auto"/>
        <w:right w:val="none" w:sz="0" w:space="0" w:color="auto"/>
      </w:divBdr>
    </w:div>
    <w:div w:id="1044329004">
      <w:marLeft w:val="640"/>
      <w:marRight w:val="0"/>
      <w:marTop w:val="0"/>
      <w:marBottom w:val="0"/>
      <w:divBdr>
        <w:top w:val="none" w:sz="0" w:space="0" w:color="auto"/>
        <w:left w:val="none" w:sz="0" w:space="0" w:color="auto"/>
        <w:bottom w:val="none" w:sz="0" w:space="0" w:color="auto"/>
        <w:right w:val="none" w:sz="0" w:space="0" w:color="auto"/>
      </w:divBdr>
    </w:div>
    <w:div w:id="1045058128">
      <w:marLeft w:val="640"/>
      <w:marRight w:val="0"/>
      <w:marTop w:val="0"/>
      <w:marBottom w:val="0"/>
      <w:divBdr>
        <w:top w:val="none" w:sz="0" w:space="0" w:color="auto"/>
        <w:left w:val="none" w:sz="0" w:space="0" w:color="auto"/>
        <w:bottom w:val="none" w:sz="0" w:space="0" w:color="auto"/>
        <w:right w:val="none" w:sz="0" w:space="0" w:color="auto"/>
      </w:divBdr>
    </w:div>
    <w:div w:id="1045178493">
      <w:marLeft w:val="640"/>
      <w:marRight w:val="0"/>
      <w:marTop w:val="0"/>
      <w:marBottom w:val="0"/>
      <w:divBdr>
        <w:top w:val="none" w:sz="0" w:space="0" w:color="auto"/>
        <w:left w:val="none" w:sz="0" w:space="0" w:color="auto"/>
        <w:bottom w:val="none" w:sz="0" w:space="0" w:color="auto"/>
        <w:right w:val="none" w:sz="0" w:space="0" w:color="auto"/>
      </w:divBdr>
    </w:div>
    <w:div w:id="1045450279">
      <w:marLeft w:val="640"/>
      <w:marRight w:val="0"/>
      <w:marTop w:val="0"/>
      <w:marBottom w:val="0"/>
      <w:divBdr>
        <w:top w:val="none" w:sz="0" w:space="0" w:color="auto"/>
        <w:left w:val="none" w:sz="0" w:space="0" w:color="auto"/>
        <w:bottom w:val="none" w:sz="0" w:space="0" w:color="auto"/>
        <w:right w:val="none" w:sz="0" w:space="0" w:color="auto"/>
      </w:divBdr>
    </w:div>
    <w:div w:id="1045522644">
      <w:marLeft w:val="640"/>
      <w:marRight w:val="0"/>
      <w:marTop w:val="0"/>
      <w:marBottom w:val="0"/>
      <w:divBdr>
        <w:top w:val="none" w:sz="0" w:space="0" w:color="auto"/>
        <w:left w:val="none" w:sz="0" w:space="0" w:color="auto"/>
        <w:bottom w:val="none" w:sz="0" w:space="0" w:color="auto"/>
        <w:right w:val="none" w:sz="0" w:space="0" w:color="auto"/>
      </w:divBdr>
    </w:div>
    <w:div w:id="1045593961">
      <w:marLeft w:val="640"/>
      <w:marRight w:val="0"/>
      <w:marTop w:val="0"/>
      <w:marBottom w:val="0"/>
      <w:divBdr>
        <w:top w:val="none" w:sz="0" w:space="0" w:color="auto"/>
        <w:left w:val="none" w:sz="0" w:space="0" w:color="auto"/>
        <w:bottom w:val="none" w:sz="0" w:space="0" w:color="auto"/>
        <w:right w:val="none" w:sz="0" w:space="0" w:color="auto"/>
      </w:divBdr>
    </w:div>
    <w:div w:id="1045717561">
      <w:marLeft w:val="640"/>
      <w:marRight w:val="0"/>
      <w:marTop w:val="0"/>
      <w:marBottom w:val="0"/>
      <w:divBdr>
        <w:top w:val="none" w:sz="0" w:space="0" w:color="auto"/>
        <w:left w:val="none" w:sz="0" w:space="0" w:color="auto"/>
        <w:bottom w:val="none" w:sz="0" w:space="0" w:color="auto"/>
        <w:right w:val="none" w:sz="0" w:space="0" w:color="auto"/>
      </w:divBdr>
    </w:div>
    <w:div w:id="1045909331">
      <w:marLeft w:val="640"/>
      <w:marRight w:val="0"/>
      <w:marTop w:val="0"/>
      <w:marBottom w:val="0"/>
      <w:divBdr>
        <w:top w:val="none" w:sz="0" w:space="0" w:color="auto"/>
        <w:left w:val="none" w:sz="0" w:space="0" w:color="auto"/>
        <w:bottom w:val="none" w:sz="0" w:space="0" w:color="auto"/>
        <w:right w:val="none" w:sz="0" w:space="0" w:color="auto"/>
      </w:divBdr>
    </w:div>
    <w:div w:id="1046296620">
      <w:marLeft w:val="640"/>
      <w:marRight w:val="0"/>
      <w:marTop w:val="0"/>
      <w:marBottom w:val="0"/>
      <w:divBdr>
        <w:top w:val="none" w:sz="0" w:space="0" w:color="auto"/>
        <w:left w:val="none" w:sz="0" w:space="0" w:color="auto"/>
        <w:bottom w:val="none" w:sz="0" w:space="0" w:color="auto"/>
        <w:right w:val="none" w:sz="0" w:space="0" w:color="auto"/>
      </w:divBdr>
    </w:div>
    <w:div w:id="1047801762">
      <w:marLeft w:val="640"/>
      <w:marRight w:val="0"/>
      <w:marTop w:val="0"/>
      <w:marBottom w:val="0"/>
      <w:divBdr>
        <w:top w:val="none" w:sz="0" w:space="0" w:color="auto"/>
        <w:left w:val="none" w:sz="0" w:space="0" w:color="auto"/>
        <w:bottom w:val="none" w:sz="0" w:space="0" w:color="auto"/>
        <w:right w:val="none" w:sz="0" w:space="0" w:color="auto"/>
      </w:divBdr>
    </w:div>
    <w:div w:id="1047804132">
      <w:marLeft w:val="640"/>
      <w:marRight w:val="0"/>
      <w:marTop w:val="0"/>
      <w:marBottom w:val="0"/>
      <w:divBdr>
        <w:top w:val="none" w:sz="0" w:space="0" w:color="auto"/>
        <w:left w:val="none" w:sz="0" w:space="0" w:color="auto"/>
        <w:bottom w:val="none" w:sz="0" w:space="0" w:color="auto"/>
        <w:right w:val="none" w:sz="0" w:space="0" w:color="auto"/>
      </w:divBdr>
    </w:div>
    <w:div w:id="1048073128">
      <w:marLeft w:val="640"/>
      <w:marRight w:val="0"/>
      <w:marTop w:val="0"/>
      <w:marBottom w:val="0"/>
      <w:divBdr>
        <w:top w:val="none" w:sz="0" w:space="0" w:color="auto"/>
        <w:left w:val="none" w:sz="0" w:space="0" w:color="auto"/>
        <w:bottom w:val="none" w:sz="0" w:space="0" w:color="auto"/>
        <w:right w:val="none" w:sz="0" w:space="0" w:color="auto"/>
      </w:divBdr>
    </w:div>
    <w:div w:id="1048727829">
      <w:marLeft w:val="640"/>
      <w:marRight w:val="0"/>
      <w:marTop w:val="0"/>
      <w:marBottom w:val="0"/>
      <w:divBdr>
        <w:top w:val="none" w:sz="0" w:space="0" w:color="auto"/>
        <w:left w:val="none" w:sz="0" w:space="0" w:color="auto"/>
        <w:bottom w:val="none" w:sz="0" w:space="0" w:color="auto"/>
        <w:right w:val="none" w:sz="0" w:space="0" w:color="auto"/>
      </w:divBdr>
    </w:div>
    <w:div w:id="1048728465">
      <w:marLeft w:val="640"/>
      <w:marRight w:val="0"/>
      <w:marTop w:val="0"/>
      <w:marBottom w:val="0"/>
      <w:divBdr>
        <w:top w:val="none" w:sz="0" w:space="0" w:color="auto"/>
        <w:left w:val="none" w:sz="0" w:space="0" w:color="auto"/>
        <w:bottom w:val="none" w:sz="0" w:space="0" w:color="auto"/>
        <w:right w:val="none" w:sz="0" w:space="0" w:color="auto"/>
      </w:divBdr>
    </w:div>
    <w:div w:id="1049183497">
      <w:marLeft w:val="640"/>
      <w:marRight w:val="0"/>
      <w:marTop w:val="0"/>
      <w:marBottom w:val="0"/>
      <w:divBdr>
        <w:top w:val="none" w:sz="0" w:space="0" w:color="auto"/>
        <w:left w:val="none" w:sz="0" w:space="0" w:color="auto"/>
        <w:bottom w:val="none" w:sz="0" w:space="0" w:color="auto"/>
        <w:right w:val="none" w:sz="0" w:space="0" w:color="auto"/>
      </w:divBdr>
    </w:div>
    <w:div w:id="1050374178">
      <w:marLeft w:val="640"/>
      <w:marRight w:val="0"/>
      <w:marTop w:val="0"/>
      <w:marBottom w:val="0"/>
      <w:divBdr>
        <w:top w:val="none" w:sz="0" w:space="0" w:color="auto"/>
        <w:left w:val="none" w:sz="0" w:space="0" w:color="auto"/>
        <w:bottom w:val="none" w:sz="0" w:space="0" w:color="auto"/>
        <w:right w:val="none" w:sz="0" w:space="0" w:color="auto"/>
      </w:divBdr>
    </w:div>
    <w:div w:id="1050417507">
      <w:marLeft w:val="640"/>
      <w:marRight w:val="0"/>
      <w:marTop w:val="0"/>
      <w:marBottom w:val="0"/>
      <w:divBdr>
        <w:top w:val="none" w:sz="0" w:space="0" w:color="auto"/>
        <w:left w:val="none" w:sz="0" w:space="0" w:color="auto"/>
        <w:bottom w:val="none" w:sz="0" w:space="0" w:color="auto"/>
        <w:right w:val="none" w:sz="0" w:space="0" w:color="auto"/>
      </w:divBdr>
    </w:div>
    <w:div w:id="1050423204">
      <w:marLeft w:val="640"/>
      <w:marRight w:val="0"/>
      <w:marTop w:val="0"/>
      <w:marBottom w:val="0"/>
      <w:divBdr>
        <w:top w:val="none" w:sz="0" w:space="0" w:color="auto"/>
        <w:left w:val="none" w:sz="0" w:space="0" w:color="auto"/>
        <w:bottom w:val="none" w:sz="0" w:space="0" w:color="auto"/>
        <w:right w:val="none" w:sz="0" w:space="0" w:color="auto"/>
      </w:divBdr>
    </w:div>
    <w:div w:id="1050765587">
      <w:marLeft w:val="640"/>
      <w:marRight w:val="0"/>
      <w:marTop w:val="0"/>
      <w:marBottom w:val="0"/>
      <w:divBdr>
        <w:top w:val="none" w:sz="0" w:space="0" w:color="auto"/>
        <w:left w:val="none" w:sz="0" w:space="0" w:color="auto"/>
        <w:bottom w:val="none" w:sz="0" w:space="0" w:color="auto"/>
        <w:right w:val="none" w:sz="0" w:space="0" w:color="auto"/>
      </w:divBdr>
    </w:div>
    <w:div w:id="1051227363">
      <w:marLeft w:val="640"/>
      <w:marRight w:val="0"/>
      <w:marTop w:val="0"/>
      <w:marBottom w:val="0"/>
      <w:divBdr>
        <w:top w:val="none" w:sz="0" w:space="0" w:color="auto"/>
        <w:left w:val="none" w:sz="0" w:space="0" w:color="auto"/>
        <w:bottom w:val="none" w:sz="0" w:space="0" w:color="auto"/>
        <w:right w:val="none" w:sz="0" w:space="0" w:color="auto"/>
      </w:divBdr>
    </w:div>
    <w:div w:id="1051542429">
      <w:marLeft w:val="640"/>
      <w:marRight w:val="0"/>
      <w:marTop w:val="0"/>
      <w:marBottom w:val="0"/>
      <w:divBdr>
        <w:top w:val="none" w:sz="0" w:space="0" w:color="auto"/>
        <w:left w:val="none" w:sz="0" w:space="0" w:color="auto"/>
        <w:bottom w:val="none" w:sz="0" w:space="0" w:color="auto"/>
        <w:right w:val="none" w:sz="0" w:space="0" w:color="auto"/>
      </w:divBdr>
    </w:div>
    <w:div w:id="1051728469">
      <w:marLeft w:val="640"/>
      <w:marRight w:val="0"/>
      <w:marTop w:val="0"/>
      <w:marBottom w:val="0"/>
      <w:divBdr>
        <w:top w:val="none" w:sz="0" w:space="0" w:color="auto"/>
        <w:left w:val="none" w:sz="0" w:space="0" w:color="auto"/>
        <w:bottom w:val="none" w:sz="0" w:space="0" w:color="auto"/>
        <w:right w:val="none" w:sz="0" w:space="0" w:color="auto"/>
      </w:divBdr>
    </w:div>
    <w:div w:id="1051733703">
      <w:marLeft w:val="640"/>
      <w:marRight w:val="0"/>
      <w:marTop w:val="0"/>
      <w:marBottom w:val="0"/>
      <w:divBdr>
        <w:top w:val="none" w:sz="0" w:space="0" w:color="auto"/>
        <w:left w:val="none" w:sz="0" w:space="0" w:color="auto"/>
        <w:bottom w:val="none" w:sz="0" w:space="0" w:color="auto"/>
        <w:right w:val="none" w:sz="0" w:space="0" w:color="auto"/>
      </w:divBdr>
    </w:div>
    <w:div w:id="1051810071">
      <w:marLeft w:val="640"/>
      <w:marRight w:val="0"/>
      <w:marTop w:val="0"/>
      <w:marBottom w:val="0"/>
      <w:divBdr>
        <w:top w:val="none" w:sz="0" w:space="0" w:color="auto"/>
        <w:left w:val="none" w:sz="0" w:space="0" w:color="auto"/>
        <w:bottom w:val="none" w:sz="0" w:space="0" w:color="auto"/>
        <w:right w:val="none" w:sz="0" w:space="0" w:color="auto"/>
      </w:divBdr>
    </w:div>
    <w:div w:id="1052267928">
      <w:marLeft w:val="640"/>
      <w:marRight w:val="0"/>
      <w:marTop w:val="0"/>
      <w:marBottom w:val="0"/>
      <w:divBdr>
        <w:top w:val="none" w:sz="0" w:space="0" w:color="auto"/>
        <w:left w:val="none" w:sz="0" w:space="0" w:color="auto"/>
        <w:bottom w:val="none" w:sz="0" w:space="0" w:color="auto"/>
        <w:right w:val="none" w:sz="0" w:space="0" w:color="auto"/>
      </w:divBdr>
    </w:div>
    <w:div w:id="1052508198">
      <w:marLeft w:val="640"/>
      <w:marRight w:val="0"/>
      <w:marTop w:val="0"/>
      <w:marBottom w:val="0"/>
      <w:divBdr>
        <w:top w:val="none" w:sz="0" w:space="0" w:color="auto"/>
        <w:left w:val="none" w:sz="0" w:space="0" w:color="auto"/>
        <w:bottom w:val="none" w:sz="0" w:space="0" w:color="auto"/>
        <w:right w:val="none" w:sz="0" w:space="0" w:color="auto"/>
      </w:divBdr>
    </w:div>
    <w:div w:id="1052656650">
      <w:marLeft w:val="640"/>
      <w:marRight w:val="0"/>
      <w:marTop w:val="0"/>
      <w:marBottom w:val="0"/>
      <w:divBdr>
        <w:top w:val="none" w:sz="0" w:space="0" w:color="auto"/>
        <w:left w:val="none" w:sz="0" w:space="0" w:color="auto"/>
        <w:bottom w:val="none" w:sz="0" w:space="0" w:color="auto"/>
        <w:right w:val="none" w:sz="0" w:space="0" w:color="auto"/>
      </w:divBdr>
    </w:div>
    <w:div w:id="1052995334">
      <w:marLeft w:val="640"/>
      <w:marRight w:val="0"/>
      <w:marTop w:val="0"/>
      <w:marBottom w:val="0"/>
      <w:divBdr>
        <w:top w:val="none" w:sz="0" w:space="0" w:color="auto"/>
        <w:left w:val="none" w:sz="0" w:space="0" w:color="auto"/>
        <w:bottom w:val="none" w:sz="0" w:space="0" w:color="auto"/>
        <w:right w:val="none" w:sz="0" w:space="0" w:color="auto"/>
      </w:divBdr>
    </w:div>
    <w:div w:id="1053307930">
      <w:marLeft w:val="640"/>
      <w:marRight w:val="0"/>
      <w:marTop w:val="0"/>
      <w:marBottom w:val="0"/>
      <w:divBdr>
        <w:top w:val="none" w:sz="0" w:space="0" w:color="auto"/>
        <w:left w:val="none" w:sz="0" w:space="0" w:color="auto"/>
        <w:bottom w:val="none" w:sz="0" w:space="0" w:color="auto"/>
        <w:right w:val="none" w:sz="0" w:space="0" w:color="auto"/>
      </w:divBdr>
    </w:div>
    <w:div w:id="1053581764">
      <w:marLeft w:val="640"/>
      <w:marRight w:val="0"/>
      <w:marTop w:val="0"/>
      <w:marBottom w:val="0"/>
      <w:divBdr>
        <w:top w:val="none" w:sz="0" w:space="0" w:color="auto"/>
        <w:left w:val="none" w:sz="0" w:space="0" w:color="auto"/>
        <w:bottom w:val="none" w:sz="0" w:space="0" w:color="auto"/>
        <w:right w:val="none" w:sz="0" w:space="0" w:color="auto"/>
      </w:divBdr>
    </w:div>
    <w:div w:id="1054042682">
      <w:marLeft w:val="640"/>
      <w:marRight w:val="0"/>
      <w:marTop w:val="0"/>
      <w:marBottom w:val="0"/>
      <w:divBdr>
        <w:top w:val="none" w:sz="0" w:space="0" w:color="auto"/>
        <w:left w:val="none" w:sz="0" w:space="0" w:color="auto"/>
        <w:bottom w:val="none" w:sz="0" w:space="0" w:color="auto"/>
        <w:right w:val="none" w:sz="0" w:space="0" w:color="auto"/>
      </w:divBdr>
    </w:div>
    <w:div w:id="1054045766">
      <w:marLeft w:val="640"/>
      <w:marRight w:val="0"/>
      <w:marTop w:val="0"/>
      <w:marBottom w:val="0"/>
      <w:divBdr>
        <w:top w:val="none" w:sz="0" w:space="0" w:color="auto"/>
        <w:left w:val="none" w:sz="0" w:space="0" w:color="auto"/>
        <w:bottom w:val="none" w:sz="0" w:space="0" w:color="auto"/>
        <w:right w:val="none" w:sz="0" w:space="0" w:color="auto"/>
      </w:divBdr>
    </w:div>
    <w:div w:id="1054281165">
      <w:marLeft w:val="640"/>
      <w:marRight w:val="0"/>
      <w:marTop w:val="0"/>
      <w:marBottom w:val="0"/>
      <w:divBdr>
        <w:top w:val="none" w:sz="0" w:space="0" w:color="auto"/>
        <w:left w:val="none" w:sz="0" w:space="0" w:color="auto"/>
        <w:bottom w:val="none" w:sz="0" w:space="0" w:color="auto"/>
        <w:right w:val="none" w:sz="0" w:space="0" w:color="auto"/>
      </w:divBdr>
    </w:div>
    <w:div w:id="1054352742">
      <w:marLeft w:val="640"/>
      <w:marRight w:val="0"/>
      <w:marTop w:val="0"/>
      <w:marBottom w:val="0"/>
      <w:divBdr>
        <w:top w:val="none" w:sz="0" w:space="0" w:color="auto"/>
        <w:left w:val="none" w:sz="0" w:space="0" w:color="auto"/>
        <w:bottom w:val="none" w:sz="0" w:space="0" w:color="auto"/>
        <w:right w:val="none" w:sz="0" w:space="0" w:color="auto"/>
      </w:divBdr>
    </w:div>
    <w:div w:id="1055665600">
      <w:marLeft w:val="640"/>
      <w:marRight w:val="0"/>
      <w:marTop w:val="0"/>
      <w:marBottom w:val="0"/>
      <w:divBdr>
        <w:top w:val="none" w:sz="0" w:space="0" w:color="auto"/>
        <w:left w:val="none" w:sz="0" w:space="0" w:color="auto"/>
        <w:bottom w:val="none" w:sz="0" w:space="0" w:color="auto"/>
        <w:right w:val="none" w:sz="0" w:space="0" w:color="auto"/>
      </w:divBdr>
    </w:div>
    <w:div w:id="1055734559">
      <w:marLeft w:val="640"/>
      <w:marRight w:val="0"/>
      <w:marTop w:val="0"/>
      <w:marBottom w:val="0"/>
      <w:divBdr>
        <w:top w:val="none" w:sz="0" w:space="0" w:color="auto"/>
        <w:left w:val="none" w:sz="0" w:space="0" w:color="auto"/>
        <w:bottom w:val="none" w:sz="0" w:space="0" w:color="auto"/>
        <w:right w:val="none" w:sz="0" w:space="0" w:color="auto"/>
      </w:divBdr>
    </w:div>
    <w:div w:id="1055935591">
      <w:marLeft w:val="640"/>
      <w:marRight w:val="0"/>
      <w:marTop w:val="0"/>
      <w:marBottom w:val="0"/>
      <w:divBdr>
        <w:top w:val="none" w:sz="0" w:space="0" w:color="auto"/>
        <w:left w:val="none" w:sz="0" w:space="0" w:color="auto"/>
        <w:bottom w:val="none" w:sz="0" w:space="0" w:color="auto"/>
        <w:right w:val="none" w:sz="0" w:space="0" w:color="auto"/>
      </w:divBdr>
    </w:div>
    <w:div w:id="1056005778">
      <w:marLeft w:val="640"/>
      <w:marRight w:val="0"/>
      <w:marTop w:val="0"/>
      <w:marBottom w:val="0"/>
      <w:divBdr>
        <w:top w:val="none" w:sz="0" w:space="0" w:color="auto"/>
        <w:left w:val="none" w:sz="0" w:space="0" w:color="auto"/>
        <w:bottom w:val="none" w:sz="0" w:space="0" w:color="auto"/>
        <w:right w:val="none" w:sz="0" w:space="0" w:color="auto"/>
      </w:divBdr>
    </w:div>
    <w:div w:id="1056049669">
      <w:marLeft w:val="640"/>
      <w:marRight w:val="0"/>
      <w:marTop w:val="0"/>
      <w:marBottom w:val="0"/>
      <w:divBdr>
        <w:top w:val="none" w:sz="0" w:space="0" w:color="auto"/>
        <w:left w:val="none" w:sz="0" w:space="0" w:color="auto"/>
        <w:bottom w:val="none" w:sz="0" w:space="0" w:color="auto"/>
        <w:right w:val="none" w:sz="0" w:space="0" w:color="auto"/>
      </w:divBdr>
    </w:div>
    <w:div w:id="1056511177">
      <w:marLeft w:val="640"/>
      <w:marRight w:val="0"/>
      <w:marTop w:val="0"/>
      <w:marBottom w:val="0"/>
      <w:divBdr>
        <w:top w:val="none" w:sz="0" w:space="0" w:color="auto"/>
        <w:left w:val="none" w:sz="0" w:space="0" w:color="auto"/>
        <w:bottom w:val="none" w:sz="0" w:space="0" w:color="auto"/>
        <w:right w:val="none" w:sz="0" w:space="0" w:color="auto"/>
      </w:divBdr>
    </w:div>
    <w:div w:id="1056587973">
      <w:marLeft w:val="640"/>
      <w:marRight w:val="0"/>
      <w:marTop w:val="0"/>
      <w:marBottom w:val="0"/>
      <w:divBdr>
        <w:top w:val="none" w:sz="0" w:space="0" w:color="auto"/>
        <w:left w:val="none" w:sz="0" w:space="0" w:color="auto"/>
        <w:bottom w:val="none" w:sz="0" w:space="0" w:color="auto"/>
        <w:right w:val="none" w:sz="0" w:space="0" w:color="auto"/>
      </w:divBdr>
    </w:div>
    <w:div w:id="1057319856">
      <w:marLeft w:val="640"/>
      <w:marRight w:val="0"/>
      <w:marTop w:val="0"/>
      <w:marBottom w:val="0"/>
      <w:divBdr>
        <w:top w:val="none" w:sz="0" w:space="0" w:color="auto"/>
        <w:left w:val="none" w:sz="0" w:space="0" w:color="auto"/>
        <w:bottom w:val="none" w:sz="0" w:space="0" w:color="auto"/>
        <w:right w:val="none" w:sz="0" w:space="0" w:color="auto"/>
      </w:divBdr>
    </w:div>
    <w:div w:id="1058016280">
      <w:marLeft w:val="640"/>
      <w:marRight w:val="0"/>
      <w:marTop w:val="0"/>
      <w:marBottom w:val="0"/>
      <w:divBdr>
        <w:top w:val="none" w:sz="0" w:space="0" w:color="auto"/>
        <w:left w:val="none" w:sz="0" w:space="0" w:color="auto"/>
        <w:bottom w:val="none" w:sz="0" w:space="0" w:color="auto"/>
        <w:right w:val="none" w:sz="0" w:space="0" w:color="auto"/>
      </w:divBdr>
    </w:div>
    <w:div w:id="1058743474">
      <w:marLeft w:val="640"/>
      <w:marRight w:val="0"/>
      <w:marTop w:val="0"/>
      <w:marBottom w:val="0"/>
      <w:divBdr>
        <w:top w:val="none" w:sz="0" w:space="0" w:color="auto"/>
        <w:left w:val="none" w:sz="0" w:space="0" w:color="auto"/>
        <w:bottom w:val="none" w:sz="0" w:space="0" w:color="auto"/>
        <w:right w:val="none" w:sz="0" w:space="0" w:color="auto"/>
      </w:divBdr>
    </w:div>
    <w:div w:id="1058826205">
      <w:marLeft w:val="640"/>
      <w:marRight w:val="0"/>
      <w:marTop w:val="0"/>
      <w:marBottom w:val="0"/>
      <w:divBdr>
        <w:top w:val="none" w:sz="0" w:space="0" w:color="auto"/>
        <w:left w:val="none" w:sz="0" w:space="0" w:color="auto"/>
        <w:bottom w:val="none" w:sz="0" w:space="0" w:color="auto"/>
        <w:right w:val="none" w:sz="0" w:space="0" w:color="auto"/>
      </w:divBdr>
    </w:div>
    <w:div w:id="1058940922">
      <w:marLeft w:val="640"/>
      <w:marRight w:val="0"/>
      <w:marTop w:val="0"/>
      <w:marBottom w:val="0"/>
      <w:divBdr>
        <w:top w:val="none" w:sz="0" w:space="0" w:color="auto"/>
        <w:left w:val="none" w:sz="0" w:space="0" w:color="auto"/>
        <w:bottom w:val="none" w:sz="0" w:space="0" w:color="auto"/>
        <w:right w:val="none" w:sz="0" w:space="0" w:color="auto"/>
      </w:divBdr>
    </w:div>
    <w:div w:id="1059128842">
      <w:marLeft w:val="640"/>
      <w:marRight w:val="0"/>
      <w:marTop w:val="0"/>
      <w:marBottom w:val="0"/>
      <w:divBdr>
        <w:top w:val="none" w:sz="0" w:space="0" w:color="auto"/>
        <w:left w:val="none" w:sz="0" w:space="0" w:color="auto"/>
        <w:bottom w:val="none" w:sz="0" w:space="0" w:color="auto"/>
        <w:right w:val="none" w:sz="0" w:space="0" w:color="auto"/>
      </w:divBdr>
    </w:div>
    <w:div w:id="1059862220">
      <w:marLeft w:val="640"/>
      <w:marRight w:val="0"/>
      <w:marTop w:val="0"/>
      <w:marBottom w:val="0"/>
      <w:divBdr>
        <w:top w:val="none" w:sz="0" w:space="0" w:color="auto"/>
        <w:left w:val="none" w:sz="0" w:space="0" w:color="auto"/>
        <w:bottom w:val="none" w:sz="0" w:space="0" w:color="auto"/>
        <w:right w:val="none" w:sz="0" w:space="0" w:color="auto"/>
      </w:divBdr>
    </w:div>
    <w:div w:id="1059863412">
      <w:marLeft w:val="640"/>
      <w:marRight w:val="0"/>
      <w:marTop w:val="0"/>
      <w:marBottom w:val="0"/>
      <w:divBdr>
        <w:top w:val="none" w:sz="0" w:space="0" w:color="auto"/>
        <w:left w:val="none" w:sz="0" w:space="0" w:color="auto"/>
        <w:bottom w:val="none" w:sz="0" w:space="0" w:color="auto"/>
        <w:right w:val="none" w:sz="0" w:space="0" w:color="auto"/>
      </w:divBdr>
    </w:div>
    <w:div w:id="1060203509">
      <w:marLeft w:val="640"/>
      <w:marRight w:val="0"/>
      <w:marTop w:val="0"/>
      <w:marBottom w:val="0"/>
      <w:divBdr>
        <w:top w:val="none" w:sz="0" w:space="0" w:color="auto"/>
        <w:left w:val="none" w:sz="0" w:space="0" w:color="auto"/>
        <w:bottom w:val="none" w:sz="0" w:space="0" w:color="auto"/>
        <w:right w:val="none" w:sz="0" w:space="0" w:color="auto"/>
      </w:divBdr>
    </w:div>
    <w:div w:id="1060328735">
      <w:marLeft w:val="640"/>
      <w:marRight w:val="0"/>
      <w:marTop w:val="0"/>
      <w:marBottom w:val="0"/>
      <w:divBdr>
        <w:top w:val="none" w:sz="0" w:space="0" w:color="auto"/>
        <w:left w:val="none" w:sz="0" w:space="0" w:color="auto"/>
        <w:bottom w:val="none" w:sz="0" w:space="0" w:color="auto"/>
        <w:right w:val="none" w:sz="0" w:space="0" w:color="auto"/>
      </w:divBdr>
    </w:div>
    <w:div w:id="1060442766">
      <w:marLeft w:val="640"/>
      <w:marRight w:val="0"/>
      <w:marTop w:val="0"/>
      <w:marBottom w:val="0"/>
      <w:divBdr>
        <w:top w:val="none" w:sz="0" w:space="0" w:color="auto"/>
        <w:left w:val="none" w:sz="0" w:space="0" w:color="auto"/>
        <w:bottom w:val="none" w:sz="0" w:space="0" w:color="auto"/>
        <w:right w:val="none" w:sz="0" w:space="0" w:color="auto"/>
      </w:divBdr>
    </w:div>
    <w:div w:id="1060520592">
      <w:marLeft w:val="640"/>
      <w:marRight w:val="0"/>
      <w:marTop w:val="0"/>
      <w:marBottom w:val="0"/>
      <w:divBdr>
        <w:top w:val="none" w:sz="0" w:space="0" w:color="auto"/>
        <w:left w:val="none" w:sz="0" w:space="0" w:color="auto"/>
        <w:bottom w:val="none" w:sz="0" w:space="0" w:color="auto"/>
        <w:right w:val="none" w:sz="0" w:space="0" w:color="auto"/>
      </w:divBdr>
    </w:div>
    <w:div w:id="1060591389">
      <w:marLeft w:val="640"/>
      <w:marRight w:val="0"/>
      <w:marTop w:val="0"/>
      <w:marBottom w:val="0"/>
      <w:divBdr>
        <w:top w:val="none" w:sz="0" w:space="0" w:color="auto"/>
        <w:left w:val="none" w:sz="0" w:space="0" w:color="auto"/>
        <w:bottom w:val="none" w:sz="0" w:space="0" w:color="auto"/>
        <w:right w:val="none" w:sz="0" w:space="0" w:color="auto"/>
      </w:divBdr>
    </w:div>
    <w:div w:id="1060785781">
      <w:marLeft w:val="640"/>
      <w:marRight w:val="0"/>
      <w:marTop w:val="0"/>
      <w:marBottom w:val="0"/>
      <w:divBdr>
        <w:top w:val="none" w:sz="0" w:space="0" w:color="auto"/>
        <w:left w:val="none" w:sz="0" w:space="0" w:color="auto"/>
        <w:bottom w:val="none" w:sz="0" w:space="0" w:color="auto"/>
        <w:right w:val="none" w:sz="0" w:space="0" w:color="auto"/>
      </w:divBdr>
    </w:div>
    <w:div w:id="1060975955">
      <w:marLeft w:val="640"/>
      <w:marRight w:val="0"/>
      <w:marTop w:val="0"/>
      <w:marBottom w:val="0"/>
      <w:divBdr>
        <w:top w:val="none" w:sz="0" w:space="0" w:color="auto"/>
        <w:left w:val="none" w:sz="0" w:space="0" w:color="auto"/>
        <w:bottom w:val="none" w:sz="0" w:space="0" w:color="auto"/>
        <w:right w:val="none" w:sz="0" w:space="0" w:color="auto"/>
      </w:divBdr>
    </w:div>
    <w:div w:id="1060978824">
      <w:marLeft w:val="640"/>
      <w:marRight w:val="0"/>
      <w:marTop w:val="0"/>
      <w:marBottom w:val="0"/>
      <w:divBdr>
        <w:top w:val="none" w:sz="0" w:space="0" w:color="auto"/>
        <w:left w:val="none" w:sz="0" w:space="0" w:color="auto"/>
        <w:bottom w:val="none" w:sz="0" w:space="0" w:color="auto"/>
        <w:right w:val="none" w:sz="0" w:space="0" w:color="auto"/>
      </w:divBdr>
    </w:div>
    <w:div w:id="1061442314">
      <w:marLeft w:val="640"/>
      <w:marRight w:val="0"/>
      <w:marTop w:val="0"/>
      <w:marBottom w:val="0"/>
      <w:divBdr>
        <w:top w:val="none" w:sz="0" w:space="0" w:color="auto"/>
        <w:left w:val="none" w:sz="0" w:space="0" w:color="auto"/>
        <w:bottom w:val="none" w:sz="0" w:space="0" w:color="auto"/>
        <w:right w:val="none" w:sz="0" w:space="0" w:color="auto"/>
      </w:divBdr>
    </w:div>
    <w:div w:id="1061825888">
      <w:marLeft w:val="640"/>
      <w:marRight w:val="0"/>
      <w:marTop w:val="0"/>
      <w:marBottom w:val="0"/>
      <w:divBdr>
        <w:top w:val="none" w:sz="0" w:space="0" w:color="auto"/>
        <w:left w:val="none" w:sz="0" w:space="0" w:color="auto"/>
        <w:bottom w:val="none" w:sz="0" w:space="0" w:color="auto"/>
        <w:right w:val="none" w:sz="0" w:space="0" w:color="auto"/>
      </w:divBdr>
    </w:div>
    <w:div w:id="1061907331">
      <w:marLeft w:val="640"/>
      <w:marRight w:val="0"/>
      <w:marTop w:val="0"/>
      <w:marBottom w:val="0"/>
      <w:divBdr>
        <w:top w:val="none" w:sz="0" w:space="0" w:color="auto"/>
        <w:left w:val="none" w:sz="0" w:space="0" w:color="auto"/>
        <w:bottom w:val="none" w:sz="0" w:space="0" w:color="auto"/>
        <w:right w:val="none" w:sz="0" w:space="0" w:color="auto"/>
      </w:divBdr>
    </w:div>
    <w:div w:id="1062633295">
      <w:marLeft w:val="640"/>
      <w:marRight w:val="0"/>
      <w:marTop w:val="0"/>
      <w:marBottom w:val="0"/>
      <w:divBdr>
        <w:top w:val="none" w:sz="0" w:space="0" w:color="auto"/>
        <w:left w:val="none" w:sz="0" w:space="0" w:color="auto"/>
        <w:bottom w:val="none" w:sz="0" w:space="0" w:color="auto"/>
        <w:right w:val="none" w:sz="0" w:space="0" w:color="auto"/>
      </w:divBdr>
    </w:div>
    <w:div w:id="1063407177">
      <w:marLeft w:val="640"/>
      <w:marRight w:val="0"/>
      <w:marTop w:val="0"/>
      <w:marBottom w:val="0"/>
      <w:divBdr>
        <w:top w:val="none" w:sz="0" w:space="0" w:color="auto"/>
        <w:left w:val="none" w:sz="0" w:space="0" w:color="auto"/>
        <w:bottom w:val="none" w:sz="0" w:space="0" w:color="auto"/>
        <w:right w:val="none" w:sz="0" w:space="0" w:color="auto"/>
      </w:divBdr>
    </w:div>
    <w:div w:id="1063869308">
      <w:marLeft w:val="640"/>
      <w:marRight w:val="0"/>
      <w:marTop w:val="0"/>
      <w:marBottom w:val="0"/>
      <w:divBdr>
        <w:top w:val="none" w:sz="0" w:space="0" w:color="auto"/>
        <w:left w:val="none" w:sz="0" w:space="0" w:color="auto"/>
        <w:bottom w:val="none" w:sz="0" w:space="0" w:color="auto"/>
        <w:right w:val="none" w:sz="0" w:space="0" w:color="auto"/>
      </w:divBdr>
    </w:div>
    <w:div w:id="1064059041">
      <w:marLeft w:val="640"/>
      <w:marRight w:val="0"/>
      <w:marTop w:val="0"/>
      <w:marBottom w:val="0"/>
      <w:divBdr>
        <w:top w:val="none" w:sz="0" w:space="0" w:color="auto"/>
        <w:left w:val="none" w:sz="0" w:space="0" w:color="auto"/>
        <w:bottom w:val="none" w:sz="0" w:space="0" w:color="auto"/>
        <w:right w:val="none" w:sz="0" w:space="0" w:color="auto"/>
      </w:divBdr>
    </w:div>
    <w:div w:id="1064059830">
      <w:marLeft w:val="640"/>
      <w:marRight w:val="0"/>
      <w:marTop w:val="0"/>
      <w:marBottom w:val="0"/>
      <w:divBdr>
        <w:top w:val="none" w:sz="0" w:space="0" w:color="auto"/>
        <w:left w:val="none" w:sz="0" w:space="0" w:color="auto"/>
        <w:bottom w:val="none" w:sz="0" w:space="0" w:color="auto"/>
        <w:right w:val="none" w:sz="0" w:space="0" w:color="auto"/>
      </w:divBdr>
    </w:div>
    <w:div w:id="1064061316">
      <w:marLeft w:val="640"/>
      <w:marRight w:val="0"/>
      <w:marTop w:val="0"/>
      <w:marBottom w:val="0"/>
      <w:divBdr>
        <w:top w:val="none" w:sz="0" w:space="0" w:color="auto"/>
        <w:left w:val="none" w:sz="0" w:space="0" w:color="auto"/>
        <w:bottom w:val="none" w:sz="0" w:space="0" w:color="auto"/>
        <w:right w:val="none" w:sz="0" w:space="0" w:color="auto"/>
      </w:divBdr>
    </w:div>
    <w:div w:id="1064063064">
      <w:marLeft w:val="640"/>
      <w:marRight w:val="0"/>
      <w:marTop w:val="0"/>
      <w:marBottom w:val="0"/>
      <w:divBdr>
        <w:top w:val="none" w:sz="0" w:space="0" w:color="auto"/>
        <w:left w:val="none" w:sz="0" w:space="0" w:color="auto"/>
        <w:bottom w:val="none" w:sz="0" w:space="0" w:color="auto"/>
        <w:right w:val="none" w:sz="0" w:space="0" w:color="auto"/>
      </w:divBdr>
    </w:div>
    <w:div w:id="1064764730">
      <w:marLeft w:val="640"/>
      <w:marRight w:val="0"/>
      <w:marTop w:val="0"/>
      <w:marBottom w:val="0"/>
      <w:divBdr>
        <w:top w:val="none" w:sz="0" w:space="0" w:color="auto"/>
        <w:left w:val="none" w:sz="0" w:space="0" w:color="auto"/>
        <w:bottom w:val="none" w:sz="0" w:space="0" w:color="auto"/>
        <w:right w:val="none" w:sz="0" w:space="0" w:color="auto"/>
      </w:divBdr>
    </w:div>
    <w:div w:id="1065640034">
      <w:marLeft w:val="640"/>
      <w:marRight w:val="0"/>
      <w:marTop w:val="0"/>
      <w:marBottom w:val="0"/>
      <w:divBdr>
        <w:top w:val="none" w:sz="0" w:space="0" w:color="auto"/>
        <w:left w:val="none" w:sz="0" w:space="0" w:color="auto"/>
        <w:bottom w:val="none" w:sz="0" w:space="0" w:color="auto"/>
        <w:right w:val="none" w:sz="0" w:space="0" w:color="auto"/>
      </w:divBdr>
    </w:div>
    <w:div w:id="1065838996">
      <w:marLeft w:val="640"/>
      <w:marRight w:val="0"/>
      <w:marTop w:val="0"/>
      <w:marBottom w:val="0"/>
      <w:divBdr>
        <w:top w:val="none" w:sz="0" w:space="0" w:color="auto"/>
        <w:left w:val="none" w:sz="0" w:space="0" w:color="auto"/>
        <w:bottom w:val="none" w:sz="0" w:space="0" w:color="auto"/>
        <w:right w:val="none" w:sz="0" w:space="0" w:color="auto"/>
      </w:divBdr>
    </w:div>
    <w:div w:id="1067148145">
      <w:marLeft w:val="640"/>
      <w:marRight w:val="0"/>
      <w:marTop w:val="0"/>
      <w:marBottom w:val="0"/>
      <w:divBdr>
        <w:top w:val="none" w:sz="0" w:space="0" w:color="auto"/>
        <w:left w:val="none" w:sz="0" w:space="0" w:color="auto"/>
        <w:bottom w:val="none" w:sz="0" w:space="0" w:color="auto"/>
        <w:right w:val="none" w:sz="0" w:space="0" w:color="auto"/>
      </w:divBdr>
    </w:div>
    <w:div w:id="1067455609">
      <w:marLeft w:val="640"/>
      <w:marRight w:val="0"/>
      <w:marTop w:val="0"/>
      <w:marBottom w:val="0"/>
      <w:divBdr>
        <w:top w:val="none" w:sz="0" w:space="0" w:color="auto"/>
        <w:left w:val="none" w:sz="0" w:space="0" w:color="auto"/>
        <w:bottom w:val="none" w:sz="0" w:space="0" w:color="auto"/>
        <w:right w:val="none" w:sz="0" w:space="0" w:color="auto"/>
      </w:divBdr>
    </w:div>
    <w:div w:id="1068727285">
      <w:marLeft w:val="640"/>
      <w:marRight w:val="0"/>
      <w:marTop w:val="0"/>
      <w:marBottom w:val="0"/>
      <w:divBdr>
        <w:top w:val="none" w:sz="0" w:space="0" w:color="auto"/>
        <w:left w:val="none" w:sz="0" w:space="0" w:color="auto"/>
        <w:bottom w:val="none" w:sz="0" w:space="0" w:color="auto"/>
        <w:right w:val="none" w:sz="0" w:space="0" w:color="auto"/>
      </w:divBdr>
    </w:div>
    <w:div w:id="1068840518">
      <w:marLeft w:val="640"/>
      <w:marRight w:val="0"/>
      <w:marTop w:val="0"/>
      <w:marBottom w:val="0"/>
      <w:divBdr>
        <w:top w:val="none" w:sz="0" w:space="0" w:color="auto"/>
        <w:left w:val="none" w:sz="0" w:space="0" w:color="auto"/>
        <w:bottom w:val="none" w:sz="0" w:space="0" w:color="auto"/>
        <w:right w:val="none" w:sz="0" w:space="0" w:color="auto"/>
      </w:divBdr>
    </w:div>
    <w:div w:id="1068964651">
      <w:marLeft w:val="640"/>
      <w:marRight w:val="0"/>
      <w:marTop w:val="0"/>
      <w:marBottom w:val="0"/>
      <w:divBdr>
        <w:top w:val="none" w:sz="0" w:space="0" w:color="auto"/>
        <w:left w:val="none" w:sz="0" w:space="0" w:color="auto"/>
        <w:bottom w:val="none" w:sz="0" w:space="0" w:color="auto"/>
        <w:right w:val="none" w:sz="0" w:space="0" w:color="auto"/>
      </w:divBdr>
    </w:div>
    <w:div w:id="1069303593">
      <w:marLeft w:val="640"/>
      <w:marRight w:val="0"/>
      <w:marTop w:val="0"/>
      <w:marBottom w:val="0"/>
      <w:divBdr>
        <w:top w:val="none" w:sz="0" w:space="0" w:color="auto"/>
        <w:left w:val="none" w:sz="0" w:space="0" w:color="auto"/>
        <w:bottom w:val="none" w:sz="0" w:space="0" w:color="auto"/>
        <w:right w:val="none" w:sz="0" w:space="0" w:color="auto"/>
      </w:divBdr>
    </w:div>
    <w:div w:id="1069305351">
      <w:marLeft w:val="640"/>
      <w:marRight w:val="0"/>
      <w:marTop w:val="0"/>
      <w:marBottom w:val="0"/>
      <w:divBdr>
        <w:top w:val="none" w:sz="0" w:space="0" w:color="auto"/>
        <w:left w:val="none" w:sz="0" w:space="0" w:color="auto"/>
        <w:bottom w:val="none" w:sz="0" w:space="0" w:color="auto"/>
        <w:right w:val="none" w:sz="0" w:space="0" w:color="auto"/>
      </w:divBdr>
    </w:div>
    <w:div w:id="1069306477">
      <w:marLeft w:val="640"/>
      <w:marRight w:val="0"/>
      <w:marTop w:val="0"/>
      <w:marBottom w:val="0"/>
      <w:divBdr>
        <w:top w:val="none" w:sz="0" w:space="0" w:color="auto"/>
        <w:left w:val="none" w:sz="0" w:space="0" w:color="auto"/>
        <w:bottom w:val="none" w:sz="0" w:space="0" w:color="auto"/>
        <w:right w:val="none" w:sz="0" w:space="0" w:color="auto"/>
      </w:divBdr>
    </w:div>
    <w:div w:id="1070080702">
      <w:marLeft w:val="640"/>
      <w:marRight w:val="0"/>
      <w:marTop w:val="0"/>
      <w:marBottom w:val="0"/>
      <w:divBdr>
        <w:top w:val="none" w:sz="0" w:space="0" w:color="auto"/>
        <w:left w:val="none" w:sz="0" w:space="0" w:color="auto"/>
        <w:bottom w:val="none" w:sz="0" w:space="0" w:color="auto"/>
        <w:right w:val="none" w:sz="0" w:space="0" w:color="auto"/>
      </w:divBdr>
    </w:div>
    <w:div w:id="1070154484">
      <w:marLeft w:val="640"/>
      <w:marRight w:val="0"/>
      <w:marTop w:val="0"/>
      <w:marBottom w:val="0"/>
      <w:divBdr>
        <w:top w:val="none" w:sz="0" w:space="0" w:color="auto"/>
        <w:left w:val="none" w:sz="0" w:space="0" w:color="auto"/>
        <w:bottom w:val="none" w:sz="0" w:space="0" w:color="auto"/>
        <w:right w:val="none" w:sz="0" w:space="0" w:color="auto"/>
      </w:divBdr>
    </w:div>
    <w:div w:id="1070268607">
      <w:marLeft w:val="640"/>
      <w:marRight w:val="0"/>
      <w:marTop w:val="0"/>
      <w:marBottom w:val="0"/>
      <w:divBdr>
        <w:top w:val="none" w:sz="0" w:space="0" w:color="auto"/>
        <w:left w:val="none" w:sz="0" w:space="0" w:color="auto"/>
        <w:bottom w:val="none" w:sz="0" w:space="0" w:color="auto"/>
        <w:right w:val="none" w:sz="0" w:space="0" w:color="auto"/>
      </w:divBdr>
    </w:div>
    <w:div w:id="1070275083">
      <w:marLeft w:val="640"/>
      <w:marRight w:val="0"/>
      <w:marTop w:val="0"/>
      <w:marBottom w:val="0"/>
      <w:divBdr>
        <w:top w:val="none" w:sz="0" w:space="0" w:color="auto"/>
        <w:left w:val="none" w:sz="0" w:space="0" w:color="auto"/>
        <w:bottom w:val="none" w:sz="0" w:space="0" w:color="auto"/>
        <w:right w:val="none" w:sz="0" w:space="0" w:color="auto"/>
      </w:divBdr>
    </w:div>
    <w:div w:id="1070276913">
      <w:marLeft w:val="640"/>
      <w:marRight w:val="0"/>
      <w:marTop w:val="0"/>
      <w:marBottom w:val="0"/>
      <w:divBdr>
        <w:top w:val="none" w:sz="0" w:space="0" w:color="auto"/>
        <w:left w:val="none" w:sz="0" w:space="0" w:color="auto"/>
        <w:bottom w:val="none" w:sz="0" w:space="0" w:color="auto"/>
        <w:right w:val="none" w:sz="0" w:space="0" w:color="auto"/>
      </w:divBdr>
    </w:div>
    <w:div w:id="1070351295">
      <w:marLeft w:val="640"/>
      <w:marRight w:val="0"/>
      <w:marTop w:val="0"/>
      <w:marBottom w:val="0"/>
      <w:divBdr>
        <w:top w:val="none" w:sz="0" w:space="0" w:color="auto"/>
        <w:left w:val="none" w:sz="0" w:space="0" w:color="auto"/>
        <w:bottom w:val="none" w:sz="0" w:space="0" w:color="auto"/>
        <w:right w:val="none" w:sz="0" w:space="0" w:color="auto"/>
      </w:divBdr>
    </w:div>
    <w:div w:id="1070424016">
      <w:marLeft w:val="640"/>
      <w:marRight w:val="0"/>
      <w:marTop w:val="0"/>
      <w:marBottom w:val="0"/>
      <w:divBdr>
        <w:top w:val="none" w:sz="0" w:space="0" w:color="auto"/>
        <w:left w:val="none" w:sz="0" w:space="0" w:color="auto"/>
        <w:bottom w:val="none" w:sz="0" w:space="0" w:color="auto"/>
        <w:right w:val="none" w:sz="0" w:space="0" w:color="auto"/>
      </w:divBdr>
    </w:div>
    <w:div w:id="1070617080">
      <w:marLeft w:val="640"/>
      <w:marRight w:val="0"/>
      <w:marTop w:val="0"/>
      <w:marBottom w:val="0"/>
      <w:divBdr>
        <w:top w:val="none" w:sz="0" w:space="0" w:color="auto"/>
        <w:left w:val="none" w:sz="0" w:space="0" w:color="auto"/>
        <w:bottom w:val="none" w:sz="0" w:space="0" w:color="auto"/>
        <w:right w:val="none" w:sz="0" w:space="0" w:color="auto"/>
      </w:divBdr>
    </w:div>
    <w:div w:id="1070619157">
      <w:marLeft w:val="640"/>
      <w:marRight w:val="0"/>
      <w:marTop w:val="0"/>
      <w:marBottom w:val="0"/>
      <w:divBdr>
        <w:top w:val="none" w:sz="0" w:space="0" w:color="auto"/>
        <w:left w:val="none" w:sz="0" w:space="0" w:color="auto"/>
        <w:bottom w:val="none" w:sz="0" w:space="0" w:color="auto"/>
        <w:right w:val="none" w:sz="0" w:space="0" w:color="auto"/>
      </w:divBdr>
    </w:div>
    <w:div w:id="1070691433">
      <w:marLeft w:val="640"/>
      <w:marRight w:val="0"/>
      <w:marTop w:val="0"/>
      <w:marBottom w:val="0"/>
      <w:divBdr>
        <w:top w:val="none" w:sz="0" w:space="0" w:color="auto"/>
        <w:left w:val="none" w:sz="0" w:space="0" w:color="auto"/>
        <w:bottom w:val="none" w:sz="0" w:space="0" w:color="auto"/>
        <w:right w:val="none" w:sz="0" w:space="0" w:color="auto"/>
      </w:divBdr>
    </w:div>
    <w:div w:id="1070808102">
      <w:marLeft w:val="640"/>
      <w:marRight w:val="0"/>
      <w:marTop w:val="0"/>
      <w:marBottom w:val="0"/>
      <w:divBdr>
        <w:top w:val="none" w:sz="0" w:space="0" w:color="auto"/>
        <w:left w:val="none" w:sz="0" w:space="0" w:color="auto"/>
        <w:bottom w:val="none" w:sz="0" w:space="0" w:color="auto"/>
        <w:right w:val="none" w:sz="0" w:space="0" w:color="auto"/>
      </w:divBdr>
    </w:div>
    <w:div w:id="1070924858">
      <w:marLeft w:val="640"/>
      <w:marRight w:val="0"/>
      <w:marTop w:val="0"/>
      <w:marBottom w:val="0"/>
      <w:divBdr>
        <w:top w:val="none" w:sz="0" w:space="0" w:color="auto"/>
        <w:left w:val="none" w:sz="0" w:space="0" w:color="auto"/>
        <w:bottom w:val="none" w:sz="0" w:space="0" w:color="auto"/>
        <w:right w:val="none" w:sz="0" w:space="0" w:color="auto"/>
      </w:divBdr>
    </w:div>
    <w:div w:id="1071544081">
      <w:marLeft w:val="640"/>
      <w:marRight w:val="0"/>
      <w:marTop w:val="0"/>
      <w:marBottom w:val="0"/>
      <w:divBdr>
        <w:top w:val="none" w:sz="0" w:space="0" w:color="auto"/>
        <w:left w:val="none" w:sz="0" w:space="0" w:color="auto"/>
        <w:bottom w:val="none" w:sz="0" w:space="0" w:color="auto"/>
        <w:right w:val="none" w:sz="0" w:space="0" w:color="auto"/>
      </w:divBdr>
    </w:div>
    <w:div w:id="1071580076">
      <w:marLeft w:val="640"/>
      <w:marRight w:val="0"/>
      <w:marTop w:val="0"/>
      <w:marBottom w:val="0"/>
      <w:divBdr>
        <w:top w:val="none" w:sz="0" w:space="0" w:color="auto"/>
        <w:left w:val="none" w:sz="0" w:space="0" w:color="auto"/>
        <w:bottom w:val="none" w:sz="0" w:space="0" w:color="auto"/>
        <w:right w:val="none" w:sz="0" w:space="0" w:color="auto"/>
      </w:divBdr>
    </w:div>
    <w:div w:id="1071925028">
      <w:marLeft w:val="640"/>
      <w:marRight w:val="0"/>
      <w:marTop w:val="0"/>
      <w:marBottom w:val="0"/>
      <w:divBdr>
        <w:top w:val="none" w:sz="0" w:space="0" w:color="auto"/>
        <w:left w:val="none" w:sz="0" w:space="0" w:color="auto"/>
        <w:bottom w:val="none" w:sz="0" w:space="0" w:color="auto"/>
        <w:right w:val="none" w:sz="0" w:space="0" w:color="auto"/>
      </w:divBdr>
    </w:div>
    <w:div w:id="1072003821">
      <w:marLeft w:val="640"/>
      <w:marRight w:val="0"/>
      <w:marTop w:val="0"/>
      <w:marBottom w:val="0"/>
      <w:divBdr>
        <w:top w:val="none" w:sz="0" w:space="0" w:color="auto"/>
        <w:left w:val="none" w:sz="0" w:space="0" w:color="auto"/>
        <w:bottom w:val="none" w:sz="0" w:space="0" w:color="auto"/>
        <w:right w:val="none" w:sz="0" w:space="0" w:color="auto"/>
      </w:divBdr>
    </w:div>
    <w:div w:id="1072314127">
      <w:marLeft w:val="640"/>
      <w:marRight w:val="0"/>
      <w:marTop w:val="0"/>
      <w:marBottom w:val="0"/>
      <w:divBdr>
        <w:top w:val="none" w:sz="0" w:space="0" w:color="auto"/>
        <w:left w:val="none" w:sz="0" w:space="0" w:color="auto"/>
        <w:bottom w:val="none" w:sz="0" w:space="0" w:color="auto"/>
        <w:right w:val="none" w:sz="0" w:space="0" w:color="auto"/>
      </w:divBdr>
    </w:div>
    <w:div w:id="1072779107">
      <w:marLeft w:val="640"/>
      <w:marRight w:val="0"/>
      <w:marTop w:val="0"/>
      <w:marBottom w:val="0"/>
      <w:divBdr>
        <w:top w:val="none" w:sz="0" w:space="0" w:color="auto"/>
        <w:left w:val="none" w:sz="0" w:space="0" w:color="auto"/>
        <w:bottom w:val="none" w:sz="0" w:space="0" w:color="auto"/>
        <w:right w:val="none" w:sz="0" w:space="0" w:color="auto"/>
      </w:divBdr>
    </w:div>
    <w:div w:id="1072969426">
      <w:marLeft w:val="640"/>
      <w:marRight w:val="0"/>
      <w:marTop w:val="0"/>
      <w:marBottom w:val="0"/>
      <w:divBdr>
        <w:top w:val="none" w:sz="0" w:space="0" w:color="auto"/>
        <w:left w:val="none" w:sz="0" w:space="0" w:color="auto"/>
        <w:bottom w:val="none" w:sz="0" w:space="0" w:color="auto"/>
        <w:right w:val="none" w:sz="0" w:space="0" w:color="auto"/>
      </w:divBdr>
    </w:div>
    <w:div w:id="1074007067">
      <w:marLeft w:val="640"/>
      <w:marRight w:val="0"/>
      <w:marTop w:val="0"/>
      <w:marBottom w:val="0"/>
      <w:divBdr>
        <w:top w:val="none" w:sz="0" w:space="0" w:color="auto"/>
        <w:left w:val="none" w:sz="0" w:space="0" w:color="auto"/>
        <w:bottom w:val="none" w:sz="0" w:space="0" w:color="auto"/>
        <w:right w:val="none" w:sz="0" w:space="0" w:color="auto"/>
      </w:divBdr>
    </w:div>
    <w:div w:id="1075123641">
      <w:marLeft w:val="640"/>
      <w:marRight w:val="0"/>
      <w:marTop w:val="0"/>
      <w:marBottom w:val="0"/>
      <w:divBdr>
        <w:top w:val="none" w:sz="0" w:space="0" w:color="auto"/>
        <w:left w:val="none" w:sz="0" w:space="0" w:color="auto"/>
        <w:bottom w:val="none" w:sz="0" w:space="0" w:color="auto"/>
        <w:right w:val="none" w:sz="0" w:space="0" w:color="auto"/>
      </w:divBdr>
    </w:div>
    <w:div w:id="1075514816">
      <w:marLeft w:val="640"/>
      <w:marRight w:val="0"/>
      <w:marTop w:val="0"/>
      <w:marBottom w:val="0"/>
      <w:divBdr>
        <w:top w:val="none" w:sz="0" w:space="0" w:color="auto"/>
        <w:left w:val="none" w:sz="0" w:space="0" w:color="auto"/>
        <w:bottom w:val="none" w:sz="0" w:space="0" w:color="auto"/>
        <w:right w:val="none" w:sz="0" w:space="0" w:color="auto"/>
      </w:divBdr>
    </w:div>
    <w:div w:id="1075781799">
      <w:marLeft w:val="640"/>
      <w:marRight w:val="0"/>
      <w:marTop w:val="0"/>
      <w:marBottom w:val="0"/>
      <w:divBdr>
        <w:top w:val="none" w:sz="0" w:space="0" w:color="auto"/>
        <w:left w:val="none" w:sz="0" w:space="0" w:color="auto"/>
        <w:bottom w:val="none" w:sz="0" w:space="0" w:color="auto"/>
        <w:right w:val="none" w:sz="0" w:space="0" w:color="auto"/>
      </w:divBdr>
    </w:div>
    <w:div w:id="1075858866">
      <w:marLeft w:val="640"/>
      <w:marRight w:val="0"/>
      <w:marTop w:val="0"/>
      <w:marBottom w:val="0"/>
      <w:divBdr>
        <w:top w:val="none" w:sz="0" w:space="0" w:color="auto"/>
        <w:left w:val="none" w:sz="0" w:space="0" w:color="auto"/>
        <w:bottom w:val="none" w:sz="0" w:space="0" w:color="auto"/>
        <w:right w:val="none" w:sz="0" w:space="0" w:color="auto"/>
      </w:divBdr>
    </w:div>
    <w:div w:id="1076823072">
      <w:marLeft w:val="640"/>
      <w:marRight w:val="0"/>
      <w:marTop w:val="0"/>
      <w:marBottom w:val="0"/>
      <w:divBdr>
        <w:top w:val="none" w:sz="0" w:space="0" w:color="auto"/>
        <w:left w:val="none" w:sz="0" w:space="0" w:color="auto"/>
        <w:bottom w:val="none" w:sz="0" w:space="0" w:color="auto"/>
        <w:right w:val="none" w:sz="0" w:space="0" w:color="auto"/>
      </w:divBdr>
    </w:div>
    <w:div w:id="1077361890">
      <w:marLeft w:val="640"/>
      <w:marRight w:val="0"/>
      <w:marTop w:val="0"/>
      <w:marBottom w:val="0"/>
      <w:divBdr>
        <w:top w:val="none" w:sz="0" w:space="0" w:color="auto"/>
        <w:left w:val="none" w:sz="0" w:space="0" w:color="auto"/>
        <w:bottom w:val="none" w:sz="0" w:space="0" w:color="auto"/>
        <w:right w:val="none" w:sz="0" w:space="0" w:color="auto"/>
      </w:divBdr>
    </w:div>
    <w:div w:id="1078019186">
      <w:marLeft w:val="640"/>
      <w:marRight w:val="0"/>
      <w:marTop w:val="0"/>
      <w:marBottom w:val="0"/>
      <w:divBdr>
        <w:top w:val="none" w:sz="0" w:space="0" w:color="auto"/>
        <w:left w:val="none" w:sz="0" w:space="0" w:color="auto"/>
        <w:bottom w:val="none" w:sz="0" w:space="0" w:color="auto"/>
        <w:right w:val="none" w:sz="0" w:space="0" w:color="auto"/>
      </w:divBdr>
    </w:div>
    <w:div w:id="1078095041">
      <w:marLeft w:val="640"/>
      <w:marRight w:val="0"/>
      <w:marTop w:val="0"/>
      <w:marBottom w:val="0"/>
      <w:divBdr>
        <w:top w:val="none" w:sz="0" w:space="0" w:color="auto"/>
        <w:left w:val="none" w:sz="0" w:space="0" w:color="auto"/>
        <w:bottom w:val="none" w:sz="0" w:space="0" w:color="auto"/>
        <w:right w:val="none" w:sz="0" w:space="0" w:color="auto"/>
      </w:divBdr>
    </w:div>
    <w:div w:id="1078140601">
      <w:marLeft w:val="640"/>
      <w:marRight w:val="0"/>
      <w:marTop w:val="0"/>
      <w:marBottom w:val="0"/>
      <w:divBdr>
        <w:top w:val="none" w:sz="0" w:space="0" w:color="auto"/>
        <w:left w:val="none" w:sz="0" w:space="0" w:color="auto"/>
        <w:bottom w:val="none" w:sz="0" w:space="0" w:color="auto"/>
        <w:right w:val="none" w:sz="0" w:space="0" w:color="auto"/>
      </w:divBdr>
    </w:div>
    <w:div w:id="1078477625">
      <w:marLeft w:val="640"/>
      <w:marRight w:val="0"/>
      <w:marTop w:val="0"/>
      <w:marBottom w:val="0"/>
      <w:divBdr>
        <w:top w:val="none" w:sz="0" w:space="0" w:color="auto"/>
        <w:left w:val="none" w:sz="0" w:space="0" w:color="auto"/>
        <w:bottom w:val="none" w:sz="0" w:space="0" w:color="auto"/>
        <w:right w:val="none" w:sz="0" w:space="0" w:color="auto"/>
      </w:divBdr>
    </w:div>
    <w:div w:id="1078481170">
      <w:marLeft w:val="640"/>
      <w:marRight w:val="0"/>
      <w:marTop w:val="0"/>
      <w:marBottom w:val="0"/>
      <w:divBdr>
        <w:top w:val="none" w:sz="0" w:space="0" w:color="auto"/>
        <w:left w:val="none" w:sz="0" w:space="0" w:color="auto"/>
        <w:bottom w:val="none" w:sz="0" w:space="0" w:color="auto"/>
        <w:right w:val="none" w:sz="0" w:space="0" w:color="auto"/>
      </w:divBdr>
    </w:div>
    <w:div w:id="1078483995">
      <w:marLeft w:val="640"/>
      <w:marRight w:val="0"/>
      <w:marTop w:val="0"/>
      <w:marBottom w:val="0"/>
      <w:divBdr>
        <w:top w:val="none" w:sz="0" w:space="0" w:color="auto"/>
        <w:left w:val="none" w:sz="0" w:space="0" w:color="auto"/>
        <w:bottom w:val="none" w:sz="0" w:space="0" w:color="auto"/>
        <w:right w:val="none" w:sz="0" w:space="0" w:color="auto"/>
      </w:divBdr>
    </w:div>
    <w:div w:id="1078751931">
      <w:marLeft w:val="640"/>
      <w:marRight w:val="0"/>
      <w:marTop w:val="0"/>
      <w:marBottom w:val="0"/>
      <w:divBdr>
        <w:top w:val="none" w:sz="0" w:space="0" w:color="auto"/>
        <w:left w:val="none" w:sz="0" w:space="0" w:color="auto"/>
        <w:bottom w:val="none" w:sz="0" w:space="0" w:color="auto"/>
        <w:right w:val="none" w:sz="0" w:space="0" w:color="auto"/>
      </w:divBdr>
    </w:div>
    <w:div w:id="1078820208">
      <w:marLeft w:val="640"/>
      <w:marRight w:val="0"/>
      <w:marTop w:val="0"/>
      <w:marBottom w:val="0"/>
      <w:divBdr>
        <w:top w:val="none" w:sz="0" w:space="0" w:color="auto"/>
        <w:left w:val="none" w:sz="0" w:space="0" w:color="auto"/>
        <w:bottom w:val="none" w:sz="0" w:space="0" w:color="auto"/>
        <w:right w:val="none" w:sz="0" w:space="0" w:color="auto"/>
      </w:divBdr>
    </w:div>
    <w:div w:id="1078866995">
      <w:marLeft w:val="640"/>
      <w:marRight w:val="0"/>
      <w:marTop w:val="0"/>
      <w:marBottom w:val="0"/>
      <w:divBdr>
        <w:top w:val="none" w:sz="0" w:space="0" w:color="auto"/>
        <w:left w:val="none" w:sz="0" w:space="0" w:color="auto"/>
        <w:bottom w:val="none" w:sz="0" w:space="0" w:color="auto"/>
        <w:right w:val="none" w:sz="0" w:space="0" w:color="auto"/>
      </w:divBdr>
    </w:div>
    <w:div w:id="1079865034">
      <w:marLeft w:val="640"/>
      <w:marRight w:val="0"/>
      <w:marTop w:val="0"/>
      <w:marBottom w:val="0"/>
      <w:divBdr>
        <w:top w:val="none" w:sz="0" w:space="0" w:color="auto"/>
        <w:left w:val="none" w:sz="0" w:space="0" w:color="auto"/>
        <w:bottom w:val="none" w:sz="0" w:space="0" w:color="auto"/>
        <w:right w:val="none" w:sz="0" w:space="0" w:color="auto"/>
      </w:divBdr>
    </w:div>
    <w:div w:id="1079867724">
      <w:marLeft w:val="640"/>
      <w:marRight w:val="0"/>
      <w:marTop w:val="0"/>
      <w:marBottom w:val="0"/>
      <w:divBdr>
        <w:top w:val="none" w:sz="0" w:space="0" w:color="auto"/>
        <w:left w:val="none" w:sz="0" w:space="0" w:color="auto"/>
        <w:bottom w:val="none" w:sz="0" w:space="0" w:color="auto"/>
        <w:right w:val="none" w:sz="0" w:space="0" w:color="auto"/>
      </w:divBdr>
    </w:div>
    <w:div w:id="1079986175">
      <w:marLeft w:val="640"/>
      <w:marRight w:val="0"/>
      <w:marTop w:val="0"/>
      <w:marBottom w:val="0"/>
      <w:divBdr>
        <w:top w:val="none" w:sz="0" w:space="0" w:color="auto"/>
        <w:left w:val="none" w:sz="0" w:space="0" w:color="auto"/>
        <w:bottom w:val="none" w:sz="0" w:space="0" w:color="auto"/>
        <w:right w:val="none" w:sz="0" w:space="0" w:color="auto"/>
      </w:divBdr>
    </w:div>
    <w:div w:id="1080129771">
      <w:marLeft w:val="640"/>
      <w:marRight w:val="0"/>
      <w:marTop w:val="0"/>
      <w:marBottom w:val="0"/>
      <w:divBdr>
        <w:top w:val="none" w:sz="0" w:space="0" w:color="auto"/>
        <w:left w:val="none" w:sz="0" w:space="0" w:color="auto"/>
        <w:bottom w:val="none" w:sz="0" w:space="0" w:color="auto"/>
        <w:right w:val="none" w:sz="0" w:space="0" w:color="auto"/>
      </w:divBdr>
    </w:div>
    <w:div w:id="1080326933">
      <w:marLeft w:val="640"/>
      <w:marRight w:val="0"/>
      <w:marTop w:val="0"/>
      <w:marBottom w:val="0"/>
      <w:divBdr>
        <w:top w:val="none" w:sz="0" w:space="0" w:color="auto"/>
        <w:left w:val="none" w:sz="0" w:space="0" w:color="auto"/>
        <w:bottom w:val="none" w:sz="0" w:space="0" w:color="auto"/>
        <w:right w:val="none" w:sz="0" w:space="0" w:color="auto"/>
      </w:divBdr>
    </w:div>
    <w:div w:id="1080907002">
      <w:marLeft w:val="640"/>
      <w:marRight w:val="0"/>
      <w:marTop w:val="0"/>
      <w:marBottom w:val="0"/>
      <w:divBdr>
        <w:top w:val="none" w:sz="0" w:space="0" w:color="auto"/>
        <w:left w:val="none" w:sz="0" w:space="0" w:color="auto"/>
        <w:bottom w:val="none" w:sz="0" w:space="0" w:color="auto"/>
        <w:right w:val="none" w:sz="0" w:space="0" w:color="auto"/>
      </w:divBdr>
    </w:div>
    <w:div w:id="1080979402">
      <w:marLeft w:val="640"/>
      <w:marRight w:val="0"/>
      <w:marTop w:val="0"/>
      <w:marBottom w:val="0"/>
      <w:divBdr>
        <w:top w:val="none" w:sz="0" w:space="0" w:color="auto"/>
        <w:left w:val="none" w:sz="0" w:space="0" w:color="auto"/>
        <w:bottom w:val="none" w:sz="0" w:space="0" w:color="auto"/>
        <w:right w:val="none" w:sz="0" w:space="0" w:color="auto"/>
      </w:divBdr>
    </w:div>
    <w:div w:id="1081367861">
      <w:marLeft w:val="640"/>
      <w:marRight w:val="0"/>
      <w:marTop w:val="0"/>
      <w:marBottom w:val="0"/>
      <w:divBdr>
        <w:top w:val="none" w:sz="0" w:space="0" w:color="auto"/>
        <w:left w:val="none" w:sz="0" w:space="0" w:color="auto"/>
        <w:bottom w:val="none" w:sz="0" w:space="0" w:color="auto"/>
        <w:right w:val="none" w:sz="0" w:space="0" w:color="auto"/>
      </w:divBdr>
    </w:div>
    <w:div w:id="1081608563">
      <w:marLeft w:val="640"/>
      <w:marRight w:val="0"/>
      <w:marTop w:val="0"/>
      <w:marBottom w:val="0"/>
      <w:divBdr>
        <w:top w:val="none" w:sz="0" w:space="0" w:color="auto"/>
        <w:left w:val="none" w:sz="0" w:space="0" w:color="auto"/>
        <w:bottom w:val="none" w:sz="0" w:space="0" w:color="auto"/>
        <w:right w:val="none" w:sz="0" w:space="0" w:color="auto"/>
      </w:divBdr>
    </w:div>
    <w:div w:id="1082795179">
      <w:marLeft w:val="640"/>
      <w:marRight w:val="0"/>
      <w:marTop w:val="0"/>
      <w:marBottom w:val="0"/>
      <w:divBdr>
        <w:top w:val="none" w:sz="0" w:space="0" w:color="auto"/>
        <w:left w:val="none" w:sz="0" w:space="0" w:color="auto"/>
        <w:bottom w:val="none" w:sz="0" w:space="0" w:color="auto"/>
        <w:right w:val="none" w:sz="0" w:space="0" w:color="auto"/>
      </w:divBdr>
    </w:div>
    <w:div w:id="1083185776">
      <w:marLeft w:val="640"/>
      <w:marRight w:val="0"/>
      <w:marTop w:val="0"/>
      <w:marBottom w:val="0"/>
      <w:divBdr>
        <w:top w:val="none" w:sz="0" w:space="0" w:color="auto"/>
        <w:left w:val="none" w:sz="0" w:space="0" w:color="auto"/>
        <w:bottom w:val="none" w:sz="0" w:space="0" w:color="auto"/>
        <w:right w:val="none" w:sz="0" w:space="0" w:color="auto"/>
      </w:divBdr>
    </w:div>
    <w:div w:id="1083407660">
      <w:marLeft w:val="640"/>
      <w:marRight w:val="0"/>
      <w:marTop w:val="0"/>
      <w:marBottom w:val="0"/>
      <w:divBdr>
        <w:top w:val="none" w:sz="0" w:space="0" w:color="auto"/>
        <w:left w:val="none" w:sz="0" w:space="0" w:color="auto"/>
        <w:bottom w:val="none" w:sz="0" w:space="0" w:color="auto"/>
        <w:right w:val="none" w:sz="0" w:space="0" w:color="auto"/>
      </w:divBdr>
    </w:div>
    <w:div w:id="1083642714">
      <w:marLeft w:val="640"/>
      <w:marRight w:val="0"/>
      <w:marTop w:val="0"/>
      <w:marBottom w:val="0"/>
      <w:divBdr>
        <w:top w:val="none" w:sz="0" w:space="0" w:color="auto"/>
        <w:left w:val="none" w:sz="0" w:space="0" w:color="auto"/>
        <w:bottom w:val="none" w:sz="0" w:space="0" w:color="auto"/>
        <w:right w:val="none" w:sz="0" w:space="0" w:color="auto"/>
      </w:divBdr>
    </w:div>
    <w:div w:id="1084301066">
      <w:marLeft w:val="640"/>
      <w:marRight w:val="0"/>
      <w:marTop w:val="0"/>
      <w:marBottom w:val="0"/>
      <w:divBdr>
        <w:top w:val="none" w:sz="0" w:space="0" w:color="auto"/>
        <w:left w:val="none" w:sz="0" w:space="0" w:color="auto"/>
        <w:bottom w:val="none" w:sz="0" w:space="0" w:color="auto"/>
        <w:right w:val="none" w:sz="0" w:space="0" w:color="auto"/>
      </w:divBdr>
    </w:div>
    <w:div w:id="1084913538">
      <w:marLeft w:val="640"/>
      <w:marRight w:val="0"/>
      <w:marTop w:val="0"/>
      <w:marBottom w:val="0"/>
      <w:divBdr>
        <w:top w:val="none" w:sz="0" w:space="0" w:color="auto"/>
        <w:left w:val="none" w:sz="0" w:space="0" w:color="auto"/>
        <w:bottom w:val="none" w:sz="0" w:space="0" w:color="auto"/>
        <w:right w:val="none" w:sz="0" w:space="0" w:color="auto"/>
      </w:divBdr>
    </w:div>
    <w:div w:id="1085230420">
      <w:marLeft w:val="640"/>
      <w:marRight w:val="0"/>
      <w:marTop w:val="0"/>
      <w:marBottom w:val="0"/>
      <w:divBdr>
        <w:top w:val="none" w:sz="0" w:space="0" w:color="auto"/>
        <w:left w:val="none" w:sz="0" w:space="0" w:color="auto"/>
        <w:bottom w:val="none" w:sz="0" w:space="0" w:color="auto"/>
        <w:right w:val="none" w:sz="0" w:space="0" w:color="auto"/>
      </w:divBdr>
    </w:div>
    <w:div w:id="1085489619">
      <w:marLeft w:val="640"/>
      <w:marRight w:val="0"/>
      <w:marTop w:val="0"/>
      <w:marBottom w:val="0"/>
      <w:divBdr>
        <w:top w:val="none" w:sz="0" w:space="0" w:color="auto"/>
        <w:left w:val="none" w:sz="0" w:space="0" w:color="auto"/>
        <w:bottom w:val="none" w:sz="0" w:space="0" w:color="auto"/>
        <w:right w:val="none" w:sz="0" w:space="0" w:color="auto"/>
      </w:divBdr>
    </w:div>
    <w:div w:id="1085803308">
      <w:marLeft w:val="640"/>
      <w:marRight w:val="0"/>
      <w:marTop w:val="0"/>
      <w:marBottom w:val="0"/>
      <w:divBdr>
        <w:top w:val="none" w:sz="0" w:space="0" w:color="auto"/>
        <w:left w:val="none" w:sz="0" w:space="0" w:color="auto"/>
        <w:bottom w:val="none" w:sz="0" w:space="0" w:color="auto"/>
        <w:right w:val="none" w:sz="0" w:space="0" w:color="auto"/>
      </w:divBdr>
    </w:div>
    <w:div w:id="1086027379">
      <w:marLeft w:val="640"/>
      <w:marRight w:val="0"/>
      <w:marTop w:val="0"/>
      <w:marBottom w:val="0"/>
      <w:divBdr>
        <w:top w:val="none" w:sz="0" w:space="0" w:color="auto"/>
        <w:left w:val="none" w:sz="0" w:space="0" w:color="auto"/>
        <w:bottom w:val="none" w:sz="0" w:space="0" w:color="auto"/>
        <w:right w:val="none" w:sz="0" w:space="0" w:color="auto"/>
      </w:divBdr>
    </w:div>
    <w:div w:id="1086652430">
      <w:marLeft w:val="640"/>
      <w:marRight w:val="0"/>
      <w:marTop w:val="0"/>
      <w:marBottom w:val="0"/>
      <w:divBdr>
        <w:top w:val="none" w:sz="0" w:space="0" w:color="auto"/>
        <w:left w:val="none" w:sz="0" w:space="0" w:color="auto"/>
        <w:bottom w:val="none" w:sz="0" w:space="0" w:color="auto"/>
        <w:right w:val="none" w:sz="0" w:space="0" w:color="auto"/>
      </w:divBdr>
    </w:div>
    <w:div w:id="1086809762">
      <w:marLeft w:val="640"/>
      <w:marRight w:val="0"/>
      <w:marTop w:val="0"/>
      <w:marBottom w:val="0"/>
      <w:divBdr>
        <w:top w:val="none" w:sz="0" w:space="0" w:color="auto"/>
        <w:left w:val="none" w:sz="0" w:space="0" w:color="auto"/>
        <w:bottom w:val="none" w:sz="0" w:space="0" w:color="auto"/>
        <w:right w:val="none" w:sz="0" w:space="0" w:color="auto"/>
      </w:divBdr>
    </w:div>
    <w:div w:id="1087195163">
      <w:marLeft w:val="640"/>
      <w:marRight w:val="0"/>
      <w:marTop w:val="0"/>
      <w:marBottom w:val="0"/>
      <w:divBdr>
        <w:top w:val="none" w:sz="0" w:space="0" w:color="auto"/>
        <w:left w:val="none" w:sz="0" w:space="0" w:color="auto"/>
        <w:bottom w:val="none" w:sz="0" w:space="0" w:color="auto"/>
        <w:right w:val="none" w:sz="0" w:space="0" w:color="auto"/>
      </w:divBdr>
    </w:div>
    <w:div w:id="1087266470">
      <w:marLeft w:val="640"/>
      <w:marRight w:val="0"/>
      <w:marTop w:val="0"/>
      <w:marBottom w:val="0"/>
      <w:divBdr>
        <w:top w:val="none" w:sz="0" w:space="0" w:color="auto"/>
        <w:left w:val="none" w:sz="0" w:space="0" w:color="auto"/>
        <w:bottom w:val="none" w:sz="0" w:space="0" w:color="auto"/>
        <w:right w:val="none" w:sz="0" w:space="0" w:color="auto"/>
      </w:divBdr>
    </w:div>
    <w:div w:id="1087267382">
      <w:marLeft w:val="640"/>
      <w:marRight w:val="0"/>
      <w:marTop w:val="0"/>
      <w:marBottom w:val="0"/>
      <w:divBdr>
        <w:top w:val="none" w:sz="0" w:space="0" w:color="auto"/>
        <w:left w:val="none" w:sz="0" w:space="0" w:color="auto"/>
        <w:bottom w:val="none" w:sz="0" w:space="0" w:color="auto"/>
        <w:right w:val="none" w:sz="0" w:space="0" w:color="auto"/>
      </w:divBdr>
    </w:div>
    <w:div w:id="1087458961">
      <w:marLeft w:val="640"/>
      <w:marRight w:val="0"/>
      <w:marTop w:val="0"/>
      <w:marBottom w:val="0"/>
      <w:divBdr>
        <w:top w:val="none" w:sz="0" w:space="0" w:color="auto"/>
        <w:left w:val="none" w:sz="0" w:space="0" w:color="auto"/>
        <w:bottom w:val="none" w:sz="0" w:space="0" w:color="auto"/>
        <w:right w:val="none" w:sz="0" w:space="0" w:color="auto"/>
      </w:divBdr>
    </w:div>
    <w:div w:id="1088189268">
      <w:marLeft w:val="640"/>
      <w:marRight w:val="0"/>
      <w:marTop w:val="0"/>
      <w:marBottom w:val="0"/>
      <w:divBdr>
        <w:top w:val="none" w:sz="0" w:space="0" w:color="auto"/>
        <w:left w:val="none" w:sz="0" w:space="0" w:color="auto"/>
        <w:bottom w:val="none" w:sz="0" w:space="0" w:color="auto"/>
        <w:right w:val="none" w:sz="0" w:space="0" w:color="auto"/>
      </w:divBdr>
    </w:div>
    <w:div w:id="1088230809">
      <w:marLeft w:val="640"/>
      <w:marRight w:val="0"/>
      <w:marTop w:val="0"/>
      <w:marBottom w:val="0"/>
      <w:divBdr>
        <w:top w:val="none" w:sz="0" w:space="0" w:color="auto"/>
        <w:left w:val="none" w:sz="0" w:space="0" w:color="auto"/>
        <w:bottom w:val="none" w:sz="0" w:space="0" w:color="auto"/>
        <w:right w:val="none" w:sz="0" w:space="0" w:color="auto"/>
      </w:divBdr>
    </w:div>
    <w:div w:id="1088388466">
      <w:marLeft w:val="640"/>
      <w:marRight w:val="0"/>
      <w:marTop w:val="0"/>
      <w:marBottom w:val="0"/>
      <w:divBdr>
        <w:top w:val="none" w:sz="0" w:space="0" w:color="auto"/>
        <w:left w:val="none" w:sz="0" w:space="0" w:color="auto"/>
        <w:bottom w:val="none" w:sz="0" w:space="0" w:color="auto"/>
        <w:right w:val="none" w:sz="0" w:space="0" w:color="auto"/>
      </w:divBdr>
    </w:div>
    <w:div w:id="1088425589">
      <w:marLeft w:val="640"/>
      <w:marRight w:val="0"/>
      <w:marTop w:val="0"/>
      <w:marBottom w:val="0"/>
      <w:divBdr>
        <w:top w:val="none" w:sz="0" w:space="0" w:color="auto"/>
        <w:left w:val="none" w:sz="0" w:space="0" w:color="auto"/>
        <w:bottom w:val="none" w:sz="0" w:space="0" w:color="auto"/>
        <w:right w:val="none" w:sz="0" w:space="0" w:color="auto"/>
      </w:divBdr>
    </w:div>
    <w:div w:id="1088770412">
      <w:marLeft w:val="640"/>
      <w:marRight w:val="0"/>
      <w:marTop w:val="0"/>
      <w:marBottom w:val="0"/>
      <w:divBdr>
        <w:top w:val="none" w:sz="0" w:space="0" w:color="auto"/>
        <w:left w:val="none" w:sz="0" w:space="0" w:color="auto"/>
        <w:bottom w:val="none" w:sz="0" w:space="0" w:color="auto"/>
        <w:right w:val="none" w:sz="0" w:space="0" w:color="auto"/>
      </w:divBdr>
    </w:div>
    <w:div w:id="1088893084">
      <w:marLeft w:val="640"/>
      <w:marRight w:val="0"/>
      <w:marTop w:val="0"/>
      <w:marBottom w:val="0"/>
      <w:divBdr>
        <w:top w:val="none" w:sz="0" w:space="0" w:color="auto"/>
        <w:left w:val="none" w:sz="0" w:space="0" w:color="auto"/>
        <w:bottom w:val="none" w:sz="0" w:space="0" w:color="auto"/>
        <w:right w:val="none" w:sz="0" w:space="0" w:color="auto"/>
      </w:divBdr>
    </w:div>
    <w:div w:id="1089277443">
      <w:marLeft w:val="640"/>
      <w:marRight w:val="0"/>
      <w:marTop w:val="0"/>
      <w:marBottom w:val="0"/>
      <w:divBdr>
        <w:top w:val="none" w:sz="0" w:space="0" w:color="auto"/>
        <w:left w:val="none" w:sz="0" w:space="0" w:color="auto"/>
        <w:bottom w:val="none" w:sz="0" w:space="0" w:color="auto"/>
        <w:right w:val="none" w:sz="0" w:space="0" w:color="auto"/>
      </w:divBdr>
    </w:div>
    <w:div w:id="1089421924">
      <w:marLeft w:val="640"/>
      <w:marRight w:val="0"/>
      <w:marTop w:val="0"/>
      <w:marBottom w:val="0"/>
      <w:divBdr>
        <w:top w:val="none" w:sz="0" w:space="0" w:color="auto"/>
        <w:left w:val="none" w:sz="0" w:space="0" w:color="auto"/>
        <w:bottom w:val="none" w:sz="0" w:space="0" w:color="auto"/>
        <w:right w:val="none" w:sz="0" w:space="0" w:color="auto"/>
      </w:divBdr>
    </w:div>
    <w:div w:id="1090274702">
      <w:marLeft w:val="640"/>
      <w:marRight w:val="0"/>
      <w:marTop w:val="0"/>
      <w:marBottom w:val="0"/>
      <w:divBdr>
        <w:top w:val="none" w:sz="0" w:space="0" w:color="auto"/>
        <w:left w:val="none" w:sz="0" w:space="0" w:color="auto"/>
        <w:bottom w:val="none" w:sz="0" w:space="0" w:color="auto"/>
        <w:right w:val="none" w:sz="0" w:space="0" w:color="auto"/>
      </w:divBdr>
    </w:div>
    <w:div w:id="1090275627">
      <w:marLeft w:val="640"/>
      <w:marRight w:val="0"/>
      <w:marTop w:val="0"/>
      <w:marBottom w:val="0"/>
      <w:divBdr>
        <w:top w:val="none" w:sz="0" w:space="0" w:color="auto"/>
        <w:left w:val="none" w:sz="0" w:space="0" w:color="auto"/>
        <w:bottom w:val="none" w:sz="0" w:space="0" w:color="auto"/>
        <w:right w:val="none" w:sz="0" w:space="0" w:color="auto"/>
      </w:divBdr>
    </w:div>
    <w:div w:id="1091201802">
      <w:marLeft w:val="640"/>
      <w:marRight w:val="0"/>
      <w:marTop w:val="0"/>
      <w:marBottom w:val="0"/>
      <w:divBdr>
        <w:top w:val="none" w:sz="0" w:space="0" w:color="auto"/>
        <w:left w:val="none" w:sz="0" w:space="0" w:color="auto"/>
        <w:bottom w:val="none" w:sz="0" w:space="0" w:color="auto"/>
        <w:right w:val="none" w:sz="0" w:space="0" w:color="auto"/>
      </w:divBdr>
    </w:div>
    <w:div w:id="1091314715">
      <w:marLeft w:val="640"/>
      <w:marRight w:val="0"/>
      <w:marTop w:val="0"/>
      <w:marBottom w:val="0"/>
      <w:divBdr>
        <w:top w:val="none" w:sz="0" w:space="0" w:color="auto"/>
        <w:left w:val="none" w:sz="0" w:space="0" w:color="auto"/>
        <w:bottom w:val="none" w:sz="0" w:space="0" w:color="auto"/>
        <w:right w:val="none" w:sz="0" w:space="0" w:color="auto"/>
      </w:divBdr>
    </w:div>
    <w:div w:id="1091467842">
      <w:marLeft w:val="640"/>
      <w:marRight w:val="0"/>
      <w:marTop w:val="0"/>
      <w:marBottom w:val="0"/>
      <w:divBdr>
        <w:top w:val="none" w:sz="0" w:space="0" w:color="auto"/>
        <w:left w:val="none" w:sz="0" w:space="0" w:color="auto"/>
        <w:bottom w:val="none" w:sz="0" w:space="0" w:color="auto"/>
        <w:right w:val="none" w:sz="0" w:space="0" w:color="auto"/>
      </w:divBdr>
    </w:div>
    <w:div w:id="1091656869">
      <w:marLeft w:val="640"/>
      <w:marRight w:val="0"/>
      <w:marTop w:val="0"/>
      <w:marBottom w:val="0"/>
      <w:divBdr>
        <w:top w:val="none" w:sz="0" w:space="0" w:color="auto"/>
        <w:left w:val="none" w:sz="0" w:space="0" w:color="auto"/>
        <w:bottom w:val="none" w:sz="0" w:space="0" w:color="auto"/>
        <w:right w:val="none" w:sz="0" w:space="0" w:color="auto"/>
      </w:divBdr>
    </w:div>
    <w:div w:id="1091968390">
      <w:marLeft w:val="640"/>
      <w:marRight w:val="0"/>
      <w:marTop w:val="0"/>
      <w:marBottom w:val="0"/>
      <w:divBdr>
        <w:top w:val="none" w:sz="0" w:space="0" w:color="auto"/>
        <w:left w:val="none" w:sz="0" w:space="0" w:color="auto"/>
        <w:bottom w:val="none" w:sz="0" w:space="0" w:color="auto"/>
        <w:right w:val="none" w:sz="0" w:space="0" w:color="auto"/>
      </w:divBdr>
    </w:div>
    <w:div w:id="1092044022">
      <w:marLeft w:val="640"/>
      <w:marRight w:val="0"/>
      <w:marTop w:val="0"/>
      <w:marBottom w:val="0"/>
      <w:divBdr>
        <w:top w:val="none" w:sz="0" w:space="0" w:color="auto"/>
        <w:left w:val="none" w:sz="0" w:space="0" w:color="auto"/>
        <w:bottom w:val="none" w:sz="0" w:space="0" w:color="auto"/>
        <w:right w:val="none" w:sz="0" w:space="0" w:color="auto"/>
      </w:divBdr>
    </w:div>
    <w:div w:id="1092508472">
      <w:marLeft w:val="640"/>
      <w:marRight w:val="0"/>
      <w:marTop w:val="0"/>
      <w:marBottom w:val="0"/>
      <w:divBdr>
        <w:top w:val="none" w:sz="0" w:space="0" w:color="auto"/>
        <w:left w:val="none" w:sz="0" w:space="0" w:color="auto"/>
        <w:bottom w:val="none" w:sz="0" w:space="0" w:color="auto"/>
        <w:right w:val="none" w:sz="0" w:space="0" w:color="auto"/>
      </w:divBdr>
    </w:div>
    <w:div w:id="1092816233">
      <w:marLeft w:val="640"/>
      <w:marRight w:val="0"/>
      <w:marTop w:val="0"/>
      <w:marBottom w:val="0"/>
      <w:divBdr>
        <w:top w:val="none" w:sz="0" w:space="0" w:color="auto"/>
        <w:left w:val="none" w:sz="0" w:space="0" w:color="auto"/>
        <w:bottom w:val="none" w:sz="0" w:space="0" w:color="auto"/>
        <w:right w:val="none" w:sz="0" w:space="0" w:color="auto"/>
      </w:divBdr>
    </w:div>
    <w:div w:id="1092821784">
      <w:marLeft w:val="640"/>
      <w:marRight w:val="0"/>
      <w:marTop w:val="0"/>
      <w:marBottom w:val="0"/>
      <w:divBdr>
        <w:top w:val="none" w:sz="0" w:space="0" w:color="auto"/>
        <w:left w:val="none" w:sz="0" w:space="0" w:color="auto"/>
        <w:bottom w:val="none" w:sz="0" w:space="0" w:color="auto"/>
        <w:right w:val="none" w:sz="0" w:space="0" w:color="auto"/>
      </w:divBdr>
    </w:div>
    <w:div w:id="1092972269">
      <w:marLeft w:val="640"/>
      <w:marRight w:val="0"/>
      <w:marTop w:val="0"/>
      <w:marBottom w:val="0"/>
      <w:divBdr>
        <w:top w:val="none" w:sz="0" w:space="0" w:color="auto"/>
        <w:left w:val="none" w:sz="0" w:space="0" w:color="auto"/>
        <w:bottom w:val="none" w:sz="0" w:space="0" w:color="auto"/>
        <w:right w:val="none" w:sz="0" w:space="0" w:color="auto"/>
      </w:divBdr>
    </w:div>
    <w:div w:id="1093015893">
      <w:marLeft w:val="640"/>
      <w:marRight w:val="0"/>
      <w:marTop w:val="0"/>
      <w:marBottom w:val="0"/>
      <w:divBdr>
        <w:top w:val="none" w:sz="0" w:space="0" w:color="auto"/>
        <w:left w:val="none" w:sz="0" w:space="0" w:color="auto"/>
        <w:bottom w:val="none" w:sz="0" w:space="0" w:color="auto"/>
        <w:right w:val="none" w:sz="0" w:space="0" w:color="auto"/>
      </w:divBdr>
    </w:div>
    <w:div w:id="1093357780">
      <w:marLeft w:val="640"/>
      <w:marRight w:val="0"/>
      <w:marTop w:val="0"/>
      <w:marBottom w:val="0"/>
      <w:divBdr>
        <w:top w:val="none" w:sz="0" w:space="0" w:color="auto"/>
        <w:left w:val="none" w:sz="0" w:space="0" w:color="auto"/>
        <w:bottom w:val="none" w:sz="0" w:space="0" w:color="auto"/>
        <w:right w:val="none" w:sz="0" w:space="0" w:color="auto"/>
      </w:divBdr>
    </w:div>
    <w:div w:id="1094399707">
      <w:marLeft w:val="640"/>
      <w:marRight w:val="0"/>
      <w:marTop w:val="0"/>
      <w:marBottom w:val="0"/>
      <w:divBdr>
        <w:top w:val="none" w:sz="0" w:space="0" w:color="auto"/>
        <w:left w:val="none" w:sz="0" w:space="0" w:color="auto"/>
        <w:bottom w:val="none" w:sz="0" w:space="0" w:color="auto"/>
        <w:right w:val="none" w:sz="0" w:space="0" w:color="auto"/>
      </w:divBdr>
    </w:div>
    <w:div w:id="1094592044">
      <w:marLeft w:val="640"/>
      <w:marRight w:val="0"/>
      <w:marTop w:val="0"/>
      <w:marBottom w:val="0"/>
      <w:divBdr>
        <w:top w:val="none" w:sz="0" w:space="0" w:color="auto"/>
        <w:left w:val="none" w:sz="0" w:space="0" w:color="auto"/>
        <w:bottom w:val="none" w:sz="0" w:space="0" w:color="auto"/>
        <w:right w:val="none" w:sz="0" w:space="0" w:color="auto"/>
      </w:divBdr>
    </w:div>
    <w:div w:id="1095709399">
      <w:marLeft w:val="640"/>
      <w:marRight w:val="0"/>
      <w:marTop w:val="0"/>
      <w:marBottom w:val="0"/>
      <w:divBdr>
        <w:top w:val="none" w:sz="0" w:space="0" w:color="auto"/>
        <w:left w:val="none" w:sz="0" w:space="0" w:color="auto"/>
        <w:bottom w:val="none" w:sz="0" w:space="0" w:color="auto"/>
        <w:right w:val="none" w:sz="0" w:space="0" w:color="auto"/>
      </w:divBdr>
    </w:div>
    <w:div w:id="1095828343">
      <w:marLeft w:val="640"/>
      <w:marRight w:val="0"/>
      <w:marTop w:val="0"/>
      <w:marBottom w:val="0"/>
      <w:divBdr>
        <w:top w:val="none" w:sz="0" w:space="0" w:color="auto"/>
        <w:left w:val="none" w:sz="0" w:space="0" w:color="auto"/>
        <w:bottom w:val="none" w:sz="0" w:space="0" w:color="auto"/>
        <w:right w:val="none" w:sz="0" w:space="0" w:color="auto"/>
      </w:divBdr>
    </w:div>
    <w:div w:id="1095828865">
      <w:marLeft w:val="640"/>
      <w:marRight w:val="0"/>
      <w:marTop w:val="0"/>
      <w:marBottom w:val="0"/>
      <w:divBdr>
        <w:top w:val="none" w:sz="0" w:space="0" w:color="auto"/>
        <w:left w:val="none" w:sz="0" w:space="0" w:color="auto"/>
        <w:bottom w:val="none" w:sz="0" w:space="0" w:color="auto"/>
        <w:right w:val="none" w:sz="0" w:space="0" w:color="auto"/>
      </w:divBdr>
    </w:div>
    <w:div w:id="1095858411">
      <w:marLeft w:val="640"/>
      <w:marRight w:val="0"/>
      <w:marTop w:val="0"/>
      <w:marBottom w:val="0"/>
      <w:divBdr>
        <w:top w:val="none" w:sz="0" w:space="0" w:color="auto"/>
        <w:left w:val="none" w:sz="0" w:space="0" w:color="auto"/>
        <w:bottom w:val="none" w:sz="0" w:space="0" w:color="auto"/>
        <w:right w:val="none" w:sz="0" w:space="0" w:color="auto"/>
      </w:divBdr>
    </w:div>
    <w:div w:id="1096242993">
      <w:marLeft w:val="640"/>
      <w:marRight w:val="0"/>
      <w:marTop w:val="0"/>
      <w:marBottom w:val="0"/>
      <w:divBdr>
        <w:top w:val="none" w:sz="0" w:space="0" w:color="auto"/>
        <w:left w:val="none" w:sz="0" w:space="0" w:color="auto"/>
        <w:bottom w:val="none" w:sz="0" w:space="0" w:color="auto"/>
        <w:right w:val="none" w:sz="0" w:space="0" w:color="auto"/>
      </w:divBdr>
    </w:div>
    <w:div w:id="1096318180">
      <w:marLeft w:val="640"/>
      <w:marRight w:val="0"/>
      <w:marTop w:val="0"/>
      <w:marBottom w:val="0"/>
      <w:divBdr>
        <w:top w:val="none" w:sz="0" w:space="0" w:color="auto"/>
        <w:left w:val="none" w:sz="0" w:space="0" w:color="auto"/>
        <w:bottom w:val="none" w:sz="0" w:space="0" w:color="auto"/>
        <w:right w:val="none" w:sz="0" w:space="0" w:color="auto"/>
      </w:divBdr>
    </w:div>
    <w:div w:id="1096942734">
      <w:marLeft w:val="640"/>
      <w:marRight w:val="0"/>
      <w:marTop w:val="0"/>
      <w:marBottom w:val="0"/>
      <w:divBdr>
        <w:top w:val="none" w:sz="0" w:space="0" w:color="auto"/>
        <w:left w:val="none" w:sz="0" w:space="0" w:color="auto"/>
        <w:bottom w:val="none" w:sz="0" w:space="0" w:color="auto"/>
        <w:right w:val="none" w:sz="0" w:space="0" w:color="auto"/>
      </w:divBdr>
    </w:div>
    <w:div w:id="1097016975">
      <w:marLeft w:val="640"/>
      <w:marRight w:val="0"/>
      <w:marTop w:val="0"/>
      <w:marBottom w:val="0"/>
      <w:divBdr>
        <w:top w:val="none" w:sz="0" w:space="0" w:color="auto"/>
        <w:left w:val="none" w:sz="0" w:space="0" w:color="auto"/>
        <w:bottom w:val="none" w:sz="0" w:space="0" w:color="auto"/>
        <w:right w:val="none" w:sz="0" w:space="0" w:color="auto"/>
      </w:divBdr>
    </w:div>
    <w:div w:id="1097170761">
      <w:marLeft w:val="640"/>
      <w:marRight w:val="0"/>
      <w:marTop w:val="0"/>
      <w:marBottom w:val="0"/>
      <w:divBdr>
        <w:top w:val="none" w:sz="0" w:space="0" w:color="auto"/>
        <w:left w:val="none" w:sz="0" w:space="0" w:color="auto"/>
        <w:bottom w:val="none" w:sz="0" w:space="0" w:color="auto"/>
        <w:right w:val="none" w:sz="0" w:space="0" w:color="auto"/>
      </w:divBdr>
    </w:div>
    <w:div w:id="1097366755">
      <w:marLeft w:val="640"/>
      <w:marRight w:val="0"/>
      <w:marTop w:val="0"/>
      <w:marBottom w:val="0"/>
      <w:divBdr>
        <w:top w:val="none" w:sz="0" w:space="0" w:color="auto"/>
        <w:left w:val="none" w:sz="0" w:space="0" w:color="auto"/>
        <w:bottom w:val="none" w:sz="0" w:space="0" w:color="auto"/>
        <w:right w:val="none" w:sz="0" w:space="0" w:color="auto"/>
      </w:divBdr>
    </w:div>
    <w:div w:id="1097677000">
      <w:marLeft w:val="640"/>
      <w:marRight w:val="0"/>
      <w:marTop w:val="0"/>
      <w:marBottom w:val="0"/>
      <w:divBdr>
        <w:top w:val="none" w:sz="0" w:space="0" w:color="auto"/>
        <w:left w:val="none" w:sz="0" w:space="0" w:color="auto"/>
        <w:bottom w:val="none" w:sz="0" w:space="0" w:color="auto"/>
        <w:right w:val="none" w:sz="0" w:space="0" w:color="auto"/>
      </w:divBdr>
    </w:div>
    <w:div w:id="1098061625">
      <w:marLeft w:val="640"/>
      <w:marRight w:val="0"/>
      <w:marTop w:val="0"/>
      <w:marBottom w:val="0"/>
      <w:divBdr>
        <w:top w:val="none" w:sz="0" w:space="0" w:color="auto"/>
        <w:left w:val="none" w:sz="0" w:space="0" w:color="auto"/>
        <w:bottom w:val="none" w:sz="0" w:space="0" w:color="auto"/>
        <w:right w:val="none" w:sz="0" w:space="0" w:color="auto"/>
      </w:divBdr>
    </w:div>
    <w:div w:id="1098477046">
      <w:marLeft w:val="640"/>
      <w:marRight w:val="0"/>
      <w:marTop w:val="0"/>
      <w:marBottom w:val="0"/>
      <w:divBdr>
        <w:top w:val="none" w:sz="0" w:space="0" w:color="auto"/>
        <w:left w:val="none" w:sz="0" w:space="0" w:color="auto"/>
        <w:bottom w:val="none" w:sz="0" w:space="0" w:color="auto"/>
        <w:right w:val="none" w:sz="0" w:space="0" w:color="auto"/>
      </w:divBdr>
    </w:div>
    <w:div w:id="1099328777">
      <w:marLeft w:val="640"/>
      <w:marRight w:val="0"/>
      <w:marTop w:val="0"/>
      <w:marBottom w:val="0"/>
      <w:divBdr>
        <w:top w:val="none" w:sz="0" w:space="0" w:color="auto"/>
        <w:left w:val="none" w:sz="0" w:space="0" w:color="auto"/>
        <w:bottom w:val="none" w:sz="0" w:space="0" w:color="auto"/>
        <w:right w:val="none" w:sz="0" w:space="0" w:color="auto"/>
      </w:divBdr>
    </w:div>
    <w:div w:id="1099718909">
      <w:marLeft w:val="640"/>
      <w:marRight w:val="0"/>
      <w:marTop w:val="0"/>
      <w:marBottom w:val="0"/>
      <w:divBdr>
        <w:top w:val="none" w:sz="0" w:space="0" w:color="auto"/>
        <w:left w:val="none" w:sz="0" w:space="0" w:color="auto"/>
        <w:bottom w:val="none" w:sz="0" w:space="0" w:color="auto"/>
        <w:right w:val="none" w:sz="0" w:space="0" w:color="auto"/>
      </w:divBdr>
    </w:div>
    <w:div w:id="1099913874">
      <w:marLeft w:val="640"/>
      <w:marRight w:val="0"/>
      <w:marTop w:val="0"/>
      <w:marBottom w:val="0"/>
      <w:divBdr>
        <w:top w:val="none" w:sz="0" w:space="0" w:color="auto"/>
        <w:left w:val="none" w:sz="0" w:space="0" w:color="auto"/>
        <w:bottom w:val="none" w:sz="0" w:space="0" w:color="auto"/>
        <w:right w:val="none" w:sz="0" w:space="0" w:color="auto"/>
      </w:divBdr>
    </w:div>
    <w:div w:id="1099914744">
      <w:marLeft w:val="640"/>
      <w:marRight w:val="0"/>
      <w:marTop w:val="0"/>
      <w:marBottom w:val="0"/>
      <w:divBdr>
        <w:top w:val="none" w:sz="0" w:space="0" w:color="auto"/>
        <w:left w:val="none" w:sz="0" w:space="0" w:color="auto"/>
        <w:bottom w:val="none" w:sz="0" w:space="0" w:color="auto"/>
        <w:right w:val="none" w:sz="0" w:space="0" w:color="auto"/>
      </w:divBdr>
    </w:div>
    <w:div w:id="1100570411">
      <w:marLeft w:val="640"/>
      <w:marRight w:val="0"/>
      <w:marTop w:val="0"/>
      <w:marBottom w:val="0"/>
      <w:divBdr>
        <w:top w:val="none" w:sz="0" w:space="0" w:color="auto"/>
        <w:left w:val="none" w:sz="0" w:space="0" w:color="auto"/>
        <w:bottom w:val="none" w:sz="0" w:space="0" w:color="auto"/>
        <w:right w:val="none" w:sz="0" w:space="0" w:color="auto"/>
      </w:divBdr>
    </w:div>
    <w:div w:id="1100830760">
      <w:marLeft w:val="640"/>
      <w:marRight w:val="0"/>
      <w:marTop w:val="0"/>
      <w:marBottom w:val="0"/>
      <w:divBdr>
        <w:top w:val="none" w:sz="0" w:space="0" w:color="auto"/>
        <w:left w:val="none" w:sz="0" w:space="0" w:color="auto"/>
        <w:bottom w:val="none" w:sz="0" w:space="0" w:color="auto"/>
        <w:right w:val="none" w:sz="0" w:space="0" w:color="auto"/>
      </w:divBdr>
    </w:div>
    <w:div w:id="1101028712">
      <w:marLeft w:val="640"/>
      <w:marRight w:val="0"/>
      <w:marTop w:val="0"/>
      <w:marBottom w:val="0"/>
      <w:divBdr>
        <w:top w:val="none" w:sz="0" w:space="0" w:color="auto"/>
        <w:left w:val="none" w:sz="0" w:space="0" w:color="auto"/>
        <w:bottom w:val="none" w:sz="0" w:space="0" w:color="auto"/>
        <w:right w:val="none" w:sz="0" w:space="0" w:color="auto"/>
      </w:divBdr>
    </w:div>
    <w:div w:id="1101530993">
      <w:marLeft w:val="640"/>
      <w:marRight w:val="0"/>
      <w:marTop w:val="0"/>
      <w:marBottom w:val="0"/>
      <w:divBdr>
        <w:top w:val="none" w:sz="0" w:space="0" w:color="auto"/>
        <w:left w:val="none" w:sz="0" w:space="0" w:color="auto"/>
        <w:bottom w:val="none" w:sz="0" w:space="0" w:color="auto"/>
        <w:right w:val="none" w:sz="0" w:space="0" w:color="auto"/>
      </w:divBdr>
    </w:div>
    <w:div w:id="1102333685">
      <w:marLeft w:val="640"/>
      <w:marRight w:val="0"/>
      <w:marTop w:val="0"/>
      <w:marBottom w:val="0"/>
      <w:divBdr>
        <w:top w:val="none" w:sz="0" w:space="0" w:color="auto"/>
        <w:left w:val="none" w:sz="0" w:space="0" w:color="auto"/>
        <w:bottom w:val="none" w:sz="0" w:space="0" w:color="auto"/>
        <w:right w:val="none" w:sz="0" w:space="0" w:color="auto"/>
      </w:divBdr>
    </w:div>
    <w:div w:id="1103305179">
      <w:marLeft w:val="640"/>
      <w:marRight w:val="0"/>
      <w:marTop w:val="0"/>
      <w:marBottom w:val="0"/>
      <w:divBdr>
        <w:top w:val="none" w:sz="0" w:space="0" w:color="auto"/>
        <w:left w:val="none" w:sz="0" w:space="0" w:color="auto"/>
        <w:bottom w:val="none" w:sz="0" w:space="0" w:color="auto"/>
        <w:right w:val="none" w:sz="0" w:space="0" w:color="auto"/>
      </w:divBdr>
    </w:div>
    <w:div w:id="1103382124">
      <w:marLeft w:val="640"/>
      <w:marRight w:val="0"/>
      <w:marTop w:val="0"/>
      <w:marBottom w:val="0"/>
      <w:divBdr>
        <w:top w:val="none" w:sz="0" w:space="0" w:color="auto"/>
        <w:left w:val="none" w:sz="0" w:space="0" w:color="auto"/>
        <w:bottom w:val="none" w:sz="0" w:space="0" w:color="auto"/>
        <w:right w:val="none" w:sz="0" w:space="0" w:color="auto"/>
      </w:divBdr>
    </w:div>
    <w:div w:id="1103497623">
      <w:marLeft w:val="640"/>
      <w:marRight w:val="0"/>
      <w:marTop w:val="0"/>
      <w:marBottom w:val="0"/>
      <w:divBdr>
        <w:top w:val="none" w:sz="0" w:space="0" w:color="auto"/>
        <w:left w:val="none" w:sz="0" w:space="0" w:color="auto"/>
        <w:bottom w:val="none" w:sz="0" w:space="0" w:color="auto"/>
        <w:right w:val="none" w:sz="0" w:space="0" w:color="auto"/>
      </w:divBdr>
    </w:div>
    <w:div w:id="1103691887">
      <w:marLeft w:val="640"/>
      <w:marRight w:val="0"/>
      <w:marTop w:val="0"/>
      <w:marBottom w:val="0"/>
      <w:divBdr>
        <w:top w:val="none" w:sz="0" w:space="0" w:color="auto"/>
        <w:left w:val="none" w:sz="0" w:space="0" w:color="auto"/>
        <w:bottom w:val="none" w:sz="0" w:space="0" w:color="auto"/>
        <w:right w:val="none" w:sz="0" w:space="0" w:color="auto"/>
      </w:divBdr>
    </w:div>
    <w:div w:id="1103722375">
      <w:marLeft w:val="640"/>
      <w:marRight w:val="0"/>
      <w:marTop w:val="0"/>
      <w:marBottom w:val="0"/>
      <w:divBdr>
        <w:top w:val="none" w:sz="0" w:space="0" w:color="auto"/>
        <w:left w:val="none" w:sz="0" w:space="0" w:color="auto"/>
        <w:bottom w:val="none" w:sz="0" w:space="0" w:color="auto"/>
        <w:right w:val="none" w:sz="0" w:space="0" w:color="auto"/>
      </w:divBdr>
    </w:div>
    <w:div w:id="1103962365">
      <w:marLeft w:val="640"/>
      <w:marRight w:val="0"/>
      <w:marTop w:val="0"/>
      <w:marBottom w:val="0"/>
      <w:divBdr>
        <w:top w:val="none" w:sz="0" w:space="0" w:color="auto"/>
        <w:left w:val="none" w:sz="0" w:space="0" w:color="auto"/>
        <w:bottom w:val="none" w:sz="0" w:space="0" w:color="auto"/>
        <w:right w:val="none" w:sz="0" w:space="0" w:color="auto"/>
      </w:divBdr>
    </w:div>
    <w:div w:id="1104691360">
      <w:marLeft w:val="640"/>
      <w:marRight w:val="0"/>
      <w:marTop w:val="0"/>
      <w:marBottom w:val="0"/>
      <w:divBdr>
        <w:top w:val="none" w:sz="0" w:space="0" w:color="auto"/>
        <w:left w:val="none" w:sz="0" w:space="0" w:color="auto"/>
        <w:bottom w:val="none" w:sz="0" w:space="0" w:color="auto"/>
        <w:right w:val="none" w:sz="0" w:space="0" w:color="auto"/>
      </w:divBdr>
    </w:div>
    <w:div w:id="1105348519">
      <w:marLeft w:val="640"/>
      <w:marRight w:val="0"/>
      <w:marTop w:val="0"/>
      <w:marBottom w:val="0"/>
      <w:divBdr>
        <w:top w:val="none" w:sz="0" w:space="0" w:color="auto"/>
        <w:left w:val="none" w:sz="0" w:space="0" w:color="auto"/>
        <w:bottom w:val="none" w:sz="0" w:space="0" w:color="auto"/>
        <w:right w:val="none" w:sz="0" w:space="0" w:color="auto"/>
      </w:divBdr>
    </w:div>
    <w:div w:id="1105808914">
      <w:marLeft w:val="640"/>
      <w:marRight w:val="0"/>
      <w:marTop w:val="0"/>
      <w:marBottom w:val="0"/>
      <w:divBdr>
        <w:top w:val="none" w:sz="0" w:space="0" w:color="auto"/>
        <w:left w:val="none" w:sz="0" w:space="0" w:color="auto"/>
        <w:bottom w:val="none" w:sz="0" w:space="0" w:color="auto"/>
        <w:right w:val="none" w:sz="0" w:space="0" w:color="auto"/>
      </w:divBdr>
    </w:div>
    <w:div w:id="1106269164">
      <w:marLeft w:val="640"/>
      <w:marRight w:val="0"/>
      <w:marTop w:val="0"/>
      <w:marBottom w:val="0"/>
      <w:divBdr>
        <w:top w:val="none" w:sz="0" w:space="0" w:color="auto"/>
        <w:left w:val="none" w:sz="0" w:space="0" w:color="auto"/>
        <w:bottom w:val="none" w:sz="0" w:space="0" w:color="auto"/>
        <w:right w:val="none" w:sz="0" w:space="0" w:color="auto"/>
      </w:divBdr>
    </w:div>
    <w:div w:id="1106922056">
      <w:marLeft w:val="640"/>
      <w:marRight w:val="0"/>
      <w:marTop w:val="0"/>
      <w:marBottom w:val="0"/>
      <w:divBdr>
        <w:top w:val="none" w:sz="0" w:space="0" w:color="auto"/>
        <w:left w:val="none" w:sz="0" w:space="0" w:color="auto"/>
        <w:bottom w:val="none" w:sz="0" w:space="0" w:color="auto"/>
        <w:right w:val="none" w:sz="0" w:space="0" w:color="auto"/>
      </w:divBdr>
    </w:div>
    <w:div w:id="1106997603">
      <w:marLeft w:val="640"/>
      <w:marRight w:val="0"/>
      <w:marTop w:val="0"/>
      <w:marBottom w:val="0"/>
      <w:divBdr>
        <w:top w:val="none" w:sz="0" w:space="0" w:color="auto"/>
        <w:left w:val="none" w:sz="0" w:space="0" w:color="auto"/>
        <w:bottom w:val="none" w:sz="0" w:space="0" w:color="auto"/>
        <w:right w:val="none" w:sz="0" w:space="0" w:color="auto"/>
      </w:divBdr>
    </w:div>
    <w:div w:id="1107197127">
      <w:marLeft w:val="640"/>
      <w:marRight w:val="0"/>
      <w:marTop w:val="0"/>
      <w:marBottom w:val="0"/>
      <w:divBdr>
        <w:top w:val="none" w:sz="0" w:space="0" w:color="auto"/>
        <w:left w:val="none" w:sz="0" w:space="0" w:color="auto"/>
        <w:bottom w:val="none" w:sz="0" w:space="0" w:color="auto"/>
        <w:right w:val="none" w:sz="0" w:space="0" w:color="auto"/>
      </w:divBdr>
    </w:div>
    <w:div w:id="1107236491">
      <w:marLeft w:val="640"/>
      <w:marRight w:val="0"/>
      <w:marTop w:val="0"/>
      <w:marBottom w:val="0"/>
      <w:divBdr>
        <w:top w:val="none" w:sz="0" w:space="0" w:color="auto"/>
        <w:left w:val="none" w:sz="0" w:space="0" w:color="auto"/>
        <w:bottom w:val="none" w:sz="0" w:space="0" w:color="auto"/>
        <w:right w:val="none" w:sz="0" w:space="0" w:color="auto"/>
      </w:divBdr>
    </w:div>
    <w:div w:id="1107769967">
      <w:marLeft w:val="640"/>
      <w:marRight w:val="0"/>
      <w:marTop w:val="0"/>
      <w:marBottom w:val="0"/>
      <w:divBdr>
        <w:top w:val="none" w:sz="0" w:space="0" w:color="auto"/>
        <w:left w:val="none" w:sz="0" w:space="0" w:color="auto"/>
        <w:bottom w:val="none" w:sz="0" w:space="0" w:color="auto"/>
        <w:right w:val="none" w:sz="0" w:space="0" w:color="auto"/>
      </w:divBdr>
    </w:div>
    <w:div w:id="1108087803">
      <w:marLeft w:val="640"/>
      <w:marRight w:val="0"/>
      <w:marTop w:val="0"/>
      <w:marBottom w:val="0"/>
      <w:divBdr>
        <w:top w:val="none" w:sz="0" w:space="0" w:color="auto"/>
        <w:left w:val="none" w:sz="0" w:space="0" w:color="auto"/>
        <w:bottom w:val="none" w:sz="0" w:space="0" w:color="auto"/>
        <w:right w:val="none" w:sz="0" w:space="0" w:color="auto"/>
      </w:divBdr>
    </w:div>
    <w:div w:id="1108161897">
      <w:marLeft w:val="640"/>
      <w:marRight w:val="0"/>
      <w:marTop w:val="0"/>
      <w:marBottom w:val="0"/>
      <w:divBdr>
        <w:top w:val="none" w:sz="0" w:space="0" w:color="auto"/>
        <w:left w:val="none" w:sz="0" w:space="0" w:color="auto"/>
        <w:bottom w:val="none" w:sz="0" w:space="0" w:color="auto"/>
        <w:right w:val="none" w:sz="0" w:space="0" w:color="auto"/>
      </w:divBdr>
    </w:div>
    <w:div w:id="1109156907">
      <w:marLeft w:val="640"/>
      <w:marRight w:val="0"/>
      <w:marTop w:val="0"/>
      <w:marBottom w:val="0"/>
      <w:divBdr>
        <w:top w:val="none" w:sz="0" w:space="0" w:color="auto"/>
        <w:left w:val="none" w:sz="0" w:space="0" w:color="auto"/>
        <w:bottom w:val="none" w:sz="0" w:space="0" w:color="auto"/>
        <w:right w:val="none" w:sz="0" w:space="0" w:color="auto"/>
      </w:divBdr>
    </w:div>
    <w:div w:id="1109810523">
      <w:marLeft w:val="640"/>
      <w:marRight w:val="0"/>
      <w:marTop w:val="0"/>
      <w:marBottom w:val="0"/>
      <w:divBdr>
        <w:top w:val="none" w:sz="0" w:space="0" w:color="auto"/>
        <w:left w:val="none" w:sz="0" w:space="0" w:color="auto"/>
        <w:bottom w:val="none" w:sz="0" w:space="0" w:color="auto"/>
        <w:right w:val="none" w:sz="0" w:space="0" w:color="auto"/>
      </w:divBdr>
    </w:div>
    <w:div w:id="1110275043">
      <w:marLeft w:val="640"/>
      <w:marRight w:val="0"/>
      <w:marTop w:val="0"/>
      <w:marBottom w:val="0"/>
      <w:divBdr>
        <w:top w:val="none" w:sz="0" w:space="0" w:color="auto"/>
        <w:left w:val="none" w:sz="0" w:space="0" w:color="auto"/>
        <w:bottom w:val="none" w:sz="0" w:space="0" w:color="auto"/>
        <w:right w:val="none" w:sz="0" w:space="0" w:color="auto"/>
      </w:divBdr>
    </w:div>
    <w:div w:id="1110277806">
      <w:marLeft w:val="640"/>
      <w:marRight w:val="0"/>
      <w:marTop w:val="0"/>
      <w:marBottom w:val="0"/>
      <w:divBdr>
        <w:top w:val="none" w:sz="0" w:space="0" w:color="auto"/>
        <w:left w:val="none" w:sz="0" w:space="0" w:color="auto"/>
        <w:bottom w:val="none" w:sz="0" w:space="0" w:color="auto"/>
        <w:right w:val="none" w:sz="0" w:space="0" w:color="auto"/>
      </w:divBdr>
    </w:div>
    <w:div w:id="1110471510">
      <w:marLeft w:val="640"/>
      <w:marRight w:val="0"/>
      <w:marTop w:val="0"/>
      <w:marBottom w:val="0"/>
      <w:divBdr>
        <w:top w:val="none" w:sz="0" w:space="0" w:color="auto"/>
        <w:left w:val="none" w:sz="0" w:space="0" w:color="auto"/>
        <w:bottom w:val="none" w:sz="0" w:space="0" w:color="auto"/>
        <w:right w:val="none" w:sz="0" w:space="0" w:color="auto"/>
      </w:divBdr>
    </w:div>
    <w:div w:id="1110511907">
      <w:marLeft w:val="640"/>
      <w:marRight w:val="0"/>
      <w:marTop w:val="0"/>
      <w:marBottom w:val="0"/>
      <w:divBdr>
        <w:top w:val="none" w:sz="0" w:space="0" w:color="auto"/>
        <w:left w:val="none" w:sz="0" w:space="0" w:color="auto"/>
        <w:bottom w:val="none" w:sz="0" w:space="0" w:color="auto"/>
        <w:right w:val="none" w:sz="0" w:space="0" w:color="auto"/>
      </w:divBdr>
    </w:div>
    <w:div w:id="1110665970">
      <w:marLeft w:val="640"/>
      <w:marRight w:val="0"/>
      <w:marTop w:val="0"/>
      <w:marBottom w:val="0"/>
      <w:divBdr>
        <w:top w:val="none" w:sz="0" w:space="0" w:color="auto"/>
        <w:left w:val="none" w:sz="0" w:space="0" w:color="auto"/>
        <w:bottom w:val="none" w:sz="0" w:space="0" w:color="auto"/>
        <w:right w:val="none" w:sz="0" w:space="0" w:color="auto"/>
      </w:divBdr>
    </w:div>
    <w:div w:id="1110781510">
      <w:marLeft w:val="640"/>
      <w:marRight w:val="0"/>
      <w:marTop w:val="0"/>
      <w:marBottom w:val="0"/>
      <w:divBdr>
        <w:top w:val="none" w:sz="0" w:space="0" w:color="auto"/>
        <w:left w:val="none" w:sz="0" w:space="0" w:color="auto"/>
        <w:bottom w:val="none" w:sz="0" w:space="0" w:color="auto"/>
        <w:right w:val="none" w:sz="0" w:space="0" w:color="auto"/>
      </w:divBdr>
    </w:div>
    <w:div w:id="1111048749">
      <w:marLeft w:val="640"/>
      <w:marRight w:val="0"/>
      <w:marTop w:val="0"/>
      <w:marBottom w:val="0"/>
      <w:divBdr>
        <w:top w:val="none" w:sz="0" w:space="0" w:color="auto"/>
        <w:left w:val="none" w:sz="0" w:space="0" w:color="auto"/>
        <w:bottom w:val="none" w:sz="0" w:space="0" w:color="auto"/>
        <w:right w:val="none" w:sz="0" w:space="0" w:color="auto"/>
      </w:divBdr>
    </w:div>
    <w:div w:id="1111120705">
      <w:marLeft w:val="640"/>
      <w:marRight w:val="0"/>
      <w:marTop w:val="0"/>
      <w:marBottom w:val="0"/>
      <w:divBdr>
        <w:top w:val="none" w:sz="0" w:space="0" w:color="auto"/>
        <w:left w:val="none" w:sz="0" w:space="0" w:color="auto"/>
        <w:bottom w:val="none" w:sz="0" w:space="0" w:color="auto"/>
        <w:right w:val="none" w:sz="0" w:space="0" w:color="auto"/>
      </w:divBdr>
    </w:div>
    <w:div w:id="1111170877">
      <w:marLeft w:val="640"/>
      <w:marRight w:val="0"/>
      <w:marTop w:val="0"/>
      <w:marBottom w:val="0"/>
      <w:divBdr>
        <w:top w:val="none" w:sz="0" w:space="0" w:color="auto"/>
        <w:left w:val="none" w:sz="0" w:space="0" w:color="auto"/>
        <w:bottom w:val="none" w:sz="0" w:space="0" w:color="auto"/>
        <w:right w:val="none" w:sz="0" w:space="0" w:color="auto"/>
      </w:divBdr>
    </w:div>
    <w:div w:id="1111507986">
      <w:marLeft w:val="640"/>
      <w:marRight w:val="0"/>
      <w:marTop w:val="0"/>
      <w:marBottom w:val="0"/>
      <w:divBdr>
        <w:top w:val="none" w:sz="0" w:space="0" w:color="auto"/>
        <w:left w:val="none" w:sz="0" w:space="0" w:color="auto"/>
        <w:bottom w:val="none" w:sz="0" w:space="0" w:color="auto"/>
        <w:right w:val="none" w:sz="0" w:space="0" w:color="auto"/>
      </w:divBdr>
    </w:div>
    <w:div w:id="1111516300">
      <w:marLeft w:val="640"/>
      <w:marRight w:val="0"/>
      <w:marTop w:val="0"/>
      <w:marBottom w:val="0"/>
      <w:divBdr>
        <w:top w:val="none" w:sz="0" w:space="0" w:color="auto"/>
        <w:left w:val="none" w:sz="0" w:space="0" w:color="auto"/>
        <w:bottom w:val="none" w:sz="0" w:space="0" w:color="auto"/>
        <w:right w:val="none" w:sz="0" w:space="0" w:color="auto"/>
      </w:divBdr>
    </w:div>
    <w:div w:id="1111826226">
      <w:marLeft w:val="640"/>
      <w:marRight w:val="0"/>
      <w:marTop w:val="0"/>
      <w:marBottom w:val="0"/>
      <w:divBdr>
        <w:top w:val="none" w:sz="0" w:space="0" w:color="auto"/>
        <w:left w:val="none" w:sz="0" w:space="0" w:color="auto"/>
        <w:bottom w:val="none" w:sz="0" w:space="0" w:color="auto"/>
        <w:right w:val="none" w:sz="0" w:space="0" w:color="auto"/>
      </w:divBdr>
    </w:div>
    <w:div w:id="1111895588">
      <w:marLeft w:val="640"/>
      <w:marRight w:val="0"/>
      <w:marTop w:val="0"/>
      <w:marBottom w:val="0"/>
      <w:divBdr>
        <w:top w:val="none" w:sz="0" w:space="0" w:color="auto"/>
        <w:left w:val="none" w:sz="0" w:space="0" w:color="auto"/>
        <w:bottom w:val="none" w:sz="0" w:space="0" w:color="auto"/>
        <w:right w:val="none" w:sz="0" w:space="0" w:color="auto"/>
      </w:divBdr>
    </w:div>
    <w:div w:id="1111898930">
      <w:marLeft w:val="640"/>
      <w:marRight w:val="0"/>
      <w:marTop w:val="0"/>
      <w:marBottom w:val="0"/>
      <w:divBdr>
        <w:top w:val="none" w:sz="0" w:space="0" w:color="auto"/>
        <w:left w:val="none" w:sz="0" w:space="0" w:color="auto"/>
        <w:bottom w:val="none" w:sz="0" w:space="0" w:color="auto"/>
        <w:right w:val="none" w:sz="0" w:space="0" w:color="auto"/>
      </w:divBdr>
    </w:div>
    <w:div w:id="1111978092">
      <w:marLeft w:val="640"/>
      <w:marRight w:val="0"/>
      <w:marTop w:val="0"/>
      <w:marBottom w:val="0"/>
      <w:divBdr>
        <w:top w:val="none" w:sz="0" w:space="0" w:color="auto"/>
        <w:left w:val="none" w:sz="0" w:space="0" w:color="auto"/>
        <w:bottom w:val="none" w:sz="0" w:space="0" w:color="auto"/>
        <w:right w:val="none" w:sz="0" w:space="0" w:color="auto"/>
      </w:divBdr>
    </w:div>
    <w:div w:id="1112240986">
      <w:marLeft w:val="640"/>
      <w:marRight w:val="0"/>
      <w:marTop w:val="0"/>
      <w:marBottom w:val="0"/>
      <w:divBdr>
        <w:top w:val="none" w:sz="0" w:space="0" w:color="auto"/>
        <w:left w:val="none" w:sz="0" w:space="0" w:color="auto"/>
        <w:bottom w:val="none" w:sz="0" w:space="0" w:color="auto"/>
        <w:right w:val="none" w:sz="0" w:space="0" w:color="auto"/>
      </w:divBdr>
    </w:div>
    <w:div w:id="1112241289">
      <w:marLeft w:val="640"/>
      <w:marRight w:val="0"/>
      <w:marTop w:val="0"/>
      <w:marBottom w:val="0"/>
      <w:divBdr>
        <w:top w:val="none" w:sz="0" w:space="0" w:color="auto"/>
        <w:left w:val="none" w:sz="0" w:space="0" w:color="auto"/>
        <w:bottom w:val="none" w:sz="0" w:space="0" w:color="auto"/>
        <w:right w:val="none" w:sz="0" w:space="0" w:color="auto"/>
      </w:divBdr>
    </w:div>
    <w:div w:id="1112360312">
      <w:marLeft w:val="640"/>
      <w:marRight w:val="0"/>
      <w:marTop w:val="0"/>
      <w:marBottom w:val="0"/>
      <w:divBdr>
        <w:top w:val="none" w:sz="0" w:space="0" w:color="auto"/>
        <w:left w:val="none" w:sz="0" w:space="0" w:color="auto"/>
        <w:bottom w:val="none" w:sz="0" w:space="0" w:color="auto"/>
        <w:right w:val="none" w:sz="0" w:space="0" w:color="auto"/>
      </w:divBdr>
    </w:div>
    <w:div w:id="1112430984">
      <w:marLeft w:val="640"/>
      <w:marRight w:val="0"/>
      <w:marTop w:val="0"/>
      <w:marBottom w:val="0"/>
      <w:divBdr>
        <w:top w:val="none" w:sz="0" w:space="0" w:color="auto"/>
        <w:left w:val="none" w:sz="0" w:space="0" w:color="auto"/>
        <w:bottom w:val="none" w:sz="0" w:space="0" w:color="auto"/>
        <w:right w:val="none" w:sz="0" w:space="0" w:color="auto"/>
      </w:divBdr>
    </w:div>
    <w:div w:id="1112747925">
      <w:marLeft w:val="640"/>
      <w:marRight w:val="0"/>
      <w:marTop w:val="0"/>
      <w:marBottom w:val="0"/>
      <w:divBdr>
        <w:top w:val="none" w:sz="0" w:space="0" w:color="auto"/>
        <w:left w:val="none" w:sz="0" w:space="0" w:color="auto"/>
        <w:bottom w:val="none" w:sz="0" w:space="0" w:color="auto"/>
        <w:right w:val="none" w:sz="0" w:space="0" w:color="auto"/>
      </w:divBdr>
    </w:div>
    <w:div w:id="1113015170">
      <w:marLeft w:val="640"/>
      <w:marRight w:val="0"/>
      <w:marTop w:val="0"/>
      <w:marBottom w:val="0"/>
      <w:divBdr>
        <w:top w:val="none" w:sz="0" w:space="0" w:color="auto"/>
        <w:left w:val="none" w:sz="0" w:space="0" w:color="auto"/>
        <w:bottom w:val="none" w:sz="0" w:space="0" w:color="auto"/>
        <w:right w:val="none" w:sz="0" w:space="0" w:color="auto"/>
      </w:divBdr>
    </w:div>
    <w:div w:id="1113094865">
      <w:marLeft w:val="640"/>
      <w:marRight w:val="0"/>
      <w:marTop w:val="0"/>
      <w:marBottom w:val="0"/>
      <w:divBdr>
        <w:top w:val="none" w:sz="0" w:space="0" w:color="auto"/>
        <w:left w:val="none" w:sz="0" w:space="0" w:color="auto"/>
        <w:bottom w:val="none" w:sz="0" w:space="0" w:color="auto"/>
        <w:right w:val="none" w:sz="0" w:space="0" w:color="auto"/>
      </w:divBdr>
    </w:div>
    <w:div w:id="1113281496">
      <w:marLeft w:val="640"/>
      <w:marRight w:val="0"/>
      <w:marTop w:val="0"/>
      <w:marBottom w:val="0"/>
      <w:divBdr>
        <w:top w:val="none" w:sz="0" w:space="0" w:color="auto"/>
        <w:left w:val="none" w:sz="0" w:space="0" w:color="auto"/>
        <w:bottom w:val="none" w:sz="0" w:space="0" w:color="auto"/>
        <w:right w:val="none" w:sz="0" w:space="0" w:color="auto"/>
      </w:divBdr>
    </w:div>
    <w:div w:id="1113475185">
      <w:marLeft w:val="640"/>
      <w:marRight w:val="0"/>
      <w:marTop w:val="0"/>
      <w:marBottom w:val="0"/>
      <w:divBdr>
        <w:top w:val="none" w:sz="0" w:space="0" w:color="auto"/>
        <w:left w:val="none" w:sz="0" w:space="0" w:color="auto"/>
        <w:bottom w:val="none" w:sz="0" w:space="0" w:color="auto"/>
        <w:right w:val="none" w:sz="0" w:space="0" w:color="auto"/>
      </w:divBdr>
    </w:div>
    <w:div w:id="1114130188">
      <w:marLeft w:val="640"/>
      <w:marRight w:val="0"/>
      <w:marTop w:val="0"/>
      <w:marBottom w:val="0"/>
      <w:divBdr>
        <w:top w:val="none" w:sz="0" w:space="0" w:color="auto"/>
        <w:left w:val="none" w:sz="0" w:space="0" w:color="auto"/>
        <w:bottom w:val="none" w:sz="0" w:space="0" w:color="auto"/>
        <w:right w:val="none" w:sz="0" w:space="0" w:color="auto"/>
      </w:divBdr>
    </w:div>
    <w:div w:id="1114446729">
      <w:marLeft w:val="640"/>
      <w:marRight w:val="0"/>
      <w:marTop w:val="0"/>
      <w:marBottom w:val="0"/>
      <w:divBdr>
        <w:top w:val="none" w:sz="0" w:space="0" w:color="auto"/>
        <w:left w:val="none" w:sz="0" w:space="0" w:color="auto"/>
        <w:bottom w:val="none" w:sz="0" w:space="0" w:color="auto"/>
        <w:right w:val="none" w:sz="0" w:space="0" w:color="auto"/>
      </w:divBdr>
    </w:div>
    <w:div w:id="1114595299">
      <w:marLeft w:val="640"/>
      <w:marRight w:val="0"/>
      <w:marTop w:val="0"/>
      <w:marBottom w:val="0"/>
      <w:divBdr>
        <w:top w:val="none" w:sz="0" w:space="0" w:color="auto"/>
        <w:left w:val="none" w:sz="0" w:space="0" w:color="auto"/>
        <w:bottom w:val="none" w:sz="0" w:space="0" w:color="auto"/>
        <w:right w:val="none" w:sz="0" w:space="0" w:color="auto"/>
      </w:divBdr>
    </w:div>
    <w:div w:id="1114860758">
      <w:marLeft w:val="640"/>
      <w:marRight w:val="0"/>
      <w:marTop w:val="0"/>
      <w:marBottom w:val="0"/>
      <w:divBdr>
        <w:top w:val="none" w:sz="0" w:space="0" w:color="auto"/>
        <w:left w:val="none" w:sz="0" w:space="0" w:color="auto"/>
        <w:bottom w:val="none" w:sz="0" w:space="0" w:color="auto"/>
        <w:right w:val="none" w:sz="0" w:space="0" w:color="auto"/>
      </w:divBdr>
    </w:div>
    <w:div w:id="1114977799">
      <w:marLeft w:val="640"/>
      <w:marRight w:val="0"/>
      <w:marTop w:val="0"/>
      <w:marBottom w:val="0"/>
      <w:divBdr>
        <w:top w:val="none" w:sz="0" w:space="0" w:color="auto"/>
        <w:left w:val="none" w:sz="0" w:space="0" w:color="auto"/>
        <w:bottom w:val="none" w:sz="0" w:space="0" w:color="auto"/>
        <w:right w:val="none" w:sz="0" w:space="0" w:color="auto"/>
      </w:divBdr>
    </w:div>
    <w:div w:id="1115753869">
      <w:marLeft w:val="640"/>
      <w:marRight w:val="0"/>
      <w:marTop w:val="0"/>
      <w:marBottom w:val="0"/>
      <w:divBdr>
        <w:top w:val="none" w:sz="0" w:space="0" w:color="auto"/>
        <w:left w:val="none" w:sz="0" w:space="0" w:color="auto"/>
        <w:bottom w:val="none" w:sz="0" w:space="0" w:color="auto"/>
        <w:right w:val="none" w:sz="0" w:space="0" w:color="auto"/>
      </w:divBdr>
    </w:div>
    <w:div w:id="1116565595">
      <w:marLeft w:val="640"/>
      <w:marRight w:val="0"/>
      <w:marTop w:val="0"/>
      <w:marBottom w:val="0"/>
      <w:divBdr>
        <w:top w:val="none" w:sz="0" w:space="0" w:color="auto"/>
        <w:left w:val="none" w:sz="0" w:space="0" w:color="auto"/>
        <w:bottom w:val="none" w:sz="0" w:space="0" w:color="auto"/>
        <w:right w:val="none" w:sz="0" w:space="0" w:color="auto"/>
      </w:divBdr>
    </w:div>
    <w:div w:id="1117211753">
      <w:marLeft w:val="640"/>
      <w:marRight w:val="0"/>
      <w:marTop w:val="0"/>
      <w:marBottom w:val="0"/>
      <w:divBdr>
        <w:top w:val="none" w:sz="0" w:space="0" w:color="auto"/>
        <w:left w:val="none" w:sz="0" w:space="0" w:color="auto"/>
        <w:bottom w:val="none" w:sz="0" w:space="0" w:color="auto"/>
        <w:right w:val="none" w:sz="0" w:space="0" w:color="auto"/>
      </w:divBdr>
    </w:div>
    <w:div w:id="1117289675">
      <w:marLeft w:val="640"/>
      <w:marRight w:val="0"/>
      <w:marTop w:val="0"/>
      <w:marBottom w:val="0"/>
      <w:divBdr>
        <w:top w:val="none" w:sz="0" w:space="0" w:color="auto"/>
        <w:left w:val="none" w:sz="0" w:space="0" w:color="auto"/>
        <w:bottom w:val="none" w:sz="0" w:space="0" w:color="auto"/>
        <w:right w:val="none" w:sz="0" w:space="0" w:color="auto"/>
      </w:divBdr>
    </w:div>
    <w:div w:id="1117404440">
      <w:marLeft w:val="640"/>
      <w:marRight w:val="0"/>
      <w:marTop w:val="0"/>
      <w:marBottom w:val="0"/>
      <w:divBdr>
        <w:top w:val="none" w:sz="0" w:space="0" w:color="auto"/>
        <w:left w:val="none" w:sz="0" w:space="0" w:color="auto"/>
        <w:bottom w:val="none" w:sz="0" w:space="0" w:color="auto"/>
        <w:right w:val="none" w:sz="0" w:space="0" w:color="auto"/>
      </w:divBdr>
    </w:div>
    <w:div w:id="1117874605">
      <w:marLeft w:val="640"/>
      <w:marRight w:val="0"/>
      <w:marTop w:val="0"/>
      <w:marBottom w:val="0"/>
      <w:divBdr>
        <w:top w:val="none" w:sz="0" w:space="0" w:color="auto"/>
        <w:left w:val="none" w:sz="0" w:space="0" w:color="auto"/>
        <w:bottom w:val="none" w:sz="0" w:space="0" w:color="auto"/>
        <w:right w:val="none" w:sz="0" w:space="0" w:color="auto"/>
      </w:divBdr>
    </w:div>
    <w:div w:id="1118135364">
      <w:marLeft w:val="640"/>
      <w:marRight w:val="0"/>
      <w:marTop w:val="0"/>
      <w:marBottom w:val="0"/>
      <w:divBdr>
        <w:top w:val="none" w:sz="0" w:space="0" w:color="auto"/>
        <w:left w:val="none" w:sz="0" w:space="0" w:color="auto"/>
        <w:bottom w:val="none" w:sz="0" w:space="0" w:color="auto"/>
        <w:right w:val="none" w:sz="0" w:space="0" w:color="auto"/>
      </w:divBdr>
    </w:div>
    <w:div w:id="1118253600">
      <w:marLeft w:val="640"/>
      <w:marRight w:val="0"/>
      <w:marTop w:val="0"/>
      <w:marBottom w:val="0"/>
      <w:divBdr>
        <w:top w:val="none" w:sz="0" w:space="0" w:color="auto"/>
        <w:left w:val="none" w:sz="0" w:space="0" w:color="auto"/>
        <w:bottom w:val="none" w:sz="0" w:space="0" w:color="auto"/>
        <w:right w:val="none" w:sz="0" w:space="0" w:color="auto"/>
      </w:divBdr>
    </w:div>
    <w:div w:id="1118647499">
      <w:marLeft w:val="640"/>
      <w:marRight w:val="0"/>
      <w:marTop w:val="0"/>
      <w:marBottom w:val="0"/>
      <w:divBdr>
        <w:top w:val="none" w:sz="0" w:space="0" w:color="auto"/>
        <w:left w:val="none" w:sz="0" w:space="0" w:color="auto"/>
        <w:bottom w:val="none" w:sz="0" w:space="0" w:color="auto"/>
        <w:right w:val="none" w:sz="0" w:space="0" w:color="auto"/>
      </w:divBdr>
    </w:div>
    <w:div w:id="1118986375">
      <w:marLeft w:val="640"/>
      <w:marRight w:val="0"/>
      <w:marTop w:val="0"/>
      <w:marBottom w:val="0"/>
      <w:divBdr>
        <w:top w:val="none" w:sz="0" w:space="0" w:color="auto"/>
        <w:left w:val="none" w:sz="0" w:space="0" w:color="auto"/>
        <w:bottom w:val="none" w:sz="0" w:space="0" w:color="auto"/>
        <w:right w:val="none" w:sz="0" w:space="0" w:color="auto"/>
      </w:divBdr>
    </w:div>
    <w:div w:id="1118988830">
      <w:marLeft w:val="640"/>
      <w:marRight w:val="0"/>
      <w:marTop w:val="0"/>
      <w:marBottom w:val="0"/>
      <w:divBdr>
        <w:top w:val="none" w:sz="0" w:space="0" w:color="auto"/>
        <w:left w:val="none" w:sz="0" w:space="0" w:color="auto"/>
        <w:bottom w:val="none" w:sz="0" w:space="0" w:color="auto"/>
        <w:right w:val="none" w:sz="0" w:space="0" w:color="auto"/>
      </w:divBdr>
    </w:div>
    <w:div w:id="1119178255">
      <w:marLeft w:val="640"/>
      <w:marRight w:val="0"/>
      <w:marTop w:val="0"/>
      <w:marBottom w:val="0"/>
      <w:divBdr>
        <w:top w:val="none" w:sz="0" w:space="0" w:color="auto"/>
        <w:left w:val="none" w:sz="0" w:space="0" w:color="auto"/>
        <w:bottom w:val="none" w:sz="0" w:space="0" w:color="auto"/>
        <w:right w:val="none" w:sz="0" w:space="0" w:color="auto"/>
      </w:divBdr>
    </w:div>
    <w:div w:id="1119225311">
      <w:marLeft w:val="640"/>
      <w:marRight w:val="0"/>
      <w:marTop w:val="0"/>
      <w:marBottom w:val="0"/>
      <w:divBdr>
        <w:top w:val="none" w:sz="0" w:space="0" w:color="auto"/>
        <w:left w:val="none" w:sz="0" w:space="0" w:color="auto"/>
        <w:bottom w:val="none" w:sz="0" w:space="0" w:color="auto"/>
        <w:right w:val="none" w:sz="0" w:space="0" w:color="auto"/>
      </w:divBdr>
    </w:div>
    <w:div w:id="1119908274">
      <w:marLeft w:val="640"/>
      <w:marRight w:val="0"/>
      <w:marTop w:val="0"/>
      <w:marBottom w:val="0"/>
      <w:divBdr>
        <w:top w:val="none" w:sz="0" w:space="0" w:color="auto"/>
        <w:left w:val="none" w:sz="0" w:space="0" w:color="auto"/>
        <w:bottom w:val="none" w:sz="0" w:space="0" w:color="auto"/>
        <w:right w:val="none" w:sz="0" w:space="0" w:color="auto"/>
      </w:divBdr>
    </w:div>
    <w:div w:id="1120345503">
      <w:marLeft w:val="640"/>
      <w:marRight w:val="0"/>
      <w:marTop w:val="0"/>
      <w:marBottom w:val="0"/>
      <w:divBdr>
        <w:top w:val="none" w:sz="0" w:space="0" w:color="auto"/>
        <w:left w:val="none" w:sz="0" w:space="0" w:color="auto"/>
        <w:bottom w:val="none" w:sz="0" w:space="0" w:color="auto"/>
        <w:right w:val="none" w:sz="0" w:space="0" w:color="auto"/>
      </w:divBdr>
    </w:div>
    <w:div w:id="1121876886">
      <w:marLeft w:val="640"/>
      <w:marRight w:val="0"/>
      <w:marTop w:val="0"/>
      <w:marBottom w:val="0"/>
      <w:divBdr>
        <w:top w:val="none" w:sz="0" w:space="0" w:color="auto"/>
        <w:left w:val="none" w:sz="0" w:space="0" w:color="auto"/>
        <w:bottom w:val="none" w:sz="0" w:space="0" w:color="auto"/>
        <w:right w:val="none" w:sz="0" w:space="0" w:color="auto"/>
      </w:divBdr>
    </w:div>
    <w:div w:id="1122263466">
      <w:marLeft w:val="640"/>
      <w:marRight w:val="0"/>
      <w:marTop w:val="0"/>
      <w:marBottom w:val="0"/>
      <w:divBdr>
        <w:top w:val="none" w:sz="0" w:space="0" w:color="auto"/>
        <w:left w:val="none" w:sz="0" w:space="0" w:color="auto"/>
        <w:bottom w:val="none" w:sz="0" w:space="0" w:color="auto"/>
        <w:right w:val="none" w:sz="0" w:space="0" w:color="auto"/>
      </w:divBdr>
    </w:div>
    <w:div w:id="1122654335">
      <w:marLeft w:val="640"/>
      <w:marRight w:val="0"/>
      <w:marTop w:val="0"/>
      <w:marBottom w:val="0"/>
      <w:divBdr>
        <w:top w:val="none" w:sz="0" w:space="0" w:color="auto"/>
        <w:left w:val="none" w:sz="0" w:space="0" w:color="auto"/>
        <w:bottom w:val="none" w:sz="0" w:space="0" w:color="auto"/>
        <w:right w:val="none" w:sz="0" w:space="0" w:color="auto"/>
      </w:divBdr>
    </w:div>
    <w:div w:id="1122773780">
      <w:marLeft w:val="640"/>
      <w:marRight w:val="0"/>
      <w:marTop w:val="0"/>
      <w:marBottom w:val="0"/>
      <w:divBdr>
        <w:top w:val="none" w:sz="0" w:space="0" w:color="auto"/>
        <w:left w:val="none" w:sz="0" w:space="0" w:color="auto"/>
        <w:bottom w:val="none" w:sz="0" w:space="0" w:color="auto"/>
        <w:right w:val="none" w:sz="0" w:space="0" w:color="auto"/>
      </w:divBdr>
    </w:div>
    <w:div w:id="1123118235">
      <w:marLeft w:val="640"/>
      <w:marRight w:val="0"/>
      <w:marTop w:val="0"/>
      <w:marBottom w:val="0"/>
      <w:divBdr>
        <w:top w:val="none" w:sz="0" w:space="0" w:color="auto"/>
        <w:left w:val="none" w:sz="0" w:space="0" w:color="auto"/>
        <w:bottom w:val="none" w:sz="0" w:space="0" w:color="auto"/>
        <w:right w:val="none" w:sz="0" w:space="0" w:color="auto"/>
      </w:divBdr>
    </w:div>
    <w:div w:id="1123159641">
      <w:marLeft w:val="640"/>
      <w:marRight w:val="0"/>
      <w:marTop w:val="0"/>
      <w:marBottom w:val="0"/>
      <w:divBdr>
        <w:top w:val="none" w:sz="0" w:space="0" w:color="auto"/>
        <w:left w:val="none" w:sz="0" w:space="0" w:color="auto"/>
        <w:bottom w:val="none" w:sz="0" w:space="0" w:color="auto"/>
        <w:right w:val="none" w:sz="0" w:space="0" w:color="auto"/>
      </w:divBdr>
    </w:div>
    <w:div w:id="1123307370">
      <w:marLeft w:val="640"/>
      <w:marRight w:val="0"/>
      <w:marTop w:val="0"/>
      <w:marBottom w:val="0"/>
      <w:divBdr>
        <w:top w:val="none" w:sz="0" w:space="0" w:color="auto"/>
        <w:left w:val="none" w:sz="0" w:space="0" w:color="auto"/>
        <w:bottom w:val="none" w:sz="0" w:space="0" w:color="auto"/>
        <w:right w:val="none" w:sz="0" w:space="0" w:color="auto"/>
      </w:divBdr>
    </w:div>
    <w:div w:id="1123617315">
      <w:marLeft w:val="640"/>
      <w:marRight w:val="0"/>
      <w:marTop w:val="0"/>
      <w:marBottom w:val="0"/>
      <w:divBdr>
        <w:top w:val="none" w:sz="0" w:space="0" w:color="auto"/>
        <w:left w:val="none" w:sz="0" w:space="0" w:color="auto"/>
        <w:bottom w:val="none" w:sz="0" w:space="0" w:color="auto"/>
        <w:right w:val="none" w:sz="0" w:space="0" w:color="auto"/>
      </w:divBdr>
    </w:div>
    <w:div w:id="1123773428">
      <w:marLeft w:val="640"/>
      <w:marRight w:val="0"/>
      <w:marTop w:val="0"/>
      <w:marBottom w:val="0"/>
      <w:divBdr>
        <w:top w:val="none" w:sz="0" w:space="0" w:color="auto"/>
        <w:left w:val="none" w:sz="0" w:space="0" w:color="auto"/>
        <w:bottom w:val="none" w:sz="0" w:space="0" w:color="auto"/>
        <w:right w:val="none" w:sz="0" w:space="0" w:color="auto"/>
      </w:divBdr>
    </w:div>
    <w:div w:id="1125002808">
      <w:marLeft w:val="640"/>
      <w:marRight w:val="0"/>
      <w:marTop w:val="0"/>
      <w:marBottom w:val="0"/>
      <w:divBdr>
        <w:top w:val="none" w:sz="0" w:space="0" w:color="auto"/>
        <w:left w:val="none" w:sz="0" w:space="0" w:color="auto"/>
        <w:bottom w:val="none" w:sz="0" w:space="0" w:color="auto"/>
        <w:right w:val="none" w:sz="0" w:space="0" w:color="auto"/>
      </w:divBdr>
    </w:div>
    <w:div w:id="1125005592">
      <w:marLeft w:val="640"/>
      <w:marRight w:val="0"/>
      <w:marTop w:val="0"/>
      <w:marBottom w:val="0"/>
      <w:divBdr>
        <w:top w:val="none" w:sz="0" w:space="0" w:color="auto"/>
        <w:left w:val="none" w:sz="0" w:space="0" w:color="auto"/>
        <w:bottom w:val="none" w:sz="0" w:space="0" w:color="auto"/>
        <w:right w:val="none" w:sz="0" w:space="0" w:color="auto"/>
      </w:divBdr>
    </w:div>
    <w:div w:id="1126316736">
      <w:marLeft w:val="640"/>
      <w:marRight w:val="0"/>
      <w:marTop w:val="0"/>
      <w:marBottom w:val="0"/>
      <w:divBdr>
        <w:top w:val="none" w:sz="0" w:space="0" w:color="auto"/>
        <w:left w:val="none" w:sz="0" w:space="0" w:color="auto"/>
        <w:bottom w:val="none" w:sz="0" w:space="0" w:color="auto"/>
        <w:right w:val="none" w:sz="0" w:space="0" w:color="auto"/>
      </w:divBdr>
    </w:div>
    <w:div w:id="1126778195">
      <w:marLeft w:val="640"/>
      <w:marRight w:val="0"/>
      <w:marTop w:val="0"/>
      <w:marBottom w:val="0"/>
      <w:divBdr>
        <w:top w:val="none" w:sz="0" w:space="0" w:color="auto"/>
        <w:left w:val="none" w:sz="0" w:space="0" w:color="auto"/>
        <w:bottom w:val="none" w:sz="0" w:space="0" w:color="auto"/>
        <w:right w:val="none" w:sz="0" w:space="0" w:color="auto"/>
      </w:divBdr>
    </w:div>
    <w:div w:id="1127695631">
      <w:marLeft w:val="640"/>
      <w:marRight w:val="0"/>
      <w:marTop w:val="0"/>
      <w:marBottom w:val="0"/>
      <w:divBdr>
        <w:top w:val="none" w:sz="0" w:space="0" w:color="auto"/>
        <w:left w:val="none" w:sz="0" w:space="0" w:color="auto"/>
        <w:bottom w:val="none" w:sz="0" w:space="0" w:color="auto"/>
        <w:right w:val="none" w:sz="0" w:space="0" w:color="auto"/>
      </w:divBdr>
    </w:div>
    <w:div w:id="1129393827">
      <w:marLeft w:val="640"/>
      <w:marRight w:val="0"/>
      <w:marTop w:val="0"/>
      <w:marBottom w:val="0"/>
      <w:divBdr>
        <w:top w:val="none" w:sz="0" w:space="0" w:color="auto"/>
        <w:left w:val="none" w:sz="0" w:space="0" w:color="auto"/>
        <w:bottom w:val="none" w:sz="0" w:space="0" w:color="auto"/>
        <w:right w:val="none" w:sz="0" w:space="0" w:color="auto"/>
      </w:divBdr>
    </w:div>
    <w:div w:id="1129394125">
      <w:marLeft w:val="640"/>
      <w:marRight w:val="0"/>
      <w:marTop w:val="0"/>
      <w:marBottom w:val="0"/>
      <w:divBdr>
        <w:top w:val="none" w:sz="0" w:space="0" w:color="auto"/>
        <w:left w:val="none" w:sz="0" w:space="0" w:color="auto"/>
        <w:bottom w:val="none" w:sz="0" w:space="0" w:color="auto"/>
        <w:right w:val="none" w:sz="0" w:space="0" w:color="auto"/>
      </w:divBdr>
    </w:div>
    <w:div w:id="1129470832">
      <w:marLeft w:val="640"/>
      <w:marRight w:val="0"/>
      <w:marTop w:val="0"/>
      <w:marBottom w:val="0"/>
      <w:divBdr>
        <w:top w:val="none" w:sz="0" w:space="0" w:color="auto"/>
        <w:left w:val="none" w:sz="0" w:space="0" w:color="auto"/>
        <w:bottom w:val="none" w:sz="0" w:space="0" w:color="auto"/>
        <w:right w:val="none" w:sz="0" w:space="0" w:color="auto"/>
      </w:divBdr>
    </w:div>
    <w:div w:id="1129933748">
      <w:marLeft w:val="640"/>
      <w:marRight w:val="0"/>
      <w:marTop w:val="0"/>
      <w:marBottom w:val="0"/>
      <w:divBdr>
        <w:top w:val="none" w:sz="0" w:space="0" w:color="auto"/>
        <w:left w:val="none" w:sz="0" w:space="0" w:color="auto"/>
        <w:bottom w:val="none" w:sz="0" w:space="0" w:color="auto"/>
        <w:right w:val="none" w:sz="0" w:space="0" w:color="auto"/>
      </w:divBdr>
    </w:div>
    <w:div w:id="1131097687">
      <w:marLeft w:val="640"/>
      <w:marRight w:val="0"/>
      <w:marTop w:val="0"/>
      <w:marBottom w:val="0"/>
      <w:divBdr>
        <w:top w:val="none" w:sz="0" w:space="0" w:color="auto"/>
        <w:left w:val="none" w:sz="0" w:space="0" w:color="auto"/>
        <w:bottom w:val="none" w:sz="0" w:space="0" w:color="auto"/>
        <w:right w:val="none" w:sz="0" w:space="0" w:color="auto"/>
      </w:divBdr>
    </w:div>
    <w:div w:id="1131291553">
      <w:marLeft w:val="640"/>
      <w:marRight w:val="0"/>
      <w:marTop w:val="0"/>
      <w:marBottom w:val="0"/>
      <w:divBdr>
        <w:top w:val="none" w:sz="0" w:space="0" w:color="auto"/>
        <w:left w:val="none" w:sz="0" w:space="0" w:color="auto"/>
        <w:bottom w:val="none" w:sz="0" w:space="0" w:color="auto"/>
        <w:right w:val="none" w:sz="0" w:space="0" w:color="auto"/>
      </w:divBdr>
    </w:div>
    <w:div w:id="1131439126">
      <w:marLeft w:val="640"/>
      <w:marRight w:val="0"/>
      <w:marTop w:val="0"/>
      <w:marBottom w:val="0"/>
      <w:divBdr>
        <w:top w:val="none" w:sz="0" w:space="0" w:color="auto"/>
        <w:left w:val="none" w:sz="0" w:space="0" w:color="auto"/>
        <w:bottom w:val="none" w:sz="0" w:space="0" w:color="auto"/>
        <w:right w:val="none" w:sz="0" w:space="0" w:color="auto"/>
      </w:divBdr>
    </w:div>
    <w:div w:id="1131897699">
      <w:marLeft w:val="640"/>
      <w:marRight w:val="0"/>
      <w:marTop w:val="0"/>
      <w:marBottom w:val="0"/>
      <w:divBdr>
        <w:top w:val="none" w:sz="0" w:space="0" w:color="auto"/>
        <w:left w:val="none" w:sz="0" w:space="0" w:color="auto"/>
        <w:bottom w:val="none" w:sz="0" w:space="0" w:color="auto"/>
        <w:right w:val="none" w:sz="0" w:space="0" w:color="auto"/>
      </w:divBdr>
    </w:div>
    <w:div w:id="1131900196">
      <w:marLeft w:val="640"/>
      <w:marRight w:val="0"/>
      <w:marTop w:val="0"/>
      <w:marBottom w:val="0"/>
      <w:divBdr>
        <w:top w:val="none" w:sz="0" w:space="0" w:color="auto"/>
        <w:left w:val="none" w:sz="0" w:space="0" w:color="auto"/>
        <w:bottom w:val="none" w:sz="0" w:space="0" w:color="auto"/>
        <w:right w:val="none" w:sz="0" w:space="0" w:color="auto"/>
      </w:divBdr>
    </w:div>
    <w:div w:id="1132014736">
      <w:marLeft w:val="640"/>
      <w:marRight w:val="0"/>
      <w:marTop w:val="0"/>
      <w:marBottom w:val="0"/>
      <w:divBdr>
        <w:top w:val="none" w:sz="0" w:space="0" w:color="auto"/>
        <w:left w:val="none" w:sz="0" w:space="0" w:color="auto"/>
        <w:bottom w:val="none" w:sz="0" w:space="0" w:color="auto"/>
        <w:right w:val="none" w:sz="0" w:space="0" w:color="auto"/>
      </w:divBdr>
    </w:div>
    <w:div w:id="1132871820">
      <w:marLeft w:val="640"/>
      <w:marRight w:val="0"/>
      <w:marTop w:val="0"/>
      <w:marBottom w:val="0"/>
      <w:divBdr>
        <w:top w:val="none" w:sz="0" w:space="0" w:color="auto"/>
        <w:left w:val="none" w:sz="0" w:space="0" w:color="auto"/>
        <w:bottom w:val="none" w:sz="0" w:space="0" w:color="auto"/>
        <w:right w:val="none" w:sz="0" w:space="0" w:color="auto"/>
      </w:divBdr>
    </w:div>
    <w:div w:id="1133206537">
      <w:marLeft w:val="640"/>
      <w:marRight w:val="0"/>
      <w:marTop w:val="0"/>
      <w:marBottom w:val="0"/>
      <w:divBdr>
        <w:top w:val="none" w:sz="0" w:space="0" w:color="auto"/>
        <w:left w:val="none" w:sz="0" w:space="0" w:color="auto"/>
        <w:bottom w:val="none" w:sz="0" w:space="0" w:color="auto"/>
        <w:right w:val="none" w:sz="0" w:space="0" w:color="auto"/>
      </w:divBdr>
    </w:div>
    <w:div w:id="1133789265">
      <w:marLeft w:val="640"/>
      <w:marRight w:val="0"/>
      <w:marTop w:val="0"/>
      <w:marBottom w:val="0"/>
      <w:divBdr>
        <w:top w:val="none" w:sz="0" w:space="0" w:color="auto"/>
        <w:left w:val="none" w:sz="0" w:space="0" w:color="auto"/>
        <w:bottom w:val="none" w:sz="0" w:space="0" w:color="auto"/>
        <w:right w:val="none" w:sz="0" w:space="0" w:color="auto"/>
      </w:divBdr>
    </w:div>
    <w:div w:id="1134299461">
      <w:marLeft w:val="640"/>
      <w:marRight w:val="0"/>
      <w:marTop w:val="0"/>
      <w:marBottom w:val="0"/>
      <w:divBdr>
        <w:top w:val="none" w:sz="0" w:space="0" w:color="auto"/>
        <w:left w:val="none" w:sz="0" w:space="0" w:color="auto"/>
        <w:bottom w:val="none" w:sz="0" w:space="0" w:color="auto"/>
        <w:right w:val="none" w:sz="0" w:space="0" w:color="auto"/>
      </w:divBdr>
    </w:div>
    <w:div w:id="1134326610">
      <w:marLeft w:val="640"/>
      <w:marRight w:val="0"/>
      <w:marTop w:val="0"/>
      <w:marBottom w:val="0"/>
      <w:divBdr>
        <w:top w:val="none" w:sz="0" w:space="0" w:color="auto"/>
        <w:left w:val="none" w:sz="0" w:space="0" w:color="auto"/>
        <w:bottom w:val="none" w:sz="0" w:space="0" w:color="auto"/>
        <w:right w:val="none" w:sz="0" w:space="0" w:color="auto"/>
      </w:divBdr>
    </w:div>
    <w:div w:id="1134639295">
      <w:marLeft w:val="640"/>
      <w:marRight w:val="0"/>
      <w:marTop w:val="0"/>
      <w:marBottom w:val="0"/>
      <w:divBdr>
        <w:top w:val="none" w:sz="0" w:space="0" w:color="auto"/>
        <w:left w:val="none" w:sz="0" w:space="0" w:color="auto"/>
        <w:bottom w:val="none" w:sz="0" w:space="0" w:color="auto"/>
        <w:right w:val="none" w:sz="0" w:space="0" w:color="auto"/>
      </w:divBdr>
    </w:div>
    <w:div w:id="1135027699">
      <w:marLeft w:val="640"/>
      <w:marRight w:val="0"/>
      <w:marTop w:val="0"/>
      <w:marBottom w:val="0"/>
      <w:divBdr>
        <w:top w:val="none" w:sz="0" w:space="0" w:color="auto"/>
        <w:left w:val="none" w:sz="0" w:space="0" w:color="auto"/>
        <w:bottom w:val="none" w:sz="0" w:space="0" w:color="auto"/>
        <w:right w:val="none" w:sz="0" w:space="0" w:color="auto"/>
      </w:divBdr>
    </w:div>
    <w:div w:id="1135177131">
      <w:marLeft w:val="640"/>
      <w:marRight w:val="0"/>
      <w:marTop w:val="0"/>
      <w:marBottom w:val="0"/>
      <w:divBdr>
        <w:top w:val="none" w:sz="0" w:space="0" w:color="auto"/>
        <w:left w:val="none" w:sz="0" w:space="0" w:color="auto"/>
        <w:bottom w:val="none" w:sz="0" w:space="0" w:color="auto"/>
        <w:right w:val="none" w:sz="0" w:space="0" w:color="auto"/>
      </w:divBdr>
    </w:div>
    <w:div w:id="1135836082">
      <w:marLeft w:val="640"/>
      <w:marRight w:val="0"/>
      <w:marTop w:val="0"/>
      <w:marBottom w:val="0"/>
      <w:divBdr>
        <w:top w:val="none" w:sz="0" w:space="0" w:color="auto"/>
        <w:left w:val="none" w:sz="0" w:space="0" w:color="auto"/>
        <w:bottom w:val="none" w:sz="0" w:space="0" w:color="auto"/>
        <w:right w:val="none" w:sz="0" w:space="0" w:color="auto"/>
      </w:divBdr>
    </w:div>
    <w:div w:id="1136214150">
      <w:marLeft w:val="640"/>
      <w:marRight w:val="0"/>
      <w:marTop w:val="0"/>
      <w:marBottom w:val="0"/>
      <w:divBdr>
        <w:top w:val="none" w:sz="0" w:space="0" w:color="auto"/>
        <w:left w:val="none" w:sz="0" w:space="0" w:color="auto"/>
        <w:bottom w:val="none" w:sz="0" w:space="0" w:color="auto"/>
        <w:right w:val="none" w:sz="0" w:space="0" w:color="auto"/>
      </w:divBdr>
    </w:div>
    <w:div w:id="1136675954">
      <w:marLeft w:val="640"/>
      <w:marRight w:val="0"/>
      <w:marTop w:val="0"/>
      <w:marBottom w:val="0"/>
      <w:divBdr>
        <w:top w:val="none" w:sz="0" w:space="0" w:color="auto"/>
        <w:left w:val="none" w:sz="0" w:space="0" w:color="auto"/>
        <w:bottom w:val="none" w:sz="0" w:space="0" w:color="auto"/>
        <w:right w:val="none" w:sz="0" w:space="0" w:color="auto"/>
      </w:divBdr>
    </w:div>
    <w:div w:id="1136685024">
      <w:marLeft w:val="640"/>
      <w:marRight w:val="0"/>
      <w:marTop w:val="0"/>
      <w:marBottom w:val="0"/>
      <w:divBdr>
        <w:top w:val="none" w:sz="0" w:space="0" w:color="auto"/>
        <w:left w:val="none" w:sz="0" w:space="0" w:color="auto"/>
        <w:bottom w:val="none" w:sz="0" w:space="0" w:color="auto"/>
        <w:right w:val="none" w:sz="0" w:space="0" w:color="auto"/>
      </w:divBdr>
    </w:div>
    <w:div w:id="1137189313">
      <w:marLeft w:val="640"/>
      <w:marRight w:val="0"/>
      <w:marTop w:val="0"/>
      <w:marBottom w:val="0"/>
      <w:divBdr>
        <w:top w:val="none" w:sz="0" w:space="0" w:color="auto"/>
        <w:left w:val="none" w:sz="0" w:space="0" w:color="auto"/>
        <w:bottom w:val="none" w:sz="0" w:space="0" w:color="auto"/>
        <w:right w:val="none" w:sz="0" w:space="0" w:color="auto"/>
      </w:divBdr>
    </w:div>
    <w:div w:id="1137648919">
      <w:marLeft w:val="640"/>
      <w:marRight w:val="0"/>
      <w:marTop w:val="0"/>
      <w:marBottom w:val="0"/>
      <w:divBdr>
        <w:top w:val="none" w:sz="0" w:space="0" w:color="auto"/>
        <w:left w:val="none" w:sz="0" w:space="0" w:color="auto"/>
        <w:bottom w:val="none" w:sz="0" w:space="0" w:color="auto"/>
        <w:right w:val="none" w:sz="0" w:space="0" w:color="auto"/>
      </w:divBdr>
    </w:div>
    <w:div w:id="1138182165">
      <w:marLeft w:val="640"/>
      <w:marRight w:val="0"/>
      <w:marTop w:val="0"/>
      <w:marBottom w:val="0"/>
      <w:divBdr>
        <w:top w:val="none" w:sz="0" w:space="0" w:color="auto"/>
        <w:left w:val="none" w:sz="0" w:space="0" w:color="auto"/>
        <w:bottom w:val="none" w:sz="0" w:space="0" w:color="auto"/>
        <w:right w:val="none" w:sz="0" w:space="0" w:color="auto"/>
      </w:divBdr>
    </w:div>
    <w:div w:id="1138914088">
      <w:marLeft w:val="640"/>
      <w:marRight w:val="0"/>
      <w:marTop w:val="0"/>
      <w:marBottom w:val="0"/>
      <w:divBdr>
        <w:top w:val="none" w:sz="0" w:space="0" w:color="auto"/>
        <w:left w:val="none" w:sz="0" w:space="0" w:color="auto"/>
        <w:bottom w:val="none" w:sz="0" w:space="0" w:color="auto"/>
        <w:right w:val="none" w:sz="0" w:space="0" w:color="auto"/>
      </w:divBdr>
    </w:div>
    <w:div w:id="1139110061">
      <w:marLeft w:val="640"/>
      <w:marRight w:val="0"/>
      <w:marTop w:val="0"/>
      <w:marBottom w:val="0"/>
      <w:divBdr>
        <w:top w:val="none" w:sz="0" w:space="0" w:color="auto"/>
        <w:left w:val="none" w:sz="0" w:space="0" w:color="auto"/>
        <w:bottom w:val="none" w:sz="0" w:space="0" w:color="auto"/>
        <w:right w:val="none" w:sz="0" w:space="0" w:color="auto"/>
      </w:divBdr>
    </w:div>
    <w:div w:id="1139305978">
      <w:marLeft w:val="640"/>
      <w:marRight w:val="0"/>
      <w:marTop w:val="0"/>
      <w:marBottom w:val="0"/>
      <w:divBdr>
        <w:top w:val="none" w:sz="0" w:space="0" w:color="auto"/>
        <w:left w:val="none" w:sz="0" w:space="0" w:color="auto"/>
        <w:bottom w:val="none" w:sz="0" w:space="0" w:color="auto"/>
        <w:right w:val="none" w:sz="0" w:space="0" w:color="auto"/>
      </w:divBdr>
    </w:div>
    <w:div w:id="1139953425">
      <w:marLeft w:val="640"/>
      <w:marRight w:val="0"/>
      <w:marTop w:val="0"/>
      <w:marBottom w:val="0"/>
      <w:divBdr>
        <w:top w:val="none" w:sz="0" w:space="0" w:color="auto"/>
        <w:left w:val="none" w:sz="0" w:space="0" w:color="auto"/>
        <w:bottom w:val="none" w:sz="0" w:space="0" w:color="auto"/>
        <w:right w:val="none" w:sz="0" w:space="0" w:color="auto"/>
      </w:divBdr>
    </w:div>
    <w:div w:id="1140343806">
      <w:marLeft w:val="640"/>
      <w:marRight w:val="0"/>
      <w:marTop w:val="0"/>
      <w:marBottom w:val="0"/>
      <w:divBdr>
        <w:top w:val="none" w:sz="0" w:space="0" w:color="auto"/>
        <w:left w:val="none" w:sz="0" w:space="0" w:color="auto"/>
        <w:bottom w:val="none" w:sz="0" w:space="0" w:color="auto"/>
        <w:right w:val="none" w:sz="0" w:space="0" w:color="auto"/>
      </w:divBdr>
    </w:div>
    <w:div w:id="1140344241">
      <w:marLeft w:val="640"/>
      <w:marRight w:val="0"/>
      <w:marTop w:val="0"/>
      <w:marBottom w:val="0"/>
      <w:divBdr>
        <w:top w:val="none" w:sz="0" w:space="0" w:color="auto"/>
        <w:left w:val="none" w:sz="0" w:space="0" w:color="auto"/>
        <w:bottom w:val="none" w:sz="0" w:space="0" w:color="auto"/>
        <w:right w:val="none" w:sz="0" w:space="0" w:color="auto"/>
      </w:divBdr>
    </w:div>
    <w:div w:id="1140878185">
      <w:marLeft w:val="640"/>
      <w:marRight w:val="0"/>
      <w:marTop w:val="0"/>
      <w:marBottom w:val="0"/>
      <w:divBdr>
        <w:top w:val="none" w:sz="0" w:space="0" w:color="auto"/>
        <w:left w:val="none" w:sz="0" w:space="0" w:color="auto"/>
        <w:bottom w:val="none" w:sz="0" w:space="0" w:color="auto"/>
        <w:right w:val="none" w:sz="0" w:space="0" w:color="auto"/>
      </w:divBdr>
    </w:div>
    <w:div w:id="1141310872">
      <w:marLeft w:val="640"/>
      <w:marRight w:val="0"/>
      <w:marTop w:val="0"/>
      <w:marBottom w:val="0"/>
      <w:divBdr>
        <w:top w:val="none" w:sz="0" w:space="0" w:color="auto"/>
        <w:left w:val="none" w:sz="0" w:space="0" w:color="auto"/>
        <w:bottom w:val="none" w:sz="0" w:space="0" w:color="auto"/>
        <w:right w:val="none" w:sz="0" w:space="0" w:color="auto"/>
      </w:divBdr>
    </w:div>
    <w:div w:id="1141652745">
      <w:marLeft w:val="640"/>
      <w:marRight w:val="0"/>
      <w:marTop w:val="0"/>
      <w:marBottom w:val="0"/>
      <w:divBdr>
        <w:top w:val="none" w:sz="0" w:space="0" w:color="auto"/>
        <w:left w:val="none" w:sz="0" w:space="0" w:color="auto"/>
        <w:bottom w:val="none" w:sz="0" w:space="0" w:color="auto"/>
        <w:right w:val="none" w:sz="0" w:space="0" w:color="auto"/>
      </w:divBdr>
    </w:div>
    <w:div w:id="1141772361">
      <w:marLeft w:val="640"/>
      <w:marRight w:val="0"/>
      <w:marTop w:val="0"/>
      <w:marBottom w:val="0"/>
      <w:divBdr>
        <w:top w:val="none" w:sz="0" w:space="0" w:color="auto"/>
        <w:left w:val="none" w:sz="0" w:space="0" w:color="auto"/>
        <w:bottom w:val="none" w:sz="0" w:space="0" w:color="auto"/>
        <w:right w:val="none" w:sz="0" w:space="0" w:color="auto"/>
      </w:divBdr>
    </w:div>
    <w:div w:id="1142236313">
      <w:marLeft w:val="640"/>
      <w:marRight w:val="0"/>
      <w:marTop w:val="0"/>
      <w:marBottom w:val="0"/>
      <w:divBdr>
        <w:top w:val="none" w:sz="0" w:space="0" w:color="auto"/>
        <w:left w:val="none" w:sz="0" w:space="0" w:color="auto"/>
        <w:bottom w:val="none" w:sz="0" w:space="0" w:color="auto"/>
        <w:right w:val="none" w:sz="0" w:space="0" w:color="auto"/>
      </w:divBdr>
    </w:div>
    <w:div w:id="1142652298">
      <w:marLeft w:val="640"/>
      <w:marRight w:val="0"/>
      <w:marTop w:val="0"/>
      <w:marBottom w:val="0"/>
      <w:divBdr>
        <w:top w:val="none" w:sz="0" w:space="0" w:color="auto"/>
        <w:left w:val="none" w:sz="0" w:space="0" w:color="auto"/>
        <w:bottom w:val="none" w:sz="0" w:space="0" w:color="auto"/>
        <w:right w:val="none" w:sz="0" w:space="0" w:color="auto"/>
      </w:divBdr>
    </w:div>
    <w:div w:id="1142695658">
      <w:marLeft w:val="640"/>
      <w:marRight w:val="0"/>
      <w:marTop w:val="0"/>
      <w:marBottom w:val="0"/>
      <w:divBdr>
        <w:top w:val="none" w:sz="0" w:space="0" w:color="auto"/>
        <w:left w:val="none" w:sz="0" w:space="0" w:color="auto"/>
        <w:bottom w:val="none" w:sz="0" w:space="0" w:color="auto"/>
        <w:right w:val="none" w:sz="0" w:space="0" w:color="auto"/>
      </w:divBdr>
    </w:div>
    <w:div w:id="1143237168">
      <w:marLeft w:val="640"/>
      <w:marRight w:val="0"/>
      <w:marTop w:val="0"/>
      <w:marBottom w:val="0"/>
      <w:divBdr>
        <w:top w:val="none" w:sz="0" w:space="0" w:color="auto"/>
        <w:left w:val="none" w:sz="0" w:space="0" w:color="auto"/>
        <w:bottom w:val="none" w:sz="0" w:space="0" w:color="auto"/>
        <w:right w:val="none" w:sz="0" w:space="0" w:color="auto"/>
      </w:divBdr>
    </w:div>
    <w:div w:id="1143279157">
      <w:marLeft w:val="640"/>
      <w:marRight w:val="0"/>
      <w:marTop w:val="0"/>
      <w:marBottom w:val="0"/>
      <w:divBdr>
        <w:top w:val="none" w:sz="0" w:space="0" w:color="auto"/>
        <w:left w:val="none" w:sz="0" w:space="0" w:color="auto"/>
        <w:bottom w:val="none" w:sz="0" w:space="0" w:color="auto"/>
        <w:right w:val="none" w:sz="0" w:space="0" w:color="auto"/>
      </w:divBdr>
    </w:div>
    <w:div w:id="1143962451">
      <w:marLeft w:val="640"/>
      <w:marRight w:val="0"/>
      <w:marTop w:val="0"/>
      <w:marBottom w:val="0"/>
      <w:divBdr>
        <w:top w:val="none" w:sz="0" w:space="0" w:color="auto"/>
        <w:left w:val="none" w:sz="0" w:space="0" w:color="auto"/>
        <w:bottom w:val="none" w:sz="0" w:space="0" w:color="auto"/>
        <w:right w:val="none" w:sz="0" w:space="0" w:color="auto"/>
      </w:divBdr>
    </w:div>
    <w:div w:id="1144927661">
      <w:marLeft w:val="640"/>
      <w:marRight w:val="0"/>
      <w:marTop w:val="0"/>
      <w:marBottom w:val="0"/>
      <w:divBdr>
        <w:top w:val="none" w:sz="0" w:space="0" w:color="auto"/>
        <w:left w:val="none" w:sz="0" w:space="0" w:color="auto"/>
        <w:bottom w:val="none" w:sz="0" w:space="0" w:color="auto"/>
        <w:right w:val="none" w:sz="0" w:space="0" w:color="auto"/>
      </w:divBdr>
    </w:div>
    <w:div w:id="1145777190">
      <w:marLeft w:val="640"/>
      <w:marRight w:val="0"/>
      <w:marTop w:val="0"/>
      <w:marBottom w:val="0"/>
      <w:divBdr>
        <w:top w:val="none" w:sz="0" w:space="0" w:color="auto"/>
        <w:left w:val="none" w:sz="0" w:space="0" w:color="auto"/>
        <w:bottom w:val="none" w:sz="0" w:space="0" w:color="auto"/>
        <w:right w:val="none" w:sz="0" w:space="0" w:color="auto"/>
      </w:divBdr>
    </w:div>
    <w:div w:id="1146363331">
      <w:marLeft w:val="640"/>
      <w:marRight w:val="0"/>
      <w:marTop w:val="0"/>
      <w:marBottom w:val="0"/>
      <w:divBdr>
        <w:top w:val="none" w:sz="0" w:space="0" w:color="auto"/>
        <w:left w:val="none" w:sz="0" w:space="0" w:color="auto"/>
        <w:bottom w:val="none" w:sz="0" w:space="0" w:color="auto"/>
        <w:right w:val="none" w:sz="0" w:space="0" w:color="auto"/>
      </w:divBdr>
    </w:div>
    <w:div w:id="1146436940">
      <w:marLeft w:val="640"/>
      <w:marRight w:val="0"/>
      <w:marTop w:val="0"/>
      <w:marBottom w:val="0"/>
      <w:divBdr>
        <w:top w:val="none" w:sz="0" w:space="0" w:color="auto"/>
        <w:left w:val="none" w:sz="0" w:space="0" w:color="auto"/>
        <w:bottom w:val="none" w:sz="0" w:space="0" w:color="auto"/>
        <w:right w:val="none" w:sz="0" w:space="0" w:color="auto"/>
      </w:divBdr>
    </w:div>
    <w:div w:id="1147405280">
      <w:marLeft w:val="640"/>
      <w:marRight w:val="0"/>
      <w:marTop w:val="0"/>
      <w:marBottom w:val="0"/>
      <w:divBdr>
        <w:top w:val="none" w:sz="0" w:space="0" w:color="auto"/>
        <w:left w:val="none" w:sz="0" w:space="0" w:color="auto"/>
        <w:bottom w:val="none" w:sz="0" w:space="0" w:color="auto"/>
        <w:right w:val="none" w:sz="0" w:space="0" w:color="auto"/>
      </w:divBdr>
    </w:div>
    <w:div w:id="1147435942">
      <w:marLeft w:val="640"/>
      <w:marRight w:val="0"/>
      <w:marTop w:val="0"/>
      <w:marBottom w:val="0"/>
      <w:divBdr>
        <w:top w:val="none" w:sz="0" w:space="0" w:color="auto"/>
        <w:left w:val="none" w:sz="0" w:space="0" w:color="auto"/>
        <w:bottom w:val="none" w:sz="0" w:space="0" w:color="auto"/>
        <w:right w:val="none" w:sz="0" w:space="0" w:color="auto"/>
      </w:divBdr>
    </w:div>
    <w:div w:id="1147472278">
      <w:marLeft w:val="640"/>
      <w:marRight w:val="0"/>
      <w:marTop w:val="0"/>
      <w:marBottom w:val="0"/>
      <w:divBdr>
        <w:top w:val="none" w:sz="0" w:space="0" w:color="auto"/>
        <w:left w:val="none" w:sz="0" w:space="0" w:color="auto"/>
        <w:bottom w:val="none" w:sz="0" w:space="0" w:color="auto"/>
        <w:right w:val="none" w:sz="0" w:space="0" w:color="auto"/>
      </w:divBdr>
    </w:div>
    <w:div w:id="1147940954">
      <w:marLeft w:val="640"/>
      <w:marRight w:val="0"/>
      <w:marTop w:val="0"/>
      <w:marBottom w:val="0"/>
      <w:divBdr>
        <w:top w:val="none" w:sz="0" w:space="0" w:color="auto"/>
        <w:left w:val="none" w:sz="0" w:space="0" w:color="auto"/>
        <w:bottom w:val="none" w:sz="0" w:space="0" w:color="auto"/>
        <w:right w:val="none" w:sz="0" w:space="0" w:color="auto"/>
      </w:divBdr>
    </w:div>
    <w:div w:id="1149664368">
      <w:marLeft w:val="640"/>
      <w:marRight w:val="0"/>
      <w:marTop w:val="0"/>
      <w:marBottom w:val="0"/>
      <w:divBdr>
        <w:top w:val="none" w:sz="0" w:space="0" w:color="auto"/>
        <w:left w:val="none" w:sz="0" w:space="0" w:color="auto"/>
        <w:bottom w:val="none" w:sz="0" w:space="0" w:color="auto"/>
        <w:right w:val="none" w:sz="0" w:space="0" w:color="auto"/>
      </w:divBdr>
    </w:div>
    <w:div w:id="1149784953">
      <w:marLeft w:val="640"/>
      <w:marRight w:val="0"/>
      <w:marTop w:val="0"/>
      <w:marBottom w:val="0"/>
      <w:divBdr>
        <w:top w:val="none" w:sz="0" w:space="0" w:color="auto"/>
        <w:left w:val="none" w:sz="0" w:space="0" w:color="auto"/>
        <w:bottom w:val="none" w:sz="0" w:space="0" w:color="auto"/>
        <w:right w:val="none" w:sz="0" w:space="0" w:color="auto"/>
      </w:divBdr>
    </w:div>
    <w:div w:id="1150100272">
      <w:marLeft w:val="640"/>
      <w:marRight w:val="0"/>
      <w:marTop w:val="0"/>
      <w:marBottom w:val="0"/>
      <w:divBdr>
        <w:top w:val="none" w:sz="0" w:space="0" w:color="auto"/>
        <w:left w:val="none" w:sz="0" w:space="0" w:color="auto"/>
        <w:bottom w:val="none" w:sz="0" w:space="0" w:color="auto"/>
        <w:right w:val="none" w:sz="0" w:space="0" w:color="auto"/>
      </w:divBdr>
    </w:div>
    <w:div w:id="1150288594">
      <w:marLeft w:val="640"/>
      <w:marRight w:val="0"/>
      <w:marTop w:val="0"/>
      <w:marBottom w:val="0"/>
      <w:divBdr>
        <w:top w:val="none" w:sz="0" w:space="0" w:color="auto"/>
        <w:left w:val="none" w:sz="0" w:space="0" w:color="auto"/>
        <w:bottom w:val="none" w:sz="0" w:space="0" w:color="auto"/>
        <w:right w:val="none" w:sz="0" w:space="0" w:color="auto"/>
      </w:divBdr>
    </w:div>
    <w:div w:id="1150712119">
      <w:marLeft w:val="640"/>
      <w:marRight w:val="0"/>
      <w:marTop w:val="0"/>
      <w:marBottom w:val="0"/>
      <w:divBdr>
        <w:top w:val="none" w:sz="0" w:space="0" w:color="auto"/>
        <w:left w:val="none" w:sz="0" w:space="0" w:color="auto"/>
        <w:bottom w:val="none" w:sz="0" w:space="0" w:color="auto"/>
        <w:right w:val="none" w:sz="0" w:space="0" w:color="auto"/>
      </w:divBdr>
    </w:div>
    <w:div w:id="1151285640">
      <w:marLeft w:val="640"/>
      <w:marRight w:val="0"/>
      <w:marTop w:val="0"/>
      <w:marBottom w:val="0"/>
      <w:divBdr>
        <w:top w:val="none" w:sz="0" w:space="0" w:color="auto"/>
        <w:left w:val="none" w:sz="0" w:space="0" w:color="auto"/>
        <w:bottom w:val="none" w:sz="0" w:space="0" w:color="auto"/>
        <w:right w:val="none" w:sz="0" w:space="0" w:color="auto"/>
      </w:divBdr>
    </w:div>
    <w:div w:id="1151412407">
      <w:marLeft w:val="640"/>
      <w:marRight w:val="0"/>
      <w:marTop w:val="0"/>
      <w:marBottom w:val="0"/>
      <w:divBdr>
        <w:top w:val="none" w:sz="0" w:space="0" w:color="auto"/>
        <w:left w:val="none" w:sz="0" w:space="0" w:color="auto"/>
        <w:bottom w:val="none" w:sz="0" w:space="0" w:color="auto"/>
        <w:right w:val="none" w:sz="0" w:space="0" w:color="auto"/>
      </w:divBdr>
    </w:div>
    <w:div w:id="1152067126">
      <w:marLeft w:val="640"/>
      <w:marRight w:val="0"/>
      <w:marTop w:val="0"/>
      <w:marBottom w:val="0"/>
      <w:divBdr>
        <w:top w:val="none" w:sz="0" w:space="0" w:color="auto"/>
        <w:left w:val="none" w:sz="0" w:space="0" w:color="auto"/>
        <w:bottom w:val="none" w:sz="0" w:space="0" w:color="auto"/>
        <w:right w:val="none" w:sz="0" w:space="0" w:color="auto"/>
      </w:divBdr>
    </w:div>
    <w:div w:id="1152214852">
      <w:marLeft w:val="640"/>
      <w:marRight w:val="0"/>
      <w:marTop w:val="0"/>
      <w:marBottom w:val="0"/>
      <w:divBdr>
        <w:top w:val="none" w:sz="0" w:space="0" w:color="auto"/>
        <w:left w:val="none" w:sz="0" w:space="0" w:color="auto"/>
        <w:bottom w:val="none" w:sz="0" w:space="0" w:color="auto"/>
        <w:right w:val="none" w:sz="0" w:space="0" w:color="auto"/>
      </w:divBdr>
    </w:div>
    <w:div w:id="1152217078">
      <w:marLeft w:val="640"/>
      <w:marRight w:val="0"/>
      <w:marTop w:val="0"/>
      <w:marBottom w:val="0"/>
      <w:divBdr>
        <w:top w:val="none" w:sz="0" w:space="0" w:color="auto"/>
        <w:left w:val="none" w:sz="0" w:space="0" w:color="auto"/>
        <w:bottom w:val="none" w:sz="0" w:space="0" w:color="auto"/>
        <w:right w:val="none" w:sz="0" w:space="0" w:color="auto"/>
      </w:divBdr>
    </w:div>
    <w:div w:id="1152991277">
      <w:marLeft w:val="640"/>
      <w:marRight w:val="0"/>
      <w:marTop w:val="0"/>
      <w:marBottom w:val="0"/>
      <w:divBdr>
        <w:top w:val="none" w:sz="0" w:space="0" w:color="auto"/>
        <w:left w:val="none" w:sz="0" w:space="0" w:color="auto"/>
        <w:bottom w:val="none" w:sz="0" w:space="0" w:color="auto"/>
        <w:right w:val="none" w:sz="0" w:space="0" w:color="auto"/>
      </w:divBdr>
    </w:div>
    <w:div w:id="1153064206">
      <w:marLeft w:val="640"/>
      <w:marRight w:val="0"/>
      <w:marTop w:val="0"/>
      <w:marBottom w:val="0"/>
      <w:divBdr>
        <w:top w:val="none" w:sz="0" w:space="0" w:color="auto"/>
        <w:left w:val="none" w:sz="0" w:space="0" w:color="auto"/>
        <w:bottom w:val="none" w:sz="0" w:space="0" w:color="auto"/>
        <w:right w:val="none" w:sz="0" w:space="0" w:color="auto"/>
      </w:divBdr>
    </w:div>
    <w:div w:id="1153180345">
      <w:marLeft w:val="640"/>
      <w:marRight w:val="0"/>
      <w:marTop w:val="0"/>
      <w:marBottom w:val="0"/>
      <w:divBdr>
        <w:top w:val="none" w:sz="0" w:space="0" w:color="auto"/>
        <w:left w:val="none" w:sz="0" w:space="0" w:color="auto"/>
        <w:bottom w:val="none" w:sz="0" w:space="0" w:color="auto"/>
        <w:right w:val="none" w:sz="0" w:space="0" w:color="auto"/>
      </w:divBdr>
    </w:div>
    <w:div w:id="1153370764">
      <w:marLeft w:val="640"/>
      <w:marRight w:val="0"/>
      <w:marTop w:val="0"/>
      <w:marBottom w:val="0"/>
      <w:divBdr>
        <w:top w:val="none" w:sz="0" w:space="0" w:color="auto"/>
        <w:left w:val="none" w:sz="0" w:space="0" w:color="auto"/>
        <w:bottom w:val="none" w:sz="0" w:space="0" w:color="auto"/>
        <w:right w:val="none" w:sz="0" w:space="0" w:color="auto"/>
      </w:divBdr>
    </w:div>
    <w:div w:id="1153791756">
      <w:marLeft w:val="640"/>
      <w:marRight w:val="0"/>
      <w:marTop w:val="0"/>
      <w:marBottom w:val="0"/>
      <w:divBdr>
        <w:top w:val="none" w:sz="0" w:space="0" w:color="auto"/>
        <w:left w:val="none" w:sz="0" w:space="0" w:color="auto"/>
        <w:bottom w:val="none" w:sz="0" w:space="0" w:color="auto"/>
        <w:right w:val="none" w:sz="0" w:space="0" w:color="auto"/>
      </w:divBdr>
    </w:div>
    <w:div w:id="1153833008">
      <w:marLeft w:val="640"/>
      <w:marRight w:val="0"/>
      <w:marTop w:val="0"/>
      <w:marBottom w:val="0"/>
      <w:divBdr>
        <w:top w:val="none" w:sz="0" w:space="0" w:color="auto"/>
        <w:left w:val="none" w:sz="0" w:space="0" w:color="auto"/>
        <w:bottom w:val="none" w:sz="0" w:space="0" w:color="auto"/>
        <w:right w:val="none" w:sz="0" w:space="0" w:color="auto"/>
      </w:divBdr>
    </w:div>
    <w:div w:id="1154224525">
      <w:marLeft w:val="640"/>
      <w:marRight w:val="0"/>
      <w:marTop w:val="0"/>
      <w:marBottom w:val="0"/>
      <w:divBdr>
        <w:top w:val="none" w:sz="0" w:space="0" w:color="auto"/>
        <w:left w:val="none" w:sz="0" w:space="0" w:color="auto"/>
        <w:bottom w:val="none" w:sz="0" w:space="0" w:color="auto"/>
        <w:right w:val="none" w:sz="0" w:space="0" w:color="auto"/>
      </w:divBdr>
    </w:div>
    <w:div w:id="1154636986">
      <w:marLeft w:val="640"/>
      <w:marRight w:val="0"/>
      <w:marTop w:val="0"/>
      <w:marBottom w:val="0"/>
      <w:divBdr>
        <w:top w:val="none" w:sz="0" w:space="0" w:color="auto"/>
        <w:left w:val="none" w:sz="0" w:space="0" w:color="auto"/>
        <w:bottom w:val="none" w:sz="0" w:space="0" w:color="auto"/>
        <w:right w:val="none" w:sz="0" w:space="0" w:color="auto"/>
      </w:divBdr>
    </w:div>
    <w:div w:id="1154683991">
      <w:marLeft w:val="640"/>
      <w:marRight w:val="0"/>
      <w:marTop w:val="0"/>
      <w:marBottom w:val="0"/>
      <w:divBdr>
        <w:top w:val="none" w:sz="0" w:space="0" w:color="auto"/>
        <w:left w:val="none" w:sz="0" w:space="0" w:color="auto"/>
        <w:bottom w:val="none" w:sz="0" w:space="0" w:color="auto"/>
        <w:right w:val="none" w:sz="0" w:space="0" w:color="auto"/>
      </w:divBdr>
    </w:div>
    <w:div w:id="1154755002">
      <w:marLeft w:val="640"/>
      <w:marRight w:val="0"/>
      <w:marTop w:val="0"/>
      <w:marBottom w:val="0"/>
      <w:divBdr>
        <w:top w:val="none" w:sz="0" w:space="0" w:color="auto"/>
        <w:left w:val="none" w:sz="0" w:space="0" w:color="auto"/>
        <w:bottom w:val="none" w:sz="0" w:space="0" w:color="auto"/>
        <w:right w:val="none" w:sz="0" w:space="0" w:color="auto"/>
      </w:divBdr>
    </w:div>
    <w:div w:id="1154763681">
      <w:marLeft w:val="640"/>
      <w:marRight w:val="0"/>
      <w:marTop w:val="0"/>
      <w:marBottom w:val="0"/>
      <w:divBdr>
        <w:top w:val="none" w:sz="0" w:space="0" w:color="auto"/>
        <w:left w:val="none" w:sz="0" w:space="0" w:color="auto"/>
        <w:bottom w:val="none" w:sz="0" w:space="0" w:color="auto"/>
        <w:right w:val="none" w:sz="0" w:space="0" w:color="auto"/>
      </w:divBdr>
    </w:div>
    <w:div w:id="1155490129">
      <w:marLeft w:val="640"/>
      <w:marRight w:val="0"/>
      <w:marTop w:val="0"/>
      <w:marBottom w:val="0"/>
      <w:divBdr>
        <w:top w:val="none" w:sz="0" w:space="0" w:color="auto"/>
        <w:left w:val="none" w:sz="0" w:space="0" w:color="auto"/>
        <w:bottom w:val="none" w:sz="0" w:space="0" w:color="auto"/>
        <w:right w:val="none" w:sz="0" w:space="0" w:color="auto"/>
      </w:divBdr>
    </w:div>
    <w:div w:id="1155603319">
      <w:marLeft w:val="640"/>
      <w:marRight w:val="0"/>
      <w:marTop w:val="0"/>
      <w:marBottom w:val="0"/>
      <w:divBdr>
        <w:top w:val="none" w:sz="0" w:space="0" w:color="auto"/>
        <w:left w:val="none" w:sz="0" w:space="0" w:color="auto"/>
        <w:bottom w:val="none" w:sz="0" w:space="0" w:color="auto"/>
        <w:right w:val="none" w:sz="0" w:space="0" w:color="auto"/>
      </w:divBdr>
    </w:div>
    <w:div w:id="1156074627">
      <w:marLeft w:val="640"/>
      <w:marRight w:val="0"/>
      <w:marTop w:val="0"/>
      <w:marBottom w:val="0"/>
      <w:divBdr>
        <w:top w:val="none" w:sz="0" w:space="0" w:color="auto"/>
        <w:left w:val="none" w:sz="0" w:space="0" w:color="auto"/>
        <w:bottom w:val="none" w:sz="0" w:space="0" w:color="auto"/>
        <w:right w:val="none" w:sz="0" w:space="0" w:color="auto"/>
      </w:divBdr>
    </w:div>
    <w:div w:id="1156143033">
      <w:marLeft w:val="640"/>
      <w:marRight w:val="0"/>
      <w:marTop w:val="0"/>
      <w:marBottom w:val="0"/>
      <w:divBdr>
        <w:top w:val="none" w:sz="0" w:space="0" w:color="auto"/>
        <w:left w:val="none" w:sz="0" w:space="0" w:color="auto"/>
        <w:bottom w:val="none" w:sz="0" w:space="0" w:color="auto"/>
        <w:right w:val="none" w:sz="0" w:space="0" w:color="auto"/>
      </w:divBdr>
    </w:div>
    <w:div w:id="1156265373">
      <w:marLeft w:val="640"/>
      <w:marRight w:val="0"/>
      <w:marTop w:val="0"/>
      <w:marBottom w:val="0"/>
      <w:divBdr>
        <w:top w:val="none" w:sz="0" w:space="0" w:color="auto"/>
        <w:left w:val="none" w:sz="0" w:space="0" w:color="auto"/>
        <w:bottom w:val="none" w:sz="0" w:space="0" w:color="auto"/>
        <w:right w:val="none" w:sz="0" w:space="0" w:color="auto"/>
      </w:divBdr>
    </w:div>
    <w:div w:id="1156528762">
      <w:marLeft w:val="640"/>
      <w:marRight w:val="0"/>
      <w:marTop w:val="0"/>
      <w:marBottom w:val="0"/>
      <w:divBdr>
        <w:top w:val="none" w:sz="0" w:space="0" w:color="auto"/>
        <w:left w:val="none" w:sz="0" w:space="0" w:color="auto"/>
        <w:bottom w:val="none" w:sz="0" w:space="0" w:color="auto"/>
        <w:right w:val="none" w:sz="0" w:space="0" w:color="auto"/>
      </w:divBdr>
    </w:div>
    <w:div w:id="1156531025">
      <w:marLeft w:val="640"/>
      <w:marRight w:val="0"/>
      <w:marTop w:val="0"/>
      <w:marBottom w:val="0"/>
      <w:divBdr>
        <w:top w:val="none" w:sz="0" w:space="0" w:color="auto"/>
        <w:left w:val="none" w:sz="0" w:space="0" w:color="auto"/>
        <w:bottom w:val="none" w:sz="0" w:space="0" w:color="auto"/>
        <w:right w:val="none" w:sz="0" w:space="0" w:color="auto"/>
      </w:divBdr>
    </w:div>
    <w:div w:id="1156650240">
      <w:marLeft w:val="640"/>
      <w:marRight w:val="0"/>
      <w:marTop w:val="0"/>
      <w:marBottom w:val="0"/>
      <w:divBdr>
        <w:top w:val="none" w:sz="0" w:space="0" w:color="auto"/>
        <w:left w:val="none" w:sz="0" w:space="0" w:color="auto"/>
        <w:bottom w:val="none" w:sz="0" w:space="0" w:color="auto"/>
        <w:right w:val="none" w:sz="0" w:space="0" w:color="auto"/>
      </w:divBdr>
    </w:div>
    <w:div w:id="1157040834">
      <w:marLeft w:val="640"/>
      <w:marRight w:val="0"/>
      <w:marTop w:val="0"/>
      <w:marBottom w:val="0"/>
      <w:divBdr>
        <w:top w:val="none" w:sz="0" w:space="0" w:color="auto"/>
        <w:left w:val="none" w:sz="0" w:space="0" w:color="auto"/>
        <w:bottom w:val="none" w:sz="0" w:space="0" w:color="auto"/>
        <w:right w:val="none" w:sz="0" w:space="0" w:color="auto"/>
      </w:divBdr>
    </w:div>
    <w:div w:id="1157041034">
      <w:marLeft w:val="640"/>
      <w:marRight w:val="0"/>
      <w:marTop w:val="0"/>
      <w:marBottom w:val="0"/>
      <w:divBdr>
        <w:top w:val="none" w:sz="0" w:space="0" w:color="auto"/>
        <w:left w:val="none" w:sz="0" w:space="0" w:color="auto"/>
        <w:bottom w:val="none" w:sz="0" w:space="0" w:color="auto"/>
        <w:right w:val="none" w:sz="0" w:space="0" w:color="auto"/>
      </w:divBdr>
    </w:div>
    <w:div w:id="1158500214">
      <w:marLeft w:val="640"/>
      <w:marRight w:val="0"/>
      <w:marTop w:val="0"/>
      <w:marBottom w:val="0"/>
      <w:divBdr>
        <w:top w:val="none" w:sz="0" w:space="0" w:color="auto"/>
        <w:left w:val="none" w:sz="0" w:space="0" w:color="auto"/>
        <w:bottom w:val="none" w:sz="0" w:space="0" w:color="auto"/>
        <w:right w:val="none" w:sz="0" w:space="0" w:color="auto"/>
      </w:divBdr>
    </w:div>
    <w:div w:id="1158771503">
      <w:marLeft w:val="640"/>
      <w:marRight w:val="0"/>
      <w:marTop w:val="0"/>
      <w:marBottom w:val="0"/>
      <w:divBdr>
        <w:top w:val="none" w:sz="0" w:space="0" w:color="auto"/>
        <w:left w:val="none" w:sz="0" w:space="0" w:color="auto"/>
        <w:bottom w:val="none" w:sz="0" w:space="0" w:color="auto"/>
        <w:right w:val="none" w:sz="0" w:space="0" w:color="auto"/>
      </w:divBdr>
    </w:div>
    <w:div w:id="1159149647">
      <w:marLeft w:val="640"/>
      <w:marRight w:val="0"/>
      <w:marTop w:val="0"/>
      <w:marBottom w:val="0"/>
      <w:divBdr>
        <w:top w:val="none" w:sz="0" w:space="0" w:color="auto"/>
        <w:left w:val="none" w:sz="0" w:space="0" w:color="auto"/>
        <w:bottom w:val="none" w:sz="0" w:space="0" w:color="auto"/>
        <w:right w:val="none" w:sz="0" w:space="0" w:color="auto"/>
      </w:divBdr>
    </w:div>
    <w:div w:id="1159421666">
      <w:marLeft w:val="640"/>
      <w:marRight w:val="0"/>
      <w:marTop w:val="0"/>
      <w:marBottom w:val="0"/>
      <w:divBdr>
        <w:top w:val="none" w:sz="0" w:space="0" w:color="auto"/>
        <w:left w:val="none" w:sz="0" w:space="0" w:color="auto"/>
        <w:bottom w:val="none" w:sz="0" w:space="0" w:color="auto"/>
        <w:right w:val="none" w:sz="0" w:space="0" w:color="auto"/>
      </w:divBdr>
    </w:div>
    <w:div w:id="1159537237">
      <w:marLeft w:val="640"/>
      <w:marRight w:val="0"/>
      <w:marTop w:val="0"/>
      <w:marBottom w:val="0"/>
      <w:divBdr>
        <w:top w:val="none" w:sz="0" w:space="0" w:color="auto"/>
        <w:left w:val="none" w:sz="0" w:space="0" w:color="auto"/>
        <w:bottom w:val="none" w:sz="0" w:space="0" w:color="auto"/>
        <w:right w:val="none" w:sz="0" w:space="0" w:color="auto"/>
      </w:divBdr>
    </w:div>
    <w:div w:id="1159885008">
      <w:marLeft w:val="640"/>
      <w:marRight w:val="0"/>
      <w:marTop w:val="0"/>
      <w:marBottom w:val="0"/>
      <w:divBdr>
        <w:top w:val="none" w:sz="0" w:space="0" w:color="auto"/>
        <w:left w:val="none" w:sz="0" w:space="0" w:color="auto"/>
        <w:bottom w:val="none" w:sz="0" w:space="0" w:color="auto"/>
        <w:right w:val="none" w:sz="0" w:space="0" w:color="auto"/>
      </w:divBdr>
    </w:div>
    <w:div w:id="1160924083">
      <w:marLeft w:val="640"/>
      <w:marRight w:val="0"/>
      <w:marTop w:val="0"/>
      <w:marBottom w:val="0"/>
      <w:divBdr>
        <w:top w:val="none" w:sz="0" w:space="0" w:color="auto"/>
        <w:left w:val="none" w:sz="0" w:space="0" w:color="auto"/>
        <w:bottom w:val="none" w:sz="0" w:space="0" w:color="auto"/>
        <w:right w:val="none" w:sz="0" w:space="0" w:color="auto"/>
      </w:divBdr>
    </w:div>
    <w:div w:id="1161002908">
      <w:marLeft w:val="640"/>
      <w:marRight w:val="0"/>
      <w:marTop w:val="0"/>
      <w:marBottom w:val="0"/>
      <w:divBdr>
        <w:top w:val="none" w:sz="0" w:space="0" w:color="auto"/>
        <w:left w:val="none" w:sz="0" w:space="0" w:color="auto"/>
        <w:bottom w:val="none" w:sz="0" w:space="0" w:color="auto"/>
        <w:right w:val="none" w:sz="0" w:space="0" w:color="auto"/>
      </w:divBdr>
    </w:div>
    <w:div w:id="1161240604">
      <w:marLeft w:val="640"/>
      <w:marRight w:val="0"/>
      <w:marTop w:val="0"/>
      <w:marBottom w:val="0"/>
      <w:divBdr>
        <w:top w:val="none" w:sz="0" w:space="0" w:color="auto"/>
        <w:left w:val="none" w:sz="0" w:space="0" w:color="auto"/>
        <w:bottom w:val="none" w:sz="0" w:space="0" w:color="auto"/>
        <w:right w:val="none" w:sz="0" w:space="0" w:color="auto"/>
      </w:divBdr>
    </w:div>
    <w:div w:id="1161429198">
      <w:marLeft w:val="640"/>
      <w:marRight w:val="0"/>
      <w:marTop w:val="0"/>
      <w:marBottom w:val="0"/>
      <w:divBdr>
        <w:top w:val="none" w:sz="0" w:space="0" w:color="auto"/>
        <w:left w:val="none" w:sz="0" w:space="0" w:color="auto"/>
        <w:bottom w:val="none" w:sz="0" w:space="0" w:color="auto"/>
        <w:right w:val="none" w:sz="0" w:space="0" w:color="auto"/>
      </w:divBdr>
    </w:div>
    <w:div w:id="1161968069">
      <w:marLeft w:val="640"/>
      <w:marRight w:val="0"/>
      <w:marTop w:val="0"/>
      <w:marBottom w:val="0"/>
      <w:divBdr>
        <w:top w:val="none" w:sz="0" w:space="0" w:color="auto"/>
        <w:left w:val="none" w:sz="0" w:space="0" w:color="auto"/>
        <w:bottom w:val="none" w:sz="0" w:space="0" w:color="auto"/>
        <w:right w:val="none" w:sz="0" w:space="0" w:color="auto"/>
      </w:divBdr>
    </w:div>
    <w:div w:id="1162041399">
      <w:marLeft w:val="640"/>
      <w:marRight w:val="0"/>
      <w:marTop w:val="0"/>
      <w:marBottom w:val="0"/>
      <w:divBdr>
        <w:top w:val="none" w:sz="0" w:space="0" w:color="auto"/>
        <w:left w:val="none" w:sz="0" w:space="0" w:color="auto"/>
        <w:bottom w:val="none" w:sz="0" w:space="0" w:color="auto"/>
        <w:right w:val="none" w:sz="0" w:space="0" w:color="auto"/>
      </w:divBdr>
    </w:div>
    <w:div w:id="1162090116">
      <w:marLeft w:val="640"/>
      <w:marRight w:val="0"/>
      <w:marTop w:val="0"/>
      <w:marBottom w:val="0"/>
      <w:divBdr>
        <w:top w:val="none" w:sz="0" w:space="0" w:color="auto"/>
        <w:left w:val="none" w:sz="0" w:space="0" w:color="auto"/>
        <w:bottom w:val="none" w:sz="0" w:space="0" w:color="auto"/>
        <w:right w:val="none" w:sz="0" w:space="0" w:color="auto"/>
      </w:divBdr>
    </w:div>
    <w:div w:id="1162354928">
      <w:marLeft w:val="640"/>
      <w:marRight w:val="0"/>
      <w:marTop w:val="0"/>
      <w:marBottom w:val="0"/>
      <w:divBdr>
        <w:top w:val="none" w:sz="0" w:space="0" w:color="auto"/>
        <w:left w:val="none" w:sz="0" w:space="0" w:color="auto"/>
        <w:bottom w:val="none" w:sz="0" w:space="0" w:color="auto"/>
        <w:right w:val="none" w:sz="0" w:space="0" w:color="auto"/>
      </w:divBdr>
    </w:div>
    <w:div w:id="1163397210">
      <w:marLeft w:val="640"/>
      <w:marRight w:val="0"/>
      <w:marTop w:val="0"/>
      <w:marBottom w:val="0"/>
      <w:divBdr>
        <w:top w:val="none" w:sz="0" w:space="0" w:color="auto"/>
        <w:left w:val="none" w:sz="0" w:space="0" w:color="auto"/>
        <w:bottom w:val="none" w:sz="0" w:space="0" w:color="auto"/>
        <w:right w:val="none" w:sz="0" w:space="0" w:color="auto"/>
      </w:divBdr>
    </w:div>
    <w:div w:id="1164204752">
      <w:marLeft w:val="640"/>
      <w:marRight w:val="0"/>
      <w:marTop w:val="0"/>
      <w:marBottom w:val="0"/>
      <w:divBdr>
        <w:top w:val="none" w:sz="0" w:space="0" w:color="auto"/>
        <w:left w:val="none" w:sz="0" w:space="0" w:color="auto"/>
        <w:bottom w:val="none" w:sz="0" w:space="0" w:color="auto"/>
        <w:right w:val="none" w:sz="0" w:space="0" w:color="auto"/>
      </w:divBdr>
    </w:div>
    <w:div w:id="1164398164">
      <w:marLeft w:val="640"/>
      <w:marRight w:val="0"/>
      <w:marTop w:val="0"/>
      <w:marBottom w:val="0"/>
      <w:divBdr>
        <w:top w:val="none" w:sz="0" w:space="0" w:color="auto"/>
        <w:left w:val="none" w:sz="0" w:space="0" w:color="auto"/>
        <w:bottom w:val="none" w:sz="0" w:space="0" w:color="auto"/>
        <w:right w:val="none" w:sz="0" w:space="0" w:color="auto"/>
      </w:divBdr>
    </w:div>
    <w:div w:id="1164475323">
      <w:marLeft w:val="640"/>
      <w:marRight w:val="0"/>
      <w:marTop w:val="0"/>
      <w:marBottom w:val="0"/>
      <w:divBdr>
        <w:top w:val="none" w:sz="0" w:space="0" w:color="auto"/>
        <w:left w:val="none" w:sz="0" w:space="0" w:color="auto"/>
        <w:bottom w:val="none" w:sz="0" w:space="0" w:color="auto"/>
        <w:right w:val="none" w:sz="0" w:space="0" w:color="auto"/>
      </w:divBdr>
    </w:div>
    <w:div w:id="1165123794">
      <w:marLeft w:val="640"/>
      <w:marRight w:val="0"/>
      <w:marTop w:val="0"/>
      <w:marBottom w:val="0"/>
      <w:divBdr>
        <w:top w:val="none" w:sz="0" w:space="0" w:color="auto"/>
        <w:left w:val="none" w:sz="0" w:space="0" w:color="auto"/>
        <w:bottom w:val="none" w:sz="0" w:space="0" w:color="auto"/>
        <w:right w:val="none" w:sz="0" w:space="0" w:color="auto"/>
      </w:divBdr>
    </w:div>
    <w:div w:id="1165708142">
      <w:marLeft w:val="640"/>
      <w:marRight w:val="0"/>
      <w:marTop w:val="0"/>
      <w:marBottom w:val="0"/>
      <w:divBdr>
        <w:top w:val="none" w:sz="0" w:space="0" w:color="auto"/>
        <w:left w:val="none" w:sz="0" w:space="0" w:color="auto"/>
        <w:bottom w:val="none" w:sz="0" w:space="0" w:color="auto"/>
        <w:right w:val="none" w:sz="0" w:space="0" w:color="auto"/>
      </w:divBdr>
    </w:div>
    <w:div w:id="1165708993">
      <w:marLeft w:val="640"/>
      <w:marRight w:val="0"/>
      <w:marTop w:val="0"/>
      <w:marBottom w:val="0"/>
      <w:divBdr>
        <w:top w:val="none" w:sz="0" w:space="0" w:color="auto"/>
        <w:left w:val="none" w:sz="0" w:space="0" w:color="auto"/>
        <w:bottom w:val="none" w:sz="0" w:space="0" w:color="auto"/>
        <w:right w:val="none" w:sz="0" w:space="0" w:color="auto"/>
      </w:divBdr>
    </w:div>
    <w:div w:id="1166048965">
      <w:marLeft w:val="640"/>
      <w:marRight w:val="0"/>
      <w:marTop w:val="0"/>
      <w:marBottom w:val="0"/>
      <w:divBdr>
        <w:top w:val="none" w:sz="0" w:space="0" w:color="auto"/>
        <w:left w:val="none" w:sz="0" w:space="0" w:color="auto"/>
        <w:bottom w:val="none" w:sz="0" w:space="0" w:color="auto"/>
        <w:right w:val="none" w:sz="0" w:space="0" w:color="auto"/>
      </w:divBdr>
    </w:div>
    <w:div w:id="1166091906">
      <w:marLeft w:val="640"/>
      <w:marRight w:val="0"/>
      <w:marTop w:val="0"/>
      <w:marBottom w:val="0"/>
      <w:divBdr>
        <w:top w:val="none" w:sz="0" w:space="0" w:color="auto"/>
        <w:left w:val="none" w:sz="0" w:space="0" w:color="auto"/>
        <w:bottom w:val="none" w:sz="0" w:space="0" w:color="auto"/>
        <w:right w:val="none" w:sz="0" w:space="0" w:color="auto"/>
      </w:divBdr>
    </w:div>
    <w:div w:id="1166481991">
      <w:marLeft w:val="640"/>
      <w:marRight w:val="0"/>
      <w:marTop w:val="0"/>
      <w:marBottom w:val="0"/>
      <w:divBdr>
        <w:top w:val="none" w:sz="0" w:space="0" w:color="auto"/>
        <w:left w:val="none" w:sz="0" w:space="0" w:color="auto"/>
        <w:bottom w:val="none" w:sz="0" w:space="0" w:color="auto"/>
        <w:right w:val="none" w:sz="0" w:space="0" w:color="auto"/>
      </w:divBdr>
    </w:div>
    <w:div w:id="1166557177">
      <w:marLeft w:val="640"/>
      <w:marRight w:val="0"/>
      <w:marTop w:val="0"/>
      <w:marBottom w:val="0"/>
      <w:divBdr>
        <w:top w:val="none" w:sz="0" w:space="0" w:color="auto"/>
        <w:left w:val="none" w:sz="0" w:space="0" w:color="auto"/>
        <w:bottom w:val="none" w:sz="0" w:space="0" w:color="auto"/>
        <w:right w:val="none" w:sz="0" w:space="0" w:color="auto"/>
      </w:divBdr>
    </w:div>
    <w:div w:id="1167211491">
      <w:marLeft w:val="640"/>
      <w:marRight w:val="0"/>
      <w:marTop w:val="0"/>
      <w:marBottom w:val="0"/>
      <w:divBdr>
        <w:top w:val="none" w:sz="0" w:space="0" w:color="auto"/>
        <w:left w:val="none" w:sz="0" w:space="0" w:color="auto"/>
        <w:bottom w:val="none" w:sz="0" w:space="0" w:color="auto"/>
        <w:right w:val="none" w:sz="0" w:space="0" w:color="auto"/>
      </w:divBdr>
    </w:div>
    <w:div w:id="1167479005">
      <w:marLeft w:val="640"/>
      <w:marRight w:val="0"/>
      <w:marTop w:val="0"/>
      <w:marBottom w:val="0"/>
      <w:divBdr>
        <w:top w:val="none" w:sz="0" w:space="0" w:color="auto"/>
        <w:left w:val="none" w:sz="0" w:space="0" w:color="auto"/>
        <w:bottom w:val="none" w:sz="0" w:space="0" w:color="auto"/>
        <w:right w:val="none" w:sz="0" w:space="0" w:color="auto"/>
      </w:divBdr>
    </w:div>
    <w:div w:id="1167668326">
      <w:marLeft w:val="640"/>
      <w:marRight w:val="0"/>
      <w:marTop w:val="0"/>
      <w:marBottom w:val="0"/>
      <w:divBdr>
        <w:top w:val="none" w:sz="0" w:space="0" w:color="auto"/>
        <w:left w:val="none" w:sz="0" w:space="0" w:color="auto"/>
        <w:bottom w:val="none" w:sz="0" w:space="0" w:color="auto"/>
        <w:right w:val="none" w:sz="0" w:space="0" w:color="auto"/>
      </w:divBdr>
    </w:div>
    <w:div w:id="1167671630">
      <w:marLeft w:val="640"/>
      <w:marRight w:val="0"/>
      <w:marTop w:val="0"/>
      <w:marBottom w:val="0"/>
      <w:divBdr>
        <w:top w:val="none" w:sz="0" w:space="0" w:color="auto"/>
        <w:left w:val="none" w:sz="0" w:space="0" w:color="auto"/>
        <w:bottom w:val="none" w:sz="0" w:space="0" w:color="auto"/>
        <w:right w:val="none" w:sz="0" w:space="0" w:color="auto"/>
      </w:divBdr>
    </w:div>
    <w:div w:id="1168059903">
      <w:marLeft w:val="640"/>
      <w:marRight w:val="0"/>
      <w:marTop w:val="0"/>
      <w:marBottom w:val="0"/>
      <w:divBdr>
        <w:top w:val="none" w:sz="0" w:space="0" w:color="auto"/>
        <w:left w:val="none" w:sz="0" w:space="0" w:color="auto"/>
        <w:bottom w:val="none" w:sz="0" w:space="0" w:color="auto"/>
        <w:right w:val="none" w:sz="0" w:space="0" w:color="auto"/>
      </w:divBdr>
    </w:div>
    <w:div w:id="1168211173">
      <w:marLeft w:val="640"/>
      <w:marRight w:val="0"/>
      <w:marTop w:val="0"/>
      <w:marBottom w:val="0"/>
      <w:divBdr>
        <w:top w:val="none" w:sz="0" w:space="0" w:color="auto"/>
        <w:left w:val="none" w:sz="0" w:space="0" w:color="auto"/>
        <w:bottom w:val="none" w:sz="0" w:space="0" w:color="auto"/>
        <w:right w:val="none" w:sz="0" w:space="0" w:color="auto"/>
      </w:divBdr>
    </w:div>
    <w:div w:id="1168670025">
      <w:marLeft w:val="640"/>
      <w:marRight w:val="0"/>
      <w:marTop w:val="0"/>
      <w:marBottom w:val="0"/>
      <w:divBdr>
        <w:top w:val="none" w:sz="0" w:space="0" w:color="auto"/>
        <w:left w:val="none" w:sz="0" w:space="0" w:color="auto"/>
        <w:bottom w:val="none" w:sz="0" w:space="0" w:color="auto"/>
        <w:right w:val="none" w:sz="0" w:space="0" w:color="auto"/>
      </w:divBdr>
    </w:div>
    <w:div w:id="1168865174">
      <w:marLeft w:val="640"/>
      <w:marRight w:val="0"/>
      <w:marTop w:val="0"/>
      <w:marBottom w:val="0"/>
      <w:divBdr>
        <w:top w:val="none" w:sz="0" w:space="0" w:color="auto"/>
        <w:left w:val="none" w:sz="0" w:space="0" w:color="auto"/>
        <w:bottom w:val="none" w:sz="0" w:space="0" w:color="auto"/>
        <w:right w:val="none" w:sz="0" w:space="0" w:color="auto"/>
      </w:divBdr>
    </w:div>
    <w:div w:id="1169055518">
      <w:marLeft w:val="640"/>
      <w:marRight w:val="0"/>
      <w:marTop w:val="0"/>
      <w:marBottom w:val="0"/>
      <w:divBdr>
        <w:top w:val="none" w:sz="0" w:space="0" w:color="auto"/>
        <w:left w:val="none" w:sz="0" w:space="0" w:color="auto"/>
        <w:bottom w:val="none" w:sz="0" w:space="0" w:color="auto"/>
        <w:right w:val="none" w:sz="0" w:space="0" w:color="auto"/>
      </w:divBdr>
    </w:div>
    <w:div w:id="1169368743">
      <w:marLeft w:val="640"/>
      <w:marRight w:val="0"/>
      <w:marTop w:val="0"/>
      <w:marBottom w:val="0"/>
      <w:divBdr>
        <w:top w:val="none" w:sz="0" w:space="0" w:color="auto"/>
        <w:left w:val="none" w:sz="0" w:space="0" w:color="auto"/>
        <w:bottom w:val="none" w:sz="0" w:space="0" w:color="auto"/>
        <w:right w:val="none" w:sz="0" w:space="0" w:color="auto"/>
      </w:divBdr>
    </w:div>
    <w:div w:id="1169565988">
      <w:marLeft w:val="640"/>
      <w:marRight w:val="0"/>
      <w:marTop w:val="0"/>
      <w:marBottom w:val="0"/>
      <w:divBdr>
        <w:top w:val="none" w:sz="0" w:space="0" w:color="auto"/>
        <w:left w:val="none" w:sz="0" w:space="0" w:color="auto"/>
        <w:bottom w:val="none" w:sz="0" w:space="0" w:color="auto"/>
        <w:right w:val="none" w:sz="0" w:space="0" w:color="auto"/>
      </w:divBdr>
    </w:div>
    <w:div w:id="1169909556">
      <w:marLeft w:val="640"/>
      <w:marRight w:val="0"/>
      <w:marTop w:val="0"/>
      <w:marBottom w:val="0"/>
      <w:divBdr>
        <w:top w:val="none" w:sz="0" w:space="0" w:color="auto"/>
        <w:left w:val="none" w:sz="0" w:space="0" w:color="auto"/>
        <w:bottom w:val="none" w:sz="0" w:space="0" w:color="auto"/>
        <w:right w:val="none" w:sz="0" w:space="0" w:color="auto"/>
      </w:divBdr>
    </w:div>
    <w:div w:id="1170409874">
      <w:marLeft w:val="640"/>
      <w:marRight w:val="0"/>
      <w:marTop w:val="0"/>
      <w:marBottom w:val="0"/>
      <w:divBdr>
        <w:top w:val="none" w:sz="0" w:space="0" w:color="auto"/>
        <w:left w:val="none" w:sz="0" w:space="0" w:color="auto"/>
        <w:bottom w:val="none" w:sz="0" w:space="0" w:color="auto"/>
        <w:right w:val="none" w:sz="0" w:space="0" w:color="auto"/>
      </w:divBdr>
    </w:div>
    <w:div w:id="1170410365">
      <w:marLeft w:val="640"/>
      <w:marRight w:val="0"/>
      <w:marTop w:val="0"/>
      <w:marBottom w:val="0"/>
      <w:divBdr>
        <w:top w:val="none" w:sz="0" w:space="0" w:color="auto"/>
        <w:left w:val="none" w:sz="0" w:space="0" w:color="auto"/>
        <w:bottom w:val="none" w:sz="0" w:space="0" w:color="auto"/>
        <w:right w:val="none" w:sz="0" w:space="0" w:color="auto"/>
      </w:divBdr>
    </w:div>
    <w:div w:id="1170606244">
      <w:marLeft w:val="640"/>
      <w:marRight w:val="0"/>
      <w:marTop w:val="0"/>
      <w:marBottom w:val="0"/>
      <w:divBdr>
        <w:top w:val="none" w:sz="0" w:space="0" w:color="auto"/>
        <w:left w:val="none" w:sz="0" w:space="0" w:color="auto"/>
        <w:bottom w:val="none" w:sz="0" w:space="0" w:color="auto"/>
        <w:right w:val="none" w:sz="0" w:space="0" w:color="auto"/>
      </w:divBdr>
    </w:div>
    <w:div w:id="1170754053">
      <w:marLeft w:val="640"/>
      <w:marRight w:val="0"/>
      <w:marTop w:val="0"/>
      <w:marBottom w:val="0"/>
      <w:divBdr>
        <w:top w:val="none" w:sz="0" w:space="0" w:color="auto"/>
        <w:left w:val="none" w:sz="0" w:space="0" w:color="auto"/>
        <w:bottom w:val="none" w:sz="0" w:space="0" w:color="auto"/>
        <w:right w:val="none" w:sz="0" w:space="0" w:color="auto"/>
      </w:divBdr>
    </w:div>
    <w:div w:id="1170869270">
      <w:marLeft w:val="640"/>
      <w:marRight w:val="0"/>
      <w:marTop w:val="0"/>
      <w:marBottom w:val="0"/>
      <w:divBdr>
        <w:top w:val="none" w:sz="0" w:space="0" w:color="auto"/>
        <w:left w:val="none" w:sz="0" w:space="0" w:color="auto"/>
        <w:bottom w:val="none" w:sz="0" w:space="0" w:color="auto"/>
        <w:right w:val="none" w:sz="0" w:space="0" w:color="auto"/>
      </w:divBdr>
    </w:div>
    <w:div w:id="1171139590">
      <w:marLeft w:val="640"/>
      <w:marRight w:val="0"/>
      <w:marTop w:val="0"/>
      <w:marBottom w:val="0"/>
      <w:divBdr>
        <w:top w:val="none" w:sz="0" w:space="0" w:color="auto"/>
        <w:left w:val="none" w:sz="0" w:space="0" w:color="auto"/>
        <w:bottom w:val="none" w:sz="0" w:space="0" w:color="auto"/>
        <w:right w:val="none" w:sz="0" w:space="0" w:color="auto"/>
      </w:divBdr>
    </w:div>
    <w:div w:id="1171145393">
      <w:marLeft w:val="640"/>
      <w:marRight w:val="0"/>
      <w:marTop w:val="0"/>
      <w:marBottom w:val="0"/>
      <w:divBdr>
        <w:top w:val="none" w:sz="0" w:space="0" w:color="auto"/>
        <w:left w:val="none" w:sz="0" w:space="0" w:color="auto"/>
        <w:bottom w:val="none" w:sz="0" w:space="0" w:color="auto"/>
        <w:right w:val="none" w:sz="0" w:space="0" w:color="auto"/>
      </w:divBdr>
    </w:div>
    <w:div w:id="1172527176">
      <w:marLeft w:val="640"/>
      <w:marRight w:val="0"/>
      <w:marTop w:val="0"/>
      <w:marBottom w:val="0"/>
      <w:divBdr>
        <w:top w:val="none" w:sz="0" w:space="0" w:color="auto"/>
        <w:left w:val="none" w:sz="0" w:space="0" w:color="auto"/>
        <w:bottom w:val="none" w:sz="0" w:space="0" w:color="auto"/>
        <w:right w:val="none" w:sz="0" w:space="0" w:color="auto"/>
      </w:divBdr>
    </w:div>
    <w:div w:id="1172570772">
      <w:marLeft w:val="640"/>
      <w:marRight w:val="0"/>
      <w:marTop w:val="0"/>
      <w:marBottom w:val="0"/>
      <w:divBdr>
        <w:top w:val="none" w:sz="0" w:space="0" w:color="auto"/>
        <w:left w:val="none" w:sz="0" w:space="0" w:color="auto"/>
        <w:bottom w:val="none" w:sz="0" w:space="0" w:color="auto"/>
        <w:right w:val="none" w:sz="0" w:space="0" w:color="auto"/>
      </w:divBdr>
    </w:div>
    <w:div w:id="1172571620">
      <w:marLeft w:val="640"/>
      <w:marRight w:val="0"/>
      <w:marTop w:val="0"/>
      <w:marBottom w:val="0"/>
      <w:divBdr>
        <w:top w:val="none" w:sz="0" w:space="0" w:color="auto"/>
        <w:left w:val="none" w:sz="0" w:space="0" w:color="auto"/>
        <w:bottom w:val="none" w:sz="0" w:space="0" w:color="auto"/>
        <w:right w:val="none" w:sz="0" w:space="0" w:color="auto"/>
      </w:divBdr>
    </w:div>
    <w:div w:id="1172716327">
      <w:marLeft w:val="640"/>
      <w:marRight w:val="0"/>
      <w:marTop w:val="0"/>
      <w:marBottom w:val="0"/>
      <w:divBdr>
        <w:top w:val="none" w:sz="0" w:space="0" w:color="auto"/>
        <w:left w:val="none" w:sz="0" w:space="0" w:color="auto"/>
        <w:bottom w:val="none" w:sz="0" w:space="0" w:color="auto"/>
        <w:right w:val="none" w:sz="0" w:space="0" w:color="auto"/>
      </w:divBdr>
    </w:div>
    <w:div w:id="1172989180">
      <w:marLeft w:val="640"/>
      <w:marRight w:val="0"/>
      <w:marTop w:val="0"/>
      <w:marBottom w:val="0"/>
      <w:divBdr>
        <w:top w:val="none" w:sz="0" w:space="0" w:color="auto"/>
        <w:left w:val="none" w:sz="0" w:space="0" w:color="auto"/>
        <w:bottom w:val="none" w:sz="0" w:space="0" w:color="auto"/>
        <w:right w:val="none" w:sz="0" w:space="0" w:color="auto"/>
      </w:divBdr>
    </w:div>
    <w:div w:id="1173186751">
      <w:marLeft w:val="640"/>
      <w:marRight w:val="0"/>
      <w:marTop w:val="0"/>
      <w:marBottom w:val="0"/>
      <w:divBdr>
        <w:top w:val="none" w:sz="0" w:space="0" w:color="auto"/>
        <w:left w:val="none" w:sz="0" w:space="0" w:color="auto"/>
        <w:bottom w:val="none" w:sz="0" w:space="0" w:color="auto"/>
        <w:right w:val="none" w:sz="0" w:space="0" w:color="auto"/>
      </w:divBdr>
    </w:div>
    <w:div w:id="1175651779">
      <w:marLeft w:val="640"/>
      <w:marRight w:val="0"/>
      <w:marTop w:val="0"/>
      <w:marBottom w:val="0"/>
      <w:divBdr>
        <w:top w:val="none" w:sz="0" w:space="0" w:color="auto"/>
        <w:left w:val="none" w:sz="0" w:space="0" w:color="auto"/>
        <w:bottom w:val="none" w:sz="0" w:space="0" w:color="auto"/>
        <w:right w:val="none" w:sz="0" w:space="0" w:color="auto"/>
      </w:divBdr>
    </w:div>
    <w:div w:id="1176112617">
      <w:marLeft w:val="640"/>
      <w:marRight w:val="0"/>
      <w:marTop w:val="0"/>
      <w:marBottom w:val="0"/>
      <w:divBdr>
        <w:top w:val="none" w:sz="0" w:space="0" w:color="auto"/>
        <w:left w:val="none" w:sz="0" w:space="0" w:color="auto"/>
        <w:bottom w:val="none" w:sz="0" w:space="0" w:color="auto"/>
        <w:right w:val="none" w:sz="0" w:space="0" w:color="auto"/>
      </w:divBdr>
    </w:div>
    <w:div w:id="1176185679">
      <w:marLeft w:val="640"/>
      <w:marRight w:val="0"/>
      <w:marTop w:val="0"/>
      <w:marBottom w:val="0"/>
      <w:divBdr>
        <w:top w:val="none" w:sz="0" w:space="0" w:color="auto"/>
        <w:left w:val="none" w:sz="0" w:space="0" w:color="auto"/>
        <w:bottom w:val="none" w:sz="0" w:space="0" w:color="auto"/>
        <w:right w:val="none" w:sz="0" w:space="0" w:color="auto"/>
      </w:divBdr>
    </w:div>
    <w:div w:id="1178614859">
      <w:marLeft w:val="640"/>
      <w:marRight w:val="0"/>
      <w:marTop w:val="0"/>
      <w:marBottom w:val="0"/>
      <w:divBdr>
        <w:top w:val="none" w:sz="0" w:space="0" w:color="auto"/>
        <w:left w:val="none" w:sz="0" w:space="0" w:color="auto"/>
        <w:bottom w:val="none" w:sz="0" w:space="0" w:color="auto"/>
        <w:right w:val="none" w:sz="0" w:space="0" w:color="auto"/>
      </w:divBdr>
    </w:div>
    <w:div w:id="1179125727">
      <w:marLeft w:val="640"/>
      <w:marRight w:val="0"/>
      <w:marTop w:val="0"/>
      <w:marBottom w:val="0"/>
      <w:divBdr>
        <w:top w:val="none" w:sz="0" w:space="0" w:color="auto"/>
        <w:left w:val="none" w:sz="0" w:space="0" w:color="auto"/>
        <w:bottom w:val="none" w:sz="0" w:space="0" w:color="auto"/>
        <w:right w:val="none" w:sz="0" w:space="0" w:color="auto"/>
      </w:divBdr>
    </w:div>
    <w:div w:id="1179930581">
      <w:marLeft w:val="640"/>
      <w:marRight w:val="0"/>
      <w:marTop w:val="0"/>
      <w:marBottom w:val="0"/>
      <w:divBdr>
        <w:top w:val="none" w:sz="0" w:space="0" w:color="auto"/>
        <w:left w:val="none" w:sz="0" w:space="0" w:color="auto"/>
        <w:bottom w:val="none" w:sz="0" w:space="0" w:color="auto"/>
        <w:right w:val="none" w:sz="0" w:space="0" w:color="auto"/>
      </w:divBdr>
    </w:div>
    <w:div w:id="1180269008">
      <w:marLeft w:val="640"/>
      <w:marRight w:val="0"/>
      <w:marTop w:val="0"/>
      <w:marBottom w:val="0"/>
      <w:divBdr>
        <w:top w:val="none" w:sz="0" w:space="0" w:color="auto"/>
        <w:left w:val="none" w:sz="0" w:space="0" w:color="auto"/>
        <w:bottom w:val="none" w:sz="0" w:space="0" w:color="auto"/>
        <w:right w:val="none" w:sz="0" w:space="0" w:color="auto"/>
      </w:divBdr>
    </w:div>
    <w:div w:id="1180705006">
      <w:marLeft w:val="640"/>
      <w:marRight w:val="0"/>
      <w:marTop w:val="0"/>
      <w:marBottom w:val="0"/>
      <w:divBdr>
        <w:top w:val="none" w:sz="0" w:space="0" w:color="auto"/>
        <w:left w:val="none" w:sz="0" w:space="0" w:color="auto"/>
        <w:bottom w:val="none" w:sz="0" w:space="0" w:color="auto"/>
        <w:right w:val="none" w:sz="0" w:space="0" w:color="auto"/>
      </w:divBdr>
    </w:div>
    <w:div w:id="1181043371">
      <w:marLeft w:val="640"/>
      <w:marRight w:val="0"/>
      <w:marTop w:val="0"/>
      <w:marBottom w:val="0"/>
      <w:divBdr>
        <w:top w:val="none" w:sz="0" w:space="0" w:color="auto"/>
        <w:left w:val="none" w:sz="0" w:space="0" w:color="auto"/>
        <w:bottom w:val="none" w:sz="0" w:space="0" w:color="auto"/>
        <w:right w:val="none" w:sz="0" w:space="0" w:color="auto"/>
      </w:divBdr>
    </w:div>
    <w:div w:id="1181511491">
      <w:marLeft w:val="640"/>
      <w:marRight w:val="0"/>
      <w:marTop w:val="0"/>
      <w:marBottom w:val="0"/>
      <w:divBdr>
        <w:top w:val="none" w:sz="0" w:space="0" w:color="auto"/>
        <w:left w:val="none" w:sz="0" w:space="0" w:color="auto"/>
        <w:bottom w:val="none" w:sz="0" w:space="0" w:color="auto"/>
        <w:right w:val="none" w:sz="0" w:space="0" w:color="auto"/>
      </w:divBdr>
    </w:div>
    <w:div w:id="1181696379">
      <w:marLeft w:val="640"/>
      <w:marRight w:val="0"/>
      <w:marTop w:val="0"/>
      <w:marBottom w:val="0"/>
      <w:divBdr>
        <w:top w:val="none" w:sz="0" w:space="0" w:color="auto"/>
        <w:left w:val="none" w:sz="0" w:space="0" w:color="auto"/>
        <w:bottom w:val="none" w:sz="0" w:space="0" w:color="auto"/>
        <w:right w:val="none" w:sz="0" w:space="0" w:color="auto"/>
      </w:divBdr>
    </w:div>
    <w:div w:id="1182085685">
      <w:marLeft w:val="640"/>
      <w:marRight w:val="0"/>
      <w:marTop w:val="0"/>
      <w:marBottom w:val="0"/>
      <w:divBdr>
        <w:top w:val="none" w:sz="0" w:space="0" w:color="auto"/>
        <w:left w:val="none" w:sz="0" w:space="0" w:color="auto"/>
        <w:bottom w:val="none" w:sz="0" w:space="0" w:color="auto"/>
        <w:right w:val="none" w:sz="0" w:space="0" w:color="auto"/>
      </w:divBdr>
    </w:div>
    <w:div w:id="1182088582">
      <w:marLeft w:val="640"/>
      <w:marRight w:val="0"/>
      <w:marTop w:val="0"/>
      <w:marBottom w:val="0"/>
      <w:divBdr>
        <w:top w:val="none" w:sz="0" w:space="0" w:color="auto"/>
        <w:left w:val="none" w:sz="0" w:space="0" w:color="auto"/>
        <w:bottom w:val="none" w:sz="0" w:space="0" w:color="auto"/>
        <w:right w:val="none" w:sz="0" w:space="0" w:color="auto"/>
      </w:divBdr>
    </w:div>
    <w:div w:id="1182819529">
      <w:marLeft w:val="640"/>
      <w:marRight w:val="0"/>
      <w:marTop w:val="0"/>
      <w:marBottom w:val="0"/>
      <w:divBdr>
        <w:top w:val="none" w:sz="0" w:space="0" w:color="auto"/>
        <w:left w:val="none" w:sz="0" w:space="0" w:color="auto"/>
        <w:bottom w:val="none" w:sz="0" w:space="0" w:color="auto"/>
        <w:right w:val="none" w:sz="0" w:space="0" w:color="auto"/>
      </w:divBdr>
    </w:div>
    <w:div w:id="1183013686">
      <w:marLeft w:val="640"/>
      <w:marRight w:val="0"/>
      <w:marTop w:val="0"/>
      <w:marBottom w:val="0"/>
      <w:divBdr>
        <w:top w:val="none" w:sz="0" w:space="0" w:color="auto"/>
        <w:left w:val="none" w:sz="0" w:space="0" w:color="auto"/>
        <w:bottom w:val="none" w:sz="0" w:space="0" w:color="auto"/>
        <w:right w:val="none" w:sz="0" w:space="0" w:color="auto"/>
      </w:divBdr>
    </w:div>
    <w:div w:id="1183324954">
      <w:marLeft w:val="640"/>
      <w:marRight w:val="0"/>
      <w:marTop w:val="0"/>
      <w:marBottom w:val="0"/>
      <w:divBdr>
        <w:top w:val="none" w:sz="0" w:space="0" w:color="auto"/>
        <w:left w:val="none" w:sz="0" w:space="0" w:color="auto"/>
        <w:bottom w:val="none" w:sz="0" w:space="0" w:color="auto"/>
        <w:right w:val="none" w:sz="0" w:space="0" w:color="auto"/>
      </w:divBdr>
    </w:div>
    <w:div w:id="1183396418">
      <w:marLeft w:val="640"/>
      <w:marRight w:val="0"/>
      <w:marTop w:val="0"/>
      <w:marBottom w:val="0"/>
      <w:divBdr>
        <w:top w:val="none" w:sz="0" w:space="0" w:color="auto"/>
        <w:left w:val="none" w:sz="0" w:space="0" w:color="auto"/>
        <w:bottom w:val="none" w:sz="0" w:space="0" w:color="auto"/>
        <w:right w:val="none" w:sz="0" w:space="0" w:color="auto"/>
      </w:divBdr>
    </w:div>
    <w:div w:id="1183476603">
      <w:marLeft w:val="640"/>
      <w:marRight w:val="0"/>
      <w:marTop w:val="0"/>
      <w:marBottom w:val="0"/>
      <w:divBdr>
        <w:top w:val="none" w:sz="0" w:space="0" w:color="auto"/>
        <w:left w:val="none" w:sz="0" w:space="0" w:color="auto"/>
        <w:bottom w:val="none" w:sz="0" w:space="0" w:color="auto"/>
        <w:right w:val="none" w:sz="0" w:space="0" w:color="auto"/>
      </w:divBdr>
    </w:div>
    <w:div w:id="1184710699">
      <w:marLeft w:val="640"/>
      <w:marRight w:val="0"/>
      <w:marTop w:val="0"/>
      <w:marBottom w:val="0"/>
      <w:divBdr>
        <w:top w:val="none" w:sz="0" w:space="0" w:color="auto"/>
        <w:left w:val="none" w:sz="0" w:space="0" w:color="auto"/>
        <w:bottom w:val="none" w:sz="0" w:space="0" w:color="auto"/>
        <w:right w:val="none" w:sz="0" w:space="0" w:color="auto"/>
      </w:divBdr>
    </w:div>
    <w:div w:id="1184779768">
      <w:marLeft w:val="640"/>
      <w:marRight w:val="0"/>
      <w:marTop w:val="0"/>
      <w:marBottom w:val="0"/>
      <w:divBdr>
        <w:top w:val="none" w:sz="0" w:space="0" w:color="auto"/>
        <w:left w:val="none" w:sz="0" w:space="0" w:color="auto"/>
        <w:bottom w:val="none" w:sz="0" w:space="0" w:color="auto"/>
        <w:right w:val="none" w:sz="0" w:space="0" w:color="auto"/>
      </w:divBdr>
    </w:div>
    <w:div w:id="1184901652">
      <w:marLeft w:val="640"/>
      <w:marRight w:val="0"/>
      <w:marTop w:val="0"/>
      <w:marBottom w:val="0"/>
      <w:divBdr>
        <w:top w:val="none" w:sz="0" w:space="0" w:color="auto"/>
        <w:left w:val="none" w:sz="0" w:space="0" w:color="auto"/>
        <w:bottom w:val="none" w:sz="0" w:space="0" w:color="auto"/>
        <w:right w:val="none" w:sz="0" w:space="0" w:color="auto"/>
      </w:divBdr>
    </w:div>
    <w:div w:id="1184976763">
      <w:marLeft w:val="640"/>
      <w:marRight w:val="0"/>
      <w:marTop w:val="0"/>
      <w:marBottom w:val="0"/>
      <w:divBdr>
        <w:top w:val="none" w:sz="0" w:space="0" w:color="auto"/>
        <w:left w:val="none" w:sz="0" w:space="0" w:color="auto"/>
        <w:bottom w:val="none" w:sz="0" w:space="0" w:color="auto"/>
        <w:right w:val="none" w:sz="0" w:space="0" w:color="auto"/>
      </w:divBdr>
    </w:div>
    <w:div w:id="1185752810">
      <w:marLeft w:val="640"/>
      <w:marRight w:val="0"/>
      <w:marTop w:val="0"/>
      <w:marBottom w:val="0"/>
      <w:divBdr>
        <w:top w:val="none" w:sz="0" w:space="0" w:color="auto"/>
        <w:left w:val="none" w:sz="0" w:space="0" w:color="auto"/>
        <w:bottom w:val="none" w:sz="0" w:space="0" w:color="auto"/>
        <w:right w:val="none" w:sz="0" w:space="0" w:color="auto"/>
      </w:divBdr>
    </w:div>
    <w:div w:id="1186942624">
      <w:marLeft w:val="640"/>
      <w:marRight w:val="0"/>
      <w:marTop w:val="0"/>
      <w:marBottom w:val="0"/>
      <w:divBdr>
        <w:top w:val="none" w:sz="0" w:space="0" w:color="auto"/>
        <w:left w:val="none" w:sz="0" w:space="0" w:color="auto"/>
        <w:bottom w:val="none" w:sz="0" w:space="0" w:color="auto"/>
        <w:right w:val="none" w:sz="0" w:space="0" w:color="auto"/>
      </w:divBdr>
    </w:div>
    <w:div w:id="1187519273">
      <w:marLeft w:val="640"/>
      <w:marRight w:val="0"/>
      <w:marTop w:val="0"/>
      <w:marBottom w:val="0"/>
      <w:divBdr>
        <w:top w:val="none" w:sz="0" w:space="0" w:color="auto"/>
        <w:left w:val="none" w:sz="0" w:space="0" w:color="auto"/>
        <w:bottom w:val="none" w:sz="0" w:space="0" w:color="auto"/>
        <w:right w:val="none" w:sz="0" w:space="0" w:color="auto"/>
      </w:divBdr>
    </w:div>
    <w:div w:id="1187523936">
      <w:marLeft w:val="640"/>
      <w:marRight w:val="0"/>
      <w:marTop w:val="0"/>
      <w:marBottom w:val="0"/>
      <w:divBdr>
        <w:top w:val="none" w:sz="0" w:space="0" w:color="auto"/>
        <w:left w:val="none" w:sz="0" w:space="0" w:color="auto"/>
        <w:bottom w:val="none" w:sz="0" w:space="0" w:color="auto"/>
        <w:right w:val="none" w:sz="0" w:space="0" w:color="auto"/>
      </w:divBdr>
    </w:div>
    <w:div w:id="1187719367">
      <w:marLeft w:val="640"/>
      <w:marRight w:val="0"/>
      <w:marTop w:val="0"/>
      <w:marBottom w:val="0"/>
      <w:divBdr>
        <w:top w:val="none" w:sz="0" w:space="0" w:color="auto"/>
        <w:left w:val="none" w:sz="0" w:space="0" w:color="auto"/>
        <w:bottom w:val="none" w:sz="0" w:space="0" w:color="auto"/>
        <w:right w:val="none" w:sz="0" w:space="0" w:color="auto"/>
      </w:divBdr>
    </w:div>
    <w:div w:id="1187786971">
      <w:marLeft w:val="640"/>
      <w:marRight w:val="0"/>
      <w:marTop w:val="0"/>
      <w:marBottom w:val="0"/>
      <w:divBdr>
        <w:top w:val="none" w:sz="0" w:space="0" w:color="auto"/>
        <w:left w:val="none" w:sz="0" w:space="0" w:color="auto"/>
        <w:bottom w:val="none" w:sz="0" w:space="0" w:color="auto"/>
        <w:right w:val="none" w:sz="0" w:space="0" w:color="auto"/>
      </w:divBdr>
    </w:div>
    <w:div w:id="1187911116">
      <w:marLeft w:val="640"/>
      <w:marRight w:val="0"/>
      <w:marTop w:val="0"/>
      <w:marBottom w:val="0"/>
      <w:divBdr>
        <w:top w:val="none" w:sz="0" w:space="0" w:color="auto"/>
        <w:left w:val="none" w:sz="0" w:space="0" w:color="auto"/>
        <w:bottom w:val="none" w:sz="0" w:space="0" w:color="auto"/>
        <w:right w:val="none" w:sz="0" w:space="0" w:color="auto"/>
      </w:divBdr>
    </w:div>
    <w:div w:id="1187912519">
      <w:marLeft w:val="640"/>
      <w:marRight w:val="0"/>
      <w:marTop w:val="0"/>
      <w:marBottom w:val="0"/>
      <w:divBdr>
        <w:top w:val="none" w:sz="0" w:space="0" w:color="auto"/>
        <w:left w:val="none" w:sz="0" w:space="0" w:color="auto"/>
        <w:bottom w:val="none" w:sz="0" w:space="0" w:color="auto"/>
        <w:right w:val="none" w:sz="0" w:space="0" w:color="auto"/>
      </w:divBdr>
    </w:div>
    <w:div w:id="1188102461">
      <w:marLeft w:val="640"/>
      <w:marRight w:val="0"/>
      <w:marTop w:val="0"/>
      <w:marBottom w:val="0"/>
      <w:divBdr>
        <w:top w:val="none" w:sz="0" w:space="0" w:color="auto"/>
        <w:left w:val="none" w:sz="0" w:space="0" w:color="auto"/>
        <w:bottom w:val="none" w:sz="0" w:space="0" w:color="auto"/>
        <w:right w:val="none" w:sz="0" w:space="0" w:color="auto"/>
      </w:divBdr>
    </w:div>
    <w:div w:id="1188445628">
      <w:marLeft w:val="640"/>
      <w:marRight w:val="0"/>
      <w:marTop w:val="0"/>
      <w:marBottom w:val="0"/>
      <w:divBdr>
        <w:top w:val="none" w:sz="0" w:space="0" w:color="auto"/>
        <w:left w:val="none" w:sz="0" w:space="0" w:color="auto"/>
        <w:bottom w:val="none" w:sz="0" w:space="0" w:color="auto"/>
        <w:right w:val="none" w:sz="0" w:space="0" w:color="auto"/>
      </w:divBdr>
    </w:div>
    <w:div w:id="1188758363">
      <w:marLeft w:val="640"/>
      <w:marRight w:val="0"/>
      <w:marTop w:val="0"/>
      <w:marBottom w:val="0"/>
      <w:divBdr>
        <w:top w:val="none" w:sz="0" w:space="0" w:color="auto"/>
        <w:left w:val="none" w:sz="0" w:space="0" w:color="auto"/>
        <w:bottom w:val="none" w:sz="0" w:space="0" w:color="auto"/>
        <w:right w:val="none" w:sz="0" w:space="0" w:color="auto"/>
      </w:divBdr>
    </w:div>
    <w:div w:id="1188833964">
      <w:marLeft w:val="640"/>
      <w:marRight w:val="0"/>
      <w:marTop w:val="0"/>
      <w:marBottom w:val="0"/>
      <w:divBdr>
        <w:top w:val="none" w:sz="0" w:space="0" w:color="auto"/>
        <w:left w:val="none" w:sz="0" w:space="0" w:color="auto"/>
        <w:bottom w:val="none" w:sz="0" w:space="0" w:color="auto"/>
        <w:right w:val="none" w:sz="0" w:space="0" w:color="auto"/>
      </w:divBdr>
    </w:div>
    <w:div w:id="1188911089">
      <w:marLeft w:val="640"/>
      <w:marRight w:val="0"/>
      <w:marTop w:val="0"/>
      <w:marBottom w:val="0"/>
      <w:divBdr>
        <w:top w:val="none" w:sz="0" w:space="0" w:color="auto"/>
        <w:left w:val="none" w:sz="0" w:space="0" w:color="auto"/>
        <w:bottom w:val="none" w:sz="0" w:space="0" w:color="auto"/>
        <w:right w:val="none" w:sz="0" w:space="0" w:color="auto"/>
      </w:divBdr>
    </w:div>
    <w:div w:id="1189295209">
      <w:marLeft w:val="640"/>
      <w:marRight w:val="0"/>
      <w:marTop w:val="0"/>
      <w:marBottom w:val="0"/>
      <w:divBdr>
        <w:top w:val="none" w:sz="0" w:space="0" w:color="auto"/>
        <w:left w:val="none" w:sz="0" w:space="0" w:color="auto"/>
        <w:bottom w:val="none" w:sz="0" w:space="0" w:color="auto"/>
        <w:right w:val="none" w:sz="0" w:space="0" w:color="auto"/>
      </w:divBdr>
    </w:div>
    <w:div w:id="1189762179">
      <w:marLeft w:val="640"/>
      <w:marRight w:val="0"/>
      <w:marTop w:val="0"/>
      <w:marBottom w:val="0"/>
      <w:divBdr>
        <w:top w:val="none" w:sz="0" w:space="0" w:color="auto"/>
        <w:left w:val="none" w:sz="0" w:space="0" w:color="auto"/>
        <w:bottom w:val="none" w:sz="0" w:space="0" w:color="auto"/>
        <w:right w:val="none" w:sz="0" w:space="0" w:color="auto"/>
      </w:divBdr>
    </w:div>
    <w:div w:id="1190484186">
      <w:marLeft w:val="640"/>
      <w:marRight w:val="0"/>
      <w:marTop w:val="0"/>
      <w:marBottom w:val="0"/>
      <w:divBdr>
        <w:top w:val="none" w:sz="0" w:space="0" w:color="auto"/>
        <w:left w:val="none" w:sz="0" w:space="0" w:color="auto"/>
        <w:bottom w:val="none" w:sz="0" w:space="0" w:color="auto"/>
        <w:right w:val="none" w:sz="0" w:space="0" w:color="auto"/>
      </w:divBdr>
    </w:div>
    <w:div w:id="1190484533">
      <w:marLeft w:val="640"/>
      <w:marRight w:val="0"/>
      <w:marTop w:val="0"/>
      <w:marBottom w:val="0"/>
      <w:divBdr>
        <w:top w:val="none" w:sz="0" w:space="0" w:color="auto"/>
        <w:left w:val="none" w:sz="0" w:space="0" w:color="auto"/>
        <w:bottom w:val="none" w:sz="0" w:space="0" w:color="auto"/>
        <w:right w:val="none" w:sz="0" w:space="0" w:color="auto"/>
      </w:divBdr>
    </w:div>
    <w:div w:id="1190950484">
      <w:marLeft w:val="640"/>
      <w:marRight w:val="0"/>
      <w:marTop w:val="0"/>
      <w:marBottom w:val="0"/>
      <w:divBdr>
        <w:top w:val="none" w:sz="0" w:space="0" w:color="auto"/>
        <w:left w:val="none" w:sz="0" w:space="0" w:color="auto"/>
        <w:bottom w:val="none" w:sz="0" w:space="0" w:color="auto"/>
        <w:right w:val="none" w:sz="0" w:space="0" w:color="auto"/>
      </w:divBdr>
    </w:div>
    <w:div w:id="1191214379">
      <w:marLeft w:val="640"/>
      <w:marRight w:val="0"/>
      <w:marTop w:val="0"/>
      <w:marBottom w:val="0"/>
      <w:divBdr>
        <w:top w:val="none" w:sz="0" w:space="0" w:color="auto"/>
        <w:left w:val="none" w:sz="0" w:space="0" w:color="auto"/>
        <w:bottom w:val="none" w:sz="0" w:space="0" w:color="auto"/>
        <w:right w:val="none" w:sz="0" w:space="0" w:color="auto"/>
      </w:divBdr>
    </w:div>
    <w:div w:id="1191917582">
      <w:marLeft w:val="640"/>
      <w:marRight w:val="0"/>
      <w:marTop w:val="0"/>
      <w:marBottom w:val="0"/>
      <w:divBdr>
        <w:top w:val="none" w:sz="0" w:space="0" w:color="auto"/>
        <w:left w:val="none" w:sz="0" w:space="0" w:color="auto"/>
        <w:bottom w:val="none" w:sz="0" w:space="0" w:color="auto"/>
        <w:right w:val="none" w:sz="0" w:space="0" w:color="auto"/>
      </w:divBdr>
    </w:div>
    <w:div w:id="1192064368">
      <w:marLeft w:val="640"/>
      <w:marRight w:val="0"/>
      <w:marTop w:val="0"/>
      <w:marBottom w:val="0"/>
      <w:divBdr>
        <w:top w:val="none" w:sz="0" w:space="0" w:color="auto"/>
        <w:left w:val="none" w:sz="0" w:space="0" w:color="auto"/>
        <w:bottom w:val="none" w:sz="0" w:space="0" w:color="auto"/>
        <w:right w:val="none" w:sz="0" w:space="0" w:color="auto"/>
      </w:divBdr>
    </w:div>
    <w:div w:id="1192454043">
      <w:marLeft w:val="640"/>
      <w:marRight w:val="0"/>
      <w:marTop w:val="0"/>
      <w:marBottom w:val="0"/>
      <w:divBdr>
        <w:top w:val="none" w:sz="0" w:space="0" w:color="auto"/>
        <w:left w:val="none" w:sz="0" w:space="0" w:color="auto"/>
        <w:bottom w:val="none" w:sz="0" w:space="0" w:color="auto"/>
        <w:right w:val="none" w:sz="0" w:space="0" w:color="auto"/>
      </w:divBdr>
    </w:div>
    <w:div w:id="1192457274">
      <w:marLeft w:val="640"/>
      <w:marRight w:val="0"/>
      <w:marTop w:val="0"/>
      <w:marBottom w:val="0"/>
      <w:divBdr>
        <w:top w:val="none" w:sz="0" w:space="0" w:color="auto"/>
        <w:left w:val="none" w:sz="0" w:space="0" w:color="auto"/>
        <w:bottom w:val="none" w:sz="0" w:space="0" w:color="auto"/>
        <w:right w:val="none" w:sz="0" w:space="0" w:color="auto"/>
      </w:divBdr>
    </w:div>
    <w:div w:id="1192574719">
      <w:marLeft w:val="640"/>
      <w:marRight w:val="0"/>
      <w:marTop w:val="0"/>
      <w:marBottom w:val="0"/>
      <w:divBdr>
        <w:top w:val="none" w:sz="0" w:space="0" w:color="auto"/>
        <w:left w:val="none" w:sz="0" w:space="0" w:color="auto"/>
        <w:bottom w:val="none" w:sz="0" w:space="0" w:color="auto"/>
        <w:right w:val="none" w:sz="0" w:space="0" w:color="auto"/>
      </w:divBdr>
    </w:div>
    <w:div w:id="1192575693">
      <w:marLeft w:val="640"/>
      <w:marRight w:val="0"/>
      <w:marTop w:val="0"/>
      <w:marBottom w:val="0"/>
      <w:divBdr>
        <w:top w:val="none" w:sz="0" w:space="0" w:color="auto"/>
        <w:left w:val="none" w:sz="0" w:space="0" w:color="auto"/>
        <w:bottom w:val="none" w:sz="0" w:space="0" w:color="auto"/>
        <w:right w:val="none" w:sz="0" w:space="0" w:color="auto"/>
      </w:divBdr>
    </w:div>
    <w:div w:id="1192763791">
      <w:marLeft w:val="640"/>
      <w:marRight w:val="0"/>
      <w:marTop w:val="0"/>
      <w:marBottom w:val="0"/>
      <w:divBdr>
        <w:top w:val="none" w:sz="0" w:space="0" w:color="auto"/>
        <w:left w:val="none" w:sz="0" w:space="0" w:color="auto"/>
        <w:bottom w:val="none" w:sz="0" w:space="0" w:color="auto"/>
        <w:right w:val="none" w:sz="0" w:space="0" w:color="auto"/>
      </w:divBdr>
    </w:div>
    <w:div w:id="1192764918">
      <w:marLeft w:val="640"/>
      <w:marRight w:val="0"/>
      <w:marTop w:val="0"/>
      <w:marBottom w:val="0"/>
      <w:divBdr>
        <w:top w:val="none" w:sz="0" w:space="0" w:color="auto"/>
        <w:left w:val="none" w:sz="0" w:space="0" w:color="auto"/>
        <w:bottom w:val="none" w:sz="0" w:space="0" w:color="auto"/>
        <w:right w:val="none" w:sz="0" w:space="0" w:color="auto"/>
      </w:divBdr>
    </w:div>
    <w:div w:id="1193304056">
      <w:marLeft w:val="640"/>
      <w:marRight w:val="0"/>
      <w:marTop w:val="0"/>
      <w:marBottom w:val="0"/>
      <w:divBdr>
        <w:top w:val="none" w:sz="0" w:space="0" w:color="auto"/>
        <w:left w:val="none" w:sz="0" w:space="0" w:color="auto"/>
        <w:bottom w:val="none" w:sz="0" w:space="0" w:color="auto"/>
        <w:right w:val="none" w:sz="0" w:space="0" w:color="auto"/>
      </w:divBdr>
    </w:div>
    <w:div w:id="1193346116">
      <w:marLeft w:val="640"/>
      <w:marRight w:val="0"/>
      <w:marTop w:val="0"/>
      <w:marBottom w:val="0"/>
      <w:divBdr>
        <w:top w:val="none" w:sz="0" w:space="0" w:color="auto"/>
        <w:left w:val="none" w:sz="0" w:space="0" w:color="auto"/>
        <w:bottom w:val="none" w:sz="0" w:space="0" w:color="auto"/>
        <w:right w:val="none" w:sz="0" w:space="0" w:color="auto"/>
      </w:divBdr>
    </w:div>
    <w:div w:id="1193542339">
      <w:marLeft w:val="640"/>
      <w:marRight w:val="0"/>
      <w:marTop w:val="0"/>
      <w:marBottom w:val="0"/>
      <w:divBdr>
        <w:top w:val="none" w:sz="0" w:space="0" w:color="auto"/>
        <w:left w:val="none" w:sz="0" w:space="0" w:color="auto"/>
        <w:bottom w:val="none" w:sz="0" w:space="0" w:color="auto"/>
        <w:right w:val="none" w:sz="0" w:space="0" w:color="auto"/>
      </w:divBdr>
    </w:div>
    <w:div w:id="1193955056">
      <w:marLeft w:val="640"/>
      <w:marRight w:val="0"/>
      <w:marTop w:val="0"/>
      <w:marBottom w:val="0"/>
      <w:divBdr>
        <w:top w:val="none" w:sz="0" w:space="0" w:color="auto"/>
        <w:left w:val="none" w:sz="0" w:space="0" w:color="auto"/>
        <w:bottom w:val="none" w:sz="0" w:space="0" w:color="auto"/>
        <w:right w:val="none" w:sz="0" w:space="0" w:color="auto"/>
      </w:divBdr>
    </w:div>
    <w:div w:id="1194198434">
      <w:marLeft w:val="640"/>
      <w:marRight w:val="0"/>
      <w:marTop w:val="0"/>
      <w:marBottom w:val="0"/>
      <w:divBdr>
        <w:top w:val="none" w:sz="0" w:space="0" w:color="auto"/>
        <w:left w:val="none" w:sz="0" w:space="0" w:color="auto"/>
        <w:bottom w:val="none" w:sz="0" w:space="0" w:color="auto"/>
        <w:right w:val="none" w:sz="0" w:space="0" w:color="auto"/>
      </w:divBdr>
    </w:div>
    <w:div w:id="1194272735">
      <w:marLeft w:val="640"/>
      <w:marRight w:val="0"/>
      <w:marTop w:val="0"/>
      <w:marBottom w:val="0"/>
      <w:divBdr>
        <w:top w:val="none" w:sz="0" w:space="0" w:color="auto"/>
        <w:left w:val="none" w:sz="0" w:space="0" w:color="auto"/>
        <w:bottom w:val="none" w:sz="0" w:space="0" w:color="auto"/>
        <w:right w:val="none" w:sz="0" w:space="0" w:color="auto"/>
      </w:divBdr>
    </w:div>
    <w:div w:id="1194535972">
      <w:marLeft w:val="640"/>
      <w:marRight w:val="0"/>
      <w:marTop w:val="0"/>
      <w:marBottom w:val="0"/>
      <w:divBdr>
        <w:top w:val="none" w:sz="0" w:space="0" w:color="auto"/>
        <w:left w:val="none" w:sz="0" w:space="0" w:color="auto"/>
        <w:bottom w:val="none" w:sz="0" w:space="0" w:color="auto"/>
        <w:right w:val="none" w:sz="0" w:space="0" w:color="auto"/>
      </w:divBdr>
    </w:div>
    <w:div w:id="1195462196">
      <w:marLeft w:val="640"/>
      <w:marRight w:val="0"/>
      <w:marTop w:val="0"/>
      <w:marBottom w:val="0"/>
      <w:divBdr>
        <w:top w:val="none" w:sz="0" w:space="0" w:color="auto"/>
        <w:left w:val="none" w:sz="0" w:space="0" w:color="auto"/>
        <w:bottom w:val="none" w:sz="0" w:space="0" w:color="auto"/>
        <w:right w:val="none" w:sz="0" w:space="0" w:color="auto"/>
      </w:divBdr>
    </w:div>
    <w:div w:id="1195734032">
      <w:marLeft w:val="640"/>
      <w:marRight w:val="0"/>
      <w:marTop w:val="0"/>
      <w:marBottom w:val="0"/>
      <w:divBdr>
        <w:top w:val="none" w:sz="0" w:space="0" w:color="auto"/>
        <w:left w:val="none" w:sz="0" w:space="0" w:color="auto"/>
        <w:bottom w:val="none" w:sz="0" w:space="0" w:color="auto"/>
        <w:right w:val="none" w:sz="0" w:space="0" w:color="auto"/>
      </w:divBdr>
    </w:div>
    <w:div w:id="1196308455">
      <w:marLeft w:val="640"/>
      <w:marRight w:val="0"/>
      <w:marTop w:val="0"/>
      <w:marBottom w:val="0"/>
      <w:divBdr>
        <w:top w:val="none" w:sz="0" w:space="0" w:color="auto"/>
        <w:left w:val="none" w:sz="0" w:space="0" w:color="auto"/>
        <w:bottom w:val="none" w:sz="0" w:space="0" w:color="auto"/>
        <w:right w:val="none" w:sz="0" w:space="0" w:color="auto"/>
      </w:divBdr>
    </w:div>
    <w:div w:id="1196428293">
      <w:marLeft w:val="640"/>
      <w:marRight w:val="0"/>
      <w:marTop w:val="0"/>
      <w:marBottom w:val="0"/>
      <w:divBdr>
        <w:top w:val="none" w:sz="0" w:space="0" w:color="auto"/>
        <w:left w:val="none" w:sz="0" w:space="0" w:color="auto"/>
        <w:bottom w:val="none" w:sz="0" w:space="0" w:color="auto"/>
        <w:right w:val="none" w:sz="0" w:space="0" w:color="auto"/>
      </w:divBdr>
    </w:div>
    <w:div w:id="1196773892">
      <w:marLeft w:val="640"/>
      <w:marRight w:val="0"/>
      <w:marTop w:val="0"/>
      <w:marBottom w:val="0"/>
      <w:divBdr>
        <w:top w:val="none" w:sz="0" w:space="0" w:color="auto"/>
        <w:left w:val="none" w:sz="0" w:space="0" w:color="auto"/>
        <w:bottom w:val="none" w:sz="0" w:space="0" w:color="auto"/>
        <w:right w:val="none" w:sz="0" w:space="0" w:color="auto"/>
      </w:divBdr>
    </w:div>
    <w:div w:id="1196968688">
      <w:marLeft w:val="640"/>
      <w:marRight w:val="0"/>
      <w:marTop w:val="0"/>
      <w:marBottom w:val="0"/>
      <w:divBdr>
        <w:top w:val="none" w:sz="0" w:space="0" w:color="auto"/>
        <w:left w:val="none" w:sz="0" w:space="0" w:color="auto"/>
        <w:bottom w:val="none" w:sz="0" w:space="0" w:color="auto"/>
        <w:right w:val="none" w:sz="0" w:space="0" w:color="auto"/>
      </w:divBdr>
    </w:div>
    <w:div w:id="1197541744">
      <w:marLeft w:val="640"/>
      <w:marRight w:val="0"/>
      <w:marTop w:val="0"/>
      <w:marBottom w:val="0"/>
      <w:divBdr>
        <w:top w:val="none" w:sz="0" w:space="0" w:color="auto"/>
        <w:left w:val="none" w:sz="0" w:space="0" w:color="auto"/>
        <w:bottom w:val="none" w:sz="0" w:space="0" w:color="auto"/>
        <w:right w:val="none" w:sz="0" w:space="0" w:color="auto"/>
      </w:divBdr>
    </w:div>
    <w:div w:id="1197625469">
      <w:marLeft w:val="640"/>
      <w:marRight w:val="0"/>
      <w:marTop w:val="0"/>
      <w:marBottom w:val="0"/>
      <w:divBdr>
        <w:top w:val="none" w:sz="0" w:space="0" w:color="auto"/>
        <w:left w:val="none" w:sz="0" w:space="0" w:color="auto"/>
        <w:bottom w:val="none" w:sz="0" w:space="0" w:color="auto"/>
        <w:right w:val="none" w:sz="0" w:space="0" w:color="auto"/>
      </w:divBdr>
    </w:div>
    <w:div w:id="1197739422">
      <w:marLeft w:val="640"/>
      <w:marRight w:val="0"/>
      <w:marTop w:val="0"/>
      <w:marBottom w:val="0"/>
      <w:divBdr>
        <w:top w:val="none" w:sz="0" w:space="0" w:color="auto"/>
        <w:left w:val="none" w:sz="0" w:space="0" w:color="auto"/>
        <w:bottom w:val="none" w:sz="0" w:space="0" w:color="auto"/>
        <w:right w:val="none" w:sz="0" w:space="0" w:color="auto"/>
      </w:divBdr>
    </w:div>
    <w:div w:id="1197885956">
      <w:marLeft w:val="640"/>
      <w:marRight w:val="0"/>
      <w:marTop w:val="0"/>
      <w:marBottom w:val="0"/>
      <w:divBdr>
        <w:top w:val="none" w:sz="0" w:space="0" w:color="auto"/>
        <w:left w:val="none" w:sz="0" w:space="0" w:color="auto"/>
        <w:bottom w:val="none" w:sz="0" w:space="0" w:color="auto"/>
        <w:right w:val="none" w:sz="0" w:space="0" w:color="auto"/>
      </w:divBdr>
    </w:div>
    <w:div w:id="1198003570">
      <w:marLeft w:val="640"/>
      <w:marRight w:val="0"/>
      <w:marTop w:val="0"/>
      <w:marBottom w:val="0"/>
      <w:divBdr>
        <w:top w:val="none" w:sz="0" w:space="0" w:color="auto"/>
        <w:left w:val="none" w:sz="0" w:space="0" w:color="auto"/>
        <w:bottom w:val="none" w:sz="0" w:space="0" w:color="auto"/>
        <w:right w:val="none" w:sz="0" w:space="0" w:color="auto"/>
      </w:divBdr>
    </w:div>
    <w:div w:id="1198354098">
      <w:marLeft w:val="640"/>
      <w:marRight w:val="0"/>
      <w:marTop w:val="0"/>
      <w:marBottom w:val="0"/>
      <w:divBdr>
        <w:top w:val="none" w:sz="0" w:space="0" w:color="auto"/>
        <w:left w:val="none" w:sz="0" w:space="0" w:color="auto"/>
        <w:bottom w:val="none" w:sz="0" w:space="0" w:color="auto"/>
        <w:right w:val="none" w:sz="0" w:space="0" w:color="auto"/>
      </w:divBdr>
    </w:div>
    <w:div w:id="1199047656">
      <w:marLeft w:val="640"/>
      <w:marRight w:val="0"/>
      <w:marTop w:val="0"/>
      <w:marBottom w:val="0"/>
      <w:divBdr>
        <w:top w:val="none" w:sz="0" w:space="0" w:color="auto"/>
        <w:left w:val="none" w:sz="0" w:space="0" w:color="auto"/>
        <w:bottom w:val="none" w:sz="0" w:space="0" w:color="auto"/>
        <w:right w:val="none" w:sz="0" w:space="0" w:color="auto"/>
      </w:divBdr>
    </w:div>
    <w:div w:id="1199852507">
      <w:marLeft w:val="640"/>
      <w:marRight w:val="0"/>
      <w:marTop w:val="0"/>
      <w:marBottom w:val="0"/>
      <w:divBdr>
        <w:top w:val="none" w:sz="0" w:space="0" w:color="auto"/>
        <w:left w:val="none" w:sz="0" w:space="0" w:color="auto"/>
        <w:bottom w:val="none" w:sz="0" w:space="0" w:color="auto"/>
        <w:right w:val="none" w:sz="0" w:space="0" w:color="auto"/>
      </w:divBdr>
    </w:div>
    <w:div w:id="1199975481">
      <w:marLeft w:val="640"/>
      <w:marRight w:val="0"/>
      <w:marTop w:val="0"/>
      <w:marBottom w:val="0"/>
      <w:divBdr>
        <w:top w:val="none" w:sz="0" w:space="0" w:color="auto"/>
        <w:left w:val="none" w:sz="0" w:space="0" w:color="auto"/>
        <w:bottom w:val="none" w:sz="0" w:space="0" w:color="auto"/>
        <w:right w:val="none" w:sz="0" w:space="0" w:color="auto"/>
      </w:divBdr>
    </w:div>
    <w:div w:id="1200241871">
      <w:marLeft w:val="640"/>
      <w:marRight w:val="0"/>
      <w:marTop w:val="0"/>
      <w:marBottom w:val="0"/>
      <w:divBdr>
        <w:top w:val="none" w:sz="0" w:space="0" w:color="auto"/>
        <w:left w:val="none" w:sz="0" w:space="0" w:color="auto"/>
        <w:bottom w:val="none" w:sz="0" w:space="0" w:color="auto"/>
        <w:right w:val="none" w:sz="0" w:space="0" w:color="auto"/>
      </w:divBdr>
    </w:div>
    <w:div w:id="1200705853">
      <w:marLeft w:val="640"/>
      <w:marRight w:val="0"/>
      <w:marTop w:val="0"/>
      <w:marBottom w:val="0"/>
      <w:divBdr>
        <w:top w:val="none" w:sz="0" w:space="0" w:color="auto"/>
        <w:left w:val="none" w:sz="0" w:space="0" w:color="auto"/>
        <w:bottom w:val="none" w:sz="0" w:space="0" w:color="auto"/>
        <w:right w:val="none" w:sz="0" w:space="0" w:color="auto"/>
      </w:divBdr>
    </w:div>
    <w:div w:id="1200819743">
      <w:marLeft w:val="640"/>
      <w:marRight w:val="0"/>
      <w:marTop w:val="0"/>
      <w:marBottom w:val="0"/>
      <w:divBdr>
        <w:top w:val="none" w:sz="0" w:space="0" w:color="auto"/>
        <w:left w:val="none" w:sz="0" w:space="0" w:color="auto"/>
        <w:bottom w:val="none" w:sz="0" w:space="0" w:color="auto"/>
        <w:right w:val="none" w:sz="0" w:space="0" w:color="auto"/>
      </w:divBdr>
    </w:div>
    <w:div w:id="1200897059">
      <w:marLeft w:val="640"/>
      <w:marRight w:val="0"/>
      <w:marTop w:val="0"/>
      <w:marBottom w:val="0"/>
      <w:divBdr>
        <w:top w:val="none" w:sz="0" w:space="0" w:color="auto"/>
        <w:left w:val="none" w:sz="0" w:space="0" w:color="auto"/>
        <w:bottom w:val="none" w:sz="0" w:space="0" w:color="auto"/>
        <w:right w:val="none" w:sz="0" w:space="0" w:color="auto"/>
      </w:divBdr>
    </w:div>
    <w:div w:id="1201090394">
      <w:marLeft w:val="640"/>
      <w:marRight w:val="0"/>
      <w:marTop w:val="0"/>
      <w:marBottom w:val="0"/>
      <w:divBdr>
        <w:top w:val="none" w:sz="0" w:space="0" w:color="auto"/>
        <w:left w:val="none" w:sz="0" w:space="0" w:color="auto"/>
        <w:bottom w:val="none" w:sz="0" w:space="0" w:color="auto"/>
        <w:right w:val="none" w:sz="0" w:space="0" w:color="auto"/>
      </w:divBdr>
    </w:div>
    <w:div w:id="1201749076">
      <w:marLeft w:val="640"/>
      <w:marRight w:val="0"/>
      <w:marTop w:val="0"/>
      <w:marBottom w:val="0"/>
      <w:divBdr>
        <w:top w:val="none" w:sz="0" w:space="0" w:color="auto"/>
        <w:left w:val="none" w:sz="0" w:space="0" w:color="auto"/>
        <w:bottom w:val="none" w:sz="0" w:space="0" w:color="auto"/>
        <w:right w:val="none" w:sz="0" w:space="0" w:color="auto"/>
      </w:divBdr>
    </w:div>
    <w:div w:id="1202593226">
      <w:marLeft w:val="640"/>
      <w:marRight w:val="0"/>
      <w:marTop w:val="0"/>
      <w:marBottom w:val="0"/>
      <w:divBdr>
        <w:top w:val="none" w:sz="0" w:space="0" w:color="auto"/>
        <w:left w:val="none" w:sz="0" w:space="0" w:color="auto"/>
        <w:bottom w:val="none" w:sz="0" w:space="0" w:color="auto"/>
        <w:right w:val="none" w:sz="0" w:space="0" w:color="auto"/>
      </w:divBdr>
    </w:div>
    <w:div w:id="1203403248">
      <w:marLeft w:val="640"/>
      <w:marRight w:val="0"/>
      <w:marTop w:val="0"/>
      <w:marBottom w:val="0"/>
      <w:divBdr>
        <w:top w:val="none" w:sz="0" w:space="0" w:color="auto"/>
        <w:left w:val="none" w:sz="0" w:space="0" w:color="auto"/>
        <w:bottom w:val="none" w:sz="0" w:space="0" w:color="auto"/>
        <w:right w:val="none" w:sz="0" w:space="0" w:color="auto"/>
      </w:divBdr>
    </w:div>
    <w:div w:id="1203521641">
      <w:marLeft w:val="640"/>
      <w:marRight w:val="0"/>
      <w:marTop w:val="0"/>
      <w:marBottom w:val="0"/>
      <w:divBdr>
        <w:top w:val="none" w:sz="0" w:space="0" w:color="auto"/>
        <w:left w:val="none" w:sz="0" w:space="0" w:color="auto"/>
        <w:bottom w:val="none" w:sz="0" w:space="0" w:color="auto"/>
        <w:right w:val="none" w:sz="0" w:space="0" w:color="auto"/>
      </w:divBdr>
    </w:div>
    <w:div w:id="1204949057">
      <w:marLeft w:val="640"/>
      <w:marRight w:val="0"/>
      <w:marTop w:val="0"/>
      <w:marBottom w:val="0"/>
      <w:divBdr>
        <w:top w:val="none" w:sz="0" w:space="0" w:color="auto"/>
        <w:left w:val="none" w:sz="0" w:space="0" w:color="auto"/>
        <w:bottom w:val="none" w:sz="0" w:space="0" w:color="auto"/>
        <w:right w:val="none" w:sz="0" w:space="0" w:color="auto"/>
      </w:divBdr>
    </w:div>
    <w:div w:id="1205410844">
      <w:marLeft w:val="640"/>
      <w:marRight w:val="0"/>
      <w:marTop w:val="0"/>
      <w:marBottom w:val="0"/>
      <w:divBdr>
        <w:top w:val="none" w:sz="0" w:space="0" w:color="auto"/>
        <w:left w:val="none" w:sz="0" w:space="0" w:color="auto"/>
        <w:bottom w:val="none" w:sz="0" w:space="0" w:color="auto"/>
        <w:right w:val="none" w:sz="0" w:space="0" w:color="auto"/>
      </w:divBdr>
    </w:div>
    <w:div w:id="1205826686">
      <w:marLeft w:val="640"/>
      <w:marRight w:val="0"/>
      <w:marTop w:val="0"/>
      <w:marBottom w:val="0"/>
      <w:divBdr>
        <w:top w:val="none" w:sz="0" w:space="0" w:color="auto"/>
        <w:left w:val="none" w:sz="0" w:space="0" w:color="auto"/>
        <w:bottom w:val="none" w:sz="0" w:space="0" w:color="auto"/>
        <w:right w:val="none" w:sz="0" w:space="0" w:color="auto"/>
      </w:divBdr>
    </w:div>
    <w:div w:id="1206134864">
      <w:marLeft w:val="640"/>
      <w:marRight w:val="0"/>
      <w:marTop w:val="0"/>
      <w:marBottom w:val="0"/>
      <w:divBdr>
        <w:top w:val="none" w:sz="0" w:space="0" w:color="auto"/>
        <w:left w:val="none" w:sz="0" w:space="0" w:color="auto"/>
        <w:bottom w:val="none" w:sz="0" w:space="0" w:color="auto"/>
        <w:right w:val="none" w:sz="0" w:space="0" w:color="auto"/>
      </w:divBdr>
    </w:div>
    <w:div w:id="1206134893">
      <w:marLeft w:val="640"/>
      <w:marRight w:val="0"/>
      <w:marTop w:val="0"/>
      <w:marBottom w:val="0"/>
      <w:divBdr>
        <w:top w:val="none" w:sz="0" w:space="0" w:color="auto"/>
        <w:left w:val="none" w:sz="0" w:space="0" w:color="auto"/>
        <w:bottom w:val="none" w:sz="0" w:space="0" w:color="auto"/>
        <w:right w:val="none" w:sz="0" w:space="0" w:color="auto"/>
      </w:divBdr>
    </w:div>
    <w:div w:id="1206285142">
      <w:marLeft w:val="640"/>
      <w:marRight w:val="0"/>
      <w:marTop w:val="0"/>
      <w:marBottom w:val="0"/>
      <w:divBdr>
        <w:top w:val="none" w:sz="0" w:space="0" w:color="auto"/>
        <w:left w:val="none" w:sz="0" w:space="0" w:color="auto"/>
        <w:bottom w:val="none" w:sz="0" w:space="0" w:color="auto"/>
        <w:right w:val="none" w:sz="0" w:space="0" w:color="auto"/>
      </w:divBdr>
    </w:div>
    <w:div w:id="1206943711">
      <w:marLeft w:val="640"/>
      <w:marRight w:val="0"/>
      <w:marTop w:val="0"/>
      <w:marBottom w:val="0"/>
      <w:divBdr>
        <w:top w:val="none" w:sz="0" w:space="0" w:color="auto"/>
        <w:left w:val="none" w:sz="0" w:space="0" w:color="auto"/>
        <w:bottom w:val="none" w:sz="0" w:space="0" w:color="auto"/>
        <w:right w:val="none" w:sz="0" w:space="0" w:color="auto"/>
      </w:divBdr>
    </w:div>
    <w:div w:id="1207447998">
      <w:marLeft w:val="640"/>
      <w:marRight w:val="0"/>
      <w:marTop w:val="0"/>
      <w:marBottom w:val="0"/>
      <w:divBdr>
        <w:top w:val="none" w:sz="0" w:space="0" w:color="auto"/>
        <w:left w:val="none" w:sz="0" w:space="0" w:color="auto"/>
        <w:bottom w:val="none" w:sz="0" w:space="0" w:color="auto"/>
        <w:right w:val="none" w:sz="0" w:space="0" w:color="auto"/>
      </w:divBdr>
    </w:div>
    <w:div w:id="1207834776">
      <w:marLeft w:val="640"/>
      <w:marRight w:val="0"/>
      <w:marTop w:val="0"/>
      <w:marBottom w:val="0"/>
      <w:divBdr>
        <w:top w:val="none" w:sz="0" w:space="0" w:color="auto"/>
        <w:left w:val="none" w:sz="0" w:space="0" w:color="auto"/>
        <w:bottom w:val="none" w:sz="0" w:space="0" w:color="auto"/>
        <w:right w:val="none" w:sz="0" w:space="0" w:color="auto"/>
      </w:divBdr>
    </w:div>
    <w:div w:id="1207912381">
      <w:marLeft w:val="640"/>
      <w:marRight w:val="0"/>
      <w:marTop w:val="0"/>
      <w:marBottom w:val="0"/>
      <w:divBdr>
        <w:top w:val="none" w:sz="0" w:space="0" w:color="auto"/>
        <w:left w:val="none" w:sz="0" w:space="0" w:color="auto"/>
        <w:bottom w:val="none" w:sz="0" w:space="0" w:color="auto"/>
        <w:right w:val="none" w:sz="0" w:space="0" w:color="auto"/>
      </w:divBdr>
    </w:div>
    <w:div w:id="1208027682">
      <w:marLeft w:val="640"/>
      <w:marRight w:val="0"/>
      <w:marTop w:val="0"/>
      <w:marBottom w:val="0"/>
      <w:divBdr>
        <w:top w:val="none" w:sz="0" w:space="0" w:color="auto"/>
        <w:left w:val="none" w:sz="0" w:space="0" w:color="auto"/>
        <w:bottom w:val="none" w:sz="0" w:space="0" w:color="auto"/>
        <w:right w:val="none" w:sz="0" w:space="0" w:color="auto"/>
      </w:divBdr>
    </w:div>
    <w:div w:id="1208489575">
      <w:marLeft w:val="640"/>
      <w:marRight w:val="0"/>
      <w:marTop w:val="0"/>
      <w:marBottom w:val="0"/>
      <w:divBdr>
        <w:top w:val="none" w:sz="0" w:space="0" w:color="auto"/>
        <w:left w:val="none" w:sz="0" w:space="0" w:color="auto"/>
        <w:bottom w:val="none" w:sz="0" w:space="0" w:color="auto"/>
        <w:right w:val="none" w:sz="0" w:space="0" w:color="auto"/>
      </w:divBdr>
    </w:div>
    <w:div w:id="1209075451">
      <w:marLeft w:val="640"/>
      <w:marRight w:val="0"/>
      <w:marTop w:val="0"/>
      <w:marBottom w:val="0"/>
      <w:divBdr>
        <w:top w:val="none" w:sz="0" w:space="0" w:color="auto"/>
        <w:left w:val="none" w:sz="0" w:space="0" w:color="auto"/>
        <w:bottom w:val="none" w:sz="0" w:space="0" w:color="auto"/>
        <w:right w:val="none" w:sz="0" w:space="0" w:color="auto"/>
      </w:divBdr>
    </w:div>
    <w:div w:id="1209730140">
      <w:marLeft w:val="640"/>
      <w:marRight w:val="0"/>
      <w:marTop w:val="0"/>
      <w:marBottom w:val="0"/>
      <w:divBdr>
        <w:top w:val="none" w:sz="0" w:space="0" w:color="auto"/>
        <w:left w:val="none" w:sz="0" w:space="0" w:color="auto"/>
        <w:bottom w:val="none" w:sz="0" w:space="0" w:color="auto"/>
        <w:right w:val="none" w:sz="0" w:space="0" w:color="auto"/>
      </w:divBdr>
    </w:div>
    <w:div w:id="1209803647">
      <w:marLeft w:val="640"/>
      <w:marRight w:val="0"/>
      <w:marTop w:val="0"/>
      <w:marBottom w:val="0"/>
      <w:divBdr>
        <w:top w:val="none" w:sz="0" w:space="0" w:color="auto"/>
        <w:left w:val="none" w:sz="0" w:space="0" w:color="auto"/>
        <w:bottom w:val="none" w:sz="0" w:space="0" w:color="auto"/>
        <w:right w:val="none" w:sz="0" w:space="0" w:color="auto"/>
      </w:divBdr>
    </w:div>
    <w:div w:id="1210652564">
      <w:marLeft w:val="640"/>
      <w:marRight w:val="0"/>
      <w:marTop w:val="0"/>
      <w:marBottom w:val="0"/>
      <w:divBdr>
        <w:top w:val="none" w:sz="0" w:space="0" w:color="auto"/>
        <w:left w:val="none" w:sz="0" w:space="0" w:color="auto"/>
        <w:bottom w:val="none" w:sz="0" w:space="0" w:color="auto"/>
        <w:right w:val="none" w:sz="0" w:space="0" w:color="auto"/>
      </w:divBdr>
    </w:div>
    <w:div w:id="1212032427">
      <w:marLeft w:val="640"/>
      <w:marRight w:val="0"/>
      <w:marTop w:val="0"/>
      <w:marBottom w:val="0"/>
      <w:divBdr>
        <w:top w:val="none" w:sz="0" w:space="0" w:color="auto"/>
        <w:left w:val="none" w:sz="0" w:space="0" w:color="auto"/>
        <w:bottom w:val="none" w:sz="0" w:space="0" w:color="auto"/>
        <w:right w:val="none" w:sz="0" w:space="0" w:color="auto"/>
      </w:divBdr>
    </w:div>
    <w:div w:id="1212423163">
      <w:marLeft w:val="640"/>
      <w:marRight w:val="0"/>
      <w:marTop w:val="0"/>
      <w:marBottom w:val="0"/>
      <w:divBdr>
        <w:top w:val="none" w:sz="0" w:space="0" w:color="auto"/>
        <w:left w:val="none" w:sz="0" w:space="0" w:color="auto"/>
        <w:bottom w:val="none" w:sz="0" w:space="0" w:color="auto"/>
        <w:right w:val="none" w:sz="0" w:space="0" w:color="auto"/>
      </w:divBdr>
    </w:div>
    <w:div w:id="1213036280">
      <w:marLeft w:val="640"/>
      <w:marRight w:val="0"/>
      <w:marTop w:val="0"/>
      <w:marBottom w:val="0"/>
      <w:divBdr>
        <w:top w:val="none" w:sz="0" w:space="0" w:color="auto"/>
        <w:left w:val="none" w:sz="0" w:space="0" w:color="auto"/>
        <w:bottom w:val="none" w:sz="0" w:space="0" w:color="auto"/>
        <w:right w:val="none" w:sz="0" w:space="0" w:color="auto"/>
      </w:divBdr>
    </w:div>
    <w:div w:id="1213267985">
      <w:marLeft w:val="640"/>
      <w:marRight w:val="0"/>
      <w:marTop w:val="0"/>
      <w:marBottom w:val="0"/>
      <w:divBdr>
        <w:top w:val="none" w:sz="0" w:space="0" w:color="auto"/>
        <w:left w:val="none" w:sz="0" w:space="0" w:color="auto"/>
        <w:bottom w:val="none" w:sz="0" w:space="0" w:color="auto"/>
        <w:right w:val="none" w:sz="0" w:space="0" w:color="auto"/>
      </w:divBdr>
    </w:div>
    <w:div w:id="1213464885">
      <w:marLeft w:val="640"/>
      <w:marRight w:val="0"/>
      <w:marTop w:val="0"/>
      <w:marBottom w:val="0"/>
      <w:divBdr>
        <w:top w:val="none" w:sz="0" w:space="0" w:color="auto"/>
        <w:left w:val="none" w:sz="0" w:space="0" w:color="auto"/>
        <w:bottom w:val="none" w:sz="0" w:space="0" w:color="auto"/>
        <w:right w:val="none" w:sz="0" w:space="0" w:color="auto"/>
      </w:divBdr>
    </w:div>
    <w:div w:id="1213731607">
      <w:marLeft w:val="640"/>
      <w:marRight w:val="0"/>
      <w:marTop w:val="0"/>
      <w:marBottom w:val="0"/>
      <w:divBdr>
        <w:top w:val="none" w:sz="0" w:space="0" w:color="auto"/>
        <w:left w:val="none" w:sz="0" w:space="0" w:color="auto"/>
        <w:bottom w:val="none" w:sz="0" w:space="0" w:color="auto"/>
        <w:right w:val="none" w:sz="0" w:space="0" w:color="auto"/>
      </w:divBdr>
    </w:div>
    <w:div w:id="1214002064">
      <w:marLeft w:val="640"/>
      <w:marRight w:val="0"/>
      <w:marTop w:val="0"/>
      <w:marBottom w:val="0"/>
      <w:divBdr>
        <w:top w:val="none" w:sz="0" w:space="0" w:color="auto"/>
        <w:left w:val="none" w:sz="0" w:space="0" w:color="auto"/>
        <w:bottom w:val="none" w:sz="0" w:space="0" w:color="auto"/>
        <w:right w:val="none" w:sz="0" w:space="0" w:color="auto"/>
      </w:divBdr>
    </w:div>
    <w:div w:id="1215577442">
      <w:marLeft w:val="640"/>
      <w:marRight w:val="0"/>
      <w:marTop w:val="0"/>
      <w:marBottom w:val="0"/>
      <w:divBdr>
        <w:top w:val="none" w:sz="0" w:space="0" w:color="auto"/>
        <w:left w:val="none" w:sz="0" w:space="0" w:color="auto"/>
        <w:bottom w:val="none" w:sz="0" w:space="0" w:color="auto"/>
        <w:right w:val="none" w:sz="0" w:space="0" w:color="auto"/>
      </w:divBdr>
    </w:div>
    <w:div w:id="1216509821">
      <w:marLeft w:val="640"/>
      <w:marRight w:val="0"/>
      <w:marTop w:val="0"/>
      <w:marBottom w:val="0"/>
      <w:divBdr>
        <w:top w:val="none" w:sz="0" w:space="0" w:color="auto"/>
        <w:left w:val="none" w:sz="0" w:space="0" w:color="auto"/>
        <w:bottom w:val="none" w:sz="0" w:space="0" w:color="auto"/>
        <w:right w:val="none" w:sz="0" w:space="0" w:color="auto"/>
      </w:divBdr>
    </w:div>
    <w:div w:id="1217276804">
      <w:marLeft w:val="640"/>
      <w:marRight w:val="0"/>
      <w:marTop w:val="0"/>
      <w:marBottom w:val="0"/>
      <w:divBdr>
        <w:top w:val="none" w:sz="0" w:space="0" w:color="auto"/>
        <w:left w:val="none" w:sz="0" w:space="0" w:color="auto"/>
        <w:bottom w:val="none" w:sz="0" w:space="0" w:color="auto"/>
        <w:right w:val="none" w:sz="0" w:space="0" w:color="auto"/>
      </w:divBdr>
    </w:div>
    <w:div w:id="1217931401">
      <w:marLeft w:val="640"/>
      <w:marRight w:val="0"/>
      <w:marTop w:val="0"/>
      <w:marBottom w:val="0"/>
      <w:divBdr>
        <w:top w:val="none" w:sz="0" w:space="0" w:color="auto"/>
        <w:left w:val="none" w:sz="0" w:space="0" w:color="auto"/>
        <w:bottom w:val="none" w:sz="0" w:space="0" w:color="auto"/>
        <w:right w:val="none" w:sz="0" w:space="0" w:color="auto"/>
      </w:divBdr>
    </w:div>
    <w:div w:id="1218056141">
      <w:marLeft w:val="640"/>
      <w:marRight w:val="0"/>
      <w:marTop w:val="0"/>
      <w:marBottom w:val="0"/>
      <w:divBdr>
        <w:top w:val="none" w:sz="0" w:space="0" w:color="auto"/>
        <w:left w:val="none" w:sz="0" w:space="0" w:color="auto"/>
        <w:bottom w:val="none" w:sz="0" w:space="0" w:color="auto"/>
        <w:right w:val="none" w:sz="0" w:space="0" w:color="auto"/>
      </w:divBdr>
    </w:div>
    <w:div w:id="1218318507">
      <w:marLeft w:val="640"/>
      <w:marRight w:val="0"/>
      <w:marTop w:val="0"/>
      <w:marBottom w:val="0"/>
      <w:divBdr>
        <w:top w:val="none" w:sz="0" w:space="0" w:color="auto"/>
        <w:left w:val="none" w:sz="0" w:space="0" w:color="auto"/>
        <w:bottom w:val="none" w:sz="0" w:space="0" w:color="auto"/>
        <w:right w:val="none" w:sz="0" w:space="0" w:color="auto"/>
      </w:divBdr>
    </w:div>
    <w:div w:id="1218323478">
      <w:marLeft w:val="640"/>
      <w:marRight w:val="0"/>
      <w:marTop w:val="0"/>
      <w:marBottom w:val="0"/>
      <w:divBdr>
        <w:top w:val="none" w:sz="0" w:space="0" w:color="auto"/>
        <w:left w:val="none" w:sz="0" w:space="0" w:color="auto"/>
        <w:bottom w:val="none" w:sz="0" w:space="0" w:color="auto"/>
        <w:right w:val="none" w:sz="0" w:space="0" w:color="auto"/>
      </w:divBdr>
    </w:div>
    <w:div w:id="1218395250">
      <w:marLeft w:val="640"/>
      <w:marRight w:val="0"/>
      <w:marTop w:val="0"/>
      <w:marBottom w:val="0"/>
      <w:divBdr>
        <w:top w:val="none" w:sz="0" w:space="0" w:color="auto"/>
        <w:left w:val="none" w:sz="0" w:space="0" w:color="auto"/>
        <w:bottom w:val="none" w:sz="0" w:space="0" w:color="auto"/>
        <w:right w:val="none" w:sz="0" w:space="0" w:color="auto"/>
      </w:divBdr>
    </w:div>
    <w:div w:id="1218665211">
      <w:marLeft w:val="640"/>
      <w:marRight w:val="0"/>
      <w:marTop w:val="0"/>
      <w:marBottom w:val="0"/>
      <w:divBdr>
        <w:top w:val="none" w:sz="0" w:space="0" w:color="auto"/>
        <w:left w:val="none" w:sz="0" w:space="0" w:color="auto"/>
        <w:bottom w:val="none" w:sz="0" w:space="0" w:color="auto"/>
        <w:right w:val="none" w:sz="0" w:space="0" w:color="auto"/>
      </w:divBdr>
    </w:div>
    <w:div w:id="1220244862">
      <w:marLeft w:val="640"/>
      <w:marRight w:val="0"/>
      <w:marTop w:val="0"/>
      <w:marBottom w:val="0"/>
      <w:divBdr>
        <w:top w:val="none" w:sz="0" w:space="0" w:color="auto"/>
        <w:left w:val="none" w:sz="0" w:space="0" w:color="auto"/>
        <w:bottom w:val="none" w:sz="0" w:space="0" w:color="auto"/>
        <w:right w:val="none" w:sz="0" w:space="0" w:color="auto"/>
      </w:divBdr>
    </w:div>
    <w:div w:id="1221552963">
      <w:marLeft w:val="640"/>
      <w:marRight w:val="0"/>
      <w:marTop w:val="0"/>
      <w:marBottom w:val="0"/>
      <w:divBdr>
        <w:top w:val="none" w:sz="0" w:space="0" w:color="auto"/>
        <w:left w:val="none" w:sz="0" w:space="0" w:color="auto"/>
        <w:bottom w:val="none" w:sz="0" w:space="0" w:color="auto"/>
        <w:right w:val="none" w:sz="0" w:space="0" w:color="auto"/>
      </w:divBdr>
    </w:div>
    <w:div w:id="1221945869">
      <w:marLeft w:val="640"/>
      <w:marRight w:val="0"/>
      <w:marTop w:val="0"/>
      <w:marBottom w:val="0"/>
      <w:divBdr>
        <w:top w:val="none" w:sz="0" w:space="0" w:color="auto"/>
        <w:left w:val="none" w:sz="0" w:space="0" w:color="auto"/>
        <w:bottom w:val="none" w:sz="0" w:space="0" w:color="auto"/>
        <w:right w:val="none" w:sz="0" w:space="0" w:color="auto"/>
      </w:divBdr>
    </w:div>
    <w:div w:id="1222401368">
      <w:marLeft w:val="640"/>
      <w:marRight w:val="0"/>
      <w:marTop w:val="0"/>
      <w:marBottom w:val="0"/>
      <w:divBdr>
        <w:top w:val="none" w:sz="0" w:space="0" w:color="auto"/>
        <w:left w:val="none" w:sz="0" w:space="0" w:color="auto"/>
        <w:bottom w:val="none" w:sz="0" w:space="0" w:color="auto"/>
        <w:right w:val="none" w:sz="0" w:space="0" w:color="auto"/>
      </w:divBdr>
    </w:div>
    <w:div w:id="1222450080">
      <w:marLeft w:val="640"/>
      <w:marRight w:val="0"/>
      <w:marTop w:val="0"/>
      <w:marBottom w:val="0"/>
      <w:divBdr>
        <w:top w:val="none" w:sz="0" w:space="0" w:color="auto"/>
        <w:left w:val="none" w:sz="0" w:space="0" w:color="auto"/>
        <w:bottom w:val="none" w:sz="0" w:space="0" w:color="auto"/>
        <w:right w:val="none" w:sz="0" w:space="0" w:color="auto"/>
      </w:divBdr>
    </w:div>
    <w:div w:id="1222670765">
      <w:marLeft w:val="640"/>
      <w:marRight w:val="0"/>
      <w:marTop w:val="0"/>
      <w:marBottom w:val="0"/>
      <w:divBdr>
        <w:top w:val="none" w:sz="0" w:space="0" w:color="auto"/>
        <w:left w:val="none" w:sz="0" w:space="0" w:color="auto"/>
        <w:bottom w:val="none" w:sz="0" w:space="0" w:color="auto"/>
        <w:right w:val="none" w:sz="0" w:space="0" w:color="auto"/>
      </w:divBdr>
    </w:div>
    <w:div w:id="1222793956">
      <w:marLeft w:val="640"/>
      <w:marRight w:val="0"/>
      <w:marTop w:val="0"/>
      <w:marBottom w:val="0"/>
      <w:divBdr>
        <w:top w:val="none" w:sz="0" w:space="0" w:color="auto"/>
        <w:left w:val="none" w:sz="0" w:space="0" w:color="auto"/>
        <w:bottom w:val="none" w:sz="0" w:space="0" w:color="auto"/>
        <w:right w:val="none" w:sz="0" w:space="0" w:color="auto"/>
      </w:divBdr>
    </w:div>
    <w:div w:id="1223175313">
      <w:marLeft w:val="640"/>
      <w:marRight w:val="0"/>
      <w:marTop w:val="0"/>
      <w:marBottom w:val="0"/>
      <w:divBdr>
        <w:top w:val="none" w:sz="0" w:space="0" w:color="auto"/>
        <w:left w:val="none" w:sz="0" w:space="0" w:color="auto"/>
        <w:bottom w:val="none" w:sz="0" w:space="0" w:color="auto"/>
        <w:right w:val="none" w:sz="0" w:space="0" w:color="auto"/>
      </w:divBdr>
    </w:div>
    <w:div w:id="1223325212">
      <w:marLeft w:val="640"/>
      <w:marRight w:val="0"/>
      <w:marTop w:val="0"/>
      <w:marBottom w:val="0"/>
      <w:divBdr>
        <w:top w:val="none" w:sz="0" w:space="0" w:color="auto"/>
        <w:left w:val="none" w:sz="0" w:space="0" w:color="auto"/>
        <w:bottom w:val="none" w:sz="0" w:space="0" w:color="auto"/>
        <w:right w:val="none" w:sz="0" w:space="0" w:color="auto"/>
      </w:divBdr>
    </w:div>
    <w:div w:id="1223710998">
      <w:marLeft w:val="640"/>
      <w:marRight w:val="0"/>
      <w:marTop w:val="0"/>
      <w:marBottom w:val="0"/>
      <w:divBdr>
        <w:top w:val="none" w:sz="0" w:space="0" w:color="auto"/>
        <w:left w:val="none" w:sz="0" w:space="0" w:color="auto"/>
        <w:bottom w:val="none" w:sz="0" w:space="0" w:color="auto"/>
        <w:right w:val="none" w:sz="0" w:space="0" w:color="auto"/>
      </w:divBdr>
    </w:div>
    <w:div w:id="1224489174">
      <w:marLeft w:val="640"/>
      <w:marRight w:val="0"/>
      <w:marTop w:val="0"/>
      <w:marBottom w:val="0"/>
      <w:divBdr>
        <w:top w:val="none" w:sz="0" w:space="0" w:color="auto"/>
        <w:left w:val="none" w:sz="0" w:space="0" w:color="auto"/>
        <w:bottom w:val="none" w:sz="0" w:space="0" w:color="auto"/>
        <w:right w:val="none" w:sz="0" w:space="0" w:color="auto"/>
      </w:divBdr>
    </w:div>
    <w:div w:id="1224491303">
      <w:marLeft w:val="640"/>
      <w:marRight w:val="0"/>
      <w:marTop w:val="0"/>
      <w:marBottom w:val="0"/>
      <w:divBdr>
        <w:top w:val="none" w:sz="0" w:space="0" w:color="auto"/>
        <w:left w:val="none" w:sz="0" w:space="0" w:color="auto"/>
        <w:bottom w:val="none" w:sz="0" w:space="0" w:color="auto"/>
        <w:right w:val="none" w:sz="0" w:space="0" w:color="auto"/>
      </w:divBdr>
    </w:div>
    <w:div w:id="1224491545">
      <w:marLeft w:val="640"/>
      <w:marRight w:val="0"/>
      <w:marTop w:val="0"/>
      <w:marBottom w:val="0"/>
      <w:divBdr>
        <w:top w:val="none" w:sz="0" w:space="0" w:color="auto"/>
        <w:left w:val="none" w:sz="0" w:space="0" w:color="auto"/>
        <w:bottom w:val="none" w:sz="0" w:space="0" w:color="auto"/>
        <w:right w:val="none" w:sz="0" w:space="0" w:color="auto"/>
      </w:divBdr>
    </w:div>
    <w:div w:id="1224945105">
      <w:marLeft w:val="640"/>
      <w:marRight w:val="0"/>
      <w:marTop w:val="0"/>
      <w:marBottom w:val="0"/>
      <w:divBdr>
        <w:top w:val="none" w:sz="0" w:space="0" w:color="auto"/>
        <w:left w:val="none" w:sz="0" w:space="0" w:color="auto"/>
        <w:bottom w:val="none" w:sz="0" w:space="0" w:color="auto"/>
        <w:right w:val="none" w:sz="0" w:space="0" w:color="auto"/>
      </w:divBdr>
    </w:div>
    <w:div w:id="1225094825">
      <w:marLeft w:val="640"/>
      <w:marRight w:val="0"/>
      <w:marTop w:val="0"/>
      <w:marBottom w:val="0"/>
      <w:divBdr>
        <w:top w:val="none" w:sz="0" w:space="0" w:color="auto"/>
        <w:left w:val="none" w:sz="0" w:space="0" w:color="auto"/>
        <w:bottom w:val="none" w:sz="0" w:space="0" w:color="auto"/>
        <w:right w:val="none" w:sz="0" w:space="0" w:color="auto"/>
      </w:divBdr>
    </w:div>
    <w:div w:id="1225145235">
      <w:marLeft w:val="640"/>
      <w:marRight w:val="0"/>
      <w:marTop w:val="0"/>
      <w:marBottom w:val="0"/>
      <w:divBdr>
        <w:top w:val="none" w:sz="0" w:space="0" w:color="auto"/>
        <w:left w:val="none" w:sz="0" w:space="0" w:color="auto"/>
        <w:bottom w:val="none" w:sz="0" w:space="0" w:color="auto"/>
        <w:right w:val="none" w:sz="0" w:space="0" w:color="auto"/>
      </w:divBdr>
    </w:div>
    <w:div w:id="1225291178">
      <w:marLeft w:val="640"/>
      <w:marRight w:val="0"/>
      <w:marTop w:val="0"/>
      <w:marBottom w:val="0"/>
      <w:divBdr>
        <w:top w:val="none" w:sz="0" w:space="0" w:color="auto"/>
        <w:left w:val="none" w:sz="0" w:space="0" w:color="auto"/>
        <w:bottom w:val="none" w:sz="0" w:space="0" w:color="auto"/>
        <w:right w:val="none" w:sz="0" w:space="0" w:color="auto"/>
      </w:divBdr>
    </w:div>
    <w:div w:id="1225793181">
      <w:marLeft w:val="640"/>
      <w:marRight w:val="0"/>
      <w:marTop w:val="0"/>
      <w:marBottom w:val="0"/>
      <w:divBdr>
        <w:top w:val="none" w:sz="0" w:space="0" w:color="auto"/>
        <w:left w:val="none" w:sz="0" w:space="0" w:color="auto"/>
        <w:bottom w:val="none" w:sz="0" w:space="0" w:color="auto"/>
        <w:right w:val="none" w:sz="0" w:space="0" w:color="auto"/>
      </w:divBdr>
    </w:div>
    <w:div w:id="1226113406">
      <w:marLeft w:val="640"/>
      <w:marRight w:val="0"/>
      <w:marTop w:val="0"/>
      <w:marBottom w:val="0"/>
      <w:divBdr>
        <w:top w:val="none" w:sz="0" w:space="0" w:color="auto"/>
        <w:left w:val="none" w:sz="0" w:space="0" w:color="auto"/>
        <w:bottom w:val="none" w:sz="0" w:space="0" w:color="auto"/>
        <w:right w:val="none" w:sz="0" w:space="0" w:color="auto"/>
      </w:divBdr>
    </w:div>
    <w:div w:id="1226337731">
      <w:marLeft w:val="640"/>
      <w:marRight w:val="0"/>
      <w:marTop w:val="0"/>
      <w:marBottom w:val="0"/>
      <w:divBdr>
        <w:top w:val="none" w:sz="0" w:space="0" w:color="auto"/>
        <w:left w:val="none" w:sz="0" w:space="0" w:color="auto"/>
        <w:bottom w:val="none" w:sz="0" w:space="0" w:color="auto"/>
        <w:right w:val="none" w:sz="0" w:space="0" w:color="auto"/>
      </w:divBdr>
    </w:div>
    <w:div w:id="1226800070">
      <w:marLeft w:val="640"/>
      <w:marRight w:val="0"/>
      <w:marTop w:val="0"/>
      <w:marBottom w:val="0"/>
      <w:divBdr>
        <w:top w:val="none" w:sz="0" w:space="0" w:color="auto"/>
        <w:left w:val="none" w:sz="0" w:space="0" w:color="auto"/>
        <w:bottom w:val="none" w:sz="0" w:space="0" w:color="auto"/>
        <w:right w:val="none" w:sz="0" w:space="0" w:color="auto"/>
      </w:divBdr>
    </w:div>
    <w:div w:id="1228032179">
      <w:marLeft w:val="640"/>
      <w:marRight w:val="0"/>
      <w:marTop w:val="0"/>
      <w:marBottom w:val="0"/>
      <w:divBdr>
        <w:top w:val="none" w:sz="0" w:space="0" w:color="auto"/>
        <w:left w:val="none" w:sz="0" w:space="0" w:color="auto"/>
        <w:bottom w:val="none" w:sz="0" w:space="0" w:color="auto"/>
        <w:right w:val="none" w:sz="0" w:space="0" w:color="auto"/>
      </w:divBdr>
    </w:div>
    <w:div w:id="1228149110">
      <w:marLeft w:val="640"/>
      <w:marRight w:val="0"/>
      <w:marTop w:val="0"/>
      <w:marBottom w:val="0"/>
      <w:divBdr>
        <w:top w:val="none" w:sz="0" w:space="0" w:color="auto"/>
        <w:left w:val="none" w:sz="0" w:space="0" w:color="auto"/>
        <w:bottom w:val="none" w:sz="0" w:space="0" w:color="auto"/>
        <w:right w:val="none" w:sz="0" w:space="0" w:color="auto"/>
      </w:divBdr>
    </w:div>
    <w:div w:id="1228227383">
      <w:marLeft w:val="640"/>
      <w:marRight w:val="0"/>
      <w:marTop w:val="0"/>
      <w:marBottom w:val="0"/>
      <w:divBdr>
        <w:top w:val="none" w:sz="0" w:space="0" w:color="auto"/>
        <w:left w:val="none" w:sz="0" w:space="0" w:color="auto"/>
        <w:bottom w:val="none" w:sz="0" w:space="0" w:color="auto"/>
        <w:right w:val="none" w:sz="0" w:space="0" w:color="auto"/>
      </w:divBdr>
    </w:div>
    <w:div w:id="1228763292">
      <w:marLeft w:val="640"/>
      <w:marRight w:val="0"/>
      <w:marTop w:val="0"/>
      <w:marBottom w:val="0"/>
      <w:divBdr>
        <w:top w:val="none" w:sz="0" w:space="0" w:color="auto"/>
        <w:left w:val="none" w:sz="0" w:space="0" w:color="auto"/>
        <w:bottom w:val="none" w:sz="0" w:space="0" w:color="auto"/>
        <w:right w:val="none" w:sz="0" w:space="0" w:color="auto"/>
      </w:divBdr>
    </w:div>
    <w:div w:id="1228957284">
      <w:marLeft w:val="640"/>
      <w:marRight w:val="0"/>
      <w:marTop w:val="0"/>
      <w:marBottom w:val="0"/>
      <w:divBdr>
        <w:top w:val="none" w:sz="0" w:space="0" w:color="auto"/>
        <w:left w:val="none" w:sz="0" w:space="0" w:color="auto"/>
        <w:bottom w:val="none" w:sz="0" w:space="0" w:color="auto"/>
        <w:right w:val="none" w:sz="0" w:space="0" w:color="auto"/>
      </w:divBdr>
    </w:div>
    <w:div w:id="1229194073">
      <w:marLeft w:val="640"/>
      <w:marRight w:val="0"/>
      <w:marTop w:val="0"/>
      <w:marBottom w:val="0"/>
      <w:divBdr>
        <w:top w:val="none" w:sz="0" w:space="0" w:color="auto"/>
        <w:left w:val="none" w:sz="0" w:space="0" w:color="auto"/>
        <w:bottom w:val="none" w:sz="0" w:space="0" w:color="auto"/>
        <w:right w:val="none" w:sz="0" w:space="0" w:color="auto"/>
      </w:divBdr>
    </w:div>
    <w:div w:id="1230461078">
      <w:marLeft w:val="640"/>
      <w:marRight w:val="0"/>
      <w:marTop w:val="0"/>
      <w:marBottom w:val="0"/>
      <w:divBdr>
        <w:top w:val="none" w:sz="0" w:space="0" w:color="auto"/>
        <w:left w:val="none" w:sz="0" w:space="0" w:color="auto"/>
        <w:bottom w:val="none" w:sz="0" w:space="0" w:color="auto"/>
        <w:right w:val="none" w:sz="0" w:space="0" w:color="auto"/>
      </w:divBdr>
    </w:div>
    <w:div w:id="1230651442">
      <w:marLeft w:val="640"/>
      <w:marRight w:val="0"/>
      <w:marTop w:val="0"/>
      <w:marBottom w:val="0"/>
      <w:divBdr>
        <w:top w:val="none" w:sz="0" w:space="0" w:color="auto"/>
        <w:left w:val="none" w:sz="0" w:space="0" w:color="auto"/>
        <w:bottom w:val="none" w:sz="0" w:space="0" w:color="auto"/>
        <w:right w:val="none" w:sz="0" w:space="0" w:color="auto"/>
      </w:divBdr>
    </w:div>
    <w:div w:id="1230962729">
      <w:marLeft w:val="640"/>
      <w:marRight w:val="0"/>
      <w:marTop w:val="0"/>
      <w:marBottom w:val="0"/>
      <w:divBdr>
        <w:top w:val="none" w:sz="0" w:space="0" w:color="auto"/>
        <w:left w:val="none" w:sz="0" w:space="0" w:color="auto"/>
        <w:bottom w:val="none" w:sz="0" w:space="0" w:color="auto"/>
        <w:right w:val="none" w:sz="0" w:space="0" w:color="auto"/>
      </w:divBdr>
    </w:div>
    <w:div w:id="1232277825">
      <w:marLeft w:val="640"/>
      <w:marRight w:val="0"/>
      <w:marTop w:val="0"/>
      <w:marBottom w:val="0"/>
      <w:divBdr>
        <w:top w:val="none" w:sz="0" w:space="0" w:color="auto"/>
        <w:left w:val="none" w:sz="0" w:space="0" w:color="auto"/>
        <w:bottom w:val="none" w:sz="0" w:space="0" w:color="auto"/>
        <w:right w:val="none" w:sz="0" w:space="0" w:color="auto"/>
      </w:divBdr>
    </w:div>
    <w:div w:id="1232546210">
      <w:marLeft w:val="640"/>
      <w:marRight w:val="0"/>
      <w:marTop w:val="0"/>
      <w:marBottom w:val="0"/>
      <w:divBdr>
        <w:top w:val="none" w:sz="0" w:space="0" w:color="auto"/>
        <w:left w:val="none" w:sz="0" w:space="0" w:color="auto"/>
        <w:bottom w:val="none" w:sz="0" w:space="0" w:color="auto"/>
        <w:right w:val="none" w:sz="0" w:space="0" w:color="auto"/>
      </w:divBdr>
    </w:div>
    <w:div w:id="1232890540">
      <w:marLeft w:val="640"/>
      <w:marRight w:val="0"/>
      <w:marTop w:val="0"/>
      <w:marBottom w:val="0"/>
      <w:divBdr>
        <w:top w:val="none" w:sz="0" w:space="0" w:color="auto"/>
        <w:left w:val="none" w:sz="0" w:space="0" w:color="auto"/>
        <w:bottom w:val="none" w:sz="0" w:space="0" w:color="auto"/>
        <w:right w:val="none" w:sz="0" w:space="0" w:color="auto"/>
      </w:divBdr>
    </w:div>
    <w:div w:id="1232890728">
      <w:marLeft w:val="640"/>
      <w:marRight w:val="0"/>
      <w:marTop w:val="0"/>
      <w:marBottom w:val="0"/>
      <w:divBdr>
        <w:top w:val="none" w:sz="0" w:space="0" w:color="auto"/>
        <w:left w:val="none" w:sz="0" w:space="0" w:color="auto"/>
        <w:bottom w:val="none" w:sz="0" w:space="0" w:color="auto"/>
        <w:right w:val="none" w:sz="0" w:space="0" w:color="auto"/>
      </w:divBdr>
    </w:div>
    <w:div w:id="1233274717">
      <w:marLeft w:val="640"/>
      <w:marRight w:val="0"/>
      <w:marTop w:val="0"/>
      <w:marBottom w:val="0"/>
      <w:divBdr>
        <w:top w:val="none" w:sz="0" w:space="0" w:color="auto"/>
        <w:left w:val="none" w:sz="0" w:space="0" w:color="auto"/>
        <w:bottom w:val="none" w:sz="0" w:space="0" w:color="auto"/>
        <w:right w:val="none" w:sz="0" w:space="0" w:color="auto"/>
      </w:divBdr>
    </w:div>
    <w:div w:id="1233738551">
      <w:marLeft w:val="640"/>
      <w:marRight w:val="0"/>
      <w:marTop w:val="0"/>
      <w:marBottom w:val="0"/>
      <w:divBdr>
        <w:top w:val="none" w:sz="0" w:space="0" w:color="auto"/>
        <w:left w:val="none" w:sz="0" w:space="0" w:color="auto"/>
        <w:bottom w:val="none" w:sz="0" w:space="0" w:color="auto"/>
        <w:right w:val="none" w:sz="0" w:space="0" w:color="auto"/>
      </w:divBdr>
    </w:div>
    <w:div w:id="1233924945">
      <w:marLeft w:val="640"/>
      <w:marRight w:val="0"/>
      <w:marTop w:val="0"/>
      <w:marBottom w:val="0"/>
      <w:divBdr>
        <w:top w:val="none" w:sz="0" w:space="0" w:color="auto"/>
        <w:left w:val="none" w:sz="0" w:space="0" w:color="auto"/>
        <w:bottom w:val="none" w:sz="0" w:space="0" w:color="auto"/>
        <w:right w:val="none" w:sz="0" w:space="0" w:color="auto"/>
      </w:divBdr>
    </w:div>
    <w:div w:id="1234465784">
      <w:marLeft w:val="640"/>
      <w:marRight w:val="0"/>
      <w:marTop w:val="0"/>
      <w:marBottom w:val="0"/>
      <w:divBdr>
        <w:top w:val="none" w:sz="0" w:space="0" w:color="auto"/>
        <w:left w:val="none" w:sz="0" w:space="0" w:color="auto"/>
        <w:bottom w:val="none" w:sz="0" w:space="0" w:color="auto"/>
        <w:right w:val="none" w:sz="0" w:space="0" w:color="auto"/>
      </w:divBdr>
    </w:div>
    <w:div w:id="1234701977">
      <w:marLeft w:val="640"/>
      <w:marRight w:val="0"/>
      <w:marTop w:val="0"/>
      <w:marBottom w:val="0"/>
      <w:divBdr>
        <w:top w:val="none" w:sz="0" w:space="0" w:color="auto"/>
        <w:left w:val="none" w:sz="0" w:space="0" w:color="auto"/>
        <w:bottom w:val="none" w:sz="0" w:space="0" w:color="auto"/>
        <w:right w:val="none" w:sz="0" w:space="0" w:color="auto"/>
      </w:divBdr>
    </w:div>
    <w:div w:id="1235162530">
      <w:marLeft w:val="640"/>
      <w:marRight w:val="0"/>
      <w:marTop w:val="0"/>
      <w:marBottom w:val="0"/>
      <w:divBdr>
        <w:top w:val="none" w:sz="0" w:space="0" w:color="auto"/>
        <w:left w:val="none" w:sz="0" w:space="0" w:color="auto"/>
        <w:bottom w:val="none" w:sz="0" w:space="0" w:color="auto"/>
        <w:right w:val="none" w:sz="0" w:space="0" w:color="auto"/>
      </w:divBdr>
    </w:div>
    <w:div w:id="1235319559">
      <w:marLeft w:val="640"/>
      <w:marRight w:val="0"/>
      <w:marTop w:val="0"/>
      <w:marBottom w:val="0"/>
      <w:divBdr>
        <w:top w:val="none" w:sz="0" w:space="0" w:color="auto"/>
        <w:left w:val="none" w:sz="0" w:space="0" w:color="auto"/>
        <w:bottom w:val="none" w:sz="0" w:space="0" w:color="auto"/>
        <w:right w:val="none" w:sz="0" w:space="0" w:color="auto"/>
      </w:divBdr>
    </w:div>
    <w:div w:id="1235898214">
      <w:marLeft w:val="640"/>
      <w:marRight w:val="0"/>
      <w:marTop w:val="0"/>
      <w:marBottom w:val="0"/>
      <w:divBdr>
        <w:top w:val="none" w:sz="0" w:space="0" w:color="auto"/>
        <w:left w:val="none" w:sz="0" w:space="0" w:color="auto"/>
        <w:bottom w:val="none" w:sz="0" w:space="0" w:color="auto"/>
        <w:right w:val="none" w:sz="0" w:space="0" w:color="auto"/>
      </w:divBdr>
    </w:div>
    <w:div w:id="1236283980">
      <w:marLeft w:val="640"/>
      <w:marRight w:val="0"/>
      <w:marTop w:val="0"/>
      <w:marBottom w:val="0"/>
      <w:divBdr>
        <w:top w:val="none" w:sz="0" w:space="0" w:color="auto"/>
        <w:left w:val="none" w:sz="0" w:space="0" w:color="auto"/>
        <w:bottom w:val="none" w:sz="0" w:space="0" w:color="auto"/>
        <w:right w:val="none" w:sz="0" w:space="0" w:color="auto"/>
      </w:divBdr>
    </w:div>
    <w:div w:id="1236471428">
      <w:marLeft w:val="640"/>
      <w:marRight w:val="0"/>
      <w:marTop w:val="0"/>
      <w:marBottom w:val="0"/>
      <w:divBdr>
        <w:top w:val="none" w:sz="0" w:space="0" w:color="auto"/>
        <w:left w:val="none" w:sz="0" w:space="0" w:color="auto"/>
        <w:bottom w:val="none" w:sz="0" w:space="0" w:color="auto"/>
        <w:right w:val="none" w:sz="0" w:space="0" w:color="auto"/>
      </w:divBdr>
    </w:div>
    <w:div w:id="1236473862">
      <w:marLeft w:val="640"/>
      <w:marRight w:val="0"/>
      <w:marTop w:val="0"/>
      <w:marBottom w:val="0"/>
      <w:divBdr>
        <w:top w:val="none" w:sz="0" w:space="0" w:color="auto"/>
        <w:left w:val="none" w:sz="0" w:space="0" w:color="auto"/>
        <w:bottom w:val="none" w:sz="0" w:space="0" w:color="auto"/>
        <w:right w:val="none" w:sz="0" w:space="0" w:color="auto"/>
      </w:divBdr>
    </w:div>
    <w:div w:id="1236547255">
      <w:marLeft w:val="640"/>
      <w:marRight w:val="0"/>
      <w:marTop w:val="0"/>
      <w:marBottom w:val="0"/>
      <w:divBdr>
        <w:top w:val="none" w:sz="0" w:space="0" w:color="auto"/>
        <w:left w:val="none" w:sz="0" w:space="0" w:color="auto"/>
        <w:bottom w:val="none" w:sz="0" w:space="0" w:color="auto"/>
        <w:right w:val="none" w:sz="0" w:space="0" w:color="auto"/>
      </w:divBdr>
    </w:div>
    <w:div w:id="1237015120">
      <w:marLeft w:val="640"/>
      <w:marRight w:val="0"/>
      <w:marTop w:val="0"/>
      <w:marBottom w:val="0"/>
      <w:divBdr>
        <w:top w:val="none" w:sz="0" w:space="0" w:color="auto"/>
        <w:left w:val="none" w:sz="0" w:space="0" w:color="auto"/>
        <w:bottom w:val="none" w:sz="0" w:space="0" w:color="auto"/>
        <w:right w:val="none" w:sz="0" w:space="0" w:color="auto"/>
      </w:divBdr>
    </w:div>
    <w:div w:id="1237980163">
      <w:marLeft w:val="640"/>
      <w:marRight w:val="0"/>
      <w:marTop w:val="0"/>
      <w:marBottom w:val="0"/>
      <w:divBdr>
        <w:top w:val="none" w:sz="0" w:space="0" w:color="auto"/>
        <w:left w:val="none" w:sz="0" w:space="0" w:color="auto"/>
        <w:bottom w:val="none" w:sz="0" w:space="0" w:color="auto"/>
        <w:right w:val="none" w:sz="0" w:space="0" w:color="auto"/>
      </w:divBdr>
    </w:div>
    <w:div w:id="1238243015">
      <w:marLeft w:val="640"/>
      <w:marRight w:val="0"/>
      <w:marTop w:val="0"/>
      <w:marBottom w:val="0"/>
      <w:divBdr>
        <w:top w:val="none" w:sz="0" w:space="0" w:color="auto"/>
        <w:left w:val="none" w:sz="0" w:space="0" w:color="auto"/>
        <w:bottom w:val="none" w:sz="0" w:space="0" w:color="auto"/>
        <w:right w:val="none" w:sz="0" w:space="0" w:color="auto"/>
      </w:divBdr>
    </w:div>
    <w:div w:id="1238786991">
      <w:marLeft w:val="640"/>
      <w:marRight w:val="0"/>
      <w:marTop w:val="0"/>
      <w:marBottom w:val="0"/>
      <w:divBdr>
        <w:top w:val="none" w:sz="0" w:space="0" w:color="auto"/>
        <w:left w:val="none" w:sz="0" w:space="0" w:color="auto"/>
        <w:bottom w:val="none" w:sz="0" w:space="0" w:color="auto"/>
        <w:right w:val="none" w:sz="0" w:space="0" w:color="auto"/>
      </w:divBdr>
    </w:div>
    <w:div w:id="1239560747">
      <w:marLeft w:val="640"/>
      <w:marRight w:val="0"/>
      <w:marTop w:val="0"/>
      <w:marBottom w:val="0"/>
      <w:divBdr>
        <w:top w:val="none" w:sz="0" w:space="0" w:color="auto"/>
        <w:left w:val="none" w:sz="0" w:space="0" w:color="auto"/>
        <w:bottom w:val="none" w:sz="0" w:space="0" w:color="auto"/>
        <w:right w:val="none" w:sz="0" w:space="0" w:color="auto"/>
      </w:divBdr>
    </w:div>
    <w:div w:id="1239632257">
      <w:marLeft w:val="640"/>
      <w:marRight w:val="0"/>
      <w:marTop w:val="0"/>
      <w:marBottom w:val="0"/>
      <w:divBdr>
        <w:top w:val="none" w:sz="0" w:space="0" w:color="auto"/>
        <w:left w:val="none" w:sz="0" w:space="0" w:color="auto"/>
        <w:bottom w:val="none" w:sz="0" w:space="0" w:color="auto"/>
        <w:right w:val="none" w:sz="0" w:space="0" w:color="auto"/>
      </w:divBdr>
    </w:div>
    <w:div w:id="1240410257">
      <w:marLeft w:val="640"/>
      <w:marRight w:val="0"/>
      <w:marTop w:val="0"/>
      <w:marBottom w:val="0"/>
      <w:divBdr>
        <w:top w:val="none" w:sz="0" w:space="0" w:color="auto"/>
        <w:left w:val="none" w:sz="0" w:space="0" w:color="auto"/>
        <w:bottom w:val="none" w:sz="0" w:space="0" w:color="auto"/>
        <w:right w:val="none" w:sz="0" w:space="0" w:color="auto"/>
      </w:divBdr>
    </w:div>
    <w:div w:id="1240479230">
      <w:marLeft w:val="640"/>
      <w:marRight w:val="0"/>
      <w:marTop w:val="0"/>
      <w:marBottom w:val="0"/>
      <w:divBdr>
        <w:top w:val="none" w:sz="0" w:space="0" w:color="auto"/>
        <w:left w:val="none" w:sz="0" w:space="0" w:color="auto"/>
        <w:bottom w:val="none" w:sz="0" w:space="0" w:color="auto"/>
        <w:right w:val="none" w:sz="0" w:space="0" w:color="auto"/>
      </w:divBdr>
    </w:div>
    <w:div w:id="1240597409">
      <w:marLeft w:val="640"/>
      <w:marRight w:val="0"/>
      <w:marTop w:val="0"/>
      <w:marBottom w:val="0"/>
      <w:divBdr>
        <w:top w:val="none" w:sz="0" w:space="0" w:color="auto"/>
        <w:left w:val="none" w:sz="0" w:space="0" w:color="auto"/>
        <w:bottom w:val="none" w:sz="0" w:space="0" w:color="auto"/>
        <w:right w:val="none" w:sz="0" w:space="0" w:color="auto"/>
      </w:divBdr>
    </w:div>
    <w:div w:id="1240601930">
      <w:marLeft w:val="640"/>
      <w:marRight w:val="0"/>
      <w:marTop w:val="0"/>
      <w:marBottom w:val="0"/>
      <w:divBdr>
        <w:top w:val="none" w:sz="0" w:space="0" w:color="auto"/>
        <w:left w:val="none" w:sz="0" w:space="0" w:color="auto"/>
        <w:bottom w:val="none" w:sz="0" w:space="0" w:color="auto"/>
        <w:right w:val="none" w:sz="0" w:space="0" w:color="auto"/>
      </w:divBdr>
    </w:div>
    <w:div w:id="1240675992">
      <w:marLeft w:val="640"/>
      <w:marRight w:val="0"/>
      <w:marTop w:val="0"/>
      <w:marBottom w:val="0"/>
      <w:divBdr>
        <w:top w:val="none" w:sz="0" w:space="0" w:color="auto"/>
        <w:left w:val="none" w:sz="0" w:space="0" w:color="auto"/>
        <w:bottom w:val="none" w:sz="0" w:space="0" w:color="auto"/>
        <w:right w:val="none" w:sz="0" w:space="0" w:color="auto"/>
      </w:divBdr>
    </w:div>
    <w:div w:id="1241133288">
      <w:marLeft w:val="640"/>
      <w:marRight w:val="0"/>
      <w:marTop w:val="0"/>
      <w:marBottom w:val="0"/>
      <w:divBdr>
        <w:top w:val="none" w:sz="0" w:space="0" w:color="auto"/>
        <w:left w:val="none" w:sz="0" w:space="0" w:color="auto"/>
        <w:bottom w:val="none" w:sz="0" w:space="0" w:color="auto"/>
        <w:right w:val="none" w:sz="0" w:space="0" w:color="auto"/>
      </w:divBdr>
    </w:div>
    <w:div w:id="1241521850">
      <w:marLeft w:val="640"/>
      <w:marRight w:val="0"/>
      <w:marTop w:val="0"/>
      <w:marBottom w:val="0"/>
      <w:divBdr>
        <w:top w:val="none" w:sz="0" w:space="0" w:color="auto"/>
        <w:left w:val="none" w:sz="0" w:space="0" w:color="auto"/>
        <w:bottom w:val="none" w:sz="0" w:space="0" w:color="auto"/>
        <w:right w:val="none" w:sz="0" w:space="0" w:color="auto"/>
      </w:divBdr>
    </w:div>
    <w:div w:id="1241596195">
      <w:marLeft w:val="640"/>
      <w:marRight w:val="0"/>
      <w:marTop w:val="0"/>
      <w:marBottom w:val="0"/>
      <w:divBdr>
        <w:top w:val="none" w:sz="0" w:space="0" w:color="auto"/>
        <w:left w:val="none" w:sz="0" w:space="0" w:color="auto"/>
        <w:bottom w:val="none" w:sz="0" w:space="0" w:color="auto"/>
        <w:right w:val="none" w:sz="0" w:space="0" w:color="auto"/>
      </w:divBdr>
    </w:div>
    <w:div w:id="1241645302">
      <w:marLeft w:val="640"/>
      <w:marRight w:val="0"/>
      <w:marTop w:val="0"/>
      <w:marBottom w:val="0"/>
      <w:divBdr>
        <w:top w:val="none" w:sz="0" w:space="0" w:color="auto"/>
        <w:left w:val="none" w:sz="0" w:space="0" w:color="auto"/>
        <w:bottom w:val="none" w:sz="0" w:space="0" w:color="auto"/>
        <w:right w:val="none" w:sz="0" w:space="0" w:color="auto"/>
      </w:divBdr>
    </w:div>
    <w:div w:id="1241669765">
      <w:marLeft w:val="640"/>
      <w:marRight w:val="0"/>
      <w:marTop w:val="0"/>
      <w:marBottom w:val="0"/>
      <w:divBdr>
        <w:top w:val="none" w:sz="0" w:space="0" w:color="auto"/>
        <w:left w:val="none" w:sz="0" w:space="0" w:color="auto"/>
        <w:bottom w:val="none" w:sz="0" w:space="0" w:color="auto"/>
        <w:right w:val="none" w:sz="0" w:space="0" w:color="auto"/>
      </w:divBdr>
    </w:div>
    <w:div w:id="1242329179">
      <w:marLeft w:val="640"/>
      <w:marRight w:val="0"/>
      <w:marTop w:val="0"/>
      <w:marBottom w:val="0"/>
      <w:divBdr>
        <w:top w:val="none" w:sz="0" w:space="0" w:color="auto"/>
        <w:left w:val="none" w:sz="0" w:space="0" w:color="auto"/>
        <w:bottom w:val="none" w:sz="0" w:space="0" w:color="auto"/>
        <w:right w:val="none" w:sz="0" w:space="0" w:color="auto"/>
      </w:divBdr>
    </w:div>
    <w:div w:id="1242330734">
      <w:marLeft w:val="640"/>
      <w:marRight w:val="0"/>
      <w:marTop w:val="0"/>
      <w:marBottom w:val="0"/>
      <w:divBdr>
        <w:top w:val="none" w:sz="0" w:space="0" w:color="auto"/>
        <w:left w:val="none" w:sz="0" w:space="0" w:color="auto"/>
        <w:bottom w:val="none" w:sz="0" w:space="0" w:color="auto"/>
        <w:right w:val="none" w:sz="0" w:space="0" w:color="auto"/>
      </w:divBdr>
    </w:div>
    <w:div w:id="1242715805">
      <w:marLeft w:val="640"/>
      <w:marRight w:val="0"/>
      <w:marTop w:val="0"/>
      <w:marBottom w:val="0"/>
      <w:divBdr>
        <w:top w:val="none" w:sz="0" w:space="0" w:color="auto"/>
        <w:left w:val="none" w:sz="0" w:space="0" w:color="auto"/>
        <w:bottom w:val="none" w:sz="0" w:space="0" w:color="auto"/>
        <w:right w:val="none" w:sz="0" w:space="0" w:color="auto"/>
      </w:divBdr>
    </w:div>
    <w:div w:id="1243027329">
      <w:marLeft w:val="640"/>
      <w:marRight w:val="0"/>
      <w:marTop w:val="0"/>
      <w:marBottom w:val="0"/>
      <w:divBdr>
        <w:top w:val="none" w:sz="0" w:space="0" w:color="auto"/>
        <w:left w:val="none" w:sz="0" w:space="0" w:color="auto"/>
        <w:bottom w:val="none" w:sz="0" w:space="0" w:color="auto"/>
        <w:right w:val="none" w:sz="0" w:space="0" w:color="auto"/>
      </w:divBdr>
    </w:div>
    <w:div w:id="1244142669">
      <w:marLeft w:val="640"/>
      <w:marRight w:val="0"/>
      <w:marTop w:val="0"/>
      <w:marBottom w:val="0"/>
      <w:divBdr>
        <w:top w:val="none" w:sz="0" w:space="0" w:color="auto"/>
        <w:left w:val="none" w:sz="0" w:space="0" w:color="auto"/>
        <w:bottom w:val="none" w:sz="0" w:space="0" w:color="auto"/>
        <w:right w:val="none" w:sz="0" w:space="0" w:color="auto"/>
      </w:divBdr>
    </w:div>
    <w:div w:id="1244146800">
      <w:marLeft w:val="640"/>
      <w:marRight w:val="0"/>
      <w:marTop w:val="0"/>
      <w:marBottom w:val="0"/>
      <w:divBdr>
        <w:top w:val="none" w:sz="0" w:space="0" w:color="auto"/>
        <w:left w:val="none" w:sz="0" w:space="0" w:color="auto"/>
        <w:bottom w:val="none" w:sz="0" w:space="0" w:color="auto"/>
        <w:right w:val="none" w:sz="0" w:space="0" w:color="auto"/>
      </w:divBdr>
    </w:div>
    <w:div w:id="1244528995">
      <w:marLeft w:val="640"/>
      <w:marRight w:val="0"/>
      <w:marTop w:val="0"/>
      <w:marBottom w:val="0"/>
      <w:divBdr>
        <w:top w:val="none" w:sz="0" w:space="0" w:color="auto"/>
        <w:left w:val="none" w:sz="0" w:space="0" w:color="auto"/>
        <w:bottom w:val="none" w:sz="0" w:space="0" w:color="auto"/>
        <w:right w:val="none" w:sz="0" w:space="0" w:color="auto"/>
      </w:divBdr>
    </w:div>
    <w:div w:id="1244609537">
      <w:marLeft w:val="640"/>
      <w:marRight w:val="0"/>
      <w:marTop w:val="0"/>
      <w:marBottom w:val="0"/>
      <w:divBdr>
        <w:top w:val="none" w:sz="0" w:space="0" w:color="auto"/>
        <w:left w:val="none" w:sz="0" w:space="0" w:color="auto"/>
        <w:bottom w:val="none" w:sz="0" w:space="0" w:color="auto"/>
        <w:right w:val="none" w:sz="0" w:space="0" w:color="auto"/>
      </w:divBdr>
    </w:div>
    <w:div w:id="1245267010">
      <w:marLeft w:val="640"/>
      <w:marRight w:val="0"/>
      <w:marTop w:val="0"/>
      <w:marBottom w:val="0"/>
      <w:divBdr>
        <w:top w:val="none" w:sz="0" w:space="0" w:color="auto"/>
        <w:left w:val="none" w:sz="0" w:space="0" w:color="auto"/>
        <w:bottom w:val="none" w:sz="0" w:space="0" w:color="auto"/>
        <w:right w:val="none" w:sz="0" w:space="0" w:color="auto"/>
      </w:divBdr>
    </w:div>
    <w:div w:id="1245526965">
      <w:marLeft w:val="640"/>
      <w:marRight w:val="0"/>
      <w:marTop w:val="0"/>
      <w:marBottom w:val="0"/>
      <w:divBdr>
        <w:top w:val="none" w:sz="0" w:space="0" w:color="auto"/>
        <w:left w:val="none" w:sz="0" w:space="0" w:color="auto"/>
        <w:bottom w:val="none" w:sz="0" w:space="0" w:color="auto"/>
        <w:right w:val="none" w:sz="0" w:space="0" w:color="auto"/>
      </w:divBdr>
    </w:div>
    <w:div w:id="1245644518">
      <w:marLeft w:val="640"/>
      <w:marRight w:val="0"/>
      <w:marTop w:val="0"/>
      <w:marBottom w:val="0"/>
      <w:divBdr>
        <w:top w:val="none" w:sz="0" w:space="0" w:color="auto"/>
        <w:left w:val="none" w:sz="0" w:space="0" w:color="auto"/>
        <w:bottom w:val="none" w:sz="0" w:space="0" w:color="auto"/>
        <w:right w:val="none" w:sz="0" w:space="0" w:color="auto"/>
      </w:divBdr>
    </w:div>
    <w:div w:id="1245992390">
      <w:marLeft w:val="640"/>
      <w:marRight w:val="0"/>
      <w:marTop w:val="0"/>
      <w:marBottom w:val="0"/>
      <w:divBdr>
        <w:top w:val="none" w:sz="0" w:space="0" w:color="auto"/>
        <w:left w:val="none" w:sz="0" w:space="0" w:color="auto"/>
        <w:bottom w:val="none" w:sz="0" w:space="0" w:color="auto"/>
        <w:right w:val="none" w:sz="0" w:space="0" w:color="auto"/>
      </w:divBdr>
    </w:div>
    <w:div w:id="1246256818">
      <w:marLeft w:val="640"/>
      <w:marRight w:val="0"/>
      <w:marTop w:val="0"/>
      <w:marBottom w:val="0"/>
      <w:divBdr>
        <w:top w:val="none" w:sz="0" w:space="0" w:color="auto"/>
        <w:left w:val="none" w:sz="0" w:space="0" w:color="auto"/>
        <w:bottom w:val="none" w:sz="0" w:space="0" w:color="auto"/>
        <w:right w:val="none" w:sz="0" w:space="0" w:color="auto"/>
      </w:divBdr>
    </w:div>
    <w:div w:id="1246576670">
      <w:marLeft w:val="640"/>
      <w:marRight w:val="0"/>
      <w:marTop w:val="0"/>
      <w:marBottom w:val="0"/>
      <w:divBdr>
        <w:top w:val="none" w:sz="0" w:space="0" w:color="auto"/>
        <w:left w:val="none" w:sz="0" w:space="0" w:color="auto"/>
        <w:bottom w:val="none" w:sz="0" w:space="0" w:color="auto"/>
        <w:right w:val="none" w:sz="0" w:space="0" w:color="auto"/>
      </w:divBdr>
    </w:div>
    <w:div w:id="1246692519">
      <w:marLeft w:val="640"/>
      <w:marRight w:val="0"/>
      <w:marTop w:val="0"/>
      <w:marBottom w:val="0"/>
      <w:divBdr>
        <w:top w:val="none" w:sz="0" w:space="0" w:color="auto"/>
        <w:left w:val="none" w:sz="0" w:space="0" w:color="auto"/>
        <w:bottom w:val="none" w:sz="0" w:space="0" w:color="auto"/>
        <w:right w:val="none" w:sz="0" w:space="0" w:color="auto"/>
      </w:divBdr>
    </w:div>
    <w:div w:id="1248416600">
      <w:marLeft w:val="640"/>
      <w:marRight w:val="0"/>
      <w:marTop w:val="0"/>
      <w:marBottom w:val="0"/>
      <w:divBdr>
        <w:top w:val="none" w:sz="0" w:space="0" w:color="auto"/>
        <w:left w:val="none" w:sz="0" w:space="0" w:color="auto"/>
        <w:bottom w:val="none" w:sz="0" w:space="0" w:color="auto"/>
        <w:right w:val="none" w:sz="0" w:space="0" w:color="auto"/>
      </w:divBdr>
    </w:div>
    <w:div w:id="1249457681">
      <w:marLeft w:val="640"/>
      <w:marRight w:val="0"/>
      <w:marTop w:val="0"/>
      <w:marBottom w:val="0"/>
      <w:divBdr>
        <w:top w:val="none" w:sz="0" w:space="0" w:color="auto"/>
        <w:left w:val="none" w:sz="0" w:space="0" w:color="auto"/>
        <w:bottom w:val="none" w:sz="0" w:space="0" w:color="auto"/>
        <w:right w:val="none" w:sz="0" w:space="0" w:color="auto"/>
      </w:divBdr>
    </w:div>
    <w:div w:id="1250389235">
      <w:marLeft w:val="640"/>
      <w:marRight w:val="0"/>
      <w:marTop w:val="0"/>
      <w:marBottom w:val="0"/>
      <w:divBdr>
        <w:top w:val="none" w:sz="0" w:space="0" w:color="auto"/>
        <w:left w:val="none" w:sz="0" w:space="0" w:color="auto"/>
        <w:bottom w:val="none" w:sz="0" w:space="0" w:color="auto"/>
        <w:right w:val="none" w:sz="0" w:space="0" w:color="auto"/>
      </w:divBdr>
    </w:div>
    <w:div w:id="1250577482">
      <w:marLeft w:val="640"/>
      <w:marRight w:val="0"/>
      <w:marTop w:val="0"/>
      <w:marBottom w:val="0"/>
      <w:divBdr>
        <w:top w:val="none" w:sz="0" w:space="0" w:color="auto"/>
        <w:left w:val="none" w:sz="0" w:space="0" w:color="auto"/>
        <w:bottom w:val="none" w:sz="0" w:space="0" w:color="auto"/>
        <w:right w:val="none" w:sz="0" w:space="0" w:color="auto"/>
      </w:divBdr>
    </w:div>
    <w:div w:id="1251038895">
      <w:marLeft w:val="640"/>
      <w:marRight w:val="0"/>
      <w:marTop w:val="0"/>
      <w:marBottom w:val="0"/>
      <w:divBdr>
        <w:top w:val="none" w:sz="0" w:space="0" w:color="auto"/>
        <w:left w:val="none" w:sz="0" w:space="0" w:color="auto"/>
        <w:bottom w:val="none" w:sz="0" w:space="0" w:color="auto"/>
        <w:right w:val="none" w:sz="0" w:space="0" w:color="auto"/>
      </w:divBdr>
    </w:div>
    <w:div w:id="1251425216">
      <w:marLeft w:val="640"/>
      <w:marRight w:val="0"/>
      <w:marTop w:val="0"/>
      <w:marBottom w:val="0"/>
      <w:divBdr>
        <w:top w:val="none" w:sz="0" w:space="0" w:color="auto"/>
        <w:left w:val="none" w:sz="0" w:space="0" w:color="auto"/>
        <w:bottom w:val="none" w:sz="0" w:space="0" w:color="auto"/>
        <w:right w:val="none" w:sz="0" w:space="0" w:color="auto"/>
      </w:divBdr>
    </w:div>
    <w:div w:id="1251548633">
      <w:marLeft w:val="640"/>
      <w:marRight w:val="0"/>
      <w:marTop w:val="0"/>
      <w:marBottom w:val="0"/>
      <w:divBdr>
        <w:top w:val="none" w:sz="0" w:space="0" w:color="auto"/>
        <w:left w:val="none" w:sz="0" w:space="0" w:color="auto"/>
        <w:bottom w:val="none" w:sz="0" w:space="0" w:color="auto"/>
        <w:right w:val="none" w:sz="0" w:space="0" w:color="auto"/>
      </w:divBdr>
    </w:div>
    <w:div w:id="1251692515">
      <w:marLeft w:val="640"/>
      <w:marRight w:val="0"/>
      <w:marTop w:val="0"/>
      <w:marBottom w:val="0"/>
      <w:divBdr>
        <w:top w:val="none" w:sz="0" w:space="0" w:color="auto"/>
        <w:left w:val="none" w:sz="0" w:space="0" w:color="auto"/>
        <w:bottom w:val="none" w:sz="0" w:space="0" w:color="auto"/>
        <w:right w:val="none" w:sz="0" w:space="0" w:color="auto"/>
      </w:divBdr>
    </w:div>
    <w:div w:id="1252199263">
      <w:marLeft w:val="640"/>
      <w:marRight w:val="0"/>
      <w:marTop w:val="0"/>
      <w:marBottom w:val="0"/>
      <w:divBdr>
        <w:top w:val="none" w:sz="0" w:space="0" w:color="auto"/>
        <w:left w:val="none" w:sz="0" w:space="0" w:color="auto"/>
        <w:bottom w:val="none" w:sz="0" w:space="0" w:color="auto"/>
        <w:right w:val="none" w:sz="0" w:space="0" w:color="auto"/>
      </w:divBdr>
    </w:div>
    <w:div w:id="1252273638">
      <w:marLeft w:val="640"/>
      <w:marRight w:val="0"/>
      <w:marTop w:val="0"/>
      <w:marBottom w:val="0"/>
      <w:divBdr>
        <w:top w:val="none" w:sz="0" w:space="0" w:color="auto"/>
        <w:left w:val="none" w:sz="0" w:space="0" w:color="auto"/>
        <w:bottom w:val="none" w:sz="0" w:space="0" w:color="auto"/>
        <w:right w:val="none" w:sz="0" w:space="0" w:color="auto"/>
      </w:divBdr>
    </w:div>
    <w:div w:id="1252273832">
      <w:marLeft w:val="640"/>
      <w:marRight w:val="0"/>
      <w:marTop w:val="0"/>
      <w:marBottom w:val="0"/>
      <w:divBdr>
        <w:top w:val="none" w:sz="0" w:space="0" w:color="auto"/>
        <w:left w:val="none" w:sz="0" w:space="0" w:color="auto"/>
        <w:bottom w:val="none" w:sz="0" w:space="0" w:color="auto"/>
        <w:right w:val="none" w:sz="0" w:space="0" w:color="auto"/>
      </w:divBdr>
    </w:div>
    <w:div w:id="1252277246">
      <w:marLeft w:val="640"/>
      <w:marRight w:val="0"/>
      <w:marTop w:val="0"/>
      <w:marBottom w:val="0"/>
      <w:divBdr>
        <w:top w:val="none" w:sz="0" w:space="0" w:color="auto"/>
        <w:left w:val="none" w:sz="0" w:space="0" w:color="auto"/>
        <w:bottom w:val="none" w:sz="0" w:space="0" w:color="auto"/>
        <w:right w:val="none" w:sz="0" w:space="0" w:color="auto"/>
      </w:divBdr>
    </w:div>
    <w:div w:id="1252355065">
      <w:marLeft w:val="640"/>
      <w:marRight w:val="0"/>
      <w:marTop w:val="0"/>
      <w:marBottom w:val="0"/>
      <w:divBdr>
        <w:top w:val="none" w:sz="0" w:space="0" w:color="auto"/>
        <w:left w:val="none" w:sz="0" w:space="0" w:color="auto"/>
        <w:bottom w:val="none" w:sz="0" w:space="0" w:color="auto"/>
        <w:right w:val="none" w:sz="0" w:space="0" w:color="auto"/>
      </w:divBdr>
    </w:div>
    <w:div w:id="1252356298">
      <w:marLeft w:val="640"/>
      <w:marRight w:val="0"/>
      <w:marTop w:val="0"/>
      <w:marBottom w:val="0"/>
      <w:divBdr>
        <w:top w:val="none" w:sz="0" w:space="0" w:color="auto"/>
        <w:left w:val="none" w:sz="0" w:space="0" w:color="auto"/>
        <w:bottom w:val="none" w:sz="0" w:space="0" w:color="auto"/>
        <w:right w:val="none" w:sz="0" w:space="0" w:color="auto"/>
      </w:divBdr>
    </w:div>
    <w:div w:id="1253315113">
      <w:marLeft w:val="640"/>
      <w:marRight w:val="0"/>
      <w:marTop w:val="0"/>
      <w:marBottom w:val="0"/>
      <w:divBdr>
        <w:top w:val="none" w:sz="0" w:space="0" w:color="auto"/>
        <w:left w:val="none" w:sz="0" w:space="0" w:color="auto"/>
        <w:bottom w:val="none" w:sz="0" w:space="0" w:color="auto"/>
        <w:right w:val="none" w:sz="0" w:space="0" w:color="auto"/>
      </w:divBdr>
    </w:div>
    <w:div w:id="1253664060">
      <w:marLeft w:val="640"/>
      <w:marRight w:val="0"/>
      <w:marTop w:val="0"/>
      <w:marBottom w:val="0"/>
      <w:divBdr>
        <w:top w:val="none" w:sz="0" w:space="0" w:color="auto"/>
        <w:left w:val="none" w:sz="0" w:space="0" w:color="auto"/>
        <w:bottom w:val="none" w:sz="0" w:space="0" w:color="auto"/>
        <w:right w:val="none" w:sz="0" w:space="0" w:color="auto"/>
      </w:divBdr>
    </w:div>
    <w:div w:id="1253709977">
      <w:marLeft w:val="640"/>
      <w:marRight w:val="0"/>
      <w:marTop w:val="0"/>
      <w:marBottom w:val="0"/>
      <w:divBdr>
        <w:top w:val="none" w:sz="0" w:space="0" w:color="auto"/>
        <w:left w:val="none" w:sz="0" w:space="0" w:color="auto"/>
        <w:bottom w:val="none" w:sz="0" w:space="0" w:color="auto"/>
        <w:right w:val="none" w:sz="0" w:space="0" w:color="auto"/>
      </w:divBdr>
    </w:div>
    <w:div w:id="1253975001">
      <w:marLeft w:val="640"/>
      <w:marRight w:val="0"/>
      <w:marTop w:val="0"/>
      <w:marBottom w:val="0"/>
      <w:divBdr>
        <w:top w:val="none" w:sz="0" w:space="0" w:color="auto"/>
        <w:left w:val="none" w:sz="0" w:space="0" w:color="auto"/>
        <w:bottom w:val="none" w:sz="0" w:space="0" w:color="auto"/>
        <w:right w:val="none" w:sz="0" w:space="0" w:color="auto"/>
      </w:divBdr>
    </w:div>
    <w:div w:id="1254166520">
      <w:marLeft w:val="640"/>
      <w:marRight w:val="0"/>
      <w:marTop w:val="0"/>
      <w:marBottom w:val="0"/>
      <w:divBdr>
        <w:top w:val="none" w:sz="0" w:space="0" w:color="auto"/>
        <w:left w:val="none" w:sz="0" w:space="0" w:color="auto"/>
        <w:bottom w:val="none" w:sz="0" w:space="0" w:color="auto"/>
        <w:right w:val="none" w:sz="0" w:space="0" w:color="auto"/>
      </w:divBdr>
    </w:div>
    <w:div w:id="1254359593">
      <w:marLeft w:val="640"/>
      <w:marRight w:val="0"/>
      <w:marTop w:val="0"/>
      <w:marBottom w:val="0"/>
      <w:divBdr>
        <w:top w:val="none" w:sz="0" w:space="0" w:color="auto"/>
        <w:left w:val="none" w:sz="0" w:space="0" w:color="auto"/>
        <w:bottom w:val="none" w:sz="0" w:space="0" w:color="auto"/>
        <w:right w:val="none" w:sz="0" w:space="0" w:color="auto"/>
      </w:divBdr>
    </w:div>
    <w:div w:id="1254784587">
      <w:marLeft w:val="640"/>
      <w:marRight w:val="0"/>
      <w:marTop w:val="0"/>
      <w:marBottom w:val="0"/>
      <w:divBdr>
        <w:top w:val="none" w:sz="0" w:space="0" w:color="auto"/>
        <w:left w:val="none" w:sz="0" w:space="0" w:color="auto"/>
        <w:bottom w:val="none" w:sz="0" w:space="0" w:color="auto"/>
        <w:right w:val="none" w:sz="0" w:space="0" w:color="auto"/>
      </w:divBdr>
    </w:div>
    <w:div w:id="1255281268">
      <w:marLeft w:val="640"/>
      <w:marRight w:val="0"/>
      <w:marTop w:val="0"/>
      <w:marBottom w:val="0"/>
      <w:divBdr>
        <w:top w:val="none" w:sz="0" w:space="0" w:color="auto"/>
        <w:left w:val="none" w:sz="0" w:space="0" w:color="auto"/>
        <w:bottom w:val="none" w:sz="0" w:space="0" w:color="auto"/>
        <w:right w:val="none" w:sz="0" w:space="0" w:color="auto"/>
      </w:divBdr>
    </w:div>
    <w:div w:id="1255700760">
      <w:marLeft w:val="640"/>
      <w:marRight w:val="0"/>
      <w:marTop w:val="0"/>
      <w:marBottom w:val="0"/>
      <w:divBdr>
        <w:top w:val="none" w:sz="0" w:space="0" w:color="auto"/>
        <w:left w:val="none" w:sz="0" w:space="0" w:color="auto"/>
        <w:bottom w:val="none" w:sz="0" w:space="0" w:color="auto"/>
        <w:right w:val="none" w:sz="0" w:space="0" w:color="auto"/>
      </w:divBdr>
    </w:div>
    <w:div w:id="1256327043">
      <w:marLeft w:val="640"/>
      <w:marRight w:val="0"/>
      <w:marTop w:val="0"/>
      <w:marBottom w:val="0"/>
      <w:divBdr>
        <w:top w:val="none" w:sz="0" w:space="0" w:color="auto"/>
        <w:left w:val="none" w:sz="0" w:space="0" w:color="auto"/>
        <w:bottom w:val="none" w:sz="0" w:space="0" w:color="auto"/>
        <w:right w:val="none" w:sz="0" w:space="0" w:color="auto"/>
      </w:divBdr>
    </w:div>
    <w:div w:id="1256592663">
      <w:marLeft w:val="640"/>
      <w:marRight w:val="0"/>
      <w:marTop w:val="0"/>
      <w:marBottom w:val="0"/>
      <w:divBdr>
        <w:top w:val="none" w:sz="0" w:space="0" w:color="auto"/>
        <w:left w:val="none" w:sz="0" w:space="0" w:color="auto"/>
        <w:bottom w:val="none" w:sz="0" w:space="0" w:color="auto"/>
        <w:right w:val="none" w:sz="0" w:space="0" w:color="auto"/>
      </w:divBdr>
    </w:div>
    <w:div w:id="1256750520">
      <w:marLeft w:val="640"/>
      <w:marRight w:val="0"/>
      <w:marTop w:val="0"/>
      <w:marBottom w:val="0"/>
      <w:divBdr>
        <w:top w:val="none" w:sz="0" w:space="0" w:color="auto"/>
        <w:left w:val="none" w:sz="0" w:space="0" w:color="auto"/>
        <w:bottom w:val="none" w:sz="0" w:space="0" w:color="auto"/>
        <w:right w:val="none" w:sz="0" w:space="0" w:color="auto"/>
      </w:divBdr>
    </w:div>
    <w:div w:id="1257253607">
      <w:marLeft w:val="640"/>
      <w:marRight w:val="0"/>
      <w:marTop w:val="0"/>
      <w:marBottom w:val="0"/>
      <w:divBdr>
        <w:top w:val="none" w:sz="0" w:space="0" w:color="auto"/>
        <w:left w:val="none" w:sz="0" w:space="0" w:color="auto"/>
        <w:bottom w:val="none" w:sz="0" w:space="0" w:color="auto"/>
        <w:right w:val="none" w:sz="0" w:space="0" w:color="auto"/>
      </w:divBdr>
    </w:div>
    <w:div w:id="1258172038">
      <w:marLeft w:val="640"/>
      <w:marRight w:val="0"/>
      <w:marTop w:val="0"/>
      <w:marBottom w:val="0"/>
      <w:divBdr>
        <w:top w:val="none" w:sz="0" w:space="0" w:color="auto"/>
        <w:left w:val="none" w:sz="0" w:space="0" w:color="auto"/>
        <w:bottom w:val="none" w:sz="0" w:space="0" w:color="auto"/>
        <w:right w:val="none" w:sz="0" w:space="0" w:color="auto"/>
      </w:divBdr>
    </w:div>
    <w:div w:id="1258249580">
      <w:marLeft w:val="640"/>
      <w:marRight w:val="0"/>
      <w:marTop w:val="0"/>
      <w:marBottom w:val="0"/>
      <w:divBdr>
        <w:top w:val="none" w:sz="0" w:space="0" w:color="auto"/>
        <w:left w:val="none" w:sz="0" w:space="0" w:color="auto"/>
        <w:bottom w:val="none" w:sz="0" w:space="0" w:color="auto"/>
        <w:right w:val="none" w:sz="0" w:space="0" w:color="auto"/>
      </w:divBdr>
    </w:div>
    <w:div w:id="1258443295">
      <w:marLeft w:val="640"/>
      <w:marRight w:val="0"/>
      <w:marTop w:val="0"/>
      <w:marBottom w:val="0"/>
      <w:divBdr>
        <w:top w:val="none" w:sz="0" w:space="0" w:color="auto"/>
        <w:left w:val="none" w:sz="0" w:space="0" w:color="auto"/>
        <w:bottom w:val="none" w:sz="0" w:space="0" w:color="auto"/>
        <w:right w:val="none" w:sz="0" w:space="0" w:color="auto"/>
      </w:divBdr>
    </w:div>
    <w:div w:id="1258708450">
      <w:marLeft w:val="640"/>
      <w:marRight w:val="0"/>
      <w:marTop w:val="0"/>
      <w:marBottom w:val="0"/>
      <w:divBdr>
        <w:top w:val="none" w:sz="0" w:space="0" w:color="auto"/>
        <w:left w:val="none" w:sz="0" w:space="0" w:color="auto"/>
        <w:bottom w:val="none" w:sz="0" w:space="0" w:color="auto"/>
        <w:right w:val="none" w:sz="0" w:space="0" w:color="auto"/>
      </w:divBdr>
    </w:div>
    <w:div w:id="1259220753">
      <w:marLeft w:val="640"/>
      <w:marRight w:val="0"/>
      <w:marTop w:val="0"/>
      <w:marBottom w:val="0"/>
      <w:divBdr>
        <w:top w:val="none" w:sz="0" w:space="0" w:color="auto"/>
        <w:left w:val="none" w:sz="0" w:space="0" w:color="auto"/>
        <w:bottom w:val="none" w:sz="0" w:space="0" w:color="auto"/>
        <w:right w:val="none" w:sz="0" w:space="0" w:color="auto"/>
      </w:divBdr>
    </w:div>
    <w:div w:id="1260408773">
      <w:marLeft w:val="640"/>
      <w:marRight w:val="0"/>
      <w:marTop w:val="0"/>
      <w:marBottom w:val="0"/>
      <w:divBdr>
        <w:top w:val="none" w:sz="0" w:space="0" w:color="auto"/>
        <w:left w:val="none" w:sz="0" w:space="0" w:color="auto"/>
        <w:bottom w:val="none" w:sz="0" w:space="0" w:color="auto"/>
        <w:right w:val="none" w:sz="0" w:space="0" w:color="auto"/>
      </w:divBdr>
    </w:div>
    <w:div w:id="1260984751">
      <w:marLeft w:val="640"/>
      <w:marRight w:val="0"/>
      <w:marTop w:val="0"/>
      <w:marBottom w:val="0"/>
      <w:divBdr>
        <w:top w:val="none" w:sz="0" w:space="0" w:color="auto"/>
        <w:left w:val="none" w:sz="0" w:space="0" w:color="auto"/>
        <w:bottom w:val="none" w:sz="0" w:space="0" w:color="auto"/>
        <w:right w:val="none" w:sz="0" w:space="0" w:color="auto"/>
      </w:divBdr>
    </w:div>
    <w:div w:id="1261064335">
      <w:marLeft w:val="640"/>
      <w:marRight w:val="0"/>
      <w:marTop w:val="0"/>
      <w:marBottom w:val="0"/>
      <w:divBdr>
        <w:top w:val="none" w:sz="0" w:space="0" w:color="auto"/>
        <w:left w:val="none" w:sz="0" w:space="0" w:color="auto"/>
        <w:bottom w:val="none" w:sz="0" w:space="0" w:color="auto"/>
        <w:right w:val="none" w:sz="0" w:space="0" w:color="auto"/>
      </w:divBdr>
    </w:div>
    <w:div w:id="1261254239">
      <w:marLeft w:val="640"/>
      <w:marRight w:val="0"/>
      <w:marTop w:val="0"/>
      <w:marBottom w:val="0"/>
      <w:divBdr>
        <w:top w:val="none" w:sz="0" w:space="0" w:color="auto"/>
        <w:left w:val="none" w:sz="0" w:space="0" w:color="auto"/>
        <w:bottom w:val="none" w:sz="0" w:space="0" w:color="auto"/>
        <w:right w:val="none" w:sz="0" w:space="0" w:color="auto"/>
      </w:divBdr>
    </w:div>
    <w:div w:id="1261792317">
      <w:marLeft w:val="640"/>
      <w:marRight w:val="0"/>
      <w:marTop w:val="0"/>
      <w:marBottom w:val="0"/>
      <w:divBdr>
        <w:top w:val="none" w:sz="0" w:space="0" w:color="auto"/>
        <w:left w:val="none" w:sz="0" w:space="0" w:color="auto"/>
        <w:bottom w:val="none" w:sz="0" w:space="0" w:color="auto"/>
        <w:right w:val="none" w:sz="0" w:space="0" w:color="auto"/>
      </w:divBdr>
    </w:div>
    <w:div w:id="1261832963">
      <w:marLeft w:val="640"/>
      <w:marRight w:val="0"/>
      <w:marTop w:val="0"/>
      <w:marBottom w:val="0"/>
      <w:divBdr>
        <w:top w:val="none" w:sz="0" w:space="0" w:color="auto"/>
        <w:left w:val="none" w:sz="0" w:space="0" w:color="auto"/>
        <w:bottom w:val="none" w:sz="0" w:space="0" w:color="auto"/>
        <w:right w:val="none" w:sz="0" w:space="0" w:color="auto"/>
      </w:divBdr>
    </w:div>
    <w:div w:id="1261834258">
      <w:marLeft w:val="640"/>
      <w:marRight w:val="0"/>
      <w:marTop w:val="0"/>
      <w:marBottom w:val="0"/>
      <w:divBdr>
        <w:top w:val="none" w:sz="0" w:space="0" w:color="auto"/>
        <w:left w:val="none" w:sz="0" w:space="0" w:color="auto"/>
        <w:bottom w:val="none" w:sz="0" w:space="0" w:color="auto"/>
        <w:right w:val="none" w:sz="0" w:space="0" w:color="auto"/>
      </w:divBdr>
    </w:div>
    <w:div w:id="1261916931">
      <w:marLeft w:val="640"/>
      <w:marRight w:val="0"/>
      <w:marTop w:val="0"/>
      <w:marBottom w:val="0"/>
      <w:divBdr>
        <w:top w:val="none" w:sz="0" w:space="0" w:color="auto"/>
        <w:left w:val="none" w:sz="0" w:space="0" w:color="auto"/>
        <w:bottom w:val="none" w:sz="0" w:space="0" w:color="auto"/>
        <w:right w:val="none" w:sz="0" w:space="0" w:color="auto"/>
      </w:divBdr>
    </w:div>
    <w:div w:id="1262252047">
      <w:marLeft w:val="640"/>
      <w:marRight w:val="0"/>
      <w:marTop w:val="0"/>
      <w:marBottom w:val="0"/>
      <w:divBdr>
        <w:top w:val="none" w:sz="0" w:space="0" w:color="auto"/>
        <w:left w:val="none" w:sz="0" w:space="0" w:color="auto"/>
        <w:bottom w:val="none" w:sz="0" w:space="0" w:color="auto"/>
        <w:right w:val="none" w:sz="0" w:space="0" w:color="auto"/>
      </w:divBdr>
    </w:div>
    <w:div w:id="1262252608">
      <w:marLeft w:val="640"/>
      <w:marRight w:val="0"/>
      <w:marTop w:val="0"/>
      <w:marBottom w:val="0"/>
      <w:divBdr>
        <w:top w:val="none" w:sz="0" w:space="0" w:color="auto"/>
        <w:left w:val="none" w:sz="0" w:space="0" w:color="auto"/>
        <w:bottom w:val="none" w:sz="0" w:space="0" w:color="auto"/>
        <w:right w:val="none" w:sz="0" w:space="0" w:color="auto"/>
      </w:divBdr>
    </w:div>
    <w:div w:id="1262642031">
      <w:marLeft w:val="640"/>
      <w:marRight w:val="0"/>
      <w:marTop w:val="0"/>
      <w:marBottom w:val="0"/>
      <w:divBdr>
        <w:top w:val="none" w:sz="0" w:space="0" w:color="auto"/>
        <w:left w:val="none" w:sz="0" w:space="0" w:color="auto"/>
        <w:bottom w:val="none" w:sz="0" w:space="0" w:color="auto"/>
        <w:right w:val="none" w:sz="0" w:space="0" w:color="auto"/>
      </w:divBdr>
    </w:div>
    <w:div w:id="1262838611">
      <w:marLeft w:val="640"/>
      <w:marRight w:val="0"/>
      <w:marTop w:val="0"/>
      <w:marBottom w:val="0"/>
      <w:divBdr>
        <w:top w:val="none" w:sz="0" w:space="0" w:color="auto"/>
        <w:left w:val="none" w:sz="0" w:space="0" w:color="auto"/>
        <w:bottom w:val="none" w:sz="0" w:space="0" w:color="auto"/>
        <w:right w:val="none" w:sz="0" w:space="0" w:color="auto"/>
      </w:divBdr>
    </w:div>
    <w:div w:id="1263142918">
      <w:marLeft w:val="640"/>
      <w:marRight w:val="0"/>
      <w:marTop w:val="0"/>
      <w:marBottom w:val="0"/>
      <w:divBdr>
        <w:top w:val="none" w:sz="0" w:space="0" w:color="auto"/>
        <w:left w:val="none" w:sz="0" w:space="0" w:color="auto"/>
        <w:bottom w:val="none" w:sz="0" w:space="0" w:color="auto"/>
        <w:right w:val="none" w:sz="0" w:space="0" w:color="auto"/>
      </w:divBdr>
    </w:div>
    <w:div w:id="1263496224">
      <w:marLeft w:val="640"/>
      <w:marRight w:val="0"/>
      <w:marTop w:val="0"/>
      <w:marBottom w:val="0"/>
      <w:divBdr>
        <w:top w:val="none" w:sz="0" w:space="0" w:color="auto"/>
        <w:left w:val="none" w:sz="0" w:space="0" w:color="auto"/>
        <w:bottom w:val="none" w:sz="0" w:space="0" w:color="auto"/>
        <w:right w:val="none" w:sz="0" w:space="0" w:color="auto"/>
      </w:divBdr>
    </w:div>
    <w:div w:id="1263683443">
      <w:marLeft w:val="640"/>
      <w:marRight w:val="0"/>
      <w:marTop w:val="0"/>
      <w:marBottom w:val="0"/>
      <w:divBdr>
        <w:top w:val="none" w:sz="0" w:space="0" w:color="auto"/>
        <w:left w:val="none" w:sz="0" w:space="0" w:color="auto"/>
        <w:bottom w:val="none" w:sz="0" w:space="0" w:color="auto"/>
        <w:right w:val="none" w:sz="0" w:space="0" w:color="auto"/>
      </w:divBdr>
    </w:div>
    <w:div w:id="1263994990">
      <w:marLeft w:val="640"/>
      <w:marRight w:val="0"/>
      <w:marTop w:val="0"/>
      <w:marBottom w:val="0"/>
      <w:divBdr>
        <w:top w:val="none" w:sz="0" w:space="0" w:color="auto"/>
        <w:left w:val="none" w:sz="0" w:space="0" w:color="auto"/>
        <w:bottom w:val="none" w:sz="0" w:space="0" w:color="auto"/>
        <w:right w:val="none" w:sz="0" w:space="0" w:color="auto"/>
      </w:divBdr>
    </w:div>
    <w:div w:id="1264458336">
      <w:marLeft w:val="640"/>
      <w:marRight w:val="0"/>
      <w:marTop w:val="0"/>
      <w:marBottom w:val="0"/>
      <w:divBdr>
        <w:top w:val="none" w:sz="0" w:space="0" w:color="auto"/>
        <w:left w:val="none" w:sz="0" w:space="0" w:color="auto"/>
        <w:bottom w:val="none" w:sz="0" w:space="0" w:color="auto"/>
        <w:right w:val="none" w:sz="0" w:space="0" w:color="auto"/>
      </w:divBdr>
    </w:div>
    <w:div w:id="1264725232">
      <w:marLeft w:val="640"/>
      <w:marRight w:val="0"/>
      <w:marTop w:val="0"/>
      <w:marBottom w:val="0"/>
      <w:divBdr>
        <w:top w:val="none" w:sz="0" w:space="0" w:color="auto"/>
        <w:left w:val="none" w:sz="0" w:space="0" w:color="auto"/>
        <w:bottom w:val="none" w:sz="0" w:space="0" w:color="auto"/>
        <w:right w:val="none" w:sz="0" w:space="0" w:color="auto"/>
      </w:divBdr>
    </w:div>
    <w:div w:id="1265455581">
      <w:marLeft w:val="640"/>
      <w:marRight w:val="0"/>
      <w:marTop w:val="0"/>
      <w:marBottom w:val="0"/>
      <w:divBdr>
        <w:top w:val="none" w:sz="0" w:space="0" w:color="auto"/>
        <w:left w:val="none" w:sz="0" w:space="0" w:color="auto"/>
        <w:bottom w:val="none" w:sz="0" w:space="0" w:color="auto"/>
        <w:right w:val="none" w:sz="0" w:space="0" w:color="auto"/>
      </w:divBdr>
    </w:div>
    <w:div w:id="1265646850">
      <w:marLeft w:val="640"/>
      <w:marRight w:val="0"/>
      <w:marTop w:val="0"/>
      <w:marBottom w:val="0"/>
      <w:divBdr>
        <w:top w:val="none" w:sz="0" w:space="0" w:color="auto"/>
        <w:left w:val="none" w:sz="0" w:space="0" w:color="auto"/>
        <w:bottom w:val="none" w:sz="0" w:space="0" w:color="auto"/>
        <w:right w:val="none" w:sz="0" w:space="0" w:color="auto"/>
      </w:divBdr>
    </w:div>
    <w:div w:id="1265654107">
      <w:marLeft w:val="640"/>
      <w:marRight w:val="0"/>
      <w:marTop w:val="0"/>
      <w:marBottom w:val="0"/>
      <w:divBdr>
        <w:top w:val="none" w:sz="0" w:space="0" w:color="auto"/>
        <w:left w:val="none" w:sz="0" w:space="0" w:color="auto"/>
        <w:bottom w:val="none" w:sz="0" w:space="0" w:color="auto"/>
        <w:right w:val="none" w:sz="0" w:space="0" w:color="auto"/>
      </w:divBdr>
    </w:div>
    <w:div w:id="1265847569">
      <w:marLeft w:val="640"/>
      <w:marRight w:val="0"/>
      <w:marTop w:val="0"/>
      <w:marBottom w:val="0"/>
      <w:divBdr>
        <w:top w:val="none" w:sz="0" w:space="0" w:color="auto"/>
        <w:left w:val="none" w:sz="0" w:space="0" w:color="auto"/>
        <w:bottom w:val="none" w:sz="0" w:space="0" w:color="auto"/>
        <w:right w:val="none" w:sz="0" w:space="0" w:color="auto"/>
      </w:divBdr>
    </w:div>
    <w:div w:id="1266614590">
      <w:marLeft w:val="640"/>
      <w:marRight w:val="0"/>
      <w:marTop w:val="0"/>
      <w:marBottom w:val="0"/>
      <w:divBdr>
        <w:top w:val="none" w:sz="0" w:space="0" w:color="auto"/>
        <w:left w:val="none" w:sz="0" w:space="0" w:color="auto"/>
        <w:bottom w:val="none" w:sz="0" w:space="0" w:color="auto"/>
        <w:right w:val="none" w:sz="0" w:space="0" w:color="auto"/>
      </w:divBdr>
    </w:div>
    <w:div w:id="1267082285">
      <w:marLeft w:val="640"/>
      <w:marRight w:val="0"/>
      <w:marTop w:val="0"/>
      <w:marBottom w:val="0"/>
      <w:divBdr>
        <w:top w:val="none" w:sz="0" w:space="0" w:color="auto"/>
        <w:left w:val="none" w:sz="0" w:space="0" w:color="auto"/>
        <w:bottom w:val="none" w:sz="0" w:space="0" w:color="auto"/>
        <w:right w:val="none" w:sz="0" w:space="0" w:color="auto"/>
      </w:divBdr>
    </w:div>
    <w:div w:id="1267233153">
      <w:marLeft w:val="640"/>
      <w:marRight w:val="0"/>
      <w:marTop w:val="0"/>
      <w:marBottom w:val="0"/>
      <w:divBdr>
        <w:top w:val="none" w:sz="0" w:space="0" w:color="auto"/>
        <w:left w:val="none" w:sz="0" w:space="0" w:color="auto"/>
        <w:bottom w:val="none" w:sz="0" w:space="0" w:color="auto"/>
        <w:right w:val="none" w:sz="0" w:space="0" w:color="auto"/>
      </w:divBdr>
    </w:div>
    <w:div w:id="1267425304">
      <w:marLeft w:val="640"/>
      <w:marRight w:val="0"/>
      <w:marTop w:val="0"/>
      <w:marBottom w:val="0"/>
      <w:divBdr>
        <w:top w:val="none" w:sz="0" w:space="0" w:color="auto"/>
        <w:left w:val="none" w:sz="0" w:space="0" w:color="auto"/>
        <w:bottom w:val="none" w:sz="0" w:space="0" w:color="auto"/>
        <w:right w:val="none" w:sz="0" w:space="0" w:color="auto"/>
      </w:divBdr>
    </w:div>
    <w:div w:id="1267889903">
      <w:marLeft w:val="640"/>
      <w:marRight w:val="0"/>
      <w:marTop w:val="0"/>
      <w:marBottom w:val="0"/>
      <w:divBdr>
        <w:top w:val="none" w:sz="0" w:space="0" w:color="auto"/>
        <w:left w:val="none" w:sz="0" w:space="0" w:color="auto"/>
        <w:bottom w:val="none" w:sz="0" w:space="0" w:color="auto"/>
        <w:right w:val="none" w:sz="0" w:space="0" w:color="auto"/>
      </w:divBdr>
    </w:div>
    <w:div w:id="1268270981">
      <w:marLeft w:val="640"/>
      <w:marRight w:val="0"/>
      <w:marTop w:val="0"/>
      <w:marBottom w:val="0"/>
      <w:divBdr>
        <w:top w:val="none" w:sz="0" w:space="0" w:color="auto"/>
        <w:left w:val="none" w:sz="0" w:space="0" w:color="auto"/>
        <w:bottom w:val="none" w:sz="0" w:space="0" w:color="auto"/>
        <w:right w:val="none" w:sz="0" w:space="0" w:color="auto"/>
      </w:divBdr>
    </w:div>
    <w:div w:id="1268931194">
      <w:marLeft w:val="640"/>
      <w:marRight w:val="0"/>
      <w:marTop w:val="0"/>
      <w:marBottom w:val="0"/>
      <w:divBdr>
        <w:top w:val="none" w:sz="0" w:space="0" w:color="auto"/>
        <w:left w:val="none" w:sz="0" w:space="0" w:color="auto"/>
        <w:bottom w:val="none" w:sz="0" w:space="0" w:color="auto"/>
        <w:right w:val="none" w:sz="0" w:space="0" w:color="auto"/>
      </w:divBdr>
    </w:div>
    <w:div w:id="1269309796">
      <w:marLeft w:val="640"/>
      <w:marRight w:val="0"/>
      <w:marTop w:val="0"/>
      <w:marBottom w:val="0"/>
      <w:divBdr>
        <w:top w:val="none" w:sz="0" w:space="0" w:color="auto"/>
        <w:left w:val="none" w:sz="0" w:space="0" w:color="auto"/>
        <w:bottom w:val="none" w:sz="0" w:space="0" w:color="auto"/>
        <w:right w:val="none" w:sz="0" w:space="0" w:color="auto"/>
      </w:divBdr>
    </w:div>
    <w:div w:id="1269388603">
      <w:marLeft w:val="640"/>
      <w:marRight w:val="0"/>
      <w:marTop w:val="0"/>
      <w:marBottom w:val="0"/>
      <w:divBdr>
        <w:top w:val="none" w:sz="0" w:space="0" w:color="auto"/>
        <w:left w:val="none" w:sz="0" w:space="0" w:color="auto"/>
        <w:bottom w:val="none" w:sz="0" w:space="0" w:color="auto"/>
        <w:right w:val="none" w:sz="0" w:space="0" w:color="auto"/>
      </w:divBdr>
    </w:div>
    <w:div w:id="1270359622">
      <w:marLeft w:val="640"/>
      <w:marRight w:val="0"/>
      <w:marTop w:val="0"/>
      <w:marBottom w:val="0"/>
      <w:divBdr>
        <w:top w:val="none" w:sz="0" w:space="0" w:color="auto"/>
        <w:left w:val="none" w:sz="0" w:space="0" w:color="auto"/>
        <w:bottom w:val="none" w:sz="0" w:space="0" w:color="auto"/>
        <w:right w:val="none" w:sz="0" w:space="0" w:color="auto"/>
      </w:divBdr>
    </w:div>
    <w:div w:id="1270433016">
      <w:marLeft w:val="640"/>
      <w:marRight w:val="0"/>
      <w:marTop w:val="0"/>
      <w:marBottom w:val="0"/>
      <w:divBdr>
        <w:top w:val="none" w:sz="0" w:space="0" w:color="auto"/>
        <w:left w:val="none" w:sz="0" w:space="0" w:color="auto"/>
        <w:bottom w:val="none" w:sz="0" w:space="0" w:color="auto"/>
        <w:right w:val="none" w:sz="0" w:space="0" w:color="auto"/>
      </w:divBdr>
    </w:div>
    <w:div w:id="1270744086">
      <w:marLeft w:val="640"/>
      <w:marRight w:val="0"/>
      <w:marTop w:val="0"/>
      <w:marBottom w:val="0"/>
      <w:divBdr>
        <w:top w:val="none" w:sz="0" w:space="0" w:color="auto"/>
        <w:left w:val="none" w:sz="0" w:space="0" w:color="auto"/>
        <w:bottom w:val="none" w:sz="0" w:space="0" w:color="auto"/>
        <w:right w:val="none" w:sz="0" w:space="0" w:color="auto"/>
      </w:divBdr>
    </w:div>
    <w:div w:id="1270818677">
      <w:marLeft w:val="640"/>
      <w:marRight w:val="0"/>
      <w:marTop w:val="0"/>
      <w:marBottom w:val="0"/>
      <w:divBdr>
        <w:top w:val="none" w:sz="0" w:space="0" w:color="auto"/>
        <w:left w:val="none" w:sz="0" w:space="0" w:color="auto"/>
        <w:bottom w:val="none" w:sz="0" w:space="0" w:color="auto"/>
        <w:right w:val="none" w:sz="0" w:space="0" w:color="auto"/>
      </w:divBdr>
    </w:div>
    <w:div w:id="1270888491">
      <w:marLeft w:val="640"/>
      <w:marRight w:val="0"/>
      <w:marTop w:val="0"/>
      <w:marBottom w:val="0"/>
      <w:divBdr>
        <w:top w:val="none" w:sz="0" w:space="0" w:color="auto"/>
        <w:left w:val="none" w:sz="0" w:space="0" w:color="auto"/>
        <w:bottom w:val="none" w:sz="0" w:space="0" w:color="auto"/>
        <w:right w:val="none" w:sz="0" w:space="0" w:color="auto"/>
      </w:divBdr>
    </w:div>
    <w:div w:id="1270970414">
      <w:marLeft w:val="640"/>
      <w:marRight w:val="0"/>
      <w:marTop w:val="0"/>
      <w:marBottom w:val="0"/>
      <w:divBdr>
        <w:top w:val="none" w:sz="0" w:space="0" w:color="auto"/>
        <w:left w:val="none" w:sz="0" w:space="0" w:color="auto"/>
        <w:bottom w:val="none" w:sz="0" w:space="0" w:color="auto"/>
        <w:right w:val="none" w:sz="0" w:space="0" w:color="auto"/>
      </w:divBdr>
    </w:div>
    <w:div w:id="1271086669">
      <w:marLeft w:val="640"/>
      <w:marRight w:val="0"/>
      <w:marTop w:val="0"/>
      <w:marBottom w:val="0"/>
      <w:divBdr>
        <w:top w:val="none" w:sz="0" w:space="0" w:color="auto"/>
        <w:left w:val="none" w:sz="0" w:space="0" w:color="auto"/>
        <w:bottom w:val="none" w:sz="0" w:space="0" w:color="auto"/>
        <w:right w:val="none" w:sz="0" w:space="0" w:color="auto"/>
      </w:divBdr>
    </w:div>
    <w:div w:id="1271665713">
      <w:marLeft w:val="640"/>
      <w:marRight w:val="0"/>
      <w:marTop w:val="0"/>
      <w:marBottom w:val="0"/>
      <w:divBdr>
        <w:top w:val="none" w:sz="0" w:space="0" w:color="auto"/>
        <w:left w:val="none" w:sz="0" w:space="0" w:color="auto"/>
        <w:bottom w:val="none" w:sz="0" w:space="0" w:color="auto"/>
        <w:right w:val="none" w:sz="0" w:space="0" w:color="auto"/>
      </w:divBdr>
    </w:div>
    <w:div w:id="1272006871">
      <w:marLeft w:val="640"/>
      <w:marRight w:val="0"/>
      <w:marTop w:val="0"/>
      <w:marBottom w:val="0"/>
      <w:divBdr>
        <w:top w:val="none" w:sz="0" w:space="0" w:color="auto"/>
        <w:left w:val="none" w:sz="0" w:space="0" w:color="auto"/>
        <w:bottom w:val="none" w:sz="0" w:space="0" w:color="auto"/>
        <w:right w:val="none" w:sz="0" w:space="0" w:color="auto"/>
      </w:divBdr>
    </w:div>
    <w:div w:id="1272467953">
      <w:marLeft w:val="640"/>
      <w:marRight w:val="0"/>
      <w:marTop w:val="0"/>
      <w:marBottom w:val="0"/>
      <w:divBdr>
        <w:top w:val="none" w:sz="0" w:space="0" w:color="auto"/>
        <w:left w:val="none" w:sz="0" w:space="0" w:color="auto"/>
        <w:bottom w:val="none" w:sz="0" w:space="0" w:color="auto"/>
        <w:right w:val="none" w:sz="0" w:space="0" w:color="auto"/>
      </w:divBdr>
    </w:div>
    <w:div w:id="1272786493">
      <w:marLeft w:val="640"/>
      <w:marRight w:val="0"/>
      <w:marTop w:val="0"/>
      <w:marBottom w:val="0"/>
      <w:divBdr>
        <w:top w:val="none" w:sz="0" w:space="0" w:color="auto"/>
        <w:left w:val="none" w:sz="0" w:space="0" w:color="auto"/>
        <w:bottom w:val="none" w:sz="0" w:space="0" w:color="auto"/>
        <w:right w:val="none" w:sz="0" w:space="0" w:color="auto"/>
      </w:divBdr>
    </w:div>
    <w:div w:id="1273050206">
      <w:marLeft w:val="640"/>
      <w:marRight w:val="0"/>
      <w:marTop w:val="0"/>
      <w:marBottom w:val="0"/>
      <w:divBdr>
        <w:top w:val="none" w:sz="0" w:space="0" w:color="auto"/>
        <w:left w:val="none" w:sz="0" w:space="0" w:color="auto"/>
        <w:bottom w:val="none" w:sz="0" w:space="0" w:color="auto"/>
        <w:right w:val="none" w:sz="0" w:space="0" w:color="auto"/>
      </w:divBdr>
    </w:div>
    <w:div w:id="1274170015">
      <w:marLeft w:val="640"/>
      <w:marRight w:val="0"/>
      <w:marTop w:val="0"/>
      <w:marBottom w:val="0"/>
      <w:divBdr>
        <w:top w:val="none" w:sz="0" w:space="0" w:color="auto"/>
        <w:left w:val="none" w:sz="0" w:space="0" w:color="auto"/>
        <w:bottom w:val="none" w:sz="0" w:space="0" w:color="auto"/>
        <w:right w:val="none" w:sz="0" w:space="0" w:color="auto"/>
      </w:divBdr>
    </w:div>
    <w:div w:id="1274940133">
      <w:marLeft w:val="640"/>
      <w:marRight w:val="0"/>
      <w:marTop w:val="0"/>
      <w:marBottom w:val="0"/>
      <w:divBdr>
        <w:top w:val="none" w:sz="0" w:space="0" w:color="auto"/>
        <w:left w:val="none" w:sz="0" w:space="0" w:color="auto"/>
        <w:bottom w:val="none" w:sz="0" w:space="0" w:color="auto"/>
        <w:right w:val="none" w:sz="0" w:space="0" w:color="auto"/>
      </w:divBdr>
    </w:div>
    <w:div w:id="1275333421">
      <w:marLeft w:val="640"/>
      <w:marRight w:val="0"/>
      <w:marTop w:val="0"/>
      <w:marBottom w:val="0"/>
      <w:divBdr>
        <w:top w:val="none" w:sz="0" w:space="0" w:color="auto"/>
        <w:left w:val="none" w:sz="0" w:space="0" w:color="auto"/>
        <w:bottom w:val="none" w:sz="0" w:space="0" w:color="auto"/>
        <w:right w:val="none" w:sz="0" w:space="0" w:color="auto"/>
      </w:divBdr>
    </w:div>
    <w:div w:id="1275870754">
      <w:marLeft w:val="640"/>
      <w:marRight w:val="0"/>
      <w:marTop w:val="0"/>
      <w:marBottom w:val="0"/>
      <w:divBdr>
        <w:top w:val="none" w:sz="0" w:space="0" w:color="auto"/>
        <w:left w:val="none" w:sz="0" w:space="0" w:color="auto"/>
        <w:bottom w:val="none" w:sz="0" w:space="0" w:color="auto"/>
        <w:right w:val="none" w:sz="0" w:space="0" w:color="auto"/>
      </w:divBdr>
    </w:div>
    <w:div w:id="1275944515">
      <w:marLeft w:val="640"/>
      <w:marRight w:val="0"/>
      <w:marTop w:val="0"/>
      <w:marBottom w:val="0"/>
      <w:divBdr>
        <w:top w:val="none" w:sz="0" w:space="0" w:color="auto"/>
        <w:left w:val="none" w:sz="0" w:space="0" w:color="auto"/>
        <w:bottom w:val="none" w:sz="0" w:space="0" w:color="auto"/>
        <w:right w:val="none" w:sz="0" w:space="0" w:color="auto"/>
      </w:divBdr>
    </w:div>
    <w:div w:id="1276400439">
      <w:marLeft w:val="640"/>
      <w:marRight w:val="0"/>
      <w:marTop w:val="0"/>
      <w:marBottom w:val="0"/>
      <w:divBdr>
        <w:top w:val="none" w:sz="0" w:space="0" w:color="auto"/>
        <w:left w:val="none" w:sz="0" w:space="0" w:color="auto"/>
        <w:bottom w:val="none" w:sz="0" w:space="0" w:color="auto"/>
        <w:right w:val="none" w:sz="0" w:space="0" w:color="auto"/>
      </w:divBdr>
    </w:div>
    <w:div w:id="1276518786">
      <w:marLeft w:val="640"/>
      <w:marRight w:val="0"/>
      <w:marTop w:val="0"/>
      <w:marBottom w:val="0"/>
      <w:divBdr>
        <w:top w:val="none" w:sz="0" w:space="0" w:color="auto"/>
        <w:left w:val="none" w:sz="0" w:space="0" w:color="auto"/>
        <w:bottom w:val="none" w:sz="0" w:space="0" w:color="auto"/>
        <w:right w:val="none" w:sz="0" w:space="0" w:color="auto"/>
      </w:divBdr>
    </w:div>
    <w:div w:id="1277636494">
      <w:marLeft w:val="640"/>
      <w:marRight w:val="0"/>
      <w:marTop w:val="0"/>
      <w:marBottom w:val="0"/>
      <w:divBdr>
        <w:top w:val="none" w:sz="0" w:space="0" w:color="auto"/>
        <w:left w:val="none" w:sz="0" w:space="0" w:color="auto"/>
        <w:bottom w:val="none" w:sz="0" w:space="0" w:color="auto"/>
        <w:right w:val="none" w:sz="0" w:space="0" w:color="auto"/>
      </w:divBdr>
    </w:div>
    <w:div w:id="1278415337">
      <w:marLeft w:val="640"/>
      <w:marRight w:val="0"/>
      <w:marTop w:val="0"/>
      <w:marBottom w:val="0"/>
      <w:divBdr>
        <w:top w:val="none" w:sz="0" w:space="0" w:color="auto"/>
        <w:left w:val="none" w:sz="0" w:space="0" w:color="auto"/>
        <w:bottom w:val="none" w:sz="0" w:space="0" w:color="auto"/>
        <w:right w:val="none" w:sz="0" w:space="0" w:color="auto"/>
      </w:divBdr>
    </w:div>
    <w:div w:id="1279213460">
      <w:marLeft w:val="640"/>
      <w:marRight w:val="0"/>
      <w:marTop w:val="0"/>
      <w:marBottom w:val="0"/>
      <w:divBdr>
        <w:top w:val="none" w:sz="0" w:space="0" w:color="auto"/>
        <w:left w:val="none" w:sz="0" w:space="0" w:color="auto"/>
        <w:bottom w:val="none" w:sz="0" w:space="0" w:color="auto"/>
        <w:right w:val="none" w:sz="0" w:space="0" w:color="auto"/>
      </w:divBdr>
    </w:div>
    <w:div w:id="1279220063">
      <w:marLeft w:val="640"/>
      <w:marRight w:val="0"/>
      <w:marTop w:val="0"/>
      <w:marBottom w:val="0"/>
      <w:divBdr>
        <w:top w:val="none" w:sz="0" w:space="0" w:color="auto"/>
        <w:left w:val="none" w:sz="0" w:space="0" w:color="auto"/>
        <w:bottom w:val="none" w:sz="0" w:space="0" w:color="auto"/>
        <w:right w:val="none" w:sz="0" w:space="0" w:color="auto"/>
      </w:divBdr>
    </w:div>
    <w:div w:id="1279414222">
      <w:marLeft w:val="640"/>
      <w:marRight w:val="0"/>
      <w:marTop w:val="0"/>
      <w:marBottom w:val="0"/>
      <w:divBdr>
        <w:top w:val="none" w:sz="0" w:space="0" w:color="auto"/>
        <w:left w:val="none" w:sz="0" w:space="0" w:color="auto"/>
        <w:bottom w:val="none" w:sz="0" w:space="0" w:color="auto"/>
        <w:right w:val="none" w:sz="0" w:space="0" w:color="auto"/>
      </w:divBdr>
    </w:div>
    <w:div w:id="1279486044">
      <w:marLeft w:val="640"/>
      <w:marRight w:val="0"/>
      <w:marTop w:val="0"/>
      <w:marBottom w:val="0"/>
      <w:divBdr>
        <w:top w:val="none" w:sz="0" w:space="0" w:color="auto"/>
        <w:left w:val="none" w:sz="0" w:space="0" w:color="auto"/>
        <w:bottom w:val="none" w:sz="0" w:space="0" w:color="auto"/>
        <w:right w:val="none" w:sz="0" w:space="0" w:color="auto"/>
      </w:divBdr>
    </w:div>
    <w:div w:id="1279684596">
      <w:marLeft w:val="640"/>
      <w:marRight w:val="0"/>
      <w:marTop w:val="0"/>
      <w:marBottom w:val="0"/>
      <w:divBdr>
        <w:top w:val="none" w:sz="0" w:space="0" w:color="auto"/>
        <w:left w:val="none" w:sz="0" w:space="0" w:color="auto"/>
        <w:bottom w:val="none" w:sz="0" w:space="0" w:color="auto"/>
        <w:right w:val="none" w:sz="0" w:space="0" w:color="auto"/>
      </w:divBdr>
    </w:div>
    <w:div w:id="1280182062">
      <w:marLeft w:val="640"/>
      <w:marRight w:val="0"/>
      <w:marTop w:val="0"/>
      <w:marBottom w:val="0"/>
      <w:divBdr>
        <w:top w:val="none" w:sz="0" w:space="0" w:color="auto"/>
        <w:left w:val="none" w:sz="0" w:space="0" w:color="auto"/>
        <w:bottom w:val="none" w:sz="0" w:space="0" w:color="auto"/>
        <w:right w:val="none" w:sz="0" w:space="0" w:color="auto"/>
      </w:divBdr>
    </w:div>
    <w:div w:id="1280333115">
      <w:marLeft w:val="640"/>
      <w:marRight w:val="0"/>
      <w:marTop w:val="0"/>
      <w:marBottom w:val="0"/>
      <w:divBdr>
        <w:top w:val="none" w:sz="0" w:space="0" w:color="auto"/>
        <w:left w:val="none" w:sz="0" w:space="0" w:color="auto"/>
        <w:bottom w:val="none" w:sz="0" w:space="0" w:color="auto"/>
        <w:right w:val="none" w:sz="0" w:space="0" w:color="auto"/>
      </w:divBdr>
    </w:div>
    <w:div w:id="1281376322">
      <w:marLeft w:val="640"/>
      <w:marRight w:val="0"/>
      <w:marTop w:val="0"/>
      <w:marBottom w:val="0"/>
      <w:divBdr>
        <w:top w:val="none" w:sz="0" w:space="0" w:color="auto"/>
        <w:left w:val="none" w:sz="0" w:space="0" w:color="auto"/>
        <w:bottom w:val="none" w:sz="0" w:space="0" w:color="auto"/>
        <w:right w:val="none" w:sz="0" w:space="0" w:color="auto"/>
      </w:divBdr>
    </w:div>
    <w:div w:id="1281644839">
      <w:marLeft w:val="640"/>
      <w:marRight w:val="0"/>
      <w:marTop w:val="0"/>
      <w:marBottom w:val="0"/>
      <w:divBdr>
        <w:top w:val="none" w:sz="0" w:space="0" w:color="auto"/>
        <w:left w:val="none" w:sz="0" w:space="0" w:color="auto"/>
        <w:bottom w:val="none" w:sz="0" w:space="0" w:color="auto"/>
        <w:right w:val="none" w:sz="0" w:space="0" w:color="auto"/>
      </w:divBdr>
    </w:div>
    <w:div w:id="1281717949">
      <w:marLeft w:val="640"/>
      <w:marRight w:val="0"/>
      <w:marTop w:val="0"/>
      <w:marBottom w:val="0"/>
      <w:divBdr>
        <w:top w:val="none" w:sz="0" w:space="0" w:color="auto"/>
        <w:left w:val="none" w:sz="0" w:space="0" w:color="auto"/>
        <w:bottom w:val="none" w:sz="0" w:space="0" w:color="auto"/>
        <w:right w:val="none" w:sz="0" w:space="0" w:color="auto"/>
      </w:divBdr>
    </w:div>
    <w:div w:id="1281955393">
      <w:marLeft w:val="640"/>
      <w:marRight w:val="0"/>
      <w:marTop w:val="0"/>
      <w:marBottom w:val="0"/>
      <w:divBdr>
        <w:top w:val="none" w:sz="0" w:space="0" w:color="auto"/>
        <w:left w:val="none" w:sz="0" w:space="0" w:color="auto"/>
        <w:bottom w:val="none" w:sz="0" w:space="0" w:color="auto"/>
        <w:right w:val="none" w:sz="0" w:space="0" w:color="auto"/>
      </w:divBdr>
    </w:div>
    <w:div w:id="1282297812">
      <w:marLeft w:val="640"/>
      <w:marRight w:val="0"/>
      <w:marTop w:val="0"/>
      <w:marBottom w:val="0"/>
      <w:divBdr>
        <w:top w:val="none" w:sz="0" w:space="0" w:color="auto"/>
        <w:left w:val="none" w:sz="0" w:space="0" w:color="auto"/>
        <w:bottom w:val="none" w:sz="0" w:space="0" w:color="auto"/>
        <w:right w:val="none" w:sz="0" w:space="0" w:color="auto"/>
      </w:divBdr>
    </w:div>
    <w:div w:id="1282344040">
      <w:marLeft w:val="640"/>
      <w:marRight w:val="0"/>
      <w:marTop w:val="0"/>
      <w:marBottom w:val="0"/>
      <w:divBdr>
        <w:top w:val="none" w:sz="0" w:space="0" w:color="auto"/>
        <w:left w:val="none" w:sz="0" w:space="0" w:color="auto"/>
        <w:bottom w:val="none" w:sz="0" w:space="0" w:color="auto"/>
        <w:right w:val="none" w:sz="0" w:space="0" w:color="auto"/>
      </w:divBdr>
    </w:div>
    <w:div w:id="1282423788">
      <w:marLeft w:val="640"/>
      <w:marRight w:val="0"/>
      <w:marTop w:val="0"/>
      <w:marBottom w:val="0"/>
      <w:divBdr>
        <w:top w:val="none" w:sz="0" w:space="0" w:color="auto"/>
        <w:left w:val="none" w:sz="0" w:space="0" w:color="auto"/>
        <w:bottom w:val="none" w:sz="0" w:space="0" w:color="auto"/>
        <w:right w:val="none" w:sz="0" w:space="0" w:color="auto"/>
      </w:divBdr>
    </w:div>
    <w:div w:id="1282692110">
      <w:marLeft w:val="640"/>
      <w:marRight w:val="0"/>
      <w:marTop w:val="0"/>
      <w:marBottom w:val="0"/>
      <w:divBdr>
        <w:top w:val="none" w:sz="0" w:space="0" w:color="auto"/>
        <w:left w:val="none" w:sz="0" w:space="0" w:color="auto"/>
        <w:bottom w:val="none" w:sz="0" w:space="0" w:color="auto"/>
        <w:right w:val="none" w:sz="0" w:space="0" w:color="auto"/>
      </w:divBdr>
    </w:div>
    <w:div w:id="1283030029">
      <w:marLeft w:val="640"/>
      <w:marRight w:val="0"/>
      <w:marTop w:val="0"/>
      <w:marBottom w:val="0"/>
      <w:divBdr>
        <w:top w:val="none" w:sz="0" w:space="0" w:color="auto"/>
        <w:left w:val="none" w:sz="0" w:space="0" w:color="auto"/>
        <w:bottom w:val="none" w:sz="0" w:space="0" w:color="auto"/>
        <w:right w:val="none" w:sz="0" w:space="0" w:color="auto"/>
      </w:divBdr>
    </w:div>
    <w:div w:id="1283072802">
      <w:marLeft w:val="640"/>
      <w:marRight w:val="0"/>
      <w:marTop w:val="0"/>
      <w:marBottom w:val="0"/>
      <w:divBdr>
        <w:top w:val="none" w:sz="0" w:space="0" w:color="auto"/>
        <w:left w:val="none" w:sz="0" w:space="0" w:color="auto"/>
        <w:bottom w:val="none" w:sz="0" w:space="0" w:color="auto"/>
        <w:right w:val="none" w:sz="0" w:space="0" w:color="auto"/>
      </w:divBdr>
    </w:div>
    <w:div w:id="1283658800">
      <w:marLeft w:val="640"/>
      <w:marRight w:val="0"/>
      <w:marTop w:val="0"/>
      <w:marBottom w:val="0"/>
      <w:divBdr>
        <w:top w:val="none" w:sz="0" w:space="0" w:color="auto"/>
        <w:left w:val="none" w:sz="0" w:space="0" w:color="auto"/>
        <w:bottom w:val="none" w:sz="0" w:space="0" w:color="auto"/>
        <w:right w:val="none" w:sz="0" w:space="0" w:color="auto"/>
      </w:divBdr>
    </w:div>
    <w:div w:id="1283880062">
      <w:marLeft w:val="640"/>
      <w:marRight w:val="0"/>
      <w:marTop w:val="0"/>
      <w:marBottom w:val="0"/>
      <w:divBdr>
        <w:top w:val="none" w:sz="0" w:space="0" w:color="auto"/>
        <w:left w:val="none" w:sz="0" w:space="0" w:color="auto"/>
        <w:bottom w:val="none" w:sz="0" w:space="0" w:color="auto"/>
        <w:right w:val="none" w:sz="0" w:space="0" w:color="auto"/>
      </w:divBdr>
    </w:div>
    <w:div w:id="1284460376">
      <w:marLeft w:val="640"/>
      <w:marRight w:val="0"/>
      <w:marTop w:val="0"/>
      <w:marBottom w:val="0"/>
      <w:divBdr>
        <w:top w:val="none" w:sz="0" w:space="0" w:color="auto"/>
        <w:left w:val="none" w:sz="0" w:space="0" w:color="auto"/>
        <w:bottom w:val="none" w:sz="0" w:space="0" w:color="auto"/>
        <w:right w:val="none" w:sz="0" w:space="0" w:color="auto"/>
      </w:divBdr>
    </w:div>
    <w:div w:id="1284654213">
      <w:marLeft w:val="640"/>
      <w:marRight w:val="0"/>
      <w:marTop w:val="0"/>
      <w:marBottom w:val="0"/>
      <w:divBdr>
        <w:top w:val="none" w:sz="0" w:space="0" w:color="auto"/>
        <w:left w:val="none" w:sz="0" w:space="0" w:color="auto"/>
        <w:bottom w:val="none" w:sz="0" w:space="0" w:color="auto"/>
        <w:right w:val="none" w:sz="0" w:space="0" w:color="auto"/>
      </w:divBdr>
    </w:div>
    <w:div w:id="1285311335">
      <w:marLeft w:val="640"/>
      <w:marRight w:val="0"/>
      <w:marTop w:val="0"/>
      <w:marBottom w:val="0"/>
      <w:divBdr>
        <w:top w:val="none" w:sz="0" w:space="0" w:color="auto"/>
        <w:left w:val="none" w:sz="0" w:space="0" w:color="auto"/>
        <w:bottom w:val="none" w:sz="0" w:space="0" w:color="auto"/>
        <w:right w:val="none" w:sz="0" w:space="0" w:color="auto"/>
      </w:divBdr>
    </w:div>
    <w:div w:id="1285429692">
      <w:marLeft w:val="640"/>
      <w:marRight w:val="0"/>
      <w:marTop w:val="0"/>
      <w:marBottom w:val="0"/>
      <w:divBdr>
        <w:top w:val="none" w:sz="0" w:space="0" w:color="auto"/>
        <w:left w:val="none" w:sz="0" w:space="0" w:color="auto"/>
        <w:bottom w:val="none" w:sz="0" w:space="0" w:color="auto"/>
        <w:right w:val="none" w:sz="0" w:space="0" w:color="auto"/>
      </w:divBdr>
    </w:div>
    <w:div w:id="1285503662">
      <w:marLeft w:val="640"/>
      <w:marRight w:val="0"/>
      <w:marTop w:val="0"/>
      <w:marBottom w:val="0"/>
      <w:divBdr>
        <w:top w:val="none" w:sz="0" w:space="0" w:color="auto"/>
        <w:left w:val="none" w:sz="0" w:space="0" w:color="auto"/>
        <w:bottom w:val="none" w:sz="0" w:space="0" w:color="auto"/>
        <w:right w:val="none" w:sz="0" w:space="0" w:color="auto"/>
      </w:divBdr>
    </w:div>
    <w:div w:id="1285699211">
      <w:marLeft w:val="640"/>
      <w:marRight w:val="0"/>
      <w:marTop w:val="0"/>
      <w:marBottom w:val="0"/>
      <w:divBdr>
        <w:top w:val="none" w:sz="0" w:space="0" w:color="auto"/>
        <w:left w:val="none" w:sz="0" w:space="0" w:color="auto"/>
        <w:bottom w:val="none" w:sz="0" w:space="0" w:color="auto"/>
        <w:right w:val="none" w:sz="0" w:space="0" w:color="auto"/>
      </w:divBdr>
    </w:div>
    <w:div w:id="1285966550">
      <w:marLeft w:val="640"/>
      <w:marRight w:val="0"/>
      <w:marTop w:val="0"/>
      <w:marBottom w:val="0"/>
      <w:divBdr>
        <w:top w:val="none" w:sz="0" w:space="0" w:color="auto"/>
        <w:left w:val="none" w:sz="0" w:space="0" w:color="auto"/>
        <w:bottom w:val="none" w:sz="0" w:space="0" w:color="auto"/>
        <w:right w:val="none" w:sz="0" w:space="0" w:color="auto"/>
      </w:divBdr>
    </w:div>
    <w:div w:id="1286962075">
      <w:marLeft w:val="640"/>
      <w:marRight w:val="0"/>
      <w:marTop w:val="0"/>
      <w:marBottom w:val="0"/>
      <w:divBdr>
        <w:top w:val="none" w:sz="0" w:space="0" w:color="auto"/>
        <w:left w:val="none" w:sz="0" w:space="0" w:color="auto"/>
        <w:bottom w:val="none" w:sz="0" w:space="0" w:color="auto"/>
        <w:right w:val="none" w:sz="0" w:space="0" w:color="auto"/>
      </w:divBdr>
    </w:div>
    <w:div w:id="1287353372">
      <w:marLeft w:val="640"/>
      <w:marRight w:val="0"/>
      <w:marTop w:val="0"/>
      <w:marBottom w:val="0"/>
      <w:divBdr>
        <w:top w:val="none" w:sz="0" w:space="0" w:color="auto"/>
        <w:left w:val="none" w:sz="0" w:space="0" w:color="auto"/>
        <w:bottom w:val="none" w:sz="0" w:space="0" w:color="auto"/>
        <w:right w:val="none" w:sz="0" w:space="0" w:color="auto"/>
      </w:divBdr>
    </w:div>
    <w:div w:id="1287471614">
      <w:marLeft w:val="640"/>
      <w:marRight w:val="0"/>
      <w:marTop w:val="0"/>
      <w:marBottom w:val="0"/>
      <w:divBdr>
        <w:top w:val="none" w:sz="0" w:space="0" w:color="auto"/>
        <w:left w:val="none" w:sz="0" w:space="0" w:color="auto"/>
        <w:bottom w:val="none" w:sz="0" w:space="0" w:color="auto"/>
        <w:right w:val="none" w:sz="0" w:space="0" w:color="auto"/>
      </w:divBdr>
    </w:div>
    <w:div w:id="1288388762">
      <w:marLeft w:val="640"/>
      <w:marRight w:val="0"/>
      <w:marTop w:val="0"/>
      <w:marBottom w:val="0"/>
      <w:divBdr>
        <w:top w:val="none" w:sz="0" w:space="0" w:color="auto"/>
        <w:left w:val="none" w:sz="0" w:space="0" w:color="auto"/>
        <w:bottom w:val="none" w:sz="0" w:space="0" w:color="auto"/>
        <w:right w:val="none" w:sz="0" w:space="0" w:color="auto"/>
      </w:divBdr>
    </w:div>
    <w:div w:id="1288849424">
      <w:marLeft w:val="640"/>
      <w:marRight w:val="0"/>
      <w:marTop w:val="0"/>
      <w:marBottom w:val="0"/>
      <w:divBdr>
        <w:top w:val="none" w:sz="0" w:space="0" w:color="auto"/>
        <w:left w:val="none" w:sz="0" w:space="0" w:color="auto"/>
        <w:bottom w:val="none" w:sz="0" w:space="0" w:color="auto"/>
        <w:right w:val="none" w:sz="0" w:space="0" w:color="auto"/>
      </w:divBdr>
    </w:div>
    <w:div w:id="1288924591">
      <w:marLeft w:val="640"/>
      <w:marRight w:val="0"/>
      <w:marTop w:val="0"/>
      <w:marBottom w:val="0"/>
      <w:divBdr>
        <w:top w:val="none" w:sz="0" w:space="0" w:color="auto"/>
        <w:left w:val="none" w:sz="0" w:space="0" w:color="auto"/>
        <w:bottom w:val="none" w:sz="0" w:space="0" w:color="auto"/>
        <w:right w:val="none" w:sz="0" w:space="0" w:color="auto"/>
      </w:divBdr>
    </w:div>
    <w:div w:id="1289316285">
      <w:marLeft w:val="640"/>
      <w:marRight w:val="0"/>
      <w:marTop w:val="0"/>
      <w:marBottom w:val="0"/>
      <w:divBdr>
        <w:top w:val="none" w:sz="0" w:space="0" w:color="auto"/>
        <w:left w:val="none" w:sz="0" w:space="0" w:color="auto"/>
        <w:bottom w:val="none" w:sz="0" w:space="0" w:color="auto"/>
        <w:right w:val="none" w:sz="0" w:space="0" w:color="auto"/>
      </w:divBdr>
    </w:div>
    <w:div w:id="1289363349">
      <w:marLeft w:val="640"/>
      <w:marRight w:val="0"/>
      <w:marTop w:val="0"/>
      <w:marBottom w:val="0"/>
      <w:divBdr>
        <w:top w:val="none" w:sz="0" w:space="0" w:color="auto"/>
        <w:left w:val="none" w:sz="0" w:space="0" w:color="auto"/>
        <w:bottom w:val="none" w:sz="0" w:space="0" w:color="auto"/>
        <w:right w:val="none" w:sz="0" w:space="0" w:color="auto"/>
      </w:divBdr>
    </w:div>
    <w:div w:id="1290476343">
      <w:marLeft w:val="640"/>
      <w:marRight w:val="0"/>
      <w:marTop w:val="0"/>
      <w:marBottom w:val="0"/>
      <w:divBdr>
        <w:top w:val="none" w:sz="0" w:space="0" w:color="auto"/>
        <w:left w:val="none" w:sz="0" w:space="0" w:color="auto"/>
        <w:bottom w:val="none" w:sz="0" w:space="0" w:color="auto"/>
        <w:right w:val="none" w:sz="0" w:space="0" w:color="auto"/>
      </w:divBdr>
    </w:div>
    <w:div w:id="1290667048">
      <w:marLeft w:val="640"/>
      <w:marRight w:val="0"/>
      <w:marTop w:val="0"/>
      <w:marBottom w:val="0"/>
      <w:divBdr>
        <w:top w:val="none" w:sz="0" w:space="0" w:color="auto"/>
        <w:left w:val="none" w:sz="0" w:space="0" w:color="auto"/>
        <w:bottom w:val="none" w:sz="0" w:space="0" w:color="auto"/>
        <w:right w:val="none" w:sz="0" w:space="0" w:color="auto"/>
      </w:divBdr>
    </w:div>
    <w:div w:id="1291595303">
      <w:marLeft w:val="640"/>
      <w:marRight w:val="0"/>
      <w:marTop w:val="0"/>
      <w:marBottom w:val="0"/>
      <w:divBdr>
        <w:top w:val="none" w:sz="0" w:space="0" w:color="auto"/>
        <w:left w:val="none" w:sz="0" w:space="0" w:color="auto"/>
        <w:bottom w:val="none" w:sz="0" w:space="0" w:color="auto"/>
        <w:right w:val="none" w:sz="0" w:space="0" w:color="auto"/>
      </w:divBdr>
    </w:div>
    <w:div w:id="1292632728">
      <w:marLeft w:val="640"/>
      <w:marRight w:val="0"/>
      <w:marTop w:val="0"/>
      <w:marBottom w:val="0"/>
      <w:divBdr>
        <w:top w:val="none" w:sz="0" w:space="0" w:color="auto"/>
        <w:left w:val="none" w:sz="0" w:space="0" w:color="auto"/>
        <w:bottom w:val="none" w:sz="0" w:space="0" w:color="auto"/>
        <w:right w:val="none" w:sz="0" w:space="0" w:color="auto"/>
      </w:divBdr>
    </w:div>
    <w:div w:id="1292634127">
      <w:marLeft w:val="640"/>
      <w:marRight w:val="0"/>
      <w:marTop w:val="0"/>
      <w:marBottom w:val="0"/>
      <w:divBdr>
        <w:top w:val="none" w:sz="0" w:space="0" w:color="auto"/>
        <w:left w:val="none" w:sz="0" w:space="0" w:color="auto"/>
        <w:bottom w:val="none" w:sz="0" w:space="0" w:color="auto"/>
        <w:right w:val="none" w:sz="0" w:space="0" w:color="auto"/>
      </w:divBdr>
    </w:div>
    <w:div w:id="1292706917">
      <w:marLeft w:val="640"/>
      <w:marRight w:val="0"/>
      <w:marTop w:val="0"/>
      <w:marBottom w:val="0"/>
      <w:divBdr>
        <w:top w:val="none" w:sz="0" w:space="0" w:color="auto"/>
        <w:left w:val="none" w:sz="0" w:space="0" w:color="auto"/>
        <w:bottom w:val="none" w:sz="0" w:space="0" w:color="auto"/>
        <w:right w:val="none" w:sz="0" w:space="0" w:color="auto"/>
      </w:divBdr>
    </w:div>
    <w:div w:id="1293513459">
      <w:marLeft w:val="640"/>
      <w:marRight w:val="0"/>
      <w:marTop w:val="0"/>
      <w:marBottom w:val="0"/>
      <w:divBdr>
        <w:top w:val="none" w:sz="0" w:space="0" w:color="auto"/>
        <w:left w:val="none" w:sz="0" w:space="0" w:color="auto"/>
        <w:bottom w:val="none" w:sz="0" w:space="0" w:color="auto"/>
        <w:right w:val="none" w:sz="0" w:space="0" w:color="auto"/>
      </w:divBdr>
    </w:div>
    <w:div w:id="1293556970">
      <w:marLeft w:val="640"/>
      <w:marRight w:val="0"/>
      <w:marTop w:val="0"/>
      <w:marBottom w:val="0"/>
      <w:divBdr>
        <w:top w:val="none" w:sz="0" w:space="0" w:color="auto"/>
        <w:left w:val="none" w:sz="0" w:space="0" w:color="auto"/>
        <w:bottom w:val="none" w:sz="0" w:space="0" w:color="auto"/>
        <w:right w:val="none" w:sz="0" w:space="0" w:color="auto"/>
      </w:divBdr>
    </w:div>
    <w:div w:id="1294019049">
      <w:marLeft w:val="640"/>
      <w:marRight w:val="0"/>
      <w:marTop w:val="0"/>
      <w:marBottom w:val="0"/>
      <w:divBdr>
        <w:top w:val="none" w:sz="0" w:space="0" w:color="auto"/>
        <w:left w:val="none" w:sz="0" w:space="0" w:color="auto"/>
        <w:bottom w:val="none" w:sz="0" w:space="0" w:color="auto"/>
        <w:right w:val="none" w:sz="0" w:space="0" w:color="auto"/>
      </w:divBdr>
    </w:div>
    <w:div w:id="1294210395">
      <w:marLeft w:val="640"/>
      <w:marRight w:val="0"/>
      <w:marTop w:val="0"/>
      <w:marBottom w:val="0"/>
      <w:divBdr>
        <w:top w:val="none" w:sz="0" w:space="0" w:color="auto"/>
        <w:left w:val="none" w:sz="0" w:space="0" w:color="auto"/>
        <w:bottom w:val="none" w:sz="0" w:space="0" w:color="auto"/>
        <w:right w:val="none" w:sz="0" w:space="0" w:color="auto"/>
      </w:divBdr>
    </w:div>
    <w:div w:id="1294287854">
      <w:marLeft w:val="640"/>
      <w:marRight w:val="0"/>
      <w:marTop w:val="0"/>
      <w:marBottom w:val="0"/>
      <w:divBdr>
        <w:top w:val="none" w:sz="0" w:space="0" w:color="auto"/>
        <w:left w:val="none" w:sz="0" w:space="0" w:color="auto"/>
        <w:bottom w:val="none" w:sz="0" w:space="0" w:color="auto"/>
        <w:right w:val="none" w:sz="0" w:space="0" w:color="auto"/>
      </w:divBdr>
    </w:div>
    <w:div w:id="1294480424">
      <w:marLeft w:val="640"/>
      <w:marRight w:val="0"/>
      <w:marTop w:val="0"/>
      <w:marBottom w:val="0"/>
      <w:divBdr>
        <w:top w:val="none" w:sz="0" w:space="0" w:color="auto"/>
        <w:left w:val="none" w:sz="0" w:space="0" w:color="auto"/>
        <w:bottom w:val="none" w:sz="0" w:space="0" w:color="auto"/>
        <w:right w:val="none" w:sz="0" w:space="0" w:color="auto"/>
      </w:divBdr>
    </w:div>
    <w:div w:id="1294486914">
      <w:marLeft w:val="640"/>
      <w:marRight w:val="0"/>
      <w:marTop w:val="0"/>
      <w:marBottom w:val="0"/>
      <w:divBdr>
        <w:top w:val="none" w:sz="0" w:space="0" w:color="auto"/>
        <w:left w:val="none" w:sz="0" w:space="0" w:color="auto"/>
        <w:bottom w:val="none" w:sz="0" w:space="0" w:color="auto"/>
        <w:right w:val="none" w:sz="0" w:space="0" w:color="auto"/>
      </w:divBdr>
    </w:div>
    <w:div w:id="1294598406">
      <w:marLeft w:val="640"/>
      <w:marRight w:val="0"/>
      <w:marTop w:val="0"/>
      <w:marBottom w:val="0"/>
      <w:divBdr>
        <w:top w:val="none" w:sz="0" w:space="0" w:color="auto"/>
        <w:left w:val="none" w:sz="0" w:space="0" w:color="auto"/>
        <w:bottom w:val="none" w:sz="0" w:space="0" w:color="auto"/>
        <w:right w:val="none" w:sz="0" w:space="0" w:color="auto"/>
      </w:divBdr>
    </w:div>
    <w:div w:id="1294827234">
      <w:marLeft w:val="640"/>
      <w:marRight w:val="0"/>
      <w:marTop w:val="0"/>
      <w:marBottom w:val="0"/>
      <w:divBdr>
        <w:top w:val="none" w:sz="0" w:space="0" w:color="auto"/>
        <w:left w:val="none" w:sz="0" w:space="0" w:color="auto"/>
        <w:bottom w:val="none" w:sz="0" w:space="0" w:color="auto"/>
        <w:right w:val="none" w:sz="0" w:space="0" w:color="auto"/>
      </w:divBdr>
    </w:div>
    <w:div w:id="1295216127">
      <w:marLeft w:val="640"/>
      <w:marRight w:val="0"/>
      <w:marTop w:val="0"/>
      <w:marBottom w:val="0"/>
      <w:divBdr>
        <w:top w:val="none" w:sz="0" w:space="0" w:color="auto"/>
        <w:left w:val="none" w:sz="0" w:space="0" w:color="auto"/>
        <w:bottom w:val="none" w:sz="0" w:space="0" w:color="auto"/>
        <w:right w:val="none" w:sz="0" w:space="0" w:color="auto"/>
      </w:divBdr>
    </w:div>
    <w:div w:id="1295519668">
      <w:marLeft w:val="640"/>
      <w:marRight w:val="0"/>
      <w:marTop w:val="0"/>
      <w:marBottom w:val="0"/>
      <w:divBdr>
        <w:top w:val="none" w:sz="0" w:space="0" w:color="auto"/>
        <w:left w:val="none" w:sz="0" w:space="0" w:color="auto"/>
        <w:bottom w:val="none" w:sz="0" w:space="0" w:color="auto"/>
        <w:right w:val="none" w:sz="0" w:space="0" w:color="auto"/>
      </w:divBdr>
    </w:div>
    <w:div w:id="1295717802">
      <w:marLeft w:val="640"/>
      <w:marRight w:val="0"/>
      <w:marTop w:val="0"/>
      <w:marBottom w:val="0"/>
      <w:divBdr>
        <w:top w:val="none" w:sz="0" w:space="0" w:color="auto"/>
        <w:left w:val="none" w:sz="0" w:space="0" w:color="auto"/>
        <w:bottom w:val="none" w:sz="0" w:space="0" w:color="auto"/>
        <w:right w:val="none" w:sz="0" w:space="0" w:color="auto"/>
      </w:divBdr>
    </w:div>
    <w:div w:id="1295989221">
      <w:marLeft w:val="640"/>
      <w:marRight w:val="0"/>
      <w:marTop w:val="0"/>
      <w:marBottom w:val="0"/>
      <w:divBdr>
        <w:top w:val="none" w:sz="0" w:space="0" w:color="auto"/>
        <w:left w:val="none" w:sz="0" w:space="0" w:color="auto"/>
        <w:bottom w:val="none" w:sz="0" w:space="0" w:color="auto"/>
        <w:right w:val="none" w:sz="0" w:space="0" w:color="auto"/>
      </w:divBdr>
    </w:div>
    <w:div w:id="1295990949">
      <w:marLeft w:val="640"/>
      <w:marRight w:val="0"/>
      <w:marTop w:val="0"/>
      <w:marBottom w:val="0"/>
      <w:divBdr>
        <w:top w:val="none" w:sz="0" w:space="0" w:color="auto"/>
        <w:left w:val="none" w:sz="0" w:space="0" w:color="auto"/>
        <w:bottom w:val="none" w:sz="0" w:space="0" w:color="auto"/>
        <w:right w:val="none" w:sz="0" w:space="0" w:color="auto"/>
      </w:divBdr>
    </w:div>
    <w:div w:id="1296176004">
      <w:marLeft w:val="640"/>
      <w:marRight w:val="0"/>
      <w:marTop w:val="0"/>
      <w:marBottom w:val="0"/>
      <w:divBdr>
        <w:top w:val="none" w:sz="0" w:space="0" w:color="auto"/>
        <w:left w:val="none" w:sz="0" w:space="0" w:color="auto"/>
        <w:bottom w:val="none" w:sz="0" w:space="0" w:color="auto"/>
        <w:right w:val="none" w:sz="0" w:space="0" w:color="auto"/>
      </w:divBdr>
    </w:div>
    <w:div w:id="1296370858">
      <w:marLeft w:val="640"/>
      <w:marRight w:val="0"/>
      <w:marTop w:val="0"/>
      <w:marBottom w:val="0"/>
      <w:divBdr>
        <w:top w:val="none" w:sz="0" w:space="0" w:color="auto"/>
        <w:left w:val="none" w:sz="0" w:space="0" w:color="auto"/>
        <w:bottom w:val="none" w:sz="0" w:space="0" w:color="auto"/>
        <w:right w:val="none" w:sz="0" w:space="0" w:color="auto"/>
      </w:divBdr>
    </w:div>
    <w:div w:id="1296788310">
      <w:marLeft w:val="640"/>
      <w:marRight w:val="0"/>
      <w:marTop w:val="0"/>
      <w:marBottom w:val="0"/>
      <w:divBdr>
        <w:top w:val="none" w:sz="0" w:space="0" w:color="auto"/>
        <w:left w:val="none" w:sz="0" w:space="0" w:color="auto"/>
        <w:bottom w:val="none" w:sz="0" w:space="0" w:color="auto"/>
        <w:right w:val="none" w:sz="0" w:space="0" w:color="auto"/>
      </w:divBdr>
    </w:div>
    <w:div w:id="1296788672">
      <w:marLeft w:val="640"/>
      <w:marRight w:val="0"/>
      <w:marTop w:val="0"/>
      <w:marBottom w:val="0"/>
      <w:divBdr>
        <w:top w:val="none" w:sz="0" w:space="0" w:color="auto"/>
        <w:left w:val="none" w:sz="0" w:space="0" w:color="auto"/>
        <w:bottom w:val="none" w:sz="0" w:space="0" w:color="auto"/>
        <w:right w:val="none" w:sz="0" w:space="0" w:color="auto"/>
      </w:divBdr>
    </w:div>
    <w:div w:id="1296989538">
      <w:marLeft w:val="640"/>
      <w:marRight w:val="0"/>
      <w:marTop w:val="0"/>
      <w:marBottom w:val="0"/>
      <w:divBdr>
        <w:top w:val="none" w:sz="0" w:space="0" w:color="auto"/>
        <w:left w:val="none" w:sz="0" w:space="0" w:color="auto"/>
        <w:bottom w:val="none" w:sz="0" w:space="0" w:color="auto"/>
        <w:right w:val="none" w:sz="0" w:space="0" w:color="auto"/>
      </w:divBdr>
    </w:div>
    <w:div w:id="1297024351">
      <w:marLeft w:val="640"/>
      <w:marRight w:val="0"/>
      <w:marTop w:val="0"/>
      <w:marBottom w:val="0"/>
      <w:divBdr>
        <w:top w:val="none" w:sz="0" w:space="0" w:color="auto"/>
        <w:left w:val="none" w:sz="0" w:space="0" w:color="auto"/>
        <w:bottom w:val="none" w:sz="0" w:space="0" w:color="auto"/>
        <w:right w:val="none" w:sz="0" w:space="0" w:color="auto"/>
      </w:divBdr>
    </w:div>
    <w:div w:id="1297494725">
      <w:marLeft w:val="640"/>
      <w:marRight w:val="0"/>
      <w:marTop w:val="0"/>
      <w:marBottom w:val="0"/>
      <w:divBdr>
        <w:top w:val="none" w:sz="0" w:space="0" w:color="auto"/>
        <w:left w:val="none" w:sz="0" w:space="0" w:color="auto"/>
        <w:bottom w:val="none" w:sz="0" w:space="0" w:color="auto"/>
        <w:right w:val="none" w:sz="0" w:space="0" w:color="auto"/>
      </w:divBdr>
    </w:div>
    <w:div w:id="1297636679">
      <w:marLeft w:val="640"/>
      <w:marRight w:val="0"/>
      <w:marTop w:val="0"/>
      <w:marBottom w:val="0"/>
      <w:divBdr>
        <w:top w:val="none" w:sz="0" w:space="0" w:color="auto"/>
        <w:left w:val="none" w:sz="0" w:space="0" w:color="auto"/>
        <w:bottom w:val="none" w:sz="0" w:space="0" w:color="auto"/>
        <w:right w:val="none" w:sz="0" w:space="0" w:color="auto"/>
      </w:divBdr>
    </w:div>
    <w:div w:id="1298222539">
      <w:marLeft w:val="640"/>
      <w:marRight w:val="0"/>
      <w:marTop w:val="0"/>
      <w:marBottom w:val="0"/>
      <w:divBdr>
        <w:top w:val="none" w:sz="0" w:space="0" w:color="auto"/>
        <w:left w:val="none" w:sz="0" w:space="0" w:color="auto"/>
        <w:bottom w:val="none" w:sz="0" w:space="0" w:color="auto"/>
        <w:right w:val="none" w:sz="0" w:space="0" w:color="auto"/>
      </w:divBdr>
    </w:div>
    <w:div w:id="1298415687">
      <w:marLeft w:val="640"/>
      <w:marRight w:val="0"/>
      <w:marTop w:val="0"/>
      <w:marBottom w:val="0"/>
      <w:divBdr>
        <w:top w:val="none" w:sz="0" w:space="0" w:color="auto"/>
        <w:left w:val="none" w:sz="0" w:space="0" w:color="auto"/>
        <w:bottom w:val="none" w:sz="0" w:space="0" w:color="auto"/>
        <w:right w:val="none" w:sz="0" w:space="0" w:color="auto"/>
      </w:divBdr>
    </w:div>
    <w:div w:id="1298604520">
      <w:marLeft w:val="640"/>
      <w:marRight w:val="0"/>
      <w:marTop w:val="0"/>
      <w:marBottom w:val="0"/>
      <w:divBdr>
        <w:top w:val="none" w:sz="0" w:space="0" w:color="auto"/>
        <w:left w:val="none" w:sz="0" w:space="0" w:color="auto"/>
        <w:bottom w:val="none" w:sz="0" w:space="0" w:color="auto"/>
        <w:right w:val="none" w:sz="0" w:space="0" w:color="auto"/>
      </w:divBdr>
    </w:div>
    <w:div w:id="1298754704">
      <w:marLeft w:val="640"/>
      <w:marRight w:val="0"/>
      <w:marTop w:val="0"/>
      <w:marBottom w:val="0"/>
      <w:divBdr>
        <w:top w:val="none" w:sz="0" w:space="0" w:color="auto"/>
        <w:left w:val="none" w:sz="0" w:space="0" w:color="auto"/>
        <w:bottom w:val="none" w:sz="0" w:space="0" w:color="auto"/>
        <w:right w:val="none" w:sz="0" w:space="0" w:color="auto"/>
      </w:divBdr>
    </w:div>
    <w:div w:id="1298757744">
      <w:marLeft w:val="640"/>
      <w:marRight w:val="0"/>
      <w:marTop w:val="0"/>
      <w:marBottom w:val="0"/>
      <w:divBdr>
        <w:top w:val="none" w:sz="0" w:space="0" w:color="auto"/>
        <w:left w:val="none" w:sz="0" w:space="0" w:color="auto"/>
        <w:bottom w:val="none" w:sz="0" w:space="0" w:color="auto"/>
        <w:right w:val="none" w:sz="0" w:space="0" w:color="auto"/>
      </w:divBdr>
    </w:div>
    <w:div w:id="1298876138">
      <w:marLeft w:val="640"/>
      <w:marRight w:val="0"/>
      <w:marTop w:val="0"/>
      <w:marBottom w:val="0"/>
      <w:divBdr>
        <w:top w:val="none" w:sz="0" w:space="0" w:color="auto"/>
        <w:left w:val="none" w:sz="0" w:space="0" w:color="auto"/>
        <w:bottom w:val="none" w:sz="0" w:space="0" w:color="auto"/>
        <w:right w:val="none" w:sz="0" w:space="0" w:color="auto"/>
      </w:divBdr>
    </w:div>
    <w:div w:id="1299336628">
      <w:marLeft w:val="640"/>
      <w:marRight w:val="0"/>
      <w:marTop w:val="0"/>
      <w:marBottom w:val="0"/>
      <w:divBdr>
        <w:top w:val="none" w:sz="0" w:space="0" w:color="auto"/>
        <w:left w:val="none" w:sz="0" w:space="0" w:color="auto"/>
        <w:bottom w:val="none" w:sz="0" w:space="0" w:color="auto"/>
        <w:right w:val="none" w:sz="0" w:space="0" w:color="auto"/>
      </w:divBdr>
    </w:div>
    <w:div w:id="1299920993">
      <w:marLeft w:val="640"/>
      <w:marRight w:val="0"/>
      <w:marTop w:val="0"/>
      <w:marBottom w:val="0"/>
      <w:divBdr>
        <w:top w:val="none" w:sz="0" w:space="0" w:color="auto"/>
        <w:left w:val="none" w:sz="0" w:space="0" w:color="auto"/>
        <w:bottom w:val="none" w:sz="0" w:space="0" w:color="auto"/>
        <w:right w:val="none" w:sz="0" w:space="0" w:color="auto"/>
      </w:divBdr>
    </w:div>
    <w:div w:id="1300266294">
      <w:marLeft w:val="640"/>
      <w:marRight w:val="0"/>
      <w:marTop w:val="0"/>
      <w:marBottom w:val="0"/>
      <w:divBdr>
        <w:top w:val="none" w:sz="0" w:space="0" w:color="auto"/>
        <w:left w:val="none" w:sz="0" w:space="0" w:color="auto"/>
        <w:bottom w:val="none" w:sz="0" w:space="0" w:color="auto"/>
        <w:right w:val="none" w:sz="0" w:space="0" w:color="auto"/>
      </w:divBdr>
    </w:div>
    <w:div w:id="1300570204">
      <w:marLeft w:val="640"/>
      <w:marRight w:val="0"/>
      <w:marTop w:val="0"/>
      <w:marBottom w:val="0"/>
      <w:divBdr>
        <w:top w:val="none" w:sz="0" w:space="0" w:color="auto"/>
        <w:left w:val="none" w:sz="0" w:space="0" w:color="auto"/>
        <w:bottom w:val="none" w:sz="0" w:space="0" w:color="auto"/>
        <w:right w:val="none" w:sz="0" w:space="0" w:color="auto"/>
      </w:divBdr>
    </w:div>
    <w:div w:id="1301226942">
      <w:marLeft w:val="640"/>
      <w:marRight w:val="0"/>
      <w:marTop w:val="0"/>
      <w:marBottom w:val="0"/>
      <w:divBdr>
        <w:top w:val="none" w:sz="0" w:space="0" w:color="auto"/>
        <w:left w:val="none" w:sz="0" w:space="0" w:color="auto"/>
        <w:bottom w:val="none" w:sz="0" w:space="0" w:color="auto"/>
        <w:right w:val="none" w:sz="0" w:space="0" w:color="auto"/>
      </w:divBdr>
    </w:div>
    <w:div w:id="1301299459">
      <w:marLeft w:val="640"/>
      <w:marRight w:val="0"/>
      <w:marTop w:val="0"/>
      <w:marBottom w:val="0"/>
      <w:divBdr>
        <w:top w:val="none" w:sz="0" w:space="0" w:color="auto"/>
        <w:left w:val="none" w:sz="0" w:space="0" w:color="auto"/>
        <w:bottom w:val="none" w:sz="0" w:space="0" w:color="auto"/>
        <w:right w:val="none" w:sz="0" w:space="0" w:color="auto"/>
      </w:divBdr>
    </w:div>
    <w:div w:id="1301500894">
      <w:marLeft w:val="640"/>
      <w:marRight w:val="0"/>
      <w:marTop w:val="0"/>
      <w:marBottom w:val="0"/>
      <w:divBdr>
        <w:top w:val="none" w:sz="0" w:space="0" w:color="auto"/>
        <w:left w:val="none" w:sz="0" w:space="0" w:color="auto"/>
        <w:bottom w:val="none" w:sz="0" w:space="0" w:color="auto"/>
        <w:right w:val="none" w:sz="0" w:space="0" w:color="auto"/>
      </w:divBdr>
    </w:div>
    <w:div w:id="1301693023">
      <w:marLeft w:val="640"/>
      <w:marRight w:val="0"/>
      <w:marTop w:val="0"/>
      <w:marBottom w:val="0"/>
      <w:divBdr>
        <w:top w:val="none" w:sz="0" w:space="0" w:color="auto"/>
        <w:left w:val="none" w:sz="0" w:space="0" w:color="auto"/>
        <w:bottom w:val="none" w:sz="0" w:space="0" w:color="auto"/>
        <w:right w:val="none" w:sz="0" w:space="0" w:color="auto"/>
      </w:divBdr>
    </w:div>
    <w:div w:id="1302035120">
      <w:marLeft w:val="640"/>
      <w:marRight w:val="0"/>
      <w:marTop w:val="0"/>
      <w:marBottom w:val="0"/>
      <w:divBdr>
        <w:top w:val="none" w:sz="0" w:space="0" w:color="auto"/>
        <w:left w:val="none" w:sz="0" w:space="0" w:color="auto"/>
        <w:bottom w:val="none" w:sz="0" w:space="0" w:color="auto"/>
        <w:right w:val="none" w:sz="0" w:space="0" w:color="auto"/>
      </w:divBdr>
    </w:div>
    <w:div w:id="1302227000">
      <w:marLeft w:val="640"/>
      <w:marRight w:val="0"/>
      <w:marTop w:val="0"/>
      <w:marBottom w:val="0"/>
      <w:divBdr>
        <w:top w:val="none" w:sz="0" w:space="0" w:color="auto"/>
        <w:left w:val="none" w:sz="0" w:space="0" w:color="auto"/>
        <w:bottom w:val="none" w:sz="0" w:space="0" w:color="auto"/>
        <w:right w:val="none" w:sz="0" w:space="0" w:color="auto"/>
      </w:divBdr>
    </w:div>
    <w:div w:id="1302228098">
      <w:marLeft w:val="640"/>
      <w:marRight w:val="0"/>
      <w:marTop w:val="0"/>
      <w:marBottom w:val="0"/>
      <w:divBdr>
        <w:top w:val="none" w:sz="0" w:space="0" w:color="auto"/>
        <w:left w:val="none" w:sz="0" w:space="0" w:color="auto"/>
        <w:bottom w:val="none" w:sz="0" w:space="0" w:color="auto"/>
        <w:right w:val="none" w:sz="0" w:space="0" w:color="auto"/>
      </w:divBdr>
    </w:div>
    <w:div w:id="1302463528">
      <w:marLeft w:val="640"/>
      <w:marRight w:val="0"/>
      <w:marTop w:val="0"/>
      <w:marBottom w:val="0"/>
      <w:divBdr>
        <w:top w:val="none" w:sz="0" w:space="0" w:color="auto"/>
        <w:left w:val="none" w:sz="0" w:space="0" w:color="auto"/>
        <w:bottom w:val="none" w:sz="0" w:space="0" w:color="auto"/>
        <w:right w:val="none" w:sz="0" w:space="0" w:color="auto"/>
      </w:divBdr>
    </w:div>
    <w:div w:id="1302492718">
      <w:marLeft w:val="640"/>
      <w:marRight w:val="0"/>
      <w:marTop w:val="0"/>
      <w:marBottom w:val="0"/>
      <w:divBdr>
        <w:top w:val="none" w:sz="0" w:space="0" w:color="auto"/>
        <w:left w:val="none" w:sz="0" w:space="0" w:color="auto"/>
        <w:bottom w:val="none" w:sz="0" w:space="0" w:color="auto"/>
        <w:right w:val="none" w:sz="0" w:space="0" w:color="auto"/>
      </w:divBdr>
    </w:div>
    <w:div w:id="1303193279">
      <w:marLeft w:val="640"/>
      <w:marRight w:val="0"/>
      <w:marTop w:val="0"/>
      <w:marBottom w:val="0"/>
      <w:divBdr>
        <w:top w:val="none" w:sz="0" w:space="0" w:color="auto"/>
        <w:left w:val="none" w:sz="0" w:space="0" w:color="auto"/>
        <w:bottom w:val="none" w:sz="0" w:space="0" w:color="auto"/>
        <w:right w:val="none" w:sz="0" w:space="0" w:color="auto"/>
      </w:divBdr>
    </w:div>
    <w:div w:id="1303924159">
      <w:marLeft w:val="640"/>
      <w:marRight w:val="0"/>
      <w:marTop w:val="0"/>
      <w:marBottom w:val="0"/>
      <w:divBdr>
        <w:top w:val="none" w:sz="0" w:space="0" w:color="auto"/>
        <w:left w:val="none" w:sz="0" w:space="0" w:color="auto"/>
        <w:bottom w:val="none" w:sz="0" w:space="0" w:color="auto"/>
        <w:right w:val="none" w:sz="0" w:space="0" w:color="auto"/>
      </w:divBdr>
    </w:div>
    <w:div w:id="1304197768">
      <w:marLeft w:val="640"/>
      <w:marRight w:val="0"/>
      <w:marTop w:val="0"/>
      <w:marBottom w:val="0"/>
      <w:divBdr>
        <w:top w:val="none" w:sz="0" w:space="0" w:color="auto"/>
        <w:left w:val="none" w:sz="0" w:space="0" w:color="auto"/>
        <w:bottom w:val="none" w:sz="0" w:space="0" w:color="auto"/>
        <w:right w:val="none" w:sz="0" w:space="0" w:color="auto"/>
      </w:divBdr>
    </w:div>
    <w:div w:id="1304848522">
      <w:marLeft w:val="640"/>
      <w:marRight w:val="0"/>
      <w:marTop w:val="0"/>
      <w:marBottom w:val="0"/>
      <w:divBdr>
        <w:top w:val="none" w:sz="0" w:space="0" w:color="auto"/>
        <w:left w:val="none" w:sz="0" w:space="0" w:color="auto"/>
        <w:bottom w:val="none" w:sz="0" w:space="0" w:color="auto"/>
        <w:right w:val="none" w:sz="0" w:space="0" w:color="auto"/>
      </w:divBdr>
    </w:div>
    <w:div w:id="1304970070">
      <w:marLeft w:val="640"/>
      <w:marRight w:val="0"/>
      <w:marTop w:val="0"/>
      <w:marBottom w:val="0"/>
      <w:divBdr>
        <w:top w:val="none" w:sz="0" w:space="0" w:color="auto"/>
        <w:left w:val="none" w:sz="0" w:space="0" w:color="auto"/>
        <w:bottom w:val="none" w:sz="0" w:space="0" w:color="auto"/>
        <w:right w:val="none" w:sz="0" w:space="0" w:color="auto"/>
      </w:divBdr>
    </w:div>
    <w:div w:id="1305546791">
      <w:marLeft w:val="640"/>
      <w:marRight w:val="0"/>
      <w:marTop w:val="0"/>
      <w:marBottom w:val="0"/>
      <w:divBdr>
        <w:top w:val="none" w:sz="0" w:space="0" w:color="auto"/>
        <w:left w:val="none" w:sz="0" w:space="0" w:color="auto"/>
        <w:bottom w:val="none" w:sz="0" w:space="0" w:color="auto"/>
        <w:right w:val="none" w:sz="0" w:space="0" w:color="auto"/>
      </w:divBdr>
    </w:div>
    <w:div w:id="1305698427">
      <w:marLeft w:val="640"/>
      <w:marRight w:val="0"/>
      <w:marTop w:val="0"/>
      <w:marBottom w:val="0"/>
      <w:divBdr>
        <w:top w:val="none" w:sz="0" w:space="0" w:color="auto"/>
        <w:left w:val="none" w:sz="0" w:space="0" w:color="auto"/>
        <w:bottom w:val="none" w:sz="0" w:space="0" w:color="auto"/>
        <w:right w:val="none" w:sz="0" w:space="0" w:color="auto"/>
      </w:divBdr>
    </w:div>
    <w:div w:id="1305812387">
      <w:marLeft w:val="640"/>
      <w:marRight w:val="0"/>
      <w:marTop w:val="0"/>
      <w:marBottom w:val="0"/>
      <w:divBdr>
        <w:top w:val="none" w:sz="0" w:space="0" w:color="auto"/>
        <w:left w:val="none" w:sz="0" w:space="0" w:color="auto"/>
        <w:bottom w:val="none" w:sz="0" w:space="0" w:color="auto"/>
        <w:right w:val="none" w:sz="0" w:space="0" w:color="auto"/>
      </w:divBdr>
    </w:div>
    <w:div w:id="1305812440">
      <w:marLeft w:val="640"/>
      <w:marRight w:val="0"/>
      <w:marTop w:val="0"/>
      <w:marBottom w:val="0"/>
      <w:divBdr>
        <w:top w:val="none" w:sz="0" w:space="0" w:color="auto"/>
        <w:left w:val="none" w:sz="0" w:space="0" w:color="auto"/>
        <w:bottom w:val="none" w:sz="0" w:space="0" w:color="auto"/>
        <w:right w:val="none" w:sz="0" w:space="0" w:color="auto"/>
      </w:divBdr>
    </w:div>
    <w:div w:id="1306396389">
      <w:marLeft w:val="640"/>
      <w:marRight w:val="0"/>
      <w:marTop w:val="0"/>
      <w:marBottom w:val="0"/>
      <w:divBdr>
        <w:top w:val="none" w:sz="0" w:space="0" w:color="auto"/>
        <w:left w:val="none" w:sz="0" w:space="0" w:color="auto"/>
        <w:bottom w:val="none" w:sz="0" w:space="0" w:color="auto"/>
        <w:right w:val="none" w:sz="0" w:space="0" w:color="auto"/>
      </w:divBdr>
    </w:div>
    <w:div w:id="1306466884">
      <w:marLeft w:val="640"/>
      <w:marRight w:val="0"/>
      <w:marTop w:val="0"/>
      <w:marBottom w:val="0"/>
      <w:divBdr>
        <w:top w:val="none" w:sz="0" w:space="0" w:color="auto"/>
        <w:left w:val="none" w:sz="0" w:space="0" w:color="auto"/>
        <w:bottom w:val="none" w:sz="0" w:space="0" w:color="auto"/>
        <w:right w:val="none" w:sz="0" w:space="0" w:color="auto"/>
      </w:divBdr>
    </w:div>
    <w:div w:id="1307733892">
      <w:marLeft w:val="640"/>
      <w:marRight w:val="0"/>
      <w:marTop w:val="0"/>
      <w:marBottom w:val="0"/>
      <w:divBdr>
        <w:top w:val="none" w:sz="0" w:space="0" w:color="auto"/>
        <w:left w:val="none" w:sz="0" w:space="0" w:color="auto"/>
        <w:bottom w:val="none" w:sz="0" w:space="0" w:color="auto"/>
        <w:right w:val="none" w:sz="0" w:space="0" w:color="auto"/>
      </w:divBdr>
    </w:div>
    <w:div w:id="1308634027">
      <w:marLeft w:val="640"/>
      <w:marRight w:val="0"/>
      <w:marTop w:val="0"/>
      <w:marBottom w:val="0"/>
      <w:divBdr>
        <w:top w:val="none" w:sz="0" w:space="0" w:color="auto"/>
        <w:left w:val="none" w:sz="0" w:space="0" w:color="auto"/>
        <w:bottom w:val="none" w:sz="0" w:space="0" w:color="auto"/>
        <w:right w:val="none" w:sz="0" w:space="0" w:color="auto"/>
      </w:divBdr>
    </w:div>
    <w:div w:id="1308821572">
      <w:marLeft w:val="640"/>
      <w:marRight w:val="0"/>
      <w:marTop w:val="0"/>
      <w:marBottom w:val="0"/>
      <w:divBdr>
        <w:top w:val="none" w:sz="0" w:space="0" w:color="auto"/>
        <w:left w:val="none" w:sz="0" w:space="0" w:color="auto"/>
        <w:bottom w:val="none" w:sz="0" w:space="0" w:color="auto"/>
        <w:right w:val="none" w:sz="0" w:space="0" w:color="auto"/>
      </w:divBdr>
    </w:div>
    <w:div w:id="1308822504">
      <w:marLeft w:val="640"/>
      <w:marRight w:val="0"/>
      <w:marTop w:val="0"/>
      <w:marBottom w:val="0"/>
      <w:divBdr>
        <w:top w:val="none" w:sz="0" w:space="0" w:color="auto"/>
        <w:left w:val="none" w:sz="0" w:space="0" w:color="auto"/>
        <w:bottom w:val="none" w:sz="0" w:space="0" w:color="auto"/>
        <w:right w:val="none" w:sz="0" w:space="0" w:color="auto"/>
      </w:divBdr>
    </w:div>
    <w:div w:id="1309436050">
      <w:marLeft w:val="640"/>
      <w:marRight w:val="0"/>
      <w:marTop w:val="0"/>
      <w:marBottom w:val="0"/>
      <w:divBdr>
        <w:top w:val="none" w:sz="0" w:space="0" w:color="auto"/>
        <w:left w:val="none" w:sz="0" w:space="0" w:color="auto"/>
        <w:bottom w:val="none" w:sz="0" w:space="0" w:color="auto"/>
        <w:right w:val="none" w:sz="0" w:space="0" w:color="auto"/>
      </w:divBdr>
    </w:div>
    <w:div w:id="1309632662">
      <w:marLeft w:val="640"/>
      <w:marRight w:val="0"/>
      <w:marTop w:val="0"/>
      <w:marBottom w:val="0"/>
      <w:divBdr>
        <w:top w:val="none" w:sz="0" w:space="0" w:color="auto"/>
        <w:left w:val="none" w:sz="0" w:space="0" w:color="auto"/>
        <w:bottom w:val="none" w:sz="0" w:space="0" w:color="auto"/>
        <w:right w:val="none" w:sz="0" w:space="0" w:color="auto"/>
      </w:divBdr>
    </w:div>
    <w:div w:id="1309823346">
      <w:marLeft w:val="640"/>
      <w:marRight w:val="0"/>
      <w:marTop w:val="0"/>
      <w:marBottom w:val="0"/>
      <w:divBdr>
        <w:top w:val="none" w:sz="0" w:space="0" w:color="auto"/>
        <w:left w:val="none" w:sz="0" w:space="0" w:color="auto"/>
        <w:bottom w:val="none" w:sz="0" w:space="0" w:color="auto"/>
        <w:right w:val="none" w:sz="0" w:space="0" w:color="auto"/>
      </w:divBdr>
    </w:div>
    <w:div w:id="1310862165">
      <w:marLeft w:val="640"/>
      <w:marRight w:val="0"/>
      <w:marTop w:val="0"/>
      <w:marBottom w:val="0"/>
      <w:divBdr>
        <w:top w:val="none" w:sz="0" w:space="0" w:color="auto"/>
        <w:left w:val="none" w:sz="0" w:space="0" w:color="auto"/>
        <w:bottom w:val="none" w:sz="0" w:space="0" w:color="auto"/>
        <w:right w:val="none" w:sz="0" w:space="0" w:color="auto"/>
      </w:divBdr>
    </w:div>
    <w:div w:id="1311710716">
      <w:marLeft w:val="640"/>
      <w:marRight w:val="0"/>
      <w:marTop w:val="0"/>
      <w:marBottom w:val="0"/>
      <w:divBdr>
        <w:top w:val="none" w:sz="0" w:space="0" w:color="auto"/>
        <w:left w:val="none" w:sz="0" w:space="0" w:color="auto"/>
        <w:bottom w:val="none" w:sz="0" w:space="0" w:color="auto"/>
        <w:right w:val="none" w:sz="0" w:space="0" w:color="auto"/>
      </w:divBdr>
    </w:div>
    <w:div w:id="1311714416">
      <w:marLeft w:val="640"/>
      <w:marRight w:val="0"/>
      <w:marTop w:val="0"/>
      <w:marBottom w:val="0"/>
      <w:divBdr>
        <w:top w:val="none" w:sz="0" w:space="0" w:color="auto"/>
        <w:left w:val="none" w:sz="0" w:space="0" w:color="auto"/>
        <w:bottom w:val="none" w:sz="0" w:space="0" w:color="auto"/>
        <w:right w:val="none" w:sz="0" w:space="0" w:color="auto"/>
      </w:divBdr>
    </w:div>
    <w:div w:id="1311717042">
      <w:marLeft w:val="640"/>
      <w:marRight w:val="0"/>
      <w:marTop w:val="0"/>
      <w:marBottom w:val="0"/>
      <w:divBdr>
        <w:top w:val="none" w:sz="0" w:space="0" w:color="auto"/>
        <w:left w:val="none" w:sz="0" w:space="0" w:color="auto"/>
        <w:bottom w:val="none" w:sz="0" w:space="0" w:color="auto"/>
        <w:right w:val="none" w:sz="0" w:space="0" w:color="auto"/>
      </w:divBdr>
    </w:div>
    <w:div w:id="1311864694">
      <w:marLeft w:val="640"/>
      <w:marRight w:val="0"/>
      <w:marTop w:val="0"/>
      <w:marBottom w:val="0"/>
      <w:divBdr>
        <w:top w:val="none" w:sz="0" w:space="0" w:color="auto"/>
        <w:left w:val="none" w:sz="0" w:space="0" w:color="auto"/>
        <w:bottom w:val="none" w:sz="0" w:space="0" w:color="auto"/>
        <w:right w:val="none" w:sz="0" w:space="0" w:color="auto"/>
      </w:divBdr>
    </w:div>
    <w:div w:id="1311906861">
      <w:marLeft w:val="640"/>
      <w:marRight w:val="0"/>
      <w:marTop w:val="0"/>
      <w:marBottom w:val="0"/>
      <w:divBdr>
        <w:top w:val="none" w:sz="0" w:space="0" w:color="auto"/>
        <w:left w:val="none" w:sz="0" w:space="0" w:color="auto"/>
        <w:bottom w:val="none" w:sz="0" w:space="0" w:color="auto"/>
        <w:right w:val="none" w:sz="0" w:space="0" w:color="auto"/>
      </w:divBdr>
    </w:div>
    <w:div w:id="1312369939">
      <w:marLeft w:val="640"/>
      <w:marRight w:val="0"/>
      <w:marTop w:val="0"/>
      <w:marBottom w:val="0"/>
      <w:divBdr>
        <w:top w:val="none" w:sz="0" w:space="0" w:color="auto"/>
        <w:left w:val="none" w:sz="0" w:space="0" w:color="auto"/>
        <w:bottom w:val="none" w:sz="0" w:space="0" w:color="auto"/>
        <w:right w:val="none" w:sz="0" w:space="0" w:color="auto"/>
      </w:divBdr>
    </w:div>
    <w:div w:id="1312632042">
      <w:marLeft w:val="640"/>
      <w:marRight w:val="0"/>
      <w:marTop w:val="0"/>
      <w:marBottom w:val="0"/>
      <w:divBdr>
        <w:top w:val="none" w:sz="0" w:space="0" w:color="auto"/>
        <w:left w:val="none" w:sz="0" w:space="0" w:color="auto"/>
        <w:bottom w:val="none" w:sz="0" w:space="0" w:color="auto"/>
        <w:right w:val="none" w:sz="0" w:space="0" w:color="auto"/>
      </w:divBdr>
    </w:div>
    <w:div w:id="1312827512">
      <w:marLeft w:val="640"/>
      <w:marRight w:val="0"/>
      <w:marTop w:val="0"/>
      <w:marBottom w:val="0"/>
      <w:divBdr>
        <w:top w:val="none" w:sz="0" w:space="0" w:color="auto"/>
        <w:left w:val="none" w:sz="0" w:space="0" w:color="auto"/>
        <w:bottom w:val="none" w:sz="0" w:space="0" w:color="auto"/>
        <w:right w:val="none" w:sz="0" w:space="0" w:color="auto"/>
      </w:divBdr>
    </w:div>
    <w:div w:id="1313021835">
      <w:marLeft w:val="640"/>
      <w:marRight w:val="0"/>
      <w:marTop w:val="0"/>
      <w:marBottom w:val="0"/>
      <w:divBdr>
        <w:top w:val="none" w:sz="0" w:space="0" w:color="auto"/>
        <w:left w:val="none" w:sz="0" w:space="0" w:color="auto"/>
        <w:bottom w:val="none" w:sz="0" w:space="0" w:color="auto"/>
        <w:right w:val="none" w:sz="0" w:space="0" w:color="auto"/>
      </w:divBdr>
    </w:div>
    <w:div w:id="1313026030">
      <w:marLeft w:val="640"/>
      <w:marRight w:val="0"/>
      <w:marTop w:val="0"/>
      <w:marBottom w:val="0"/>
      <w:divBdr>
        <w:top w:val="none" w:sz="0" w:space="0" w:color="auto"/>
        <w:left w:val="none" w:sz="0" w:space="0" w:color="auto"/>
        <w:bottom w:val="none" w:sz="0" w:space="0" w:color="auto"/>
        <w:right w:val="none" w:sz="0" w:space="0" w:color="auto"/>
      </w:divBdr>
    </w:div>
    <w:div w:id="1313561939">
      <w:marLeft w:val="640"/>
      <w:marRight w:val="0"/>
      <w:marTop w:val="0"/>
      <w:marBottom w:val="0"/>
      <w:divBdr>
        <w:top w:val="none" w:sz="0" w:space="0" w:color="auto"/>
        <w:left w:val="none" w:sz="0" w:space="0" w:color="auto"/>
        <w:bottom w:val="none" w:sz="0" w:space="0" w:color="auto"/>
        <w:right w:val="none" w:sz="0" w:space="0" w:color="auto"/>
      </w:divBdr>
    </w:div>
    <w:div w:id="1313872235">
      <w:marLeft w:val="640"/>
      <w:marRight w:val="0"/>
      <w:marTop w:val="0"/>
      <w:marBottom w:val="0"/>
      <w:divBdr>
        <w:top w:val="none" w:sz="0" w:space="0" w:color="auto"/>
        <w:left w:val="none" w:sz="0" w:space="0" w:color="auto"/>
        <w:bottom w:val="none" w:sz="0" w:space="0" w:color="auto"/>
        <w:right w:val="none" w:sz="0" w:space="0" w:color="auto"/>
      </w:divBdr>
    </w:div>
    <w:div w:id="1314021018">
      <w:marLeft w:val="640"/>
      <w:marRight w:val="0"/>
      <w:marTop w:val="0"/>
      <w:marBottom w:val="0"/>
      <w:divBdr>
        <w:top w:val="none" w:sz="0" w:space="0" w:color="auto"/>
        <w:left w:val="none" w:sz="0" w:space="0" w:color="auto"/>
        <w:bottom w:val="none" w:sz="0" w:space="0" w:color="auto"/>
        <w:right w:val="none" w:sz="0" w:space="0" w:color="auto"/>
      </w:divBdr>
    </w:div>
    <w:div w:id="1314023376">
      <w:marLeft w:val="640"/>
      <w:marRight w:val="0"/>
      <w:marTop w:val="0"/>
      <w:marBottom w:val="0"/>
      <w:divBdr>
        <w:top w:val="none" w:sz="0" w:space="0" w:color="auto"/>
        <w:left w:val="none" w:sz="0" w:space="0" w:color="auto"/>
        <w:bottom w:val="none" w:sz="0" w:space="0" w:color="auto"/>
        <w:right w:val="none" w:sz="0" w:space="0" w:color="auto"/>
      </w:divBdr>
    </w:div>
    <w:div w:id="1314915585">
      <w:marLeft w:val="640"/>
      <w:marRight w:val="0"/>
      <w:marTop w:val="0"/>
      <w:marBottom w:val="0"/>
      <w:divBdr>
        <w:top w:val="none" w:sz="0" w:space="0" w:color="auto"/>
        <w:left w:val="none" w:sz="0" w:space="0" w:color="auto"/>
        <w:bottom w:val="none" w:sz="0" w:space="0" w:color="auto"/>
        <w:right w:val="none" w:sz="0" w:space="0" w:color="auto"/>
      </w:divBdr>
    </w:div>
    <w:div w:id="1315336072">
      <w:marLeft w:val="640"/>
      <w:marRight w:val="0"/>
      <w:marTop w:val="0"/>
      <w:marBottom w:val="0"/>
      <w:divBdr>
        <w:top w:val="none" w:sz="0" w:space="0" w:color="auto"/>
        <w:left w:val="none" w:sz="0" w:space="0" w:color="auto"/>
        <w:bottom w:val="none" w:sz="0" w:space="0" w:color="auto"/>
        <w:right w:val="none" w:sz="0" w:space="0" w:color="auto"/>
      </w:divBdr>
    </w:div>
    <w:div w:id="1315377867">
      <w:marLeft w:val="640"/>
      <w:marRight w:val="0"/>
      <w:marTop w:val="0"/>
      <w:marBottom w:val="0"/>
      <w:divBdr>
        <w:top w:val="none" w:sz="0" w:space="0" w:color="auto"/>
        <w:left w:val="none" w:sz="0" w:space="0" w:color="auto"/>
        <w:bottom w:val="none" w:sz="0" w:space="0" w:color="auto"/>
        <w:right w:val="none" w:sz="0" w:space="0" w:color="auto"/>
      </w:divBdr>
    </w:div>
    <w:div w:id="1315915412">
      <w:marLeft w:val="640"/>
      <w:marRight w:val="0"/>
      <w:marTop w:val="0"/>
      <w:marBottom w:val="0"/>
      <w:divBdr>
        <w:top w:val="none" w:sz="0" w:space="0" w:color="auto"/>
        <w:left w:val="none" w:sz="0" w:space="0" w:color="auto"/>
        <w:bottom w:val="none" w:sz="0" w:space="0" w:color="auto"/>
        <w:right w:val="none" w:sz="0" w:space="0" w:color="auto"/>
      </w:divBdr>
    </w:div>
    <w:div w:id="1316257177">
      <w:marLeft w:val="640"/>
      <w:marRight w:val="0"/>
      <w:marTop w:val="0"/>
      <w:marBottom w:val="0"/>
      <w:divBdr>
        <w:top w:val="none" w:sz="0" w:space="0" w:color="auto"/>
        <w:left w:val="none" w:sz="0" w:space="0" w:color="auto"/>
        <w:bottom w:val="none" w:sz="0" w:space="0" w:color="auto"/>
        <w:right w:val="none" w:sz="0" w:space="0" w:color="auto"/>
      </w:divBdr>
    </w:div>
    <w:div w:id="1316756951">
      <w:marLeft w:val="640"/>
      <w:marRight w:val="0"/>
      <w:marTop w:val="0"/>
      <w:marBottom w:val="0"/>
      <w:divBdr>
        <w:top w:val="none" w:sz="0" w:space="0" w:color="auto"/>
        <w:left w:val="none" w:sz="0" w:space="0" w:color="auto"/>
        <w:bottom w:val="none" w:sz="0" w:space="0" w:color="auto"/>
        <w:right w:val="none" w:sz="0" w:space="0" w:color="auto"/>
      </w:divBdr>
    </w:div>
    <w:div w:id="1316959643">
      <w:marLeft w:val="640"/>
      <w:marRight w:val="0"/>
      <w:marTop w:val="0"/>
      <w:marBottom w:val="0"/>
      <w:divBdr>
        <w:top w:val="none" w:sz="0" w:space="0" w:color="auto"/>
        <w:left w:val="none" w:sz="0" w:space="0" w:color="auto"/>
        <w:bottom w:val="none" w:sz="0" w:space="0" w:color="auto"/>
        <w:right w:val="none" w:sz="0" w:space="0" w:color="auto"/>
      </w:divBdr>
    </w:div>
    <w:div w:id="1317151739">
      <w:marLeft w:val="640"/>
      <w:marRight w:val="0"/>
      <w:marTop w:val="0"/>
      <w:marBottom w:val="0"/>
      <w:divBdr>
        <w:top w:val="none" w:sz="0" w:space="0" w:color="auto"/>
        <w:left w:val="none" w:sz="0" w:space="0" w:color="auto"/>
        <w:bottom w:val="none" w:sz="0" w:space="0" w:color="auto"/>
        <w:right w:val="none" w:sz="0" w:space="0" w:color="auto"/>
      </w:divBdr>
    </w:div>
    <w:div w:id="1317226702">
      <w:marLeft w:val="640"/>
      <w:marRight w:val="0"/>
      <w:marTop w:val="0"/>
      <w:marBottom w:val="0"/>
      <w:divBdr>
        <w:top w:val="none" w:sz="0" w:space="0" w:color="auto"/>
        <w:left w:val="none" w:sz="0" w:space="0" w:color="auto"/>
        <w:bottom w:val="none" w:sz="0" w:space="0" w:color="auto"/>
        <w:right w:val="none" w:sz="0" w:space="0" w:color="auto"/>
      </w:divBdr>
    </w:div>
    <w:div w:id="1317413305">
      <w:marLeft w:val="640"/>
      <w:marRight w:val="0"/>
      <w:marTop w:val="0"/>
      <w:marBottom w:val="0"/>
      <w:divBdr>
        <w:top w:val="none" w:sz="0" w:space="0" w:color="auto"/>
        <w:left w:val="none" w:sz="0" w:space="0" w:color="auto"/>
        <w:bottom w:val="none" w:sz="0" w:space="0" w:color="auto"/>
        <w:right w:val="none" w:sz="0" w:space="0" w:color="auto"/>
      </w:divBdr>
    </w:div>
    <w:div w:id="1317681124">
      <w:marLeft w:val="640"/>
      <w:marRight w:val="0"/>
      <w:marTop w:val="0"/>
      <w:marBottom w:val="0"/>
      <w:divBdr>
        <w:top w:val="none" w:sz="0" w:space="0" w:color="auto"/>
        <w:left w:val="none" w:sz="0" w:space="0" w:color="auto"/>
        <w:bottom w:val="none" w:sz="0" w:space="0" w:color="auto"/>
        <w:right w:val="none" w:sz="0" w:space="0" w:color="auto"/>
      </w:divBdr>
    </w:div>
    <w:div w:id="1317881942">
      <w:marLeft w:val="640"/>
      <w:marRight w:val="0"/>
      <w:marTop w:val="0"/>
      <w:marBottom w:val="0"/>
      <w:divBdr>
        <w:top w:val="none" w:sz="0" w:space="0" w:color="auto"/>
        <w:left w:val="none" w:sz="0" w:space="0" w:color="auto"/>
        <w:bottom w:val="none" w:sz="0" w:space="0" w:color="auto"/>
        <w:right w:val="none" w:sz="0" w:space="0" w:color="auto"/>
      </w:divBdr>
    </w:div>
    <w:div w:id="1318728550">
      <w:marLeft w:val="640"/>
      <w:marRight w:val="0"/>
      <w:marTop w:val="0"/>
      <w:marBottom w:val="0"/>
      <w:divBdr>
        <w:top w:val="none" w:sz="0" w:space="0" w:color="auto"/>
        <w:left w:val="none" w:sz="0" w:space="0" w:color="auto"/>
        <w:bottom w:val="none" w:sz="0" w:space="0" w:color="auto"/>
        <w:right w:val="none" w:sz="0" w:space="0" w:color="auto"/>
      </w:divBdr>
    </w:div>
    <w:div w:id="1319075047">
      <w:marLeft w:val="640"/>
      <w:marRight w:val="0"/>
      <w:marTop w:val="0"/>
      <w:marBottom w:val="0"/>
      <w:divBdr>
        <w:top w:val="none" w:sz="0" w:space="0" w:color="auto"/>
        <w:left w:val="none" w:sz="0" w:space="0" w:color="auto"/>
        <w:bottom w:val="none" w:sz="0" w:space="0" w:color="auto"/>
        <w:right w:val="none" w:sz="0" w:space="0" w:color="auto"/>
      </w:divBdr>
    </w:div>
    <w:div w:id="1319265653">
      <w:marLeft w:val="640"/>
      <w:marRight w:val="0"/>
      <w:marTop w:val="0"/>
      <w:marBottom w:val="0"/>
      <w:divBdr>
        <w:top w:val="none" w:sz="0" w:space="0" w:color="auto"/>
        <w:left w:val="none" w:sz="0" w:space="0" w:color="auto"/>
        <w:bottom w:val="none" w:sz="0" w:space="0" w:color="auto"/>
        <w:right w:val="none" w:sz="0" w:space="0" w:color="auto"/>
      </w:divBdr>
    </w:div>
    <w:div w:id="1319268188">
      <w:marLeft w:val="640"/>
      <w:marRight w:val="0"/>
      <w:marTop w:val="0"/>
      <w:marBottom w:val="0"/>
      <w:divBdr>
        <w:top w:val="none" w:sz="0" w:space="0" w:color="auto"/>
        <w:left w:val="none" w:sz="0" w:space="0" w:color="auto"/>
        <w:bottom w:val="none" w:sz="0" w:space="0" w:color="auto"/>
        <w:right w:val="none" w:sz="0" w:space="0" w:color="auto"/>
      </w:divBdr>
    </w:div>
    <w:div w:id="1319571926">
      <w:marLeft w:val="640"/>
      <w:marRight w:val="0"/>
      <w:marTop w:val="0"/>
      <w:marBottom w:val="0"/>
      <w:divBdr>
        <w:top w:val="none" w:sz="0" w:space="0" w:color="auto"/>
        <w:left w:val="none" w:sz="0" w:space="0" w:color="auto"/>
        <w:bottom w:val="none" w:sz="0" w:space="0" w:color="auto"/>
        <w:right w:val="none" w:sz="0" w:space="0" w:color="auto"/>
      </w:divBdr>
    </w:div>
    <w:div w:id="1319727899">
      <w:marLeft w:val="640"/>
      <w:marRight w:val="0"/>
      <w:marTop w:val="0"/>
      <w:marBottom w:val="0"/>
      <w:divBdr>
        <w:top w:val="none" w:sz="0" w:space="0" w:color="auto"/>
        <w:left w:val="none" w:sz="0" w:space="0" w:color="auto"/>
        <w:bottom w:val="none" w:sz="0" w:space="0" w:color="auto"/>
        <w:right w:val="none" w:sz="0" w:space="0" w:color="auto"/>
      </w:divBdr>
    </w:div>
    <w:div w:id="1319965009">
      <w:marLeft w:val="640"/>
      <w:marRight w:val="0"/>
      <w:marTop w:val="0"/>
      <w:marBottom w:val="0"/>
      <w:divBdr>
        <w:top w:val="none" w:sz="0" w:space="0" w:color="auto"/>
        <w:left w:val="none" w:sz="0" w:space="0" w:color="auto"/>
        <w:bottom w:val="none" w:sz="0" w:space="0" w:color="auto"/>
        <w:right w:val="none" w:sz="0" w:space="0" w:color="auto"/>
      </w:divBdr>
    </w:div>
    <w:div w:id="1320035845">
      <w:marLeft w:val="640"/>
      <w:marRight w:val="0"/>
      <w:marTop w:val="0"/>
      <w:marBottom w:val="0"/>
      <w:divBdr>
        <w:top w:val="none" w:sz="0" w:space="0" w:color="auto"/>
        <w:left w:val="none" w:sz="0" w:space="0" w:color="auto"/>
        <w:bottom w:val="none" w:sz="0" w:space="0" w:color="auto"/>
        <w:right w:val="none" w:sz="0" w:space="0" w:color="auto"/>
      </w:divBdr>
    </w:div>
    <w:div w:id="1320158333">
      <w:marLeft w:val="640"/>
      <w:marRight w:val="0"/>
      <w:marTop w:val="0"/>
      <w:marBottom w:val="0"/>
      <w:divBdr>
        <w:top w:val="none" w:sz="0" w:space="0" w:color="auto"/>
        <w:left w:val="none" w:sz="0" w:space="0" w:color="auto"/>
        <w:bottom w:val="none" w:sz="0" w:space="0" w:color="auto"/>
        <w:right w:val="none" w:sz="0" w:space="0" w:color="auto"/>
      </w:divBdr>
    </w:div>
    <w:div w:id="1320232591">
      <w:marLeft w:val="640"/>
      <w:marRight w:val="0"/>
      <w:marTop w:val="0"/>
      <w:marBottom w:val="0"/>
      <w:divBdr>
        <w:top w:val="none" w:sz="0" w:space="0" w:color="auto"/>
        <w:left w:val="none" w:sz="0" w:space="0" w:color="auto"/>
        <w:bottom w:val="none" w:sz="0" w:space="0" w:color="auto"/>
        <w:right w:val="none" w:sz="0" w:space="0" w:color="auto"/>
      </w:divBdr>
    </w:div>
    <w:div w:id="1320960567">
      <w:marLeft w:val="640"/>
      <w:marRight w:val="0"/>
      <w:marTop w:val="0"/>
      <w:marBottom w:val="0"/>
      <w:divBdr>
        <w:top w:val="none" w:sz="0" w:space="0" w:color="auto"/>
        <w:left w:val="none" w:sz="0" w:space="0" w:color="auto"/>
        <w:bottom w:val="none" w:sz="0" w:space="0" w:color="auto"/>
        <w:right w:val="none" w:sz="0" w:space="0" w:color="auto"/>
      </w:divBdr>
    </w:div>
    <w:div w:id="1321076450">
      <w:marLeft w:val="640"/>
      <w:marRight w:val="0"/>
      <w:marTop w:val="0"/>
      <w:marBottom w:val="0"/>
      <w:divBdr>
        <w:top w:val="none" w:sz="0" w:space="0" w:color="auto"/>
        <w:left w:val="none" w:sz="0" w:space="0" w:color="auto"/>
        <w:bottom w:val="none" w:sz="0" w:space="0" w:color="auto"/>
        <w:right w:val="none" w:sz="0" w:space="0" w:color="auto"/>
      </w:divBdr>
    </w:div>
    <w:div w:id="1321613823">
      <w:marLeft w:val="640"/>
      <w:marRight w:val="0"/>
      <w:marTop w:val="0"/>
      <w:marBottom w:val="0"/>
      <w:divBdr>
        <w:top w:val="none" w:sz="0" w:space="0" w:color="auto"/>
        <w:left w:val="none" w:sz="0" w:space="0" w:color="auto"/>
        <w:bottom w:val="none" w:sz="0" w:space="0" w:color="auto"/>
        <w:right w:val="none" w:sz="0" w:space="0" w:color="auto"/>
      </w:divBdr>
    </w:div>
    <w:div w:id="1322276778">
      <w:marLeft w:val="640"/>
      <w:marRight w:val="0"/>
      <w:marTop w:val="0"/>
      <w:marBottom w:val="0"/>
      <w:divBdr>
        <w:top w:val="none" w:sz="0" w:space="0" w:color="auto"/>
        <w:left w:val="none" w:sz="0" w:space="0" w:color="auto"/>
        <w:bottom w:val="none" w:sz="0" w:space="0" w:color="auto"/>
        <w:right w:val="none" w:sz="0" w:space="0" w:color="auto"/>
      </w:divBdr>
    </w:div>
    <w:div w:id="1323779981">
      <w:marLeft w:val="640"/>
      <w:marRight w:val="0"/>
      <w:marTop w:val="0"/>
      <w:marBottom w:val="0"/>
      <w:divBdr>
        <w:top w:val="none" w:sz="0" w:space="0" w:color="auto"/>
        <w:left w:val="none" w:sz="0" w:space="0" w:color="auto"/>
        <w:bottom w:val="none" w:sz="0" w:space="0" w:color="auto"/>
        <w:right w:val="none" w:sz="0" w:space="0" w:color="auto"/>
      </w:divBdr>
    </w:div>
    <w:div w:id="1324121646">
      <w:marLeft w:val="640"/>
      <w:marRight w:val="0"/>
      <w:marTop w:val="0"/>
      <w:marBottom w:val="0"/>
      <w:divBdr>
        <w:top w:val="none" w:sz="0" w:space="0" w:color="auto"/>
        <w:left w:val="none" w:sz="0" w:space="0" w:color="auto"/>
        <w:bottom w:val="none" w:sz="0" w:space="0" w:color="auto"/>
        <w:right w:val="none" w:sz="0" w:space="0" w:color="auto"/>
      </w:divBdr>
    </w:div>
    <w:div w:id="1324354316">
      <w:marLeft w:val="640"/>
      <w:marRight w:val="0"/>
      <w:marTop w:val="0"/>
      <w:marBottom w:val="0"/>
      <w:divBdr>
        <w:top w:val="none" w:sz="0" w:space="0" w:color="auto"/>
        <w:left w:val="none" w:sz="0" w:space="0" w:color="auto"/>
        <w:bottom w:val="none" w:sz="0" w:space="0" w:color="auto"/>
        <w:right w:val="none" w:sz="0" w:space="0" w:color="auto"/>
      </w:divBdr>
    </w:div>
    <w:div w:id="1324967544">
      <w:marLeft w:val="640"/>
      <w:marRight w:val="0"/>
      <w:marTop w:val="0"/>
      <w:marBottom w:val="0"/>
      <w:divBdr>
        <w:top w:val="none" w:sz="0" w:space="0" w:color="auto"/>
        <w:left w:val="none" w:sz="0" w:space="0" w:color="auto"/>
        <w:bottom w:val="none" w:sz="0" w:space="0" w:color="auto"/>
        <w:right w:val="none" w:sz="0" w:space="0" w:color="auto"/>
      </w:divBdr>
    </w:div>
    <w:div w:id="1325620213">
      <w:marLeft w:val="640"/>
      <w:marRight w:val="0"/>
      <w:marTop w:val="0"/>
      <w:marBottom w:val="0"/>
      <w:divBdr>
        <w:top w:val="none" w:sz="0" w:space="0" w:color="auto"/>
        <w:left w:val="none" w:sz="0" w:space="0" w:color="auto"/>
        <w:bottom w:val="none" w:sz="0" w:space="0" w:color="auto"/>
        <w:right w:val="none" w:sz="0" w:space="0" w:color="auto"/>
      </w:divBdr>
    </w:div>
    <w:div w:id="1325738374">
      <w:marLeft w:val="640"/>
      <w:marRight w:val="0"/>
      <w:marTop w:val="0"/>
      <w:marBottom w:val="0"/>
      <w:divBdr>
        <w:top w:val="none" w:sz="0" w:space="0" w:color="auto"/>
        <w:left w:val="none" w:sz="0" w:space="0" w:color="auto"/>
        <w:bottom w:val="none" w:sz="0" w:space="0" w:color="auto"/>
        <w:right w:val="none" w:sz="0" w:space="0" w:color="auto"/>
      </w:divBdr>
    </w:div>
    <w:div w:id="1327131549">
      <w:marLeft w:val="640"/>
      <w:marRight w:val="0"/>
      <w:marTop w:val="0"/>
      <w:marBottom w:val="0"/>
      <w:divBdr>
        <w:top w:val="none" w:sz="0" w:space="0" w:color="auto"/>
        <w:left w:val="none" w:sz="0" w:space="0" w:color="auto"/>
        <w:bottom w:val="none" w:sz="0" w:space="0" w:color="auto"/>
        <w:right w:val="none" w:sz="0" w:space="0" w:color="auto"/>
      </w:divBdr>
    </w:div>
    <w:div w:id="1328023922">
      <w:marLeft w:val="640"/>
      <w:marRight w:val="0"/>
      <w:marTop w:val="0"/>
      <w:marBottom w:val="0"/>
      <w:divBdr>
        <w:top w:val="none" w:sz="0" w:space="0" w:color="auto"/>
        <w:left w:val="none" w:sz="0" w:space="0" w:color="auto"/>
        <w:bottom w:val="none" w:sz="0" w:space="0" w:color="auto"/>
        <w:right w:val="none" w:sz="0" w:space="0" w:color="auto"/>
      </w:divBdr>
    </w:div>
    <w:div w:id="1328052374">
      <w:marLeft w:val="640"/>
      <w:marRight w:val="0"/>
      <w:marTop w:val="0"/>
      <w:marBottom w:val="0"/>
      <w:divBdr>
        <w:top w:val="none" w:sz="0" w:space="0" w:color="auto"/>
        <w:left w:val="none" w:sz="0" w:space="0" w:color="auto"/>
        <w:bottom w:val="none" w:sz="0" w:space="0" w:color="auto"/>
        <w:right w:val="none" w:sz="0" w:space="0" w:color="auto"/>
      </w:divBdr>
    </w:div>
    <w:div w:id="1328636150">
      <w:marLeft w:val="640"/>
      <w:marRight w:val="0"/>
      <w:marTop w:val="0"/>
      <w:marBottom w:val="0"/>
      <w:divBdr>
        <w:top w:val="none" w:sz="0" w:space="0" w:color="auto"/>
        <w:left w:val="none" w:sz="0" w:space="0" w:color="auto"/>
        <w:bottom w:val="none" w:sz="0" w:space="0" w:color="auto"/>
        <w:right w:val="none" w:sz="0" w:space="0" w:color="auto"/>
      </w:divBdr>
    </w:div>
    <w:div w:id="1329673878">
      <w:marLeft w:val="640"/>
      <w:marRight w:val="0"/>
      <w:marTop w:val="0"/>
      <w:marBottom w:val="0"/>
      <w:divBdr>
        <w:top w:val="none" w:sz="0" w:space="0" w:color="auto"/>
        <w:left w:val="none" w:sz="0" w:space="0" w:color="auto"/>
        <w:bottom w:val="none" w:sz="0" w:space="0" w:color="auto"/>
        <w:right w:val="none" w:sz="0" w:space="0" w:color="auto"/>
      </w:divBdr>
    </w:div>
    <w:div w:id="1329794680">
      <w:marLeft w:val="640"/>
      <w:marRight w:val="0"/>
      <w:marTop w:val="0"/>
      <w:marBottom w:val="0"/>
      <w:divBdr>
        <w:top w:val="none" w:sz="0" w:space="0" w:color="auto"/>
        <w:left w:val="none" w:sz="0" w:space="0" w:color="auto"/>
        <w:bottom w:val="none" w:sz="0" w:space="0" w:color="auto"/>
        <w:right w:val="none" w:sz="0" w:space="0" w:color="auto"/>
      </w:divBdr>
    </w:div>
    <w:div w:id="1330140407">
      <w:marLeft w:val="640"/>
      <w:marRight w:val="0"/>
      <w:marTop w:val="0"/>
      <w:marBottom w:val="0"/>
      <w:divBdr>
        <w:top w:val="none" w:sz="0" w:space="0" w:color="auto"/>
        <w:left w:val="none" w:sz="0" w:space="0" w:color="auto"/>
        <w:bottom w:val="none" w:sz="0" w:space="0" w:color="auto"/>
        <w:right w:val="none" w:sz="0" w:space="0" w:color="auto"/>
      </w:divBdr>
    </w:div>
    <w:div w:id="1330673300">
      <w:marLeft w:val="640"/>
      <w:marRight w:val="0"/>
      <w:marTop w:val="0"/>
      <w:marBottom w:val="0"/>
      <w:divBdr>
        <w:top w:val="none" w:sz="0" w:space="0" w:color="auto"/>
        <w:left w:val="none" w:sz="0" w:space="0" w:color="auto"/>
        <w:bottom w:val="none" w:sz="0" w:space="0" w:color="auto"/>
        <w:right w:val="none" w:sz="0" w:space="0" w:color="auto"/>
      </w:divBdr>
    </w:div>
    <w:div w:id="1330905532">
      <w:marLeft w:val="640"/>
      <w:marRight w:val="0"/>
      <w:marTop w:val="0"/>
      <w:marBottom w:val="0"/>
      <w:divBdr>
        <w:top w:val="none" w:sz="0" w:space="0" w:color="auto"/>
        <w:left w:val="none" w:sz="0" w:space="0" w:color="auto"/>
        <w:bottom w:val="none" w:sz="0" w:space="0" w:color="auto"/>
        <w:right w:val="none" w:sz="0" w:space="0" w:color="auto"/>
      </w:divBdr>
    </w:div>
    <w:div w:id="1330912098">
      <w:marLeft w:val="640"/>
      <w:marRight w:val="0"/>
      <w:marTop w:val="0"/>
      <w:marBottom w:val="0"/>
      <w:divBdr>
        <w:top w:val="none" w:sz="0" w:space="0" w:color="auto"/>
        <w:left w:val="none" w:sz="0" w:space="0" w:color="auto"/>
        <w:bottom w:val="none" w:sz="0" w:space="0" w:color="auto"/>
        <w:right w:val="none" w:sz="0" w:space="0" w:color="auto"/>
      </w:divBdr>
    </w:div>
    <w:div w:id="1331368907">
      <w:marLeft w:val="640"/>
      <w:marRight w:val="0"/>
      <w:marTop w:val="0"/>
      <w:marBottom w:val="0"/>
      <w:divBdr>
        <w:top w:val="none" w:sz="0" w:space="0" w:color="auto"/>
        <w:left w:val="none" w:sz="0" w:space="0" w:color="auto"/>
        <w:bottom w:val="none" w:sz="0" w:space="0" w:color="auto"/>
        <w:right w:val="none" w:sz="0" w:space="0" w:color="auto"/>
      </w:divBdr>
    </w:div>
    <w:div w:id="1331564929">
      <w:marLeft w:val="640"/>
      <w:marRight w:val="0"/>
      <w:marTop w:val="0"/>
      <w:marBottom w:val="0"/>
      <w:divBdr>
        <w:top w:val="none" w:sz="0" w:space="0" w:color="auto"/>
        <w:left w:val="none" w:sz="0" w:space="0" w:color="auto"/>
        <w:bottom w:val="none" w:sz="0" w:space="0" w:color="auto"/>
        <w:right w:val="none" w:sz="0" w:space="0" w:color="auto"/>
      </w:divBdr>
    </w:div>
    <w:div w:id="1331568020">
      <w:marLeft w:val="640"/>
      <w:marRight w:val="0"/>
      <w:marTop w:val="0"/>
      <w:marBottom w:val="0"/>
      <w:divBdr>
        <w:top w:val="none" w:sz="0" w:space="0" w:color="auto"/>
        <w:left w:val="none" w:sz="0" w:space="0" w:color="auto"/>
        <w:bottom w:val="none" w:sz="0" w:space="0" w:color="auto"/>
        <w:right w:val="none" w:sz="0" w:space="0" w:color="auto"/>
      </w:divBdr>
    </w:div>
    <w:div w:id="1331719884">
      <w:marLeft w:val="640"/>
      <w:marRight w:val="0"/>
      <w:marTop w:val="0"/>
      <w:marBottom w:val="0"/>
      <w:divBdr>
        <w:top w:val="none" w:sz="0" w:space="0" w:color="auto"/>
        <w:left w:val="none" w:sz="0" w:space="0" w:color="auto"/>
        <w:bottom w:val="none" w:sz="0" w:space="0" w:color="auto"/>
        <w:right w:val="none" w:sz="0" w:space="0" w:color="auto"/>
      </w:divBdr>
    </w:div>
    <w:div w:id="1331785802">
      <w:marLeft w:val="640"/>
      <w:marRight w:val="0"/>
      <w:marTop w:val="0"/>
      <w:marBottom w:val="0"/>
      <w:divBdr>
        <w:top w:val="none" w:sz="0" w:space="0" w:color="auto"/>
        <w:left w:val="none" w:sz="0" w:space="0" w:color="auto"/>
        <w:bottom w:val="none" w:sz="0" w:space="0" w:color="auto"/>
        <w:right w:val="none" w:sz="0" w:space="0" w:color="auto"/>
      </w:divBdr>
    </w:div>
    <w:div w:id="1331979559">
      <w:marLeft w:val="640"/>
      <w:marRight w:val="0"/>
      <w:marTop w:val="0"/>
      <w:marBottom w:val="0"/>
      <w:divBdr>
        <w:top w:val="none" w:sz="0" w:space="0" w:color="auto"/>
        <w:left w:val="none" w:sz="0" w:space="0" w:color="auto"/>
        <w:bottom w:val="none" w:sz="0" w:space="0" w:color="auto"/>
        <w:right w:val="none" w:sz="0" w:space="0" w:color="auto"/>
      </w:divBdr>
    </w:div>
    <w:div w:id="1332952762">
      <w:marLeft w:val="640"/>
      <w:marRight w:val="0"/>
      <w:marTop w:val="0"/>
      <w:marBottom w:val="0"/>
      <w:divBdr>
        <w:top w:val="none" w:sz="0" w:space="0" w:color="auto"/>
        <w:left w:val="none" w:sz="0" w:space="0" w:color="auto"/>
        <w:bottom w:val="none" w:sz="0" w:space="0" w:color="auto"/>
        <w:right w:val="none" w:sz="0" w:space="0" w:color="auto"/>
      </w:divBdr>
    </w:div>
    <w:div w:id="1333296999">
      <w:marLeft w:val="640"/>
      <w:marRight w:val="0"/>
      <w:marTop w:val="0"/>
      <w:marBottom w:val="0"/>
      <w:divBdr>
        <w:top w:val="none" w:sz="0" w:space="0" w:color="auto"/>
        <w:left w:val="none" w:sz="0" w:space="0" w:color="auto"/>
        <w:bottom w:val="none" w:sz="0" w:space="0" w:color="auto"/>
        <w:right w:val="none" w:sz="0" w:space="0" w:color="auto"/>
      </w:divBdr>
    </w:div>
    <w:div w:id="1333527472">
      <w:marLeft w:val="640"/>
      <w:marRight w:val="0"/>
      <w:marTop w:val="0"/>
      <w:marBottom w:val="0"/>
      <w:divBdr>
        <w:top w:val="none" w:sz="0" w:space="0" w:color="auto"/>
        <w:left w:val="none" w:sz="0" w:space="0" w:color="auto"/>
        <w:bottom w:val="none" w:sz="0" w:space="0" w:color="auto"/>
        <w:right w:val="none" w:sz="0" w:space="0" w:color="auto"/>
      </w:divBdr>
    </w:div>
    <w:div w:id="1333800059">
      <w:marLeft w:val="640"/>
      <w:marRight w:val="0"/>
      <w:marTop w:val="0"/>
      <w:marBottom w:val="0"/>
      <w:divBdr>
        <w:top w:val="none" w:sz="0" w:space="0" w:color="auto"/>
        <w:left w:val="none" w:sz="0" w:space="0" w:color="auto"/>
        <w:bottom w:val="none" w:sz="0" w:space="0" w:color="auto"/>
        <w:right w:val="none" w:sz="0" w:space="0" w:color="auto"/>
      </w:divBdr>
    </w:div>
    <w:div w:id="1334526889">
      <w:marLeft w:val="640"/>
      <w:marRight w:val="0"/>
      <w:marTop w:val="0"/>
      <w:marBottom w:val="0"/>
      <w:divBdr>
        <w:top w:val="none" w:sz="0" w:space="0" w:color="auto"/>
        <w:left w:val="none" w:sz="0" w:space="0" w:color="auto"/>
        <w:bottom w:val="none" w:sz="0" w:space="0" w:color="auto"/>
        <w:right w:val="none" w:sz="0" w:space="0" w:color="auto"/>
      </w:divBdr>
    </w:div>
    <w:div w:id="1334528640">
      <w:marLeft w:val="640"/>
      <w:marRight w:val="0"/>
      <w:marTop w:val="0"/>
      <w:marBottom w:val="0"/>
      <w:divBdr>
        <w:top w:val="none" w:sz="0" w:space="0" w:color="auto"/>
        <w:left w:val="none" w:sz="0" w:space="0" w:color="auto"/>
        <w:bottom w:val="none" w:sz="0" w:space="0" w:color="auto"/>
        <w:right w:val="none" w:sz="0" w:space="0" w:color="auto"/>
      </w:divBdr>
    </w:div>
    <w:div w:id="1335257285">
      <w:marLeft w:val="640"/>
      <w:marRight w:val="0"/>
      <w:marTop w:val="0"/>
      <w:marBottom w:val="0"/>
      <w:divBdr>
        <w:top w:val="none" w:sz="0" w:space="0" w:color="auto"/>
        <w:left w:val="none" w:sz="0" w:space="0" w:color="auto"/>
        <w:bottom w:val="none" w:sz="0" w:space="0" w:color="auto"/>
        <w:right w:val="none" w:sz="0" w:space="0" w:color="auto"/>
      </w:divBdr>
    </w:div>
    <w:div w:id="1335261013">
      <w:marLeft w:val="640"/>
      <w:marRight w:val="0"/>
      <w:marTop w:val="0"/>
      <w:marBottom w:val="0"/>
      <w:divBdr>
        <w:top w:val="none" w:sz="0" w:space="0" w:color="auto"/>
        <w:left w:val="none" w:sz="0" w:space="0" w:color="auto"/>
        <w:bottom w:val="none" w:sz="0" w:space="0" w:color="auto"/>
        <w:right w:val="none" w:sz="0" w:space="0" w:color="auto"/>
      </w:divBdr>
    </w:div>
    <w:div w:id="1335382286">
      <w:marLeft w:val="640"/>
      <w:marRight w:val="0"/>
      <w:marTop w:val="0"/>
      <w:marBottom w:val="0"/>
      <w:divBdr>
        <w:top w:val="none" w:sz="0" w:space="0" w:color="auto"/>
        <w:left w:val="none" w:sz="0" w:space="0" w:color="auto"/>
        <w:bottom w:val="none" w:sz="0" w:space="0" w:color="auto"/>
        <w:right w:val="none" w:sz="0" w:space="0" w:color="auto"/>
      </w:divBdr>
    </w:div>
    <w:div w:id="1335760798">
      <w:marLeft w:val="640"/>
      <w:marRight w:val="0"/>
      <w:marTop w:val="0"/>
      <w:marBottom w:val="0"/>
      <w:divBdr>
        <w:top w:val="none" w:sz="0" w:space="0" w:color="auto"/>
        <w:left w:val="none" w:sz="0" w:space="0" w:color="auto"/>
        <w:bottom w:val="none" w:sz="0" w:space="0" w:color="auto"/>
        <w:right w:val="none" w:sz="0" w:space="0" w:color="auto"/>
      </w:divBdr>
    </w:div>
    <w:div w:id="1335840935">
      <w:marLeft w:val="640"/>
      <w:marRight w:val="0"/>
      <w:marTop w:val="0"/>
      <w:marBottom w:val="0"/>
      <w:divBdr>
        <w:top w:val="none" w:sz="0" w:space="0" w:color="auto"/>
        <w:left w:val="none" w:sz="0" w:space="0" w:color="auto"/>
        <w:bottom w:val="none" w:sz="0" w:space="0" w:color="auto"/>
        <w:right w:val="none" w:sz="0" w:space="0" w:color="auto"/>
      </w:divBdr>
    </w:div>
    <w:div w:id="1336958004">
      <w:marLeft w:val="640"/>
      <w:marRight w:val="0"/>
      <w:marTop w:val="0"/>
      <w:marBottom w:val="0"/>
      <w:divBdr>
        <w:top w:val="none" w:sz="0" w:space="0" w:color="auto"/>
        <w:left w:val="none" w:sz="0" w:space="0" w:color="auto"/>
        <w:bottom w:val="none" w:sz="0" w:space="0" w:color="auto"/>
        <w:right w:val="none" w:sz="0" w:space="0" w:color="auto"/>
      </w:divBdr>
    </w:div>
    <w:div w:id="1337611140">
      <w:marLeft w:val="640"/>
      <w:marRight w:val="0"/>
      <w:marTop w:val="0"/>
      <w:marBottom w:val="0"/>
      <w:divBdr>
        <w:top w:val="none" w:sz="0" w:space="0" w:color="auto"/>
        <w:left w:val="none" w:sz="0" w:space="0" w:color="auto"/>
        <w:bottom w:val="none" w:sz="0" w:space="0" w:color="auto"/>
        <w:right w:val="none" w:sz="0" w:space="0" w:color="auto"/>
      </w:divBdr>
    </w:div>
    <w:div w:id="1338119707">
      <w:marLeft w:val="640"/>
      <w:marRight w:val="0"/>
      <w:marTop w:val="0"/>
      <w:marBottom w:val="0"/>
      <w:divBdr>
        <w:top w:val="none" w:sz="0" w:space="0" w:color="auto"/>
        <w:left w:val="none" w:sz="0" w:space="0" w:color="auto"/>
        <w:bottom w:val="none" w:sz="0" w:space="0" w:color="auto"/>
        <w:right w:val="none" w:sz="0" w:space="0" w:color="auto"/>
      </w:divBdr>
    </w:div>
    <w:div w:id="1338314909">
      <w:marLeft w:val="640"/>
      <w:marRight w:val="0"/>
      <w:marTop w:val="0"/>
      <w:marBottom w:val="0"/>
      <w:divBdr>
        <w:top w:val="none" w:sz="0" w:space="0" w:color="auto"/>
        <w:left w:val="none" w:sz="0" w:space="0" w:color="auto"/>
        <w:bottom w:val="none" w:sz="0" w:space="0" w:color="auto"/>
        <w:right w:val="none" w:sz="0" w:space="0" w:color="auto"/>
      </w:divBdr>
    </w:div>
    <w:div w:id="1338582826">
      <w:marLeft w:val="640"/>
      <w:marRight w:val="0"/>
      <w:marTop w:val="0"/>
      <w:marBottom w:val="0"/>
      <w:divBdr>
        <w:top w:val="none" w:sz="0" w:space="0" w:color="auto"/>
        <w:left w:val="none" w:sz="0" w:space="0" w:color="auto"/>
        <w:bottom w:val="none" w:sz="0" w:space="0" w:color="auto"/>
        <w:right w:val="none" w:sz="0" w:space="0" w:color="auto"/>
      </w:divBdr>
    </w:div>
    <w:div w:id="1338918738">
      <w:marLeft w:val="640"/>
      <w:marRight w:val="0"/>
      <w:marTop w:val="0"/>
      <w:marBottom w:val="0"/>
      <w:divBdr>
        <w:top w:val="none" w:sz="0" w:space="0" w:color="auto"/>
        <w:left w:val="none" w:sz="0" w:space="0" w:color="auto"/>
        <w:bottom w:val="none" w:sz="0" w:space="0" w:color="auto"/>
        <w:right w:val="none" w:sz="0" w:space="0" w:color="auto"/>
      </w:divBdr>
    </w:div>
    <w:div w:id="1339117345">
      <w:marLeft w:val="640"/>
      <w:marRight w:val="0"/>
      <w:marTop w:val="0"/>
      <w:marBottom w:val="0"/>
      <w:divBdr>
        <w:top w:val="none" w:sz="0" w:space="0" w:color="auto"/>
        <w:left w:val="none" w:sz="0" w:space="0" w:color="auto"/>
        <w:bottom w:val="none" w:sz="0" w:space="0" w:color="auto"/>
        <w:right w:val="none" w:sz="0" w:space="0" w:color="auto"/>
      </w:divBdr>
    </w:div>
    <w:div w:id="1339194278">
      <w:marLeft w:val="640"/>
      <w:marRight w:val="0"/>
      <w:marTop w:val="0"/>
      <w:marBottom w:val="0"/>
      <w:divBdr>
        <w:top w:val="none" w:sz="0" w:space="0" w:color="auto"/>
        <w:left w:val="none" w:sz="0" w:space="0" w:color="auto"/>
        <w:bottom w:val="none" w:sz="0" w:space="0" w:color="auto"/>
        <w:right w:val="none" w:sz="0" w:space="0" w:color="auto"/>
      </w:divBdr>
    </w:div>
    <w:div w:id="1339382931">
      <w:marLeft w:val="640"/>
      <w:marRight w:val="0"/>
      <w:marTop w:val="0"/>
      <w:marBottom w:val="0"/>
      <w:divBdr>
        <w:top w:val="none" w:sz="0" w:space="0" w:color="auto"/>
        <w:left w:val="none" w:sz="0" w:space="0" w:color="auto"/>
        <w:bottom w:val="none" w:sz="0" w:space="0" w:color="auto"/>
        <w:right w:val="none" w:sz="0" w:space="0" w:color="auto"/>
      </w:divBdr>
    </w:div>
    <w:div w:id="1339691401">
      <w:marLeft w:val="640"/>
      <w:marRight w:val="0"/>
      <w:marTop w:val="0"/>
      <w:marBottom w:val="0"/>
      <w:divBdr>
        <w:top w:val="none" w:sz="0" w:space="0" w:color="auto"/>
        <w:left w:val="none" w:sz="0" w:space="0" w:color="auto"/>
        <w:bottom w:val="none" w:sz="0" w:space="0" w:color="auto"/>
        <w:right w:val="none" w:sz="0" w:space="0" w:color="auto"/>
      </w:divBdr>
    </w:div>
    <w:div w:id="1339697899">
      <w:marLeft w:val="640"/>
      <w:marRight w:val="0"/>
      <w:marTop w:val="0"/>
      <w:marBottom w:val="0"/>
      <w:divBdr>
        <w:top w:val="none" w:sz="0" w:space="0" w:color="auto"/>
        <w:left w:val="none" w:sz="0" w:space="0" w:color="auto"/>
        <w:bottom w:val="none" w:sz="0" w:space="0" w:color="auto"/>
        <w:right w:val="none" w:sz="0" w:space="0" w:color="auto"/>
      </w:divBdr>
    </w:div>
    <w:div w:id="1340039826">
      <w:marLeft w:val="640"/>
      <w:marRight w:val="0"/>
      <w:marTop w:val="0"/>
      <w:marBottom w:val="0"/>
      <w:divBdr>
        <w:top w:val="none" w:sz="0" w:space="0" w:color="auto"/>
        <w:left w:val="none" w:sz="0" w:space="0" w:color="auto"/>
        <w:bottom w:val="none" w:sz="0" w:space="0" w:color="auto"/>
        <w:right w:val="none" w:sz="0" w:space="0" w:color="auto"/>
      </w:divBdr>
    </w:div>
    <w:div w:id="1340305656">
      <w:marLeft w:val="640"/>
      <w:marRight w:val="0"/>
      <w:marTop w:val="0"/>
      <w:marBottom w:val="0"/>
      <w:divBdr>
        <w:top w:val="none" w:sz="0" w:space="0" w:color="auto"/>
        <w:left w:val="none" w:sz="0" w:space="0" w:color="auto"/>
        <w:bottom w:val="none" w:sz="0" w:space="0" w:color="auto"/>
        <w:right w:val="none" w:sz="0" w:space="0" w:color="auto"/>
      </w:divBdr>
    </w:div>
    <w:div w:id="1340347864">
      <w:marLeft w:val="640"/>
      <w:marRight w:val="0"/>
      <w:marTop w:val="0"/>
      <w:marBottom w:val="0"/>
      <w:divBdr>
        <w:top w:val="none" w:sz="0" w:space="0" w:color="auto"/>
        <w:left w:val="none" w:sz="0" w:space="0" w:color="auto"/>
        <w:bottom w:val="none" w:sz="0" w:space="0" w:color="auto"/>
        <w:right w:val="none" w:sz="0" w:space="0" w:color="auto"/>
      </w:divBdr>
    </w:div>
    <w:div w:id="1340354503">
      <w:marLeft w:val="640"/>
      <w:marRight w:val="0"/>
      <w:marTop w:val="0"/>
      <w:marBottom w:val="0"/>
      <w:divBdr>
        <w:top w:val="none" w:sz="0" w:space="0" w:color="auto"/>
        <w:left w:val="none" w:sz="0" w:space="0" w:color="auto"/>
        <w:bottom w:val="none" w:sz="0" w:space="0" w:color="auto"/>
        <w:right w:val="none" w:sz="0" w:space="0" w:color="auto"/>
      </w:divBdr>
    </w:div>
    <w:div w:id="1340767650">
      <w:marLeft w:val="640"/>
      <w:marRight w:val="0"/>
      <w:marTop w:val="0"/>
      <w:marBottom w:val="0"/>
      <w:divBdr>
        <w:top w:val="none" w:sz="0" w:space="0" w:color="auto"/>
        <w:left w:val="none" w:sz="0" w:space="0" w:color="auto"/>
        <w:bottom w:val="none" w:sz="0" w:space="0" w:color="auto"/>
        <w:right w:val="none" w:sz="0" w:space="0" w:color="auto"/>
      </w:divBdr>
    </w:div>
    <w:div w:id="1341347335">
      <w:marLeft w:val="640"/>
      <w:marRight w:val="0"/>
      <w:marTop w:val="0"/>
      <w:marBottom w:val="0"/>
      <w:divBdr>
        <w:top w:val="none" w:sz="0" w:space="0" w:color="auto"/>
        <w:left w:val="none" w:sz="0" w:space="0" w:color="auto"/>
        <w:bottom w:val="none" w:sz="0" w:space="0" w:color="auto"/>
        <w:right w:val="none" w:sz="0" w:space="0" w:color="auto"/>
      </w:divBdr>
    </w:div>
    <w:div w:id="1341663765">
      <w:marLeft w:val="640"/>
      <w:marRight w:val="0"/>
      <w:marTop w:val="0"/>
      <w:marBottom w:val="0"/>
      <w:divBdr>
        <w:top w:val="none" w:sz="0" w:space="0" w:color="auto"/>
        <w:left w:val="none" w:sz="0" w:space="0" w:color="auto"/>
        <w:bottom w:val="none" w:sz="0" w:space="0" w:color="auto"/>
        <w:right w:val="none" w:sz="0" w:space="0" w:color="auto"/>
      </w:divBdr>
    </w:div>
    <w:div w:id="1341666765">
      <w:marLeft w:val="640"/>
      <w:marRight w:val="0"/>
      <w:marTop w:val="0"/>
      <w:marBottom w:val="0"/>
      <w:divBdr>
        <w:top w:val="none" w:sz="0" w:space="0" w:color="auto"/>
        <w:left w:val="none" w:sz="0" w:space="0" w:color="auto"/>
        <w:bottom w:val="none" w:sz="0" w:space="0" w:color="auto"/>
        <w:right w:val="none" w:sz="0" w:space="0" w:color="auto"/>
      </w:divBdr>
    </w:div>
    <w:div w:id="1341738895">
      <w:marLeft w:val="640"/>
      <w:marRight w:val="0"/>
      <w:marTop w:val="0"/>
      <w:marBottom w:val="0"/>
      <w:divBdr>
        <w:top w:val="none" w:sz="0" w:space="0" w:color="auto"/>
        <w:left w:val="none" w:sz="0" w:space="0" w:color="auto"/>
        <w:bottom w:val="none" w:sz="0" w:space="0" w:color="auto"/>
        <w:right w:val="none" w:sz="0" w:space="0" w:color="auto"/>
      </w:divBdr>
    </w:div>
    <w:div w:id="1342201553">
      <w:marLeft w:val="640"/>
      <w:marRight w:val="0"/>
      <w:marTop w:val="0"/>
      <w:marBottom w:val="0"/>
      <w:divBdr>
        <w:top w:val="none" w:sz="0" w:space="0" w:color="auto"/>
        <w:left w:val="none" w:sz="0" w:space="0" w:color="auto"/>
        <w:bottom w:val="none" w:sz="0" w:space="0" w:color="auto"/>
        <w:right w:val="none" w:sz="0" w:space="0" w:color="auto"/>
      </w:divBdr>
    </w:div>
    <w:div w:id="1342661087">
      <w:marLeft w:val="640"/>
      <w:marRight w:val="0"/>
      <w:marTop w:val="0"/>
      <w:marBottom w:val="0"/>
      <w:divBdr>
        <w:top w:val="none" w:sz="0" w:space="0" w:color="auto"/>
        <w:left w:val="none" w:sz="0" w:space="0" w:color="auto"/>
        <w:bottom w:val="none" w:sz="0" w:space="0" w:color="auto"/>
        <w:right w:val="none" w:sz="0" w:space="0" w:color="auto"/>
      </w:divBdr>
    </w:div>
    <w:div w:id="1343049076">
      <w:marLeft w:val="640"/>
      <w:marRight w:val="0"/>
      <w:marTop w:val="0"/>
      <w:marBottom w:val="0"/>
      <w:divBdr>
        <w:top w:val="none" w:sz="0" w:space="0" w:color="auto"/>
        <w:left w:val="none" w:sz="0" w:space="0" w:color="auto"/>
        <w:bottom w:val="none" w:sz="0" w:space="0" w:color="auto"/>
        <w:right w:val="none" w:sz="0" w:space="0" w:color="auto"/>
      </w:divBdr>
    </w:div>
    <w:div w:id="1343122403">
      <w:marLeft w:val="640"/>
      <w:marRight w:val="0"/>
      <w:marTop w:val="0"/>
      <w:marBottom w:val="0"/>
      <w:divBdr>
        <w:top w:val="none" w:sz="0" w:space="0" w:color="auto"/>
        <w:left w:val="none" w:sz="0" w:space="0" w:color="auto"/>
        <w:bottom w:val="none" w:sz="0" w:space="0" w:color="auto"/>
        <w:right w:val="none" w:sz="0" w:space="0" w:color="auto"/>
      </w:divBdr>
    </w:div>
    <w:div w:id="1343238084">
      <w:marLeft w:val="640"/>
      <w:marRight w:val="0"/>
      <w:marTop w:val="0"/>
      <w:marBottom w:val="0"/>
      <w:divBdr>
        <w:top w:val="none" w:sz="0" w:space="0" w:color="auto"/>
        <w:left w:val="none" w:sz="0" w:space="0" w:color="auto"/>
        <w:bottom w:val="none" w:sz="0" w:space="0" w:color="auto"/>
        <w:right w:val="none" w:sz="0" w:space="0" w:color="auto"/>
      </w:divBdr>
    </w:div>
    <w:div w:id="1343508729">
      <w:marLeft w:val="640"/>
      <w:marRight w:val="0"/>
      <w:marTop w:val="0"/>
      <w:marBottom w:val="0"/>
      <w:divBdr>
        <w:top w:val="none" w:sz="0" w:space="0" w:color="auto"/>
        <w:left w:val="none" w:sz="0" w:space="0" w:color="auto"/>
        <w:bottom w:val="none" w:sz="0" w:space="0" w:color="auto"/>
        <w:right w:val="none" w:sz="0" w:space="0" w:color="auto"/>
      </w:divBdr>
    </w:div>
    <w:div w:id="1343581011">
      <w:marLeft w:val="640"/>
      <w:marRight w:val="0"/>
      <w:marTop w:val="0"/>
      <w:marBottom w:val="0"/>
      <w:divBdr>
        <w:top w:val="none" w:sz="0" w:space="0" w:color="auto"/>
        <w:left w:val="none" w:sz="0" w:space="0" w:color="auto"/>
        <w:bottom w:val="none" w:sz="0" w:space="0" w:color="auto"/>
        <w:right w:val="none" w:sz="0" w:space="0" w:color="auto"/>
      </w:divBdr>
    </w:div>
    <w:div w:id="1345011236">
      <w:marLeft w:val="640"/>
      <w:marRight w:val="0"/>
      <w:marTop w:val="0"/>
      <w:marBottom w:val="0"/>
      <w:divBdr>
        <w:top w:val="none" w:sz="0" w:space="0" w:color="auto"/>
        <w:left w:val="none" w:sz="0" w:space="0" w:color="auto"/>
        <w:bottom w:val="none" w:sz="0" w:space="0" w:color="auto"/>
        <w:right w:val="none" w:sz="0" w:space="0" w:color="auto"/>
      </w:divBdr>
    </w:div>
    <w:div w:id="1345403663">
      <w:marLeft w:val="640"/>
      <w:marRight w:val="0"/>
      <w:marTop w:val="0"/>
      <w:marBottom w:val="0"/>
      <w:divBdr>
        <w:top w:val="none" w:sz="0" w:space="0" w:color="auto"/>
        <w:left w:val="none" w:sz="0" w:space="0" w:color="auto"/>
        <w:bottom w:val="none" w:sz="0" w:space="0" w:color="auto"/>
        <w:right w:val="none" w:sz="0" w:space="0" w:color="auto"/>
      </w:divBdr>
    </w:div>
    <w:div w:id="1346403044">
      <w:marLeft w:val="640"/>
      <w:marRight w:val="0"/>
      <w:marTop w:val="0"/>
      <w:marBottom w:val="0"/>
      <w:divBdr>
        <w:top w:val="none" w:sz="0" w:space="0" w:color="auto"/>
        <w:left w:val="none" w:sz="0" w:space="0" w:color="auto"/>
        <w:bottom w:val="none" w:sz="0" w:space="0" w:color="auto"/>
        <w:right w:val="none" w:sz="0" w:space="0" w:color="auto"/>
      </w:divBdr>
    </w:div>
    <w:div w:id="1346857035">
      <w:marLeft w:val="640"/>
      <w:marRight w:val="0"/>
      <w:marTop w:val="0"/>
      <w:marBottom w:val="0"/>
      <w:divBdr>
        <w:top w:val="none" w:sz="0" w:space="0" w:color="auto"/>
        <w:left w:val="none" w:sz="0" w:space="0" w:color="auto"/>
        <w:bottom w:val="none" w:sz="0" w:space="0" w:color="auto"/>
        <w:right w:val="none" w:sz="0" w:space="0" w:color="auto"/>
      </w:divBdr>
    </w:div>
    <w:div w:id="1347631451">
      <w:marLeft w:val="640"/>
      <w:marRight w:val="0"/>
      <w:marTop w:val="0"/>
      <w:marBottom w:val="0"/>
      <w:divBdr>
        <w:top w:val="none" w:sz="0" w:space="0" w:color="auto"/>
        <w:left w:val="none" w:sz="0" w:space="0" w:color="auto"/>
        <w:bottom w:val="none" w:sz="0" w:space="0" w:color="auto"/>
        <w:right w:val="none" w:sz="0" w:space="0" w:color="auto"/>
      </w:divBdr>
    </w:div>
    <w:div w:id="1349138287">
      <w:marLeft w:val="640"/>
      <w:marRight w:val="0"/>
      <w:marTop w:val="0"/>
      <w:marBottom w:val="0"/>
      <w:divBdr>
        <w:top w:val="none" w:sz="0" w:space="0" w:color="auto"/>
        <w:left w:val="none" w:sz="0" w:space="0" w:color="auto"/>
        <w:bottom w:val="none" w:sz="0" w:space="0" w:color="auto"/>
        <w:right w:val="none" w:sz="0" w:space="0" w:color="auto"/>
      </w:divBdr>
    </w:div>
    <w:div w:id="1349140077">
      <w:marLeft w:val="640"/>
      <w:marRight w:val="0"/>
      <w:marTop w:val="0"/>
      <w:marBottom w:val="0"/>
      <w:divBdr>
        <w:top w:val="none" w:sz="0" w:space="0" w:color="auto"/>
        <w:left w:val="none" w:sz="0" w:space="0" w:color="auto"/>
        <w:bottom w:val="none" w:sz="0" w:space="0" w:color="auto"/>
        <w:right w:val="none" w:sz="0" w:space="0" w:color="auto"/>
      </w:divBdr>
    </w:div>
    <w:div w:id="1349478326">
      <w:marLeft w:val="640"/>
      <w:marRight w:val="0"/>
      <w:marTop w:val="0"/>
      <w:marBottom w:val="0"/>
      <w:divBdr>
        <w:top w:val="none" w:sz="0" w:space="0" w:color="auto"/>
        <w:left w:val="none" w:sz="0" w:space="0" w:color="auto"/>
        <w:bottom w:val="none" w:sz="0" w:space="0" w:color="auto"/>
        <w:right w:val="none" w:sz="0" w:space="0" w:color="auto"/>
      </w:divBdr>
    </w:div>
    <w:div w:id="1350566086">
      <w:marLeft w:val="640"/>
      <w:marRight w:val="0"/>
      <w:marTop w:val="0"/>
      <w:marBottom w:val="0"/>
      <w:divBdr>
        <w:top w:val="none" w:sz="0" w:space="0" w:color="auto"/>
        <w:left w:val="none" w:sz="0" w:space="0" w:color="auto"/>
        <w:bottom w:val="none" w:sz="0" w:space="0" w:color="auto"/>
        <w:right w:val="none" w:sz="0" w:space="0" w:color="auto"/>
      </w:divBdr>
    </w:div>
    <w:div w:id="1351175621">
      <w:marLeft w:val="640"/>
      <w:marRight w:val="0"/>
      <w:marTop w:val="0"/>
      <w:marBottom w:val="0"/>
      <w:divBdr>
        <w:top w:val="none" w:sz="0" w:space="0" w:color="auto"/>
        <w:left w:val="none" w:sz="0" w:space="0" w:color="auto"/>
        <w:bottom w:val="none" w:sz="0" w:space="0" w:color="auto"/>
        <w:right w:val="none" w:sz="0" w:space="0" w:color="auto"/>
      </w:divBdr>
    </w:div>
    <w:div w:id="1351369742">
      <w:marLeft w:val="640"/>
      <w:marRight w:val="0"/>
      <w:marTop w:val="0"/>
      <w:marBottom w:val="0"/>
      <w:divBdr>
        <w:top w:val="none" w:sz="0" w:space="0" w:color="auto"/>
        <w:left w:val="none" w:sz="0" w:space="0" w:color="auto"/>
        <w:bottom w:val="none" w:sz="0" w:space="0" w:color="auto"/>
        <w:right w:val="none" w:sz="0" w:space="0" w:color="auto"/>
      </w:divBdr>
    </w:div>
    <w:div w:id="1351369861">
      <w:marLeft w:val="640"/>
      <w:marRight w:val="0"/>
      <w:marTop w:val="0"/>
      <w:marBottom w:val="0"/>
      <w:divBdr>
        <w:top w:val="none" w:sz="0" w:space="0" w:color="auto"/>
        <w:left w:val="none" w:sz="0" w:space="0" w:color="auto"/>
        <w:bottom w:val="none" w:sz="0" w:space="0" w:color="auto"/>
        <w:right w:val="none" w:sz="0" w:space="0" w:color="auto"/>
      </w:divBdr>
    </w:div>
    <w:div w:id="1351372663">
      <w:marLeft w:val="640"/>
      <w:marRight w:val="0"/>
      <w:marTop w:val="0"/>
      <w:marBottom w:val="0"/>
      <w:divBdr>
        <w:top w:val="none" w:sz="0" w:space="0" w:color="auto"/>
        <w:left w:val="none" w:sz="0" w:space="0" w:color="auto"/>
        <w:bottom w:val="none" w:sz="0" w:space="0" w:color="auto"/>
        <w:right w:val="none" w:sz="0" w:space="0" w:color="auto"/>
      </w:divBdr>
    </w:div>
    <w:div w:id="1351375616">
      <w:marLeft w:val="640"/>
      <w:marRight w:val="0"/>
      <w:marTop w:val="0"/>
      <w:marBottom w:val="0"/>
      <w:divBdr>
        <w:top w:val="none" w:sz="0" w:space="0" w:color="auto"/>
        <w:left w:val="none" w:sz="0" w:space="0" w:color="auto"/>
        <w:bottom w:val="none" w:sz="0" w:space="0" w:color="auto"/>
        <w:right w:val="none" w:sz="0" w:space="0" w:color="auto"/>
      </w:divBdr>
    </w:div>
    <w:div w:id="1351494543">
      <w:marLeft w:val="640"/>
      <w:marRight w:val="0"/>
      <w:marTop w:val="0"/>
      <w:marBottom w:val="0"/>
      <w:divBdr>
        <w:top w:val="none" w:sz="0" w:space="0" w:color="auto"/>
        <w:left w:val="none" w:sz="0" w:space="0" w:color="auto"/>
        <w:bottom w:val="none" w:sz="0" w:space="0" w:color="auto"/>
        <w:right w:val="none" w:sz="0" w:space="0" w:color="auto"/>
      </w:divBdr>
    </w:div>
    <w:div w:id="1351951591">
      <w:marLeft w:val="640"/>
      <w:marRight w:val="0"/>
      <w:marTop w:val="0"/>
      <w:marBottom w:val="0"/>
      <w:divBdr>
        <w:top w:val="none" w:sz="0" w:space="0" w:color="auto"/>
        <w:left w:val="none" w:sz="0" w:space="0" w:color="auto"/>
        <w:bottom w:val="none" w:sz="0" w:space="0" w:color="auto"/>
        <w:right w:val="none" w:sz="0" w:space="0" w:color="auto"/>
      </w:divBdr>
    </w:div>
    <w:div w:id="1351955191">
      <w:marLeft w:val="640"/>
      <w:marRight w:val="0"/>
      <w:marTop w:val="0"/>
      <w:marBottom w:val="0"/>
      <w:divBdr>
        <w:top w:val="none" w:sz="0" w:space="0" w:color="auto"/>
        <w:left w:val="none" w:sz="0" w:space="0" w:color="auto"/>
        <w:bottom w:val="none" w:sz="0" w:space="0" w:color="auto"/>
        <w:right w:val="none" w:sz="0" w:space="0" w:color="auto"/>
      </w:divBdr>
    </w:div>
    <w:div w:id="1351957094">
      <w:marLeft w:val="640"/>
      <w:marRight w:val="0"/>
      <w:marTop w:val="0"/>
      <w:marBottom w:val="0"/>
      <w:divBdr>
        <w:top w:val="none" w:sz="0" w:space="0" w:color="auto"/>
        <w:left w:val="none" w:sz="0" w:space="0" w:color="auto"/>
        <w:bottom w:val="none" w:sz="0" w:space="0" w:color="auto"/>
        <w:right w:val="none" w:sz="0" w:space="0" w:color="auto"/>
      </w:divBdr>
    </w:div>
    <w:div w:id="1352296143">
      <w:marLeft w:val="640"/>
      <w:marRight w:val="0"/>
      <w:marTop w:val="0"/>
      <w:marBottom w:val="0"/>
      <w:divBdr>
        <w:top w:val="none" w:sz="0" w:space="0" w:color="auto"/>
        <w:left w:val="none" w:sz="0" w:space="0" w:color="auto"/>
        <w:bottom w:val="none" w:sz="0" w:space="0" w:color="auto"/>
        <w:right w:val="none" w:sz="0" w:space="0" w:color="auto"/>
      </w:divBdr>
    </w:div>
    <w:div w:id="1352954380">
      <w:marLeft w:val="640"/>
      <w:marRight w:val="0"/>
      <w:marTop w:val="0"/>
      <w:marBottom w:val="0"/>
      <w:divBdr>
        <w:top w:val="none" w:sz="0" w:space="0" w:color="auto"/>
        <w:left w:val="none" w:sz="0" w:space="0" w:color="auto"/>
        <w:bottom w:val="none" w:sz="0" w:space="0" w:color="auto"/>
        <w:right w:val="none" w:sz="0" w:space="0" w:color="auto"/>
      </w:divBdr>
    </w:div>
    <w:div w:id="1353146235">
      <w:marLeft w:val="640"/>
      <w:marRight w:val="0"/>
      <w:marTop w:val="0"/>
      <w:marBottom w:val="0"/>
      <w:divBdr>
        <w:top w:val="none" w:sz="0" w:space="0" w:color="auto"/>
        <w:left w:val="none" w:sz="0" w:space="0" w:color="auto"/>
        <w:bottom w:val="none" w:sz="0" w:space="0" w:color="auto"/>
        <w:right w:val="none" w:sz="0" w:space="0" w:color="auto"/>
      </w:divBdr>
    </w:div>
    <w:div w:id="1353410672">
      <w:marLeft w:val="640"/>
      <w:marRight w:val="0"/>
      <w:marTop w:val="0"/>
      <w:marBottom w:val="0"/>
      <w:divBdr>
        <w:top w:val="none" w:sz="0" w:space="0" w:color="auto"/>
        <w:left w:val="none" w:sz="0" w:space="0" w:color="auto"/>
        <w:bottom w:val="none" w:sz="0" w:space="0" w:color="auto"/>
        <w:right w:val="none" w:sz="0" w:space="0" w:color="auto"/>
      </w:divBdr>
    </w:div>
    <w:div w:id="1353531673">
      <w:marLeft w:val="640"/>
      <w:marRight w:val="0"/>
      <w:marTop w:val="0"/>
      <w:marBottom w:val="0"/>
      <w:divBdr>
        <w:top w:val="none" w:sz="0" w:space="0" w:color="auto"/>
        <w:left w:val="none" w:sz="0" w:space="0" w:color="auto"/>
        <w:bottom w:val="none" w:sz="0" w:space="0" w:color="auto"/>
        <w:right w:val="none" w:sz="0" w:space="0" w:color="auto"/>
      </w:divBdr>
    </w:div>
    <w:div w:id="1353996255">
      <w:marLeft w:val="640"/>
      <w:marRight w:val="0"/>
      <w:marTop w:val="0"/>
      <w:marBottom w:val="0"/>
      <w:divBdr>
        <w:top w:val="none" w:sz="0" w:space="0" w:color="auto"/>
        <w:left w:val="none" w:sz="0" w:space="0" w:color="auto"/>
        <w:bottom w:val="none" w:sz="0" w:space="0" w:color="auto"/>
        <w:right w:val="none" w:sz="0" w:space="0" w:color="auto"/>
      </w:divBdr>
    </w:div>
    <w:div w:id="1354068085">
      <w:marLeft w:val="640"/>
      <w:marRight w:val="0"/>
      <w:marTop w:val="0"/>
      <w:marBottom w:val="0"/>
      <w:divBdr>
        <w:top w:val="none" w:sz="0" w:space="0" w:color="auto"/>
        <w:left w:val="none" w:sz="0" w:space="0" w:color="auto"/>
        <w:bottom w:val="none" w:sz="0" w:space="0" w:color="auto"/>
        <w:right w:val="none" w:sz="0" w:space="0" w:color="auto"/>
      </w:divBdr>
    </w:div>
    <w:div w:id="1354500927">
      <w:marLeft w:val="640"/>
      <w:marRight w:val="0"/>
      <w:marTop w:val="0"/>
      <w:marBottom w:val="0"/>
      <w:divBdr>
        <w:top w:val="none" w:sz="0" w:space="0" w:color="auto"/>
        <w:left w:val="none" w:sz="0" w:space="0" w:color="auto"/>
        <w:bottom w:val="none" w:sz="0" w:space="0" w:color="auto"/>
        <w:right w:val="none" w:sz="0" w:space="0" w:color="auto"/>
      </w:divBdr>
    </w:div>
    <w:div w:id="1354528174">
      <w:marLeft w:val="640"/>
      <w:marRight w:val="0"/>
      <w:marTop w:val="0"/>
      <w:marBottom w:val="0"/>
      <w:divBdr>
        <w:top w:val="none" w:sz="0" w:space="0" w:color="auto"/>
        <w:left w:val="none" w:sz="0" w:space="0" w:color="auto"/>
        <w:bottom w:val="none" w:sz="0" w:space="0" w:color="auto"/>
        <w:right w:val="none" w:sz="0" w:space="0" w:color="auto"/>
      </w:divBdr>
    </w:div>
    <w:div w:id="1354720906">
      <w:marLeft w:val="640"/>
      <w:marRight w:val="0"/>
      <w:marTop w:val="0"/>
      <w:marBottom w:val="0"/>
      <w:divBdr>
        <w:top w:val="none" w:sz="0" w:space="0" w:color="auto"/>
        <w:left w:val="none" w:sz="0" w:space="0" w:color="auto"/>
        <w:bottom w:val="none" w:sz="0" w:space="0" w:color="auto"/>
        <w:right w:val="none" w:sz="0" w:space="0" w:color="auto"/>
      </w:divBdr>
    </w:div>
    <w:div w:id="1354766619">
      <w:marLeft w:val="640"/>
      <w:marRight w:val="0"/>
      <w:marTop w:val="0"/>
      <w:marBottom w:val="0"/>
      <w:divBdr>
        <w:top w:val="none" w:sz="0" w:space="0" w:color="auto"/>
        <w:left w:val="none" w:sz="0" w:space="0" w:color="auto"/>
        <w:bottom w:val="none" w:sz="0" w:space="0" w:color="auto"/>
        <w:right w:val="none" w:sz="0" w:space="0" w:color="auto"/>
      </w:divBdr>
    </w:div>
    <w:div w:id="1355109394">
      <w:marLeft w:val="640"/>
      <w:marRight w:val="0"/>
      <w:marTop w:val="0"/>
      <w:marBottom w:val="0"/>
      <w:divBdr>
        <w:top w:val="none" w:sz="0" w:space="0" w:color="auto"/>
        <w:left w:val="none" w:sz="0" w:space="0" w:color="auto"/>
        <w:bottom w:val="none" w:sz="0" w:space="0" w:color="auto"/>
        <w:right w:val="none" w:sz="0" w:space="0" w:color="auto"/>
      </w:divBdr>
    </w:div>
    <w:div w:id="1355307452">
      <w:marLeft w:val="640"/>
      <w:marRight w:val="0"/>
      <w:marTop w:val="0"/>
      <w:marBottom w:val="0"/>
      <w:divBdr>
        <w:top w:val="none" w:sz="0" w:space="0" w:color="auto"/>
        <w:left w:val="none" w:sz="0" w:space="0" w:color="auto"/>
        <w:bottom w:val="none" w:sz="0" w:space="0" w:color="auto"/>
        <w:right w:val="none" w:sz="0" w:space="0" w:color="auto"/>
      </w:divBdr>
    </w:div>
    <w:div w:id="1355495081">
      <w:marLeft w:val="640"/>
      <w:marRight w:val="0"/>
      <w:marTop w:val="0"/>
      <w:marBottom w:val="0"/>
      <w:divBdr>
        <w:top w:val="none" w:sz="0" w:space="0" w:color="auto"/>
        <w:left w:val="none" w:sz="0" w:space="0" w:color="auto"/>
        <w:bottom w:val="none" w:sz="0" w:space="0" w:color="auto"/>
        <w:right w:val="none" w:sz="0" w:space="0" w:color="auto"/>
      </w:divBdr>
    </w:div>
    <w:div w:id="1355615853">
      <w:marLeft w:val="640"/>
      <w:marRight w:val="0"/>
      <w:marTop w:val="0"/>
      <w:marBottom w:val="0"/>
      <w:divBdr>
        <w:top w:val="none" w:sz="0" w:space="0" w:color="auto"/>
        <w:left w:val="none" w:sz="0" w:space="0" w:color="auto"/>
        <w:bottom w:val="none" w:sz="0" w:space="0" w:color="auto"/>
        <w:right w:val="none" w:sz="0" w:space="0" w:color="auto"/>
      </w:divBdr>
    </w:div>
    <w:div w:id="1355880271">
      <w:marLeft w:val="640"/>
      <w:marRight w:val="0"/>
      <w:marTop w:val="0"/>
      <w:marBottom w:val="0"/>
      <w:divBdr>
        <w:top w:val="none" w:sz="0" w:space="0" w:color="auto"/>
        <w:left w:val="none" w:sz="0" w:space="0" w:color="auto"/>
        <w:bottom w:val="none" w:sz="0" w:space="0" w:color="auto"/>
        <w:right w:val="none" w:sz="0" w:space="0" w:color="auto"/>
      </w:divBdr>
    </w:div>
    <w:div w:id="1356737262">
      <w:marLeft w:val="640"/>
      <w:marRight w:val="0"/>
      <w:marTop w:val="0"/>
      <w:marBottom w:val="0"/>
      <w:divBdr>
        <w:top w:val="none" w:sz="0" w:space="0" w:color="auto"/>
        <w:left w:val="none" w:sz="0" w:space="0" w:color="auto"/>
        <w:bottom w:val="none" w:sz="0" w:space="0" w:color="auto"/>
        <w:right w:val="none" w:sz="0" w:space="0" w:color="auto"/>
      </w:divBdr>
    </w:div>
    <w:div w:id="1357002304">
      <w:marLeft w:val="640"/>
      <w:marRight w:val="0"/>
      <w:marTop w:val="0"/>
      <w:marBottom w:val="0"/>
      <w:divBdr>
        <w:top w:val="none" w:sz="0" w:space="0" w:color="auto"/>
        <w:left w:val="none" w:sz="0" w:space="0" w:color="auto"/>
        <w:bottom w:val="none" w:sz="0" w:space="0" w:color="auto"/>
        <w:right w:val="none" w:sz="0" w:space="0" w:color="auto"/>
      </w:divBdr>
    </w:div>
    <w:div w:id="1357661336">
      <w:marLeft w:val="640"/>
      <w:marRight w:val="0"/>
      <w:marTop w:val="0"/>
      <w:marBottom w:val="0"/>
      <w:divBdr>
        <w:top w:val="none" w:sz="0" w:space="0" w:color="auto"/>
        <w:left w:val="none" w:sz="0" w:space="0" w:color="auto"/>
        <w:bottom w:val="none" w:sz="0" w:space="0" w:color="auto"/>
        <w:right w:val="none" w:sz="0" w:space="0" w:color="auto"/>
      </w:divBdr>
    </w:div>
    <w:div w:id="1357927551">
      <w:marLeft w:val="640"/>
      <w:marRight w:val="0"/>
      <w:marTop w:val="0"/>
      <w:marBottom w:val="0"/>
      <w:divBdr>
        <w:top w:val="none" w:sz="0" w:space="0" w:color="auto"/>
        <w:left w:val="none" w:sz="0" w:space="0" w:color="auto"/>
        <w:bottom w:val="none" w:sz="0" w:space="0" w:color="auto"/>
        <w:right w:val="none" w:sz="0" w:space="0" w:color="auto"/>
      </w:divBdr>
    </w:div>
    <w:div w:id="1358118877">
      <w:marLeft w:val="640"/>
      <w:marRight w:val="0"/>
      <w:marTop w:val="0"/>
      <w:marBottom w:val="0"/>
      <w:divBdr>
        <w:top w:val="none" w:sz="0" w:space="0" w:color="auto"/>
        <w:left w:val="none" w:sz="0" w:space="0" w:color="auto"/>
        <w:bottom w:val="none" w:sz="0" w:space="0" w:color="auto"/>
        <w:right w:val="none" w:sz="0" w:space="0" w:color="auto"/>
      </w:divBdr>
    </w:div>
    <w:div w:id="1358505987">
      <w:marLeft w:val="640"/>
      <w:marRight w:val="0"/>
      <w:marTop w:val="0"/>
      <w:marBottom w:val="0"/>
      <w:divBdr>
        <w:top w:val="none" w:sz="0" w:space="0" w:color="auto"/>
        <w:left w:val="none" w:sz="0" w:space="0" w:color="auto"/>
        <w:bottom w:val="none" w:sz="0" w:space="0" w:color="auto"/>
        <w:right w:val="none" w:sz="0" w:space="0" w:color="auto"/>
      </w:divBdr>
    </w:div>
    <w:div w:id="1359313607">
      <w:marLeft w:val="640"/>
      <w:marRight w:val="0"/>
      <w:marTop w:val="0"/>
      <w:marBottom w:val="0"/>
      <w:divBdr>
        <w:top w:val="none" w:sz="0" w:space="0" w:color="auto"/>
        <w:left w:val="none" w:sz="0" w:space="0" w:color="auto"/>
        <w:bottom w:val="none" w:sz="0" w:space="0" w:color="auto"/>
        <w:right w:val="none" w:sz="0" w:space="0" w:color="auto"/>
      </w:divBdr>
    </w:div>
    <w:div w:id="1359501344">
      <w:marLeft w:val="640"/>
      <w:marRight w:val="0"/>
      <w:marTop w:val="0"/>
      <w:marBottom w:val="0"/>
      <w:divBdr>
        <w:top w:val="none" w:sz="0" w:space="0" w:color="auto"/>
        <w:left w:val="none" w:sz="0" w:space="0" w:color="auto"/>
        <w:bottom w:val="none" w:sz="0" w:space="0" w:color="auto"/>
        <w:right w:val="none" w:sz="0" w:space="0" w:color="auto"/>
      </w:divBdr>
    </w:div>
    <w:div w:id="1359889252">
      <w:marLeft w:val="640"/>
      <w:marRight w:val="0"/>
      <w:marTop w:val="0"/>
      <w:marBottom w:val="0"/>
      <w:divBdr>
        <w:top w:val="none" w:sz="0" w:space="0" w:color="auto"/>
        <w:left w:val="none" w:sz="0" w:space="0" w:color="auto"/>
        <w:bottom w:val="none" w:sz="0" w:space="0" w:color="auto"/>
        <w:right w:val="none" w:sz="0" w:space="0" w:color="auto"/>
      </w:divBdr>
    </w:div>
    <w:div w:id="1359891620">
      <w:marLeft w:val="640"/>
      <w:marRight w:val="0"/>
      <w:marTop w:val="0"/>
      <w:marBottom w:val="0"/>
      <w:divBdr>
        <w:top w:val="none" w:sz="0" w:space="0" w:color="auto"/>
        <w:left w:val="none" w:sz="0" w:space="0" w:color="auto"/>
        <w:bottom w:val="none" w:sz="0" w:space="0" w:color="auto"/>
        <w:right w:val="none" w:sz="0" w:space="0" w:color="auto"/>
      </w:divBdr>
    </w:div>
    <w:div w:id="1360551656">
      <w:marLeft w:val="640"/>
      <w:marRight w:val="0"/>
      <w:marTop w:val="0"/>
      <w:marBottom w:val="0"/>
      <w:divBdr>
        <w:top w:val="none" w:sz="0" w:space="0" w:color="auto"/>
        <w:left w:val="none" w:sz="0" w:space="0" w:color="auto"/>
        <w:bottom w:val="none" w:sz="0" w:space="0" w:color="auto"/>
        <w:right w:val="none" w:sz="0" w:space="0" w:color="auto"/>
      </w:divBdr>
    </w:div>
    <w:div w:id="1360662353">
      <w:marLeft w:val="640"/>
      <w:marRight w:val="0"/>
      <w:marTop w:val="0"/>
      <w:marBottom w:val="0"/>
      <w:divBdr>
        <w:top w:val="none" w:sz="0" w:space="0" w:color="auto"/>
        <w:left w:val="none" w:sz="0" w:space="0" w:color="auto"/>
        <w:bottom w:val="none" w:sz="0" w:space="0" w:color="auto"/>
        <w:right w:val="none" w:sz="0" w:space="0" w:color="auto"/>
      </w:divBdr>
    </w:div>
    <w:div w:id="1361273967">
      <w:marLeft w:val="640"/>
      <w:marRight w:val="0"/>
      <w:marTop w:val="0"/>
      <w:marBottom w:val="0"/>
      <w:divBdr>
        <w:top w:val="none" w:sz="0" w:space="0" w:color="auto"/>
        <w:left w:val="none" w:sz="0" w:space="0" w:color="auto"/>
        <w:bottom w:val="none" w:sz="0" w:space="0" w:color="auto"/>
        <w:right w:val="none" w:sz="0" w:space="0" w:color="auto"/>
      </w:divBdr>
    </w:div>
    <w:div w:id="1361468563">
      <w:marLeft w:val="640"/>
      <w:marRight w:val="0"/>
      <w:marTop w:val="0"/>
      <w:marBottom w:val="0"/>
      <w:divBdr>
        <w:top w:val="none" w:sz="0" w:space="0" w:color="auto"/>
        <w:left w:val="none" w:sz="0" w:space="0" w:color="auto"/>
        <w:bottom w:val="none" w:sz="0" w:space="0" w:color="auto"/>
        <w:right w:val="none" w:sz="0" w:space="0" w:color="auto"/>
      </w:divBdr>
    </w:div>
    <w:div w:id="1361586913">
      <w:marLeft w:val="640"/>
      <w:marRight w:val="0"/>
      <w:marTop w:val="0"/>
      <w:marBottom w:val="0"/>
      <w:divBdr>
        <w:top w:val="none" w:sz="0" w:space="0" w:color="auto"/>
        <w:left w:val="none" w:sz="0" w:space="0" w:color="auto"/>
        <w:bottom w:val="none" w:sz="0" w:space="0" w:color="auto"/>
        <w:right w:val="none" w:sz="0" w:space="0" w:color="auto"/>
      </w:divBdr>
    </w:div>
    <w:div w:id="1361782595">
      <w:marLeft w:val="640"/>
      <w:marRight w:val="0"/>
      <w:marTop w:val="0"/>
      <w:marBottom w:val="0"/>
      <w:divBdr>
        <w:top w:val="none" w:sz="0" w:space="0" w:color="auto"/>
        <w:left w:val="none" w:sz="0" w:space="0" w:color="auto"/>
        <w:bottom w:val="none" w:sz="0" w:space="0" w:color="auto"/>
        <w:right w:val="none" w:sz="0" w:space="0" w:color="auto"/>
      </w:divBdr>
    </w:div>
    <w:div w:id="1361853912">
      <w:marLeft w:val="640"/>
      <w:marRight w:val="0"/>
      <w:marTop w:val="0"/>
      <w:marBottom w:val="0"/>
      <w:divBdr>
        <w:top w:val="none" w:sz="0" w:space="0" w:color="auto"/>
        <w:left w:val="none" w:sz="0" w:space="0" w:color="auto"/>
        <w:bottom w:val="none" w:sz="0" w:space="0" w:color="auto"/>
        <w:right w:val="none" w:sz="0" w:space="0" w:color="auto"/>
      </w:divBdr>
    </w:div>
    <w:div w:id="1361931320">
      <w:marLeft w:val="640"/>
      <w:marRight w:val="0"/>
      <w:marTop w:val="0"/>
      <w:marBottom w:val="0"/>
      <w:divBdr>
        <w:top w:val="none" w:sz="0" w:space="0" w:color="auto"/>
        <w:left w:val="none" w:sz="0" w:space="0" w:color="auto"/>
        <w:bottom w:val="none" w:sz="0" w:space="0" w:color="auto"/>
        <w:right w:val="none" w:sz="0" w:space="0" w:color="auto"/>
      </w:divBdr>
    </w:div>
    <w:div w:id="1361933725">
      <w:marLeft w:val="640"/>
      <w:marRight w:val="0"/>
      <w:marTop w:val="0"/>
      <w:marBottom w:val="0"/>
      <w:divBdr>
        <w:top w:val="none" w:sz="0" w:space="0" w:color="auto"/>
        <w:left w:val="none" w:sz="0" w:space="0" w:color="auto"/>
        <w:bottom w:val="none" w:sz="0" w:space="0" w:color="auto"/>
        <w:right w:val="none" w:sz="0" w:space="0" w:color="auto"/>
      </w:divBdr>
    </w:div>
    <w:div w:id="1362122720">
      <w:marLeft w:val="640"/>
      <w:marRight w:val="0"/>
      <w:marTop w:val="0"/>
      <w:marBottom w:val="0"/>
      <w:divBdr>
        <w:top w:val="none" w:sz="0" w:space="0" w:color="auto"/>
        <w:left w:val="none" w:sz="0" w:space="0" w:color="auto"/>
        <w:bottom w:val="none" w:sz="0" w:space="0" w:color="auto"/>
        <w:right w:val="none" w:sz="0" w:space="0" w:color="auto"/>
      </w:divBdr>
    </w:div>
    <w:div w:id="1362627684">
      <w:marLeft w:val="640"/>
      <w:marRight w:val="0"/>
      <w:marTop w:val="0"/>
      <w:marBottom w:val="0"/>
      <w:divBdr>
        <w:top w:val="none" w:sz="0" w:space="0" w:color="auto"/>
        <w:left w:val="none" w:sz="0" w:space="0" w:color="auto"/>
        <w:bottom w:val="none" w:sz="0" w:space="0" w:color="auto"/>
        <w:right w:val="none" w:sz="0" w:space="0" w:color="auto"/>
      </w:divBdr>
    </w:div>
    <w:div w:id="1362702041">
      <w:marLeft w:val="640"/>
      <w:marRight w:val="0"/>
      <w:marTop w:val="0"/>
      <w:marBottom w:val="0"/>
      <w:divBdr>
        <w:top w:val="none" w:sz="0" w:space="0" w:color="auto"/>
        <w:left w:val="none" w:sz="0" w:space="0" w:color="auto"/>
        <w:bottom w:val="none" w:sz="0" w:space="0" w:color="auto"/>
        <w:right w:val="none" w:sz="0" w:space="0" w:color="auto"/>
      </w:divBdr>
    </w:div>
    <w:div w:id="1362973321">
      <w:marLeft w:val="640"/>
      <w:marRight w:val="0"/>
      <w:marTop w:val="0"/>
      <w:marBottom w:val="0"/>
      <w:divBdr>
        <w:top w:val="none" w:sz="0" w:space="0" w:color="auto"/>
        <w:left w:val="none" w:sz="0" w:space="0" w:color="auto"/>
        <w:bottom w:val="none" w:sz="0" w:space="0" w:color="auto"/>
        <w:right w:val="none" w:sz="0" w:space="0" w:color="auto"/>
      </w:divBdr>
    </w:div>
    <w:div w:id="1363508704">
      <w:marLeft w:val="640"/>
      <w:marRight w:val="0"/>
      <w:marTop w:val="0"/>
      <w:marBottom w:val="0"/>
      <w:divBdr>
        <w:top w:val="none" w:sz="0" w:space="0" w:color="auto"/>
        <w:left w:val="none" w:sz="0" w:space="0" w:color="auto"/>
        <w:bottom w:val="none" w:sz="0" w:space="0" w:color="auto"/>
        <w:right w:val="none" w:sz="0" w:space="0" w:color="auto"/>
      </w:divBdr>
    </w:div>
    <w:div w:id="1364286153">
      <w:marLeft w:val="640"/>
      <w:marRight w:val="0"/>
      <w:marTop w:val="0"/>
      <w:marBottom w:val="0"/>
      <w:divBdr>
        <w:top w:val="none" w:sz="0" w:space="0" w:color="auto"/>
        <w:left w:val="none" w:sz="0" w:space="0" w:color="auto"/>
        <w:bottom w:val="none" w:sz="0" w:space="0" w:color="auto"/>
        <w:right w:val="none" w:sz="0" w:space="0" w:color="auto"/>
      </w:divBdr>
    </w:div>
    <w:div w:id="1364482949">
      <w:marLeft w:val="640"/>
      <w:marRight w:val="0"/>
      <w:marTop w:val="0"/>
      <w:marBottom w:val="0"/>
      <w:divBdr>
        <w:top w:val="none" w:sz="0" w:space="0" w:color="auto"/>
        <w:left w:val="none" w:sz="0" w:space="0" w:color="auto"/>
        <w:bottom w:val="none" w:sz="0" w:space="0" w:color="auto"/>
        <w:right w:val="none" w:sz="0" w:space="0" w:color="auto"/>
      </w:divBdr>
    </w:div>
    <w:div w:id="1365062532">
      <w:marLeft w:val="640"/>
      <w:marRight w:val="0"/>
      <w:marTop w:val="0"/>
      <w:marBottom w:val="0"/>
      <w:divBdr>
        <w:top w:val="none" w:sz="0" w:space="0" w:color="auto"/>
        <w:left w:val="none" w:sz="0" w:space="0" w:color="auto"/>
        <w:bottom w:val="none" w:sz="0" w:space="0" w:color="auto"/>
        <w:right w:val="none" w:sz="0" w:space="0" w:color="auto"/>
      </w:divBdr>
    </w:div>
    <w:div w:id="1365327780">
      <w:marLeft w:val="640"/>
      <w:marRight w:val="0"/>
      <w:marTop w:val="0"/>
      <w:marBottom w:val="0"/>
      <w:divBdr>
        <w:top w:val="none" w:sz="0" w:space="0" w:color="auto"/>
        <w:left w:val="none" w:sz="0" w:space="0" w:color="auto"/>
        <w:bottom w:val="none" w:sz="0" w:space="0" w:color="auto"/>
        <w:right w:val="none" w:sz="0" w:space="0" w:color="auto"/>
      </w:divBdr>
    </w:div>
    <w:div w:id="1365592234">
      <w:marLeft w:val="640"/>
      <w:marRight w:val="0"/>
      <w:marTop w:val="0"/>
      <w:marBottom w:val="0"/>
      <w:divBdr>
        <w:top w:val="none" w:sz="0" w:space="0" w:color="auto"/>
        <w:left w:val="none" w:sz="0" w:space="0" w:color="auto"/>
        <w:bottom w:val="none" w:sz="0" w:space="0" w:color="auto"/>
        <w:right w:val="none" w:sz="0" w:space="0" w:color="auto"/>
      </w:divBdr>
    </w:div>
    <w:div w:id="1365986561">
      <w:marLeft w:val="640"/>
      <w:marRight w:val="0"/>
      <w:marTop w:val="0"/>
      <w:marBottom w:val="0"/>
      <w:divBdr>
        <w:top w:val="none" w:sz="0" w:space="0" w:color="auto"/>
        <w:left w:val="none" w:sz="0" w:space="0" w:color="auto"/>
        <w:bottom w:val="none" w:sz="0" w:space="0" w:color="auto"/>
        <w:right w:val="none" w:sz="0" w:space="0" w:color="auto"/>
      </w:divBdr>
    </w:div>
    <w:div w:id="1366179282">
      <w:marLeft w:val="640"/>
      <w:marRight w:val="0"/>
      <w:marTop w:val="0"/>
      <w:marBottom w:val="0"/>
      <w:divBdr>
        <w:top w:val="none" w:sz="0" w:space="0" w:color="auto"/>
        <w:left w:val="none" w:sz="0" w:space="0" w:color="auto"/>
        <w:bottom w:val="none" w:sz="0" w:space="0" w:color="auto"/>
        <w:right w:val="none" w:sz="0" w:space="0" w:color="auto"/>
      </w:divBdr>
    </w:div>
    <w:div w:id="1366324675">
      <w:marLeft w:val="640"/>
      <w:marRight w:val="0"/>
      <w:marTop w:val="0"/>
      <w:marBottom w:val="0"/>
      <w:divBdr>
        <w:top w:val="none" w:sz="0" w:space="0" w:color="auto"/>
        <w:left w:val="none" w:sz="0" w:space="0" w:color="auto"/>
        <w:bottom w:val="none" w:sz="0" w:space="0" w:color="auto"/>
        <w:right w:val="none" w:sz="0" w:space="0" w:color="auto"/>
      </w:divBdr>
    </w:div>
    <w:div w:id="1366514930">
      <w:marLeft w:val="640"/>
      <w:marRight w:val="0"/>
      <w:marTop w:val="0"/>
      <w:marBottom w:val="0"/>
      <w:divBdr>
        <w:top w:val="none" w:sz="0" w:space="0" w:color="auto"/>
        <w:left w:val="none" w:sz="0" w:space="0" w:color="auto"/>
        <w:bottom w:val="none" w:sz="0" w:space="0" w:color="auto"/>
        <w:right w:val="none" w:sz="0" w:space="0" w:color="auto"/>
      </w:divBdr>
    </w:div>
    <w:div w:id="1367025515">
      <w:marLeft w:val="640"/>
      <w:marRight w:val="0"/>
      <w:marTop w:val="0"/>
      <w:marBottom w:val="0"/>
      <w:divBdr>
        <w:top w:val="none" w:sz="0" w:space="0" w:color="auto"/>
        <w:left w:val="none" w:sz="0" w:space="0" w:color="auto"/>
        <w:bottom w:val="none" w:sz="0" w:space="0" w:color="auto"/>
        <w:right w:val="none" w:sz="0" w:space="0" w:color="auto"/>
      </w:divBdr>
    </w:div>
    <w:div w:id="1367146760">
      <w:marLeft w:val="640"/>
      <w:marRight w:val="0"/>
      <w:marTop w:val="0"/>
      <w:marBottom w:val="0"/>
      <w:divBdr>
        <w:top w:val="none" w:sz="0" w:space="0" w:color="auto"/>
        <w:left w:val="none" w:sz="0" w:space="0" w:color="auto"/>
        <w:bottom w:val="none" w:sz="0" w:space="0" w:color="auto"/>
        <w:right w:val="none" w:sz="0" w:space="0" w:color="auto"/>
      </w:divBdr>
    </w:div>
    <w:div w:id="1367217867">
      <w:marLeft w:val="640"/>
      <w:marRight w:val="0"/>
      <w:marTop w:val="0"/>
      <w:marBottom w:val="0"/>
      <w:divBdr>
        <w:top w:val="none" w:sz="0" w:space="0" w:color="auto"/>
        <w:left w:val="none" w:sz="0" w:space="0" w:color="auto"/>
        <w:bottom w:val="none" w:sz="0" w:space="0" w:color="auto"/>
        <w:right w:val="none" w:sz="0" w:space="0" w:color="auto"/>
      </w:divBdr>
    </w:div>
    <w:div w:id="1367676418">
      <w:marLeft w:val="640"/>
      <w:marRight w:val="0"/>
      <w:marTop w:val="0"/>
      <w:marBottom w:val="0"/>
      <w:divBdr>
        <w:top w:val="none" w:sz="0" w:space="0" w:color="auto"/>
        <w:left w:val="none" w:sz="0" w:space="0" w:color="auto"/>
        <w:bottom w:val="none" w:sz="0" w:space="0" w:color="auto"/>
        <w:right w:val="none" w:sz="0" w:space="0" w:color="auto"/>
      </w:divBdr>
    </w:div>
    <w:div w:id="1367680158">
      <w:marLeft w:val="640"/>
      <w:marRight w:val="0"/>
      <w:marTop w:val="0"/>
      <w:marBottom w:val="0"/>
      <w:divBdr>
        <w:top w:val="none" w:sz="0" w:space="0" w:color="auto"/>
        <w:left w:val="none" w:sz="0" w:space="0" w:color="auto"/>
        <w:bottom w:val="none" w:sz="0" w:space="0" w:color="auto"/>
        <w:right w:val="none" w:sz="0" w:space="0" w:color="auto"/>
      </w:divBdr>
    </w:div>
    <w:div w:id="1368027358">
      <w:marLeft w:val="640"/>
      <w:marRight w:val="0"/>
      <w:marTop w:val="0"/>
      <w:marBottom w:val="0"/>
      <w:divBdr>
        <w:top w:val="none" w:sz="0" w:space="0" w:color="auto"/>
        <w:left w:val="none" w:sz="0" w:space="0" w:color="auto"/>
        <w:bottom w:val="none" w:sz="0" w:space="0" w:color="auto"/>
        <w:right w:val="none" w:sz="0" w:space="0" w:color="auto"/>
      </w:divBdr>
    </w:div>
    <w:div w:id="1369254223">
      <w:marLeft w:val="640"/>
      <w:marRight w:val="0"/>
      <w:marTop w:val="0"/>
      <w:marBottom w:val="0"/>
      <w:divBdr>
        <w:top w:val="none" w:sz="0" w:space="0" w:color="auto"/>
        <w:left w:val="none" w:sz="0" w:space="0" w:color="auto"/>
        <w:bottom w:val="none" w:sz="0" w:space="0" w:color="auto"/>
        <w:right w:val="none" w:sz="0" w:space="0" w:color="auto"/>
      </w:divBdr>
    </w:div>
    <w:div w:id="1369601952">
      <w:marLeft w:val="640"/>
      <w:marRight w:val="0"/>
      <w:marTop w:val="0"/>
      <w:marBottom w:val="0"/>
      <w:divBdr>
        <w:top w:val="none" w:sz="0" w:space="0" w:color="auto"/>
        <w:left w:val="none" w:sz="0" w:space="0" w:color="auto"/>
        <w:bottom w:val="none" w:sz="0" w:space="0" w:color="auto"/>
        <w:right w:val="none" w:sz="0" w:space="0" w:color="auto"/>
      </w:divBdr>
    </w:div>
    <w:div w:id="1369644694">
      <w:marLeft w:val="640"/>
      <w:marRight w:val="0"/>
      <w:marTop w:val="0"/>
      <w:marBottom w:val="0"/>
      <w:divBdr>
        <w:top w:val="none" w:sz="0" w:space="0" w:color="auto"/>
        <w:left w:val="none" w:sz="0" w:space="0" w:color="auto"/>
        <w:bottom w:val="none" w:sz="0" w:space="0" w:color="auto"/>
        <w:right w:val="none" w:sz="0" w:space="0" w:color="auto"/>
      </w:divBdr>
    </w:div>
    <w:div w:id="1370183213">
      <w:marLeft w:val="640"/>
      <w:marRight w:val="0"/>
      <w:marTop w:val="0"/>
      <w:marBottom w:val="0"/>
      <w:divBdr>
        <w:top w:val="none" w:sz="0" w:space="0" w:color="auto"/>
        <w:left w:val="none" w:sz="0" w:space="0" w:color="auto"/>
        <w:bottom w:val="none" w:sz="0" w:space="0" w:color="auto"/>
        <w:right w:val="none" w:sz="0" w:space="0" w:color="auto"/>
      </w:divBdr>
    </w:div>
    <w:div w:id="1370227399">
      <w:marLeft w:val="640"/>
      <w:marRight w:val="0"/>
      <w:marTop w:val="0"/>
      <w:marBottom w:val="0"/>
      <w:divBdr>
        <w:top w:val="none" w:sz="0" w:space="0" w:color="auto"/>
        <w:left w:val="none" w:sz="0" w:space="0" w:color="auto"/>
        <w:bottom w:val="none" w:sz="0" w:space="0" w:color="auto"/>
        <w:right w:val="none" w:sz="0" w:space="0" w:color="auto"/>
      </w:divBdr>
    </w:div>
    <w:div w:id="1370835059">
      <w:marLeft w:val="640"/>
      <w:marRight w:val="0"/>
      <w:marTop w:val="0"/>
      <w:marBottom w:val="0"/>
      <w:divBdr>
        <w:top w:val="none" w:sz="0" w:space="0" w:color="auto"/>
        <w:left w:val="none" w:sz="0" w:space="0" w:color="auto"/>
        <w:bottom w:val="none" w:sz="0" w:space="0" w:color="auto"/>
        <w:right w:val="none" w:sz="0" w:space="0" w:color="auto"/>
      </w:divBdr>
    </w:div>
    <w:div w:id="1371228246">
      <w:marLeft w:val="640"/>
      <w:marRight w:val="0"/>
      <w:marTop w:val="0"/>
      <w:marBottom w:val="0"/>
      <w:divBdr>
        <w:top w:val="none" w:sz="0" w:space="0" w:color="auto"/>
        <w:left w:val="none" w:sz="0" w:space="0" w:color="auto"/>
        <w:bottom w:val="none" w:sz="0" w:space="0" w:color="auto"/>
        <w:right w:val="none" w:sz="0" w:space="0" w:color="auto"/>
      </w:divBdr>
    </w:div>
    <w:div w:id="1371953324">
      <w:marLeft w:val="640"/>
      <w:marRight w:val="0"/>
      <w:marTop w:val="0"/>
      <w:marBottom w:val="0"/>
      <w:divBdr>
        <w:top w:val="none" w:sz="0" w:space="0" w:color="auto"/>
        <w:left w:val="none" w:sz="0" w:space="0" w:color="auto"/>
        <w:bottom w:val="none" w:sz="0" w:space="0" w:color="auto"/>
        <w:right w:val="none" w:sz="0" w:space="0" w:color="auto"/>
      </w:divBdr>
    </w:div>
    <w:div w:id="1371999018">
      <w:marLeft w:val="640"/>
      <w:marRight w:val="0"/>
      <w:marTop w:val="0"/>
      <w:marBottom w:val="0"/>
      <w:divBdr>
        <w:top w:val="none" w:sz="0" w:space="0" w:color="auto"/>
        <w:left w:val="none" w:sz="0" w:space="0" w:color="auto"/>
        <w:bottom w:val="none" w:sz="0" w:space="0" w:color="auto"/>
        <w:right w:val="none" w:sz="0" w:space="0" w:color="auto"/>
      </w:divBdr>
    </w:div>
    <w:div w:id="1372608559">
      <w:marLeft w:val="640"/>
      <w:marRight w:val="0"/>
      <w:marTop w:val="0"/>
      <w:marBottom w:val="0"/>
      <w:divBdr>
        <w:top w:val="none" w:sz="0" w:space="0" w:color="auto"/>
        <w:left w:val="none" w:sz="0" w:space="0" w:color="auto"/>
        <w:bottom w:val="none" w:sz="0" w:space="0" w:color="auto"/>
        <w:right w:val="none" w:sz="0" w:space="0" w:color="auto"/>
      </w:divBdr>
    </w:div>
    <w:div w:id="1372730906">
      <w:marLeft w:val="640"/>
      <w:marRight w:val="0"/>
      <w:marTop w:val="0"/>
      <w:marBottom w:val="0"/>
      <w:divBdr>
        <w:top w:val="none" w:sz="0" w:space="0" w:color="auto"/>
        <w:left w:val="none" w:sz="0" w:space="0" w:color="auto"/>
        <w:bottom w:val="none" w:sz="0" w:space="0" w:color="auto"/>
        <w:right w:val="none" w:sz="0" w:space="0" w:color="auto"/>
      </w:divBdr>
    </w:div>
    <w:div w:id="1373578991">
      <w:marLeft w:val="640"/>
      <w:marRight w:val="0"/>
      <w:marTop w:val="0"/>
      <w:marBottom w:val="0"/>
      <w:divBdr>
        <w:top w:val="none" w:sz="0" w:space="0" w:color="auto"/>
        <w:left w:val="none" w:sz="0" w:space="0" w:color="auto"/>
        <w:bottom w:val="none" w:sz="0" w:space="0" w:color="auto"/>
        <w:right w:val="none" w:sz="0" w:space="0" w:color="auto"/>
      </w:divBdr>
    </w:div>
    <w:div w:id="1373845045">
      <w:marLeft w:val="640"/>
      <w:marRight w:val="0"/>
      <w:marTop w:val="0"/>
      <w:marBottom w:val="0"/>
      <w:divBdr>
        <w:top w:val="none" w:sz="0" w:space="0" w:color="auto"/>
        <w:left w:val="none" w:sz="0" w:space="0" w:color="auto"/>
        <w:bottom w:val="none" w:sz="0" w:space="0" w:color="auto"/>
        <w:right w:val="none" w:sz="0" w:space="0" w:color="auto"/>
      </w:divBdr>
    </w:div>
    <w:div w:id="1373921810">
      <w:marLeft w:val="640"/>
      <w:marRight w:val="0"/>
      <w:marTop w:val="0"/>
      <w:marBottom w:val="0"/>
      <w:divBdr>
        <w:top w:val="none" w:sz="0" w:space="0" w:color="auto"/>
        <w:left w:val="none" w:sz="0" w:space="0" w:color="auto"/>
        <w:bottom w:val="none" w:sz="0" w:space="0" w:color="auto"/>
        <w:right w:val="none" w:sz="0" w:space="0" w:color="auto"/>
      </w:divBdr>
    </w:div>
    <w:div w:id="1373994418">
      <w:marLeft w:val="640"/>
      <w:marRight w:val="0"/>
      <w:marTop w:val="0"/>
      <w:marBottom w:val="0"/>
      <w:divBdr>
        <w:top w:val="none" w:sz="0" w:space="0" w:color="auto"/>
        <w:left w:val="none" w:sz="0" w:space="0" w:color="auto"/>
        <w:bottom w:val="none" w:sz="0" w:space="0" w:color="auto"/>
        <w:right w:val="none" w:sz="0" w:space="0" w:color="auto"/>
      </w:divBdr>
    </w:div>
    <w:div w:id="1374158891">
      <w:marLeft w:val="640"/>
      <w:marRight w:val="0"/>
      <w:marTop w:val="0"/>
      <w:marBottom w:val="0"/>
      <w:divBdr>
        <w:top w:val="none" w:sz="0" w:space="0" w:color="auto"/>
        <w:left w:val="none" w:sz="0" w:space="0" w:color="auto"/>
        <w:bottom w:val="none" w:sz="0" w:space="0" w:color="auto"/>
        <w:right w:val="none" w:sz="0" w:space="0" w:color="auto"/>
      </w:divBdr>
    </w:div>
    <w:div w:id="1374496890">
      <w:marLeft w:val="640"/>
      <w:marRight w:val="0"/>
      <w:marTop w:val="0"/>
      <w:marBottom w:val="0"/>
      <w:divBdr>
        <w:top w:val="none" w:sz="0" w:space="0" w:color="auto"/>
        <w:left w:val="none" w:sz="0" w:space="0" w:color="auto"/>
        <w:bottom w:val="none" w:sz="0" w:space="0" w:color="auto"/>
        <w:right w:val="none" w:sz="0" w:space="0" w:color="auto"/>
      </w:divBdr>
    </w:div>
    <w:div w:id="1374958242">
      <w:marLeft w:val="640"/>
      <w:marRight w:val="0"/>
      <w:marTop w:val="0"/>
      <w:marBottom w:val="0"/>
      <w:divBdr>
        <w:top w:val="none" w:sz="0" w:space="0" w:color="auto"/>
        <w:left w:val="none" w:sz="0" w:space="0" w:color="auto"/>
        <w:bottom w:val="none" w:sz="0" w:space="0" w:color="auto"/>
        <w:right w:val="none" w:sz="0" w:space="0" w:color="auto"/>
      </w:divBdr>
    </w:div>
    <w:div w:id="1376392029">
      <w:marLeft w:val="640"/>
      <w:marRight w:val="0"/>
      <w:marTop w:val="0"/>
      <w:marBottom w:val="0"/>
      <w:divBdr>
        <w:top w:val="none" w:sz="0" w:space="0" w:color="auto"/>
        <w:left w:val="none" w:sz="0" w:space="0" w:color="auto"/>
        <w:bottom w:val="none" w:sz="0" w:space="0" w:color="auto"/>
        <w:right w:val="none" w:sz="0" w:space="0" w:color="auto"/>
      </w:divBdr>
    </w:div>
    <w:div w:id="1376584838">
      <w:marLeft w:val="640"/>
      <w:marRight w:val="0"/>
      <w:marTop w:val="0"/>
      <w:marBottom w:val="0"/>
      <w:divBdr>
        <w:top w:val="none" w:sz="0" w:space="0" w:color="auto"/>
        <w:left w:val="none" w:sz="0" w:space="0" w:color="auto"/>
        <w:bottom w:val="none" w:sz="0" w:space="0" w:color="auto"/>
        <w:right w:val="none" w:sz="0" w:space="0" w:color="auto"/>
      </w:divBdr>
    </w:div>
    <w:div w:id="1376848829">
      <w:marLeft w:val="640"/>
      <w:marRight w:val="0"/>
      <w:marTop w:val="0"/>
      <w:marBottom w:val="0"/>
      <w:divBdr>
        <w:top w:val="none" w:sz="0" w:space="0" w:color="auto"/>
        <w:left w:val="none" w:sz="0" w:space="0" w:color="auto"/>
        <w:bottom w:val="none" w:sz="0" w:space="0" w:color="auto"/>
        <w:right w:val="none" w:sz="0" w:space="0" w:color="auto"/>
      </w:divBdr>
    </w:div>
    <w:div w:id="1376932837">
      <w:marLeft w:val="640"/>
      <w:marRight w:val="0"/>
      <w:marTop w:val="0"/>
      <w:marBottom w:val="0"/>
      <w:divBdr>
        <w:top w:val="none" w:sz="0" w:space="0" w:color="auto"/>
        <w:left w:val="none" w:sz="0" w:space="0" w:color="auto"/>
        <w:bottom w:val="none" w:sz="0" w:space="0" w:color="auto"/>
        <w:right w:val="none" w:sz="0" w:space="0" w:color="auto"/>
      </w:divBdr>
    </w:div>
    <w:div w:id="1377192996">
      <w:marLeft w:val="640"/>
      <w:marRight w:val="0"/>
      <w:marTop w:val="0"/>
      <w:marBottom w:val="0"/>
      <w:divBdr>
        <w:top w:val="none" w:sz="0" w:space="0" w:color="auto"/>
        <w:left w:val="none" w:sz="0" w:space="0" w:color="auto"/>
        <w:bottom w:val="none" w:sz="0" w:space="0" w:color="auto"/>
        <w:right w:val="none" w:sz="0" w:space="0" w:color="auto"/>
      </w:divBdr>
    </w:div>
    <w:div w:id="1378315704">
      <w:marLeft w:val="640"/>
      <w:marRight w:val="0"/>
      <w:marTop w:val="0"/>
      <w:marBottom w:val="0"/>
      <w:divBdr>
        <w:top w:val="none" w:sz="0" w:space="0" w:color="auto"/>
        <w:left w:val="none" w:sz="0" w:space="0" w:color="auto"/>
        <w:bottom w:val="none" w:sz="0" w:space="0" w:color="auto"/>
        <w:right w:val="none" w:sz="0" w:space="0" w:color="auto"/>
      </w:divBdr>
    </w:div>
    <w:div w:id="1379358277">
      <w:marLeft w:val="640"/>
      <w:marRight w:val="0"/>
      <w:marTop w:val="0"/>
      <w:marBottom w:val="0"/>
      <w:divBdr>
        <w:top w:val="none" w:sz="0" w:space="0" w:color="auto"/>
        <w:left w:val="none" w:sz="0" w:space="0" w:color="auto"/>
        <w:bottom w:val="none" w:sz="0" w:space="0" w:color="auto"/>
        <w:right w:val="none" w:sz="0" w:space="0" w:color="auto"/>
      </w:divBdr>
    </w:div>
    <w:div w:id="1379401948">
      <w:marLeft w:val="640"/>
      <w:marRight w:val="0"/>
      <w:marTop w:val="0"/>
      <w:marBottom w:val="0"/>
      <w:divBdr>
        <w:top w:val="none" w:sz="0" w:space="0" w:color="auto"/>
        <w:left w:val="none" w:sz="0" w:space="0" w:color="auto"/>
        <w:bottom w:val="none" w:sz="0" w:space="0" w:color="auto"/>
        <w:right w:val="none" w:sz="0" w:space="0" w:color="auto"/>
      </w:divBdr>
    </w:div>
    <w:div w:id="1379470170">
      <w:marLeft w:val="640"/>
      <w:marRight w:val="0"/>
      <w:marTop w:val="0"/>
      <w:marBottom w:val="0"/>
      <w:divBdr>
        <w:top w:val="none" w:sz="0" w:space="0" w:color="auto"/>
        <w:left w:val="none" w:sz="0" w:space="0" w:color="auto"/>
        <w:bottom w:val="none" w:sz="0" w:space="0" w:color="auto"/>
        <w:right w:val="none" w:sz="0" w:space="0" w:color="auto"/>
      </w:divBdr>
    </w:div>
    <w:div w:id="1380401359">
      <w:marLeft w:val="640"/>
      <w:marRight w:val="0"/>
      <w:marTop w:val="0"/>
      <w:marBottom w:val="0"/>
      <w:divBdr>
        <w:top w:val="none" w:sz="0" w:space="0" w:color="auto"/>
        <w:left w:val="none" w:sz="0" w:space="0" w:color="auto"/>
        <w:bottom w:val="none" w:sz="0" w:space="0" w:color="auto"/>
        <w:right w:val="none" w:sz="0" w:space="0" w:color="auto"/>
      </w:divBdr>
    </w:div>
    <w:div w:id="1380470994">
      <w:marLeft w:val="640"/>
      <w:marRight w:val="0"/>
      <w:marTop w:val="0"/>
      <w:marBottom w:val="0"/>
      <w:divBdr>
        <w:top w:val="none" w:sz="0" w:space="0" w:color="auto"/>
        <w:left w:val="none" w:sz="0" w:space="0" w:color="auto"/>
        <w:bottom w:val="none" w:sz="0" w:space="0" w:color="auto"/>
        <w:right w:val="none" w:sz="0" w:space="0" w:color="auto"/>
      </w:divBdr>
    </w:div>
    <w:div w:id="1381514230">
      <w:marLeft w:val="640"/>
      <w:marRight w:val="0"/>
      <w:marTop w:val="0"/>
      <w:marBottom w:val="0"/>
      <w:divBdr>
        <w:top w:val="none" w:sz="0" w:space="0" w:color="auto"/>
        <w:left w:val="none" w:sz="0" w:space="0" w:color="auto"/>
        <w:bottom w:val="none" w:sz="0" w:space="0" w:color="auto"/>
        <w:right w:val="none" w:sz="0" w:space="0" w:color="auto"/>
      </w:divBdr>
    </w:div>
    <w:div w:id="1381635979">
      <w:marLeft w:val="640"/>
      <w:marRight w:val="0"/>
      <w:marTop w:val="0"/>
      <w:marBottom w:val="0"/>
      <w:divBdr>
        <w:top w:val="none" w:sz="0" w:space="0" w:color="auto"/>
        <w:left w:val="none" w:sz="0" w:space="0" w:color="auto"/>
        <w:bottom w:val="none" w:sz="0" w:space="0" w:color="auto"/>
        <w:right w:val="none" w:sz="0" w:space="0" w:color="auto"/>
      </w:divBdr>
    </w:div>
    <w:div w:id="1382093987">
      <w:marLeft w:val="640"/>
      <w:marRight w:val="0"/>
      <w:marTop w:val="0"/>
      <w:marBottom w:val="0"/>
      <w:divBdr>
        <w:top w:val="none" w:sz="0" w:space="0" w:color="auto"/>
        <w:left w:val="none" w:sz="0" w:space="0" w:color="auto"/>
        <w:bottom w:val="none" w:sz="0" w:space="0" w:color="auto"/>
        <w:right w:val="none" w:sz="0" w:space="0" w:color="auto"/>
      </w:divBdr>
    </w:div>
    <w:div w:id="1382169944">
      <w:marLeft w:val="640"/>
      <w:marRight w:val="0"/>
      <w:marTop w:val="0"/>
      <w:marBottom w:val="0"/>
      <w:divBdr>
        <w:top w:val="none" w:sz="0" w:space="0" w:color="auto"/>
        <w:left w:val="none" w:sz="0" w:space="0" w:color="auto"/>
        <w:bottom w:val="none" w:sz="0" w:space="0" w:color="auto"/>
        <w:right w:val="none" w:sz="0" w:space="0" w:color="auto"/>
      </w:divBdr>
    </w:div>
    <w:div w:id="1382174659">
      <w:marLeft w:val="640"/>
      <w:marRight w:val="0"/>
      <w:marTop w:val="0"/>
      <w:marBottom w:val="0"/>
      <w:divBdr>
        <w:top w:val="none" w:sz="0" w:space="0" w:color="auto"/>
        <w:left w:val="none" w:sz="0" w:space="0" w:color="auto"/>
        <w:bottom w:val="none" w:sz="0" w:space="0" w:color="auto"/>
        <w:right w:val="none" w:sz="0" w:space="0" w:color="auto"/>
      </w:divBdr>
    </w:div>
    <w:div w:id="1382439743">
      <w:marLeft w:val="640"/>
      <w:marRight w:val="0"/>
      <w:marTop w:val="0"/>
      <w:marBottom w:val="0"/>
      <w:divBdr>
        <w:top w:val="none" w:sz="0" w:space="0" w:color="auto"/>
        <w:left w:val="none" w:sz="0" w:space="0" w:color="auto"/>
        <w:bottom w:val="none" w:sz="0" w:space="0" w:color="auto"/>
        <w:right w:val="none" w:sz="0" w:space="0" w:color="auto"/>
      </w:divBdr>
    </w:div>
    <w:div w:id="1382509868">
      <w:marLeft w:val="640"/>
      <w:marRight w:val="0"/>
      <w:marTop w:val="0"/>
      <w:marBottom w:val="0"/>
      <w:divBdr>
        <w:top w:val="none" w:sz="0" w:space="0" w:color="auto"/>
        <w:left w:val="none" w:sz="0" w:space="0" w:color="auto"/>
        <w:bottom w:val="none" w:sz="0" w:space="0" w:color="auto"/>
        <w:right w:val="none" w:sz="0" w:space="0" w:color="auto"/>
      </w:divBdr>
    </w:div>
    <w:div w:id="1383097765">
      <w:marLeft w:val="640"/>
      <w:marRight w:val="0"/>
      <w:marTop w:val="0"/>
      <w:marBottom w:val="0"/>
      <w:divBdr>
        <w:top w:val="none" w:sz="0" w:space="0" w:color="auto"/>
        <w:left w:val="none" w:sz="0" w:space="0" w:color="auto"/>
        <w:bottom w:val="none" w:sz="0" w:space="0" w:color="auto"/>
        <w:right w:val="none" w:sz="0" w:space="0" w:color="auto"/>
      </w:divBdr>
    </w:div>
    <w:div w:id="1383795883">
      <w:marLeft w:val="640"/>
      <w:marRight w:val="0"/>
      <w:marTop w:val="0"/>
      <w:marBottom w:val="0"/>
      <w:divBdr>
        <w:top w:val="none" w:sz="0" w:space="0" w:color="auto"/>
        <w:left w:val="none" w:sz="0" w:space="0" w:color="auto"/>
        <w:bottom w:val="none" w:sz="0" w:space="0" w:color="auto"/>
        <w:right w:val="none" w:sz="0" w:space="0" w:color="auto"/>
      </w:divBdr>
    </w:div>
    <w:div w:id="1383942757">
      <w:marLeft w:val="640"/>
      <w:marRight w:val="0"/>
      <w:marTop w:val="0"/>
      <w:marBottom w:val="0"/>
      <w:divBdr>
        <w:top w:val="none" w:sz="0" w:space="0" w:color="auto"/>
        <w:left w:val="none" w:sz="0" w:space="0" w:color="auto"/>
        <w:bottom w:val="none" w:sz="0" w:space="0" w:color="auto"/>
        <w:right w:val="none" w:sz="0" w:space="0" w:color="auto"/>
      </w:divBdr>
    </w:div>
    <w:div w:id="1384795250">
      <w:marLeft w:val="640"/>
      <w:marRight w:val="0"/>
      <w:marTop w:val="0"/>
      <w:marBottom w:val="0"/>
      <w:divBdr>
        <w:top w:val="none" w:sz="0" w:space="0" w:color="auto"/>
        <w:left w:val="none" w:sz="0" w:space="0" w:color="auto"/>
        <w:bottom w:val="none" w:sz="0" w:space="0" w:color="auto"/>
        <w:right w:val="none" w:sz="0" w:space="0" w:color="auto"/>
      </w:divBdr>
    </w:div>
    <w:div w:id="1385107101">
      <w:marLeft w:val="640"/>
      <w:marRight w:val="0"/>
      <w:marTop w:val="0"/>
      <w:marBottom w:val="0"/>
      <w:divBdr>
        <w:top w:val="none" w:sz="0" w:space="0" w:color="auto"/>
        <w:left w:val="none" w:sz="0" w:space="0" w:color="auto"/>
        <w:bottom w:val="none" w:sz="0" w:space="0" w:color="auto"/>
        <w:right w:val="none" w:sz="0" w:space="0" w:color="auto"/>
      </w:divBdr>
    </w:div>
    <w:div w:id="1385373478">
      <w:marLeft w:val="640"/>
      <w:marRight w:val="0"/>
      <w:marTop w:val="0"/>
      <w:marBottom w:val="0"/>
      <w:divBdr>
        <w:top w:val="none" w:sz="0" w:space="0" w:color="auto"/>
        <w:left w:val="none" w:sz="0" w:space="0" w:color="auto"/>
        <w:bottom w:val="none" w:sz="0" w:space="0" w:color="auto"/>
        <w:right w:val="none" w:sz="0" w:space="0" w:color="auto"/>
      </w:divBdr>
    </w:div>
    <w:div w:id="1385760527">
      <w:marLeft w:val="640"/>
      <w:marRight w:val="0"/>
      <w:marTop w:val="0"/>
      <w:marBottom w:val="0"/>
      <w:divBdr>
        <w:top w:val="none" w:sz="0" w:space="0" w:color="auto"/>
        <w:left w:val="none" w:sz="0" w:space="0" w:color="auto"/>
        <w:bottom w:val="none" w:sz="0" w:space="0" w:color="auto"/>
        <w:right w:val="none" w:sz="0" w:space="0" w:color="auto"/>
      </w:divBdr>
    </w:div>
    <w:div w:id="1386182367">
      <w:marLeft w:val="640"/>
      <w:marRight w:val="0"/>
      <w:marTop w:val="0"/>
      <w:marBottom w:val="0"/>
      <w:divBdr>
        <w:top w:val="none" w:sz="0" w:space="0" w:color="auto"/>
        <w:left w:val="none" w:sz="0" w:space="0" w:color="auto"/>
        <w:bottom w:val="none" w:sz="0" w:space="0" w:color="auto"/>
        <w:right w:val="none" w:sz="0" w:space="0" w:color="auto"/>
      </w:divBdr>
    </w:div>
    <w:div w:id="1386493636">
      <w:marLeft w:val="640"/>
      <w:marRight w:val="0"/>
      <w:marTop w:val="0"/>
      <w:marBottom w:val="0"/>
      <w:divBdr>
        <w:top w:val="none" w:sz="0" w:space="0" w:color="auto"/>
        <w:left w:val="none" w:sz="0" w:space="0" w:color="auto"/>
        <w:bottom w:val="none" w:sz="0" w:space="0" w:color="auto"/>
        <w:right w:val="none" w:sz="0" w:space="0" w:color="auto"/>
      </w:divBdr>
    </w:div>
    <w:div w:id="1386564071">
      <w:marLeft w:val="640"/>
      <w:marRight w:val="0"/>
      <w:marTop w:val="0"/>
      <w:marBottom w:val="0"/>
      <w:divBdr>
        <w:top w:val="none" w:sz="0" w:space="0" w:color="auto"/>
        <w:left w:val="none" w:sz="0" w:space="0" w:color="auto"/>
        <w:bottom w:val="none" w:sz="0" w:space="0" w:color="auto"/>
        <w:right w:val="none" w:sz="0" w:space="0" w:color="auto"/>
      </w:divBdr>
    </w:div>
    <w:div w:id="1386640594">
      <w:marLeft w:val="640"/>
      <w:marRight w:val="0"/>
      <w:marTop w:val="0"/>
      <w:marBottom w:val="0"/>
      <w:divBdr>
        <w:top w:val="none" w:sz="0" w:space="0" w:color="auto"/>
        <w:left w:val="none" w:sz="0" w:space="0" w:color="auto"/>
        <w:bottom w:val="none" w:sz="0" w:space="0" w:color="auto"/>
        <w:right w:val="none" w:sz="0" w:space="0" w:color="auto"/>
      </w:divBdr>
    </w:div>
    <w:div w:id="1386682513">
      <w:marLeft w:val="640"/>
      <w:marRight w:val="0"/>
      <w:marTop w:val="0"/>
      <w:marBottom w:val="0"/>
      <w:divBdr>
        <w:top w:val="none" w:sz="0" w:space="0" w:color="auto"/>
        <w:left w:val="none" w:sz="0" w:space="0" w:color="auto"/>
        <w:bottom w:val="none" w:sz="0" w:space="0" w:color="auto"/>
        <w:right w:val="none" w:sz="0" w:space="0" w:color="auto"/>
      </w:divBdr>
    </w:div>
    <w:div w:id="1386946406">
      <w:marLeft w:val="640"/>
      <w:marRight w:val="0"/>
      <w:marTop w:val="0"/>
      <w:marBottom w:val="0"/>
      <w:divBdr>
        <w:top w:val="none" w:sz="0" w:space="0" w:color="auto"/>
        <w:left w:val="none" w:sz="0" w:space="0" w:color="auto"/>
        <w:bottom w:val="none" w:sz="0" w:space="0" w:color="auto"/>
        <w:right w:val="none" w:sz="0" w:space="0" w:color="auto"/>
      </w:divBdr>
    </w:div>
    <w:div w:id="1387486201">
      <w:marLeft w:val="640"/>
      <w:marRight w:val="0"/>
      <w:marTop w:val="0"/>
      <w:marBottom w:val="0"/>
      <w:divBdr>
        <w:top w:val="none" w:sz="0" w:space="0" w:color="auto"/>
        <w:left w:val="none" w:sz="0" w:space="0" w:color="auto"/>
        <w:bottom w:val="none" w:sz="0" w:space="0" w:color="auto"/>
        <w:right w:val="none" w:sz="0" w:space="0" w:color="auto"/>
      </w:divBdr>
    </w:div>
    <w:div w:id="1387603418">
      <w:marLeft w:val="640"/>
      <w:marRight w:val="0"/>
      <w:marTop w:val="0"/>
      <w:marBottom w:val="0"/>
      <w:divBdr>
        <w:top w:val="none" w:sz="0" w:space="0" w:color="auto"/>
        <w:left w:val="none" w:sz="0" w:space="0" w:color="auto"/>
        <w:bottom w:val="none" w:sz="0" w:space="0" w:color="auto"/>
        <w:right w:val="none" w:sz="0" w:space="0" w:color="auto"/>
      </w:divBdr>
    </w:div>
    <w:div w:id="1388145024">
      <w:marLeft w:val="640"/>
      <w:marRight w:val="0"/>
      <w:marTop w:val="0"/>
      <w:marBottom w:val="0"/>
      <w:divBdr>
        <w:top w:val="none" w:sz="0" w:space="0" w:color="auto"/>
        <w:left w:val="none" w:sz="0" w:space="0" w:color="auto"/>
        <w:bottom w:val="none" w:sz="0" w:space="0" w:color="auto"/>
        <w:right w:val="none" w:sz="0" w:space="0" w:color="auto"/>
      </w:divBdr>
    </w:div>
    <w:div w:id="1388147062">
      <w:marLeft w:val="640"/>
      <w:marRight w:val="0"/>
      <w:marTop w:val="0"/>
      <w:marBottom w:val="0"/>
      <w:divBdr>
        <w:top w:val="none" w:sz="0" w:space="0" w:color="auto"/>
        <w:left w:val="none" w:sz="0" w:space="0" w:color="auto"/>
        <w:bottom w:val="none" w:sz="0" w:space="0" w:color="auto"/>
        <w:right w:val="none" w:sz="0" w:space="0" w:color="auto"/>
      </w:divBdr>
    </w:div>
    <w:div w:id="1388214052">
      <w:marLeft w:val="640"/>
      <w:marRight w:val="0"/>
      <w:marTop w:val="0"/>
      <w:marBottom w:val="0"/>
      <w:divBdr>
        <w:top w:val="none" w:sz="0" w:space="0" w:color="auto"/>
        <w:left w:val="none" w:sz="0" w:space="0" w:color="auto"/>
        <w:bottom w:val="none" w:sz="0" w:space="0" w:color="auto"/>
        <w:right w:val="none" w:sz="0" w:space="0" w:color="auto"/>
      </w:divBdr>
    </w:div>
    <w:div w:id="1388334160">
      <w:marLeft w:val="640"/>
      <w:marRight w:val="0"/>
      <w:marTop w:val="0"/>
      <w:marBottom w:val="0"/>
      <w:divBdr>
        <w:top w:val="none" w:sz="0" w:space="0" w:color="auto"/>
        <w:left w:val="none" w:sz="0" w:space="0" w:color="auto"/>
        <w:bottom w:val="none" w:sz="0" w:space="0" w:color="auto"/>
        <w:right w:val="none" w:sz="0" w:space="0" w:color="auto"/>
      </w:divBdr>
    </w:div>
    <w:div w:id="1388842272">
      <w:marLeft w:val="640"/>
      <w:marRight w:val="0"/>
      <w:marTop w:val="0"/>
      <w:marBottom w:val="0"/>
      <w:divBdr>
        <w:top w:val="none" w:sz="0" w:space="0" w:color="auto"/>
        <w:left w:val="none" w:sz="0" w:space="0" w:color="auto"/>
        <w:bottom w:val="none" w:sz="0" w:space="0" w:color="auto"/>
        <w:right w:val="none" w:sz="0" w:space="0" w:color="auto"/>
      </w:divBdr>
    </w:div>
    <w:div w:id="1388842538">
      <w:marLeft w:val="640"/>
      <w:marRight w:val="0"/>
      <w:marTop w:val="0"/>
      <w:marBottom w:val="0"/>
      <w:divBdr>
        <w:top w:val="none" w:sz="0" w:space="0" w:color="auto"/>
        <w:left w:val="none" w:sz="0" w:space="0" w:color="auto"/>
        <w:bottom w:val="none" w:sz="0" w:space="0" w:color="auto"/>
        <w:right w:val="none" w:sz="0" w:space="0" w:color="auto"/>
      </w:divBdr>
    </w:div>
    <w:div w:id="1389302343">
      <w:marLeft w:val="640"/>
      <w:marRight w:val="0"/>
      <w:marTop w:val="0"/>
      <w:marBottom w:val="0"/>
      <w:divBdr>
        <w:top w:val="none" w:sz="0" w:space="0" w:color="auto"/>
        <w:left w:val="none" w:sz="0" w:space="0" w:color="auto"/>
        <w:bottom w:val="none" w:sz="0" w:space="0" w:color="auto"/>
        <w:right w:val="none" w:sz="0" w:space="0" w:color="auto"/>
      </w:divBdr>
    </w:div>
    <w:div w:id="1389643424">
      <w:marLeft w:val="640"/>
      <w:marRight w:val="0"/>
      <w:marTop w:val="0"/>
      <w:marBottom w:val="0"/>
      <w:divBdr>
        <w:top w:val="none" w:sz="0" w:space="0" w:color="auto"/>
        <w:left w:val="none" w:sz="0" w:space="0" w:color="auto"/>
        <w:bottom w:val="none" w:sz="0" w:space="0" w:color="auto"/>
        <w:right w:val="none" w:sz="0" w:space="0" w:color="auto"/>
      </w:divBdr>
    </w:div>
    <w:div w:id="1389962707">
      <w:marLeft w:val="640"/>
      <w:marRight w:val="0"/>
      <w:marTop w:val="0"/>
      <w:marBottom w:val="0"/>
      <w:divBdr>
        <w:top w:val="none" w:sz="0" w:space="0" w:color="auto"/>
        <w:left w:val="none" w:sz="0" w:space="0" w:color="auto"/>
        <w:bottom w:val="none" w:sz="0" w:space="0" w:color="auto"/>
        <w:right w:val="none" w:sz="0" w:space="0" w:color="auto"/>
      </w:divBdr>
    </w:div>
    <w:div w:id="1390032928">
      <w:marLeft w:val="640"/>
      <w:marRight w:val="0"/>
      <w:marTop w:val="0"/>
      <w:marBottom w:val="0"/>
      <w:divBdr>
        <w:top w:val="none" w:sz="0" w:space="0" w:color="auto"/>
        <w:left w:val="none" w:sz="0" w:space="0" w:color="auto"/>
        <w:bottom w:val="none" w:sz="0" w:space="0" w:color="auto"/>
        <w:right w:val="none" w:sz="0" w:space="0" w:color="auto"/>
      </w:divBdr>
    </w:div>
    <w:div w:id="1390109519">
      <w:marLeft w:val="640"/>
      <w:marRight w:val="0"/>
      <w:marTop w:val="0"/>
      <w:marBottom w:val="0"/>
      <w:divBdr>
        <w:top w:val="none" w:sz="0" w:space="0" w:color="auto"/>
        <w:left w:val="none" w:sz="0" w:space="0" w:color="auto"/>
        <w:bottom w:val="none" w:sz="0" w:space="0" w:color="auto"/>
        <w:right w:val="none" w:sz="0" w:space="0" w:color="auto"/>
      </w:divBdr>
    </w:div>
    <w:div w:id="1390500599">
      <w:marLeft w:val="640"/>
      <w:marRight w:val="0"/>
      <w:marTop w:val="0"/>
      <w:marBottom w:val="0"/>
      <w:divBdr>
        <w:top w:val="none" w:sz="0" w:space="0" w:color="auto"/>
        <w:left w:val="none" w:sz="0" w:space="0" w:color="auto"/>
        <w:bottom w:val="none" w:sz="0" w:space="0" w:color="auto"/>
        <w:right w:val="none" w:sz="0" w:space="0" w:color="auto"/>
      </w:divBdr>
    </w:div>
    <w:div w:id="1390567151">
      <w:marLeft w:val="640"/>
      <w:marRight w:val="0"/>
      <w:marTop w:val="0"/>
      <w:marBottom w:val="0"/>
      <w:divBdr>
        <w:top w:val="none" w:sz="0" w:space="0" w:color="auto"/>
        <w:left w:val="none" w:sz="0" w:space="0" w:color="auto"/>
        <w:bottom w:val="none" w:sz="0" w:space="0" w:color="auto"/>
        <w:right w:val="none" w:sz="0" w:space="0" w:color="auto"/>
      </w:divBdr>
    </w:div>
    <w:div w:id="1390685251">
      <w:marLeft w:val="640"/>
      <w:marRight w:val="0"/>
      <w:marTop w:val="0"/>
      <w:marBottom w:val="0"/>
      <w:divBdr>
        <w:top w:val="none" w:sz="0" w:space="0" w:color="auto"/>
        <w:left w:val="none" w:sz="0" w:space="0" w:color="auto"/>
        <w:bottom w:val="none" w:sz="0" w:space="0" w:color="auto"/>
        <w:right w:val="none" w:sz="0" w:space="0" w:color="auto"/>
      </w:divBdr>
    </w:div>
    <w:div w:id="1390691359">
      <w:marLeft w:val="640"/>
      <w:marRight w:val="0"/>
      <w:marTop w:val="0"/>
      <w:marBottom w:val="0"/>
      <w:divBdr>
        <w:top w:val="none" w:sz="0" w:space="0" w:color="auto"/>
        <w:left w:val="none" w:sz="0" w:space="0" w:color="auto"/>
        <w:bottom w:val="none" w:sz="0" w:space="0" w:color="auto"/>
        <w:right w:val="none" w:sz="0" w:space="0" w:color="auto"/>
      </w:divBdr>
    </w:div>
    <w:div w:id="1390760714">
      <w:marLeft w:val="640"/>
      <w:marRight w:val="0"/>
      <w:marTop w:val="0"/>
      <w:marBottom w:val="0"/>
      <w:divBdr>
        <w:top w:val="none" w:sz="0" w:space="0" w:color="auto"/>
        <w:left w:val="none" w:sz="0" w:space="0" w:color="auto"/>
        <w:bottom w:val="none" w:sz="0" w:space="0" w:color="auto"/>
        <w:right w:val="none" w:sz="0" w:space="0" w:color="auto"/>
      </w:divBdr>
    </w:div>
    <w:div w:id="1390810772">
      <w:marLeft w:val="640"/>
      <w:marRight w:val="0"/>
      <w:marTop w:val="0"/>
      <w:marBottom w:val="0"/>
      <w:divBdr>
        <w:top w:val="none" w:sz="0" w:space="0" w:color="auto"/>
        <w:left w:val="none" w:sz="0" w:space="0" w:color="auto"/>
        <w:bottom w:val="none" w:sz="0" w:space="0" w:color="auto"/>
        <w:right w:val="none" w:sz="0" w:space="0" w:color="auto"/>
      </w:divBdr>
    </w:div>
    <w:div w:id="1390960238">
      <w:marLeft w:val="640"/>
      <w:marRight w:val="0"/>
      <w:marTop w:val="0"/>
      <w:marBottom w:val="0"/>
      <w:divBdr>
        <w:top w:val="none" w:sz="0" w:space="0" w:color="auto"/>
        <w:left w:val="none" w:sz="0" w:space="0" w:color="auto"/>
        <w:bottom w:val="none" w:sz="0" w:space="0" w:color="auto"/>
        <w:right w:val="none" w:sz="0" w:space="0" w:color="auto"/>
      </w:divBdr>
    </w:div>
    <w:div w:id="1391071455">
      <w:marLeft w:val="640"/>
      <w:marRight w:val="0"/>
      <w:marTop w:val="0"/>
      <w:marBottom w:val="0"/>
      <w:divBdr>
        <w:top w:val="none" w:sz="0" w:space="0" w:color="auto"/>
        <w:left w:val="none" w:sz="0" w:space="0" w:color="auto"/>
        <w:bottom w:val="none" w:sz="0" w:space="0" w:color="auto"/>
        <w:right w:val="none" w:sz="0" w:space="0" w:color="auto"/>
      </w:divBdr>
    </w:div>
    <w:div w:id="1391610434">
      <w:marLeft w:val="640"/>
      <w:marRight w:val="0"/>
      <w:marTop w:val="0"/>
      <w:marBottom w:val="0"/>
      <w:divBdr>
        <w:top w:val="none" w:sz="0" w:space="0" w:color="auto"/>
        <w:left w:val="none" w:sz="0" w:space="0" w:color="auto"/>
        <w:bottom w:val="none" w:sz="0" w:space="0" w:color="auto"/>
        <w:right w:val="none" w:sz="0" w:space="0" w:color="auto"/>
      </w:divBdr>
    </w:div>
    <w:div w:id="1392116803">
      <w:marLeft w:val="640"/>
      <w:marRight w:val="0"/>
      <w:marTop w:val="0"/>
      <w:marBottom w:val="0"/>
      <w:divBdr>
        <w:top w:val="none" w:sz="0" w:space="0" w:color="auto"/>
        <w:left w:val="none" w:sz="0" w:space="0" w:color="auto"/>
        <w:bottom w:val="none" w:sz="0" w:space="0" w:color="auto"/>
        <w:right w:val="none" w:sz="0" w:space="0" w:color="auto"/>
      </w:divBdr>
    </w:div>
    <w:div w:id="1392194569">
      <w:marLeft w:val="640"/>
      <w:marRight w:val="0"/>
      <w:marTop w:val="0"/>
      <w:marBottom w:val="0"/>
      <w:divBdr>
        <w:top w:val="none" w:sz="0" w:space="0" w:color="auto"/>
        <w:left w:val="none" w:sz="0" w:space="0" w:color="auto"/>
        <w:bottom w:val="none" w:sz="0" w:space="0" w:color="auto"/>
        <w:right w:val="none" w:sz="0" w:space="0" w:color="auto"/>
      </w:divBdr>
    </w:div>
    <w:div w:id="1392998043">
      <w:marLeft w:val="640"/>
      <w:marRight w:val="0"/>
      <w:marTop w:val="0"/>
      <w:marBottom w:val="0"/>
      <w:divBdr>
        <w:top w:val="none" w:sz="0" w:space="0" w:color="auto"/>
        <w:left w:val="none" w:sz="0" w:space="0" w:color="auto"/>
        <w:bottom w:val="none" w:sz="0" w:space="0" w:color="auto"/>
        <w:right w:val="none" w:sz="0" w:space="0" w:color="auto"/>
      </w:divBdr>
    </w:div>
    <w:div w:id="1393232681">
      <w:marLeft w:val="640"/>
      <w:marRight w:val="0"/>
      <w:marTop w:val="0"/>
      <w:marBottom w:val="0"/>
      <w:divBdr>
        <w:top w:val="none" w:sz="0" w:space="0" w:color="auto"/>
        <w:left w:val="none" w:sz="0" w:space="0" w:color="auto"/>
        <w:bottom w:val="none" w:sz="0" w:space="0" w:color="auto"/>
        <w:right w:val="none" w:sz="0" w:space="0" w:color="auto"/>
      </w:divBdr>
    </w:div>
    <w:div w:id="1393428684">
      <w:marLeft w:val="640"/>
      <w:marRight w:val="0"/>
      <w:marTop w:val="0"/>
      <w:marBottom w:val="0"/>
      <w:divBdr>
        <w:top w:val="none" w:sz="0" w:space="0" w:color="auto"/>
        <w:left w:val="none" w:sz="0" w:space="0" w:color="auto"/>
        <w:bottom w:val="none" w:sz="0" w:space="0" w:color="auto"/>
        <w:right w:val="none" w:sz="0" w:space="0" w:color="auto"/>
      </w:divBdr>
    </w:div>
    <w:div w:id="1393432158">
      <w:marLeft w:val="640"/>
      <w:marRight w:val="0"/>
      <w:marTop w:val="0"/>
      <w:marBottom w:val="0"/>
      <w:divBdr>
        <w:top w:val="none" w:sz="0" w:space="0" w:color="auto"/>
        <w:left w:val="none" w:sz="0" w:space="0" w:color="auto"/>
        <w:bottom w:val="none" w:sz="0" w:space="0" w:color="auto"/>
        <w:right w:val="none" w:sz="0" w:space="0" w:color="auto"/>
      </w:divBdr>
    </w:div>
    <w:div w:id="1393846513">
      <w:marLeft w:val="640"/>
      <w:marRight w:val="0"/>
      <w:marTop w:val="0"/>
      <w:marBottom w:val="0"/>
      <w:divBdr>
        <w:top w:val="none" w:sz="0" w:space="0" w:color="auto"/>
        <w:left w:val="none" w:sz="0" w:space="0" w:color="auto"/>
        <w:bottom w:val="none" w:sz="0" w:space="0" w:color="auto"/>
        <w:right w:val="none" w:sz="0" w:space="0" w:color="auto"/>
      </w:divBdr>
    </w:div>
    <w:div w:id="1393969137">
      <w:marLeft w:val="640"/>
      <w:marRight w:val="0"/>
      <w:marTop w:val="0"/>
      <w:marBottom w:val="0"/>
      <w:divBdr>
        <w:top w:val="none" w:sz="0" w:space="0" w:color="auto"/>
        <w:left w:val="none" w:sz="0" w:space="0" w:color="auto"/>
        <w:bottom w:val="none" w:sz="0" w:space="0" w:color="auto"/>
        <w:right w:val="none" w:sz="0" w:space="0" w:color="auto"/>
      </w:divBdr>
    </w:div>
    <w:div w:id="1394087589">
      <w:marLeft w:val="640"/>
      <w:marRight w:val="0"/>
      <w:marTop w:val="0"/>
      <w:marBottom w:val="0"/>
      <w:divBdr>
        <w:top w:val="none" w:sz="0" w:space="0" w:color="auto"/>
        <w:left w:val="none" w:sz="0" w:space="0" w:color="auto"/>
        <w:bottom w:val="none" w:sz="0" w:space="0" w:color="auto"/>
        <w:right w:val="none" w:sz="0" w:space="0" w:color="auto"/>
      </w:divBdr>
    </w:div>
    <w:div w:id="1394160009">
      <w:marLeft w:val="640"/>
      <w:marRight w:val="0"/>
      <w:marTop w:val="0"/>
      <w:marBottom w:val="0"/>
      <w:divBdr>
        <w:top w:val="none" w:sz="0" w:space="0" w:color="auto"/>
        <w:left w:val="none" w:sz="0" w:space="0" w:color="auto"/>
        <w:bottom w:val="none" w:sz="0" w:space="0" w:color="auto"/>
        <w:right w:val="none" w:sz="0" w:space="0" w:color="auto"/>
      </w:divBdr>
    </w:div>
    <w:div w:id="1394814076">
      <w:marLeft w:val="640"/>
      <w:marRight w:val="0"/>
      <w:marTop w:val="0"/>
      <w:marBottom w:val="0"/>
      <w:divBdr>
        <w:top w:val="none" w:sz="0" w:space="0" w:color="auto"/>
        <w:left w:val="none" w:sz="0" w:space="0" w:color="auto"/>
        <w:bottom w:val="none" w:sz="0" w:space="0" w:color="auto"/>
        <w:right w:val="none" w:sz="0" w:space="0" w:color="auto"/>
      </w:divBdr>
    </w:div>
    <w:div w:id="1395274340">
      <w:marLeft w:val="640"/>
      <w:marRight w:val="0"/>
      <w:marTop w:val="0"/>
      <w:marBottom w:val="0"/>
      <w:divBdr>
        <w:top w:val="none" w:sz="0" w:space="0" w:color="auto"/>
        <w:left w:val="none" w:sz="0" w:space="0" w:color="auto"/>
        <w:bottom w:val="none" w:sz="0" w:space="0" w:color="auto"/>
        <w:right w:val="none" w:sz="0" w:space="0" w:color="auto"/>
      </w:divBdr>
    </w:div>
    <w:div w:id="1395465104">
      <w:marLeft w:val="640"/>
      <w:marRight w:val="0"/>
      <w:marTop w:val="0"/>
      <w:marBottom w:val="0"/>
      <w:divBdr>
        <w:top w:val="none" w:sz="0" w:space="0" w:color="auto"/>
        <w:left w:val="none" w:sz="0" w:space="0" w:color="auto"/>
        <w:bottom w:val="none" w:sz="0" w:space="0" w:color="auto"/>
        <w:right w:val="none" w:sz="0" w:space="0" w:color="auto"/>
      </w:divBdr>
    </w:div>
    <w:div w:id="1395617404">
      <w:marLeft w:val="640"/>
      <w:marRight w:val="0"/>
      <w:marTop w:val="0"/>
      <w:marBottom w:val="0"/>
      <w:divBdr>
        <w:top w:val="none" w:sz="0" w:space="0" w:color="auto"/>
        <w:left w:val="none" w:sz="0" w:space="0" w:color="auto"/>
        <w:bottom w:val="none" w:sz="0" w:space="0" w:color="auto"/>
        <w:right w:val="none" w:sz="0" w:space="0" w:color="auto"/>
      </w:divBdr>
    </w:div>
    <w:div w:id="1395664020">
      <w:marLeft w:val="640"/>
      <w:marRight w:val="0"/>
      <w:marTop w:val="0"/>
      <w:marBottom w:val="0"/>
      <w:divBdr>
        <w:top w:val="none" w:sz="0" w:space="0" w:color="auto"/>
        <w:left w:val="none" w:sz="0" w:space="0" w:color="auto"/>
        <w:bottom w:val="none" w:sz="0" w:space="0" w:color="auto"/>
        <w:right w:val="none" w:sz="0" w:space="0" w:color="auto"/>
      </w:divBdr>
    </w:div>
    <w:div w:id="1396246087">
      <w:marLeft w:val="640"/>
      <w:marRight w:val="0"/>
      <w:marTop w:val="0"/>
      <w:marBottom w:val="0"/>
      <w:divBdr>
        <w:top w:val="none" w:sz="0" w:space="0" w:color="auto"/>
        <w:left w:val="none" w:sz="0" w:space="0" w:color="auto"/>
        <w:bottom w:val="none" w:sz="0" w:space="0" w:color="auto"/>
        <w:right w:val="none" w:sz="0" w:space="0" w:color="auto"/>
      </w:divBdr>
    </w:div>
    <w:div w:id="1396316978">
      <w:marLeft w:val="640"/>
      <w:marRight w:val="0"/>
      <w:marTop w:val="0"/>
      <w:marBottom w:val="0"/>
      <w:divBdr>
        <w:top w:val="none" w:sz="0" w:space="0" w:color="auto"/>
        <w:left w:val="none" w:sz="0" w:space="0" w:color="auto"/>
        <w:bottom w:val="none" w:sz="0" w:space="0" w:color="auto"/>
        <w:right w:val="none" w:sz="0" w:space="0" w:color="auto"/>
      </w:divBdr>
    </w:div>
    <w:div w:id="1396588970">
      <w:marLeft w:val="640"/>
      <w:marRight w:val="0"/>
      <w:marTop w:val="0"/>
      <w:marBottom w:val="0"/>
      <w:divBdr>
        <w:top w:val="none" w:sz="0" w:space="0" w:color="auto"/>
        <w:left w:val="none" w:sz="0" w:space="0" w:color="auto"/>
        <w:bottom w:val="none" w:sz="0" w:space="0" w:color="auto"/>
        <w:right w:val="none" w:sz="0" w:space="0" w:color="auto"/>
      </w:divBdr>
    </w:div>
    <w:div w:id="1396777116">
      <w:marLeft w:val="640"/>
      <w:marRight w:val="0"/>
      <w:marTop w:val="0"/>
      <w:marBottom w:val="0"/>
      <w:divBdr>
        <w:top w:val="none" w:sz="0" w:space="0" w:color="auto"/>
        <w:left w:val="none" w:sz="0" w:space="0" w:color="auto"/>
        <w:bottom w:val="none" w:sz="0" w:space="0" w:color="auto"/>
        <w:right w:val="none" w:sz="0" w:space="0" w:color="auto"/>
      </w:divBdr>
    </w:div>
    <w:div w:id="1397242858">
      <w:marLeft w:val="640"/>
      <w:marRight w:val="0"/>
      <w:marTop w:val="0"/>
      <w:marBottom w:val="0"/>
      <w:divBdr>
        <w:top w:val="none" w:sz="0" w:space="0" w:color="auto"/>
        <w:left w:val="none" w:sz="0" w:space="0" w:color="auto"/>
        <w:bottom w:val="none" w:sz="0" w:space="0" w:color="auto"/>
        <w:right w:val="none" w:sz="0" w:space="0" w:color="auto"/>
      </w:divBdr>
    </w:div>
    <w:div w:id="1397433732">
      <w:marLeft w:val="640"/>
      <w:marRight w:val="0"/>
      <w:marTop w:val="0"/>
      <w:marBottom w:val="0"/>
      <w:divBdr>
        <w:top w:val="none" w:sz="0" w:space="0" w:color="auto"/>
        <w:left w:val="none" w:sz="0" w:space="0" w:color="auto"/>
        <w:bottom w:val="none" w:sz="0" w:space="0" w:color="auto"/>
        <w:right w:val="none" w:sz="0" w:space="0" w:color="auto"/>
      </w:divBdr>
    </w:div>
    <w:div w:id="1397506099">
      <w:marLeft w:val="640"/>
      <w:marRight w:val="0"/>
      <w:marTop w:val="0"/>
      <w:marBottom w:val="0"/>
      <w:divBdr>
        <w:top w:val="none" w:sz="0" w:space="0" w:color="auto"/>
        <w:left w:val="none" w:sz="0" w:space="0" w:color="auto"/>
        <w:bottom w:val="none" w:sz="0" w:space="0" w:color="auto"/>
        <w:right w:val="none" w:sz="0" w:space="0" w:color="auto"/>
      </w:divBdr>
    </w:div>
    <w:div w:id="1397557729">
      <w:marLeft w:val="640"/>
      <w:marRight w:val="0"/>
      <w:marTop w:val="0"/>
      <w:marBottom w:val="0"/>
      <w:divBdr>
        <w:top w:val="none" w:sz="0" w:space="0" w:color="auto"/>
        <w:left w:val="none" w:sz="0" w:space="0" w:color="auto"/>
        <w:bottom w:val="none" w:sz="0" w:space="0" w:color="auto"/>
        <w:right w:val="none" w:sz="0" w:space="0" w:color="auto"/>
      </w:divBdr>
    </w:div>
    <w:div w:id="1397583252">
      <w:marLeft w:val="640"/>
      <w:marRight w:val="0"/>
      <w:marTop w:val="0"/>
      <w:marBottom w:val="0"/>
      <w:divBdr>
        <w:top w:val="none" w:sz="0" w:space="0" w:color="auto"/>
        <w:left w:val="none" w:sz="0" w:space="0" w:color="auto"/>
        <w:bottom w:val="none" w:sz="0" w:space="0" w:color="auto"/>
        <w:right w:val="none" w:sz="0" w:space="0" w:color="auto"/>
      </w:divBdr>
    </w:div>
    <w:div w:id="1398238752">
      <w:marLeft w:val="640"/>
      <w:marRight w:val="0"/>
      <w:marTop w:val="0"/>
      <w:marBottom w:val="0"/>
      <w:divBdr>
        <w:top w:val="none" w:sz="0" w:space="0" w:color="auto"/>
        <w:left w:val="none" w:sz="0" w:space="0" w:color="auto"/>
        <w:bottom w:val="none" w:sz="0" w:space="0" w:color="auto"/>
        <w:right w:val="none" w:sz="0" w:space="0" w:color="auto"/>
      </w:divBdr>
    </w:div>
    <w:div w:id="1398363473">
      <w:marLeft w:val="640"/>
      <w:marRight w:val="0"/>
      <w:marTop w:val="0"/>
      <w:marBottom w:val="0"/>
      <w:divBdr>
        <w:top w:val="none" w:sz="0" w:space="0" w:color="auto"/>
        <w:left w:val="none" w:sz="0" w:space="0" w:color="auto"/>
        <w:bottom w:val="none" w:sz="0" w:space="0" w:color="auto"/>
        <w:right w:val="none" w:sz="0" w:space="0" w:color="auto"/>
      </w:divBdr>
    </w:div>
    <w:div w:id="1399089953">
      <w:marLeft w:val="640"/>
      <w:marRight w:val="0"/>
      <w:marTop w:val="0"/>
      <w:marBottom w:val="0"/>
      <w:divBdr>
        <w:top w:val="none" w:sz="0" w:space="0" w:color="auto"/>
        <w:left w:val="none" w:sz="0" w:space="0" w:color="auto"/>
        <w:bottom w:val="none" w:sz="0" w:space="0" w:color="auto"/>
        <w:right w:val="none" w:sz="0" w:space="0" w:color="auto"/>
      </w:divBdr>
    </w:div>
    <w:div w:id="1399282175">
      <w:marLeft w:val="640"/>
      <w:marRight w:val="0"/>
      <w:marTop w:val="0"/>
      <w:marBottom w:val="0"/>
      <w:divBdr>
        <w:top w:val="none" w:sz="0" w:space="0" w:color="auto"/>
        <w:left w:val="none" w:sz="0" w:space="0" w:color="auto"/>
        <w:bottom w:val="none" w:sz="0" w:space="0" w:color="auto"/>
        <w:right w:val="none" w:sz="0" w:space="0" w:color="auto"/>
      </w:divBdr>
    </w:div>
    <w:div w:id="1399785824">
      <w:marLeft w:val="640"/>
      <w:marRight w:val="0"/>
      <w:marTop w:val="0"/>
      <w:marBottom w:val="0"/>
      <w:divBdr>
        <w:top w:val="none" w:sz="0" w:space="0" w:color="auto"/>
        <w:left w:val="none" w:sz="0" w:space="0" w:color="auto"/>
        <w:bottom w:val="none" w:sz="0" w:space="0" w:color="auto"/>
        <w:right w:val="none" w:sz="0" w:space="0" w:color="auto"/>
      </w:divBdr>
    </w:div>
    <w:div w:id="1399865128">
      <w:marLeft w:val="640"/>
      <w:marRight w:val="0"/>
      <w:marTop w:val="0"/>
      <w:marBottom w:val="0"/>
      <w:divBdr>
        <w:top w:val="none" w:sz="0" w:space="0" w:color="auto"/>
        <w:left w:val="none" w:sz="0" w:space="0" w:color="auto"/>
        <w:bottom w:val="none" w:sz="0" w:space="0" w:color="auto"/>
        <w:right w:val="none" w:sz="0" w:space="0" w:color="auto"/>
      </w:divBdr>
    </w:div>
    <w:div w:id="1399938015">
      <w:marLeft w:val="640"/>
      <w:marRight w:val="0"/>
      <w:marTop w:val="0"/>
      <w:marBottom w:val="0"/>
      <w:divBdr>
        <w:top w:val="none" w:sz="0" w:space="0" w:color="auto"/>
        <w:left w:val="none" w:sz="0" w:space="0" w:color="auto"/>
        <w:bottom w:val="none" w:sz="0" w:space="0" w:color="auto"/>
        <w:right w:val="none" w:sz="0" w:space="0" w:color="auto"/>
      </w:divBdr>
    </w:div>
    <w:div w:id="1399941089">
      <w:marLeft w:val="640"/>
      <w:marRight w:val="0"/>
      <w:marTop w:val="0"/>
      <w:marBottom w:val="0"/>
      <w:divBdr>
        <w:top w:val="none" w:sz="0" w:space="0" w:color="auto"/>
        <w:left w:val="none" w:sz="0" w:space="0" w:color="auto"/>
        <w:bottom w:val="none" w:sz="0" w:space="0" w:color="auto"/>
        <w:right w:val="none" w:sz="0" w:space="0" w:color="auto"/>
      </w:divBdr>
    </w:div>
    <w:div w:id="1400206421">
      <w:marLeft w:val="640"/>
      <w:marRight w:val="0"/>
      <w:marTop w:val="0"/>
      <w:marBottom w:val="0"/>
      <w:divBdr>
        <w:top w:val="none" w:sz="0" w:space="0" w:color="auto"/>
        <w:left w:val="none" w:sz="0" w:space="0" w:color="auto"/>
        <w:bottom w:val="none" w:sz="0" w:space="0" w:color="auto"/>
        <w:right w:val="none" w:sz="0" w:space="0" w:color="auto"/>
      </w:divBdr>
    </w:div>
    <w:div w:id="1400787394">
      <w:marLeft w:val="640"/>
      <w:marRight w:val="0"/>
      <w:marTop w:val="0"/>
      <w:marBottom w:val="0"/>
      <w:divBdr>
        <w:top w:val="none" w:sz="0" w:space="0" w:color="auto"/>
        <w:left w:val="none" w:sz="0" w:space="0" w:color="auto"/>
        <w:bottom w:val="none" w:sz="0" w:space="0" w:color="auto"/>
        <w:right w:val="none" w:sz="0" w:space="0" w:color="auto"/>
      </w:divBdr>
    </w:div>
    <w:div w:id="1400908949">
      <w:marLeft w:val="640"/>
      <w:marRight w:val="0"/>
      <w:marTop w:val="0"/>
      <w:marBottom w:val="0"/>
      <w:divBdr>
        <w:top w:val="none" w:sz="0" w:space="0" w:color="auto"/>
        <w:left w:val="none" w:sz="0" w:space="0" w:color="auto"/>
        <w:bottom w:val="none" w:sz="0" w:space="0" w:color="auto"/>
        <w:right w:val="none" w:sz="0" w:space="0" w:color="auto"/>
      </w:divBdr>
    </w:div>
    <w:div w:id="1401370826">
      <w:marLeft w:val="640"/>
      <w:marRight w:val="0"/>
      <w:marTop w:val="0"/>
      <w:marBottom w:val="0"/>
      <w:divBdr>
        <w:top w:val="none" w:sz="0" w:space="0" w:color="auto"/>
        <w:left w:val="none" w:sz="0" w:space="0" w:color="auto"/>
        <w:bottom w:val="none" w:sz="0" w:space="0" w:color="auto"/>
        <w:right w:val="none" w:sz="0" w:space="0" w:color="auto"/>
      </w:divBdr>
    </w:div>
    <w:div w:id="1401563897">
      <w:marLeft w:val="640"/>
      <w:marRight w:val="0"/>
      <w:marTop w:val="0"/>
      <w:marBottom w:val="0"/>
      <w:divBdr>
        <w:top w:val="none" w:sz="0" w:space="0" w:color="auto"/>
        <w:left w:val="none" w:sz="0" w:space="0" w:color="auto"/>
        <w:bottom w:val="none" w:sz="0" w:space="0" w:color="auto"/>
        <w:right w:val="none" w:sz="0" w:space="0" w:color="auto"/>
      </w:divBdr>
    </w:div>
    <w:div w:id="1402171971">
      <w:marLeft w:val="640"/>
      <w:marRight w:val="0"/>
      <w:marTop w:val="0"/>
      <w:marBottom w:val="0"/>
      <w:divBdr>
        <w:top w:val="none" w:sz="0" w:space="0" w:color="auto"/>
        <w:left w:val="none" w:sz="0" w:space="0" w:color="auto"/>
        <w:bottom w:val="none" w:sz="0" w:space="0" w:color="auto"/>
        <w:right w:val="none" w:sz="0" w:space="0" w:color="auto"/>
      </w:divBdr>
    </w:div>
    <w:div w:id="1402217794">
      <w:marLeft w:val="640"/>
      <w:marRight w:val="0"/>
      <w:marTop w:val="0"/>
      <w:marBottom w:val="0"/>
      <w:divBdr>
        <w:top w:val="none" w:sz="0" w:space="0" w:color="auto"/>
        <w:left w:val="none" w:sz="0" w:space="0" w:color="auto"/>
        <w:bottom w:val="none" w:sz="0" w:space="0" w:color="auto"/>
        <w:right w:val="none" w:sz="0" w:space="0" w:color="auto"/>
      </w:divBdr>
    </w:div>
    <w:div w:id="1402219946">
      <w:marLeft w:val="640"/>
      <w:marRight w:val="0"/>
      <w:marTop w:val="0"/>
      <w:marBottom w:val="0"/>
      <w:divBdr>
        <w:top w:val="none" w:sz="0" w:space="0" w:color="auto"/>
        <w:left w:val="none" w:sz="0" w:space="0" w:color="auto"/>
        <w:bottom w:val="none" w:sz="0" w:space="0" w:color="auto"/>
        <w:right w:val="none" w:sz="0" w:space="0" w:color="auto"/>
      </w:divBdr>
    </w:div>
    <w:div w:id="1402289532">
      <w:marLeft w:val="640"/>
      <w:marRight w:val="0"/>
      <w:marTop w:val="0"/>
      <w:marBottom w:val="0"/>
      <w:divBdr>
        <w:top w:val="none" w:sz="0" w:space="0" w:color="auto"/>
        <w:left w:val="none" w:sz="0" w:space="0" w:color="auto"/>
        <w:bottom w:val="none" w:sz="0" w:space="0" w:color="auto"/>
        <w:right w:val="none" w:sz="0" w:space="0" w:color="auto"/>
      </w:divBdr>
    </w:div>
    <w:div w:id="1402365895">
      <w:marLeft w:val="640"/>
      <w:marRight w:val="0"/>
      <w:marTop w:val="0"/>
      <w:marBottom w:val="0"/>
      <w:divBdr>
        <w:top w:val="none" w:sz="0" w:space="0" w:color="auto"/>
        <w:left w:val="none" w:sz="0" w:space="0" w:color="auto"/>
        <w:bottom w:val="none" w:sz="0" w:space="0" w:color="auto"/>
        <w:right w:val="none" w:sz="0" w:space="0" w:color="auto"/>
      </w:divBdr>
    </w:div>
    <w:div w:id="1402481904">
      <w:marLeft w:val="640"/>
      <w:marRight w:val="0"/>
      <w:marTop w:val="0"/>
      <w:marBottom w:val="0"/>
      <w:divBdr>
        <w:top w:val="none" w:sz="0" w:space="0" w:color="auto"/>
        <w:left w:val="none" w:sz="0" w:space="0" w:color="auto"/>
        <w:bottom w:val="none" w:sz="0" w:space="0" w:color="auto"/>
        <w:right w:val="none" w:sz="0" w:space="0" w:color="auto"/>
      </w:divBdr>
    </w:div>
    <w:div w:id="1402487478">
      <w:marLeft w:val="640"/>
      <w:marRight w:val="0"/>
      <w:marTop w:val="0"/>
      <w:marBottom w:val="0"/>
      <w:divBdr>
        <w:top w:val="none" w:sz="0" w:space="0" w:color="auto"/>
        <w:left w:val="none" w:sz="0" w:space="0" w:color="auto"/>
        <w:bottom w:val="none" w:sz="0" w:space="0" w:color="auto"/>
        <w:right w:val="none" w:sz="0" w:space="0" w:color="auto"/>
      </w:divBdr>
    </w:div>
    <w:div w:id="1402948203">
      <w:marLeft w:val="640"/>
      <w:marRight w:val="0"/>
      <w:marTop w:val="0"/>
      <w:marBottom w:val="0"/>
      <w:divBdr>
        <w:top w:val="none" w:sz="0" w:space="0" w:color="auto"/>
        <w:left w:val="none" w:sz="0" w:space="0" w:color="auto"/>
        <w:bottom w:val="none" w:sz="0" w:space="0" w:color="auto"/>
        <w:right w:val="none" w:sz="0" w:space="0" w:color="auto"/>
      </w:divBdr>
    </w:div>
    <w:div w:id="1403411690">
      <w:marLeft w:val="640"/>
      <w:marRight w:val="0"/>
      <w:marTop w:val="0"/>
      <w:marBottom w:val="0"/>
      <w:divBdr>
        <w:top w:val="none" w:sz="0" w:space="0" w:color="auto"/>
        <w:left w:val="none" w:sz="0" w:space="0" w:color="auto"/>
        <w:bottom w:val="none" w:sz="0" w:space="0" w:color="auto"/>
        <w:right w:val="none" w:sz="0" w:space="0" w:color="auto"/>
      </w:divBdr>
    </w:div>
    <w:div w:id="1403990964">
      <w:marLeft w:val="640"/>
      <w:marRight w:val="0"/>
      <w:marTop w:val="0"/>
      <w:marBottom w:val="0"/>
      <w:divBdr>
        <w:top w:val="none" w:sz="0" w:space="0" w:color="auto"/>
        <w:left w:val="none" w:sz="0" w:space="0" w:color="auto"/>
        <w:bottom w:val="none" w:sz="0" w:space="0" w:color="auto"/>
        <w:right w:val="none" w:sz="0" w:space="0" w:color="auto"/>
      </w:divBdr>
    </w:div>
    <w:div w:id="1404066325">
      <w:marLeft w:val="640"/>
      <w:marRight w:val="0"/>
      <w:marTop w:val="0"/>
      <w:marBottom w:val="0"/>
      <w:divBdr>
        <w:top w:val="none" w:sz="0" w:space="0" w:color="auto"/>
        <w:left w:val="none" w:sz="0" w:space="0" w:color="auto"/>
        <w:bottom w:val="none" w:sz="0" w:space="0" w:color="auto"/>
        <w:right w:val="none" w:sz="0" w:space="0" w:color="auto"/>
      </w:divBdr>
    </w:div>
    <w:div w:id="1404529955">
      <w:marLeft w:val="640"/>
      <w:marRight w:val="0"/>
      <w:marTop w:val="0"/>
      <w:marBottom w:val="0"/>
      <w:divBdr>
        <w:top w:val="none" w:sz="0" w:space="0" w:color="auto"/>
        <w:left w:val="none" w:sz="0" w:space="0" w:color="auto"/>
        <w:bottom w:val="none" w:sz="0" w:space="0" w:color="auto"/>
        <w:right w:val="none" w:sz="0" w:space="0" w:color="auto"/>
      </w:divBdr>
    </w:div>
    <w:div w:id="1404640037">
      <w:marLeft w:val="640"/>
      <w:marRight w:val="0"/>
      <w:marTop w:val="0"/>
      <w:marBottom w:val="0"/>
      <w:divBdr>
        <w:top w:val="none" w:sz="0" w:space="0" w:color="auto"/>
        <w:left w:val="none" w:sz="0" w:space="0" w:color="auto"/>
        <w:bottom w:val="none" w:sz="0" w:space="0" w:color="auto"/>
        <w:right w:val="none" w:sz="0" w:space="0" w:color="auto"/>
      </w:divBdr>
    </w:div>
    <w:div w:id="1404840520">
      <w:marLeft w:val="640"/>
      <w:marRight w:val="0"/>
      <w:marTop w:val="0"/>
      <w:marBottom w:val="0"/>
      <w:divBdr>
        <w:top w:val="none" w:sz="0" w:space="0" w:color="auto"/>
        <w:left w:val="none" w:sz="0" w:space="0" w:color="auto"/>
        <w:bottom w:val="none" w:sz="0" w:space="0" w:color="auto"/>
        <w:right w:val="none" w:sz="0" w:space="0" w:color="auto"/>
      </w:divBdr>
    </w:div>
    <w:div w:id="1404914120">
      <w:marLeft w:val="640"/>
      <w:marRight w:val="0"/>
      <w:marTop w:val="0"/>
      <w:marBottom w:val="0"/>
      <w:divBdr>
        <w:top w:val="none" w:sz="0" w:space="0" w:color="auto"/>
        <w:left w:val="none" w:sz="0" w:space="0" w:color="auto"/>
        <w:bottom w:val="none" w:sz="0" w:space="0" w:color="auto"/>
        <w:right w:val="none" w:sz="0" w:space="0" w:color="auto"/>
      </w:divBdr>
    </w:div>
    <w:div w:id="1405299752">
      <w:marLeft w:val="640"/>
      <w:marRight w:val="0"/>
      <w:marTop w:val="0"/>
      <w:marBottom w:val="0"/>
      <w:divBdr>
        <w:top w:val="none" w:sz="0" w:space="0" w:color="auto"/>
        <w:left w:val="none" w:sz="0" w:space="0" w:color="auto"/>
        <w:bottom w:val="none" w:sz="0" w:space="0" w:color="auto"/>
        <w:right w:val="none" w:sz="0" w:space="0" w:color="auto"/>
      </w:divBdr>
    </w:div>
    <w:div w:id="1405489496">
      <w:marLeft w:val="640"/>
      <w:marRight w:val="0"/>
      <w:marTop w:val="0"/>
      <w:marBottom w:val="0"/>
      <w:divBdr>
        <w:top w:val="none" w:sz="0" w:space="0" w:color="auto"/>
        <w:left w:val="none" w:sz="0" w:space="0" w:color="auto"/>
        <w:bottom w:val="none" w:sz="0" w:space="0" w:color="auto"/>
        <w:right w:val="none" w:sz="0" w:space="0" w:color="auto"/>
      </w:divBdr>
    </w:div>
    <w:div w:id="1405757322">
      <w:marLeft w:val="640"/>
      <w:marRight w:val="0"/>
      <w:marTop w:val="0"/>
      <w:marBottom w:val="0"/>
      <w:divBdr>
        <w:top w:val="none" w:sz="0" w:space="0" w:color="auto"/>
        <w:left w:val="none" w:sz="0" w:space="0" w:color="auto"/>
        <w:bottom w:val="none" w:sz="0" w:space="0" w:color="auto"/>
        <w:right w:val="none" w:sz="0" w:space="0" w:color="auto"/>
      </w:divBdr>
    </w:div>
    <w:div w:id="1405840037">
      <w:marLeft w:val="640"/>
      <w:marRight w:val="0"/>
      <w:marTop w:val="0"/>
      <w:marBottom w:val="0"/>
      <w:divBdr>
        <w:top w:val="none" w:sz="0" w:space="0" w:color="auto"/>
        <w:left w:val="none" w:sz="0" w:space="0" w:color="auto"/>
        <w:bottom w:val="none" w:sz="0" w:space="0" w:color="auto"/>
        <w:right w:val="none" w:sz="0" w:space="0" w:color="auto"/>
      </w:divBdr>
    </w:div>
    <w:div w:id="1406032548">
      <w:marLeft w:val="640"/>
      <w:marRight w:val="0"/>
      <w:marTop w:val="0"/>
      <w:marBottom w:val="0"/>
      <w:divBdr>
        <w:top w:val="none" w:sz="0" w:space="0" w:color="auto"/>
        <w:left w:val="none" w:sz="0" w:space="0" w:color="auto"/>
        <w:bottom w:val="none" w:sz="0" w:space="0" w:color="auto"/>
        <w:right w:val="none" w:sz="0" w:space="0" w:color="auto"/>
      </w:divBdr>
    </w:div>
    <w:div w:id="1406414090">
      <w:marLeft w:val="640"/>
      <w:marRight w:val="0"/>
      <w:marTop w:val="0"/>
      <w:marBottom w:val="0"/>
      <w:divBdr>
        <w:top w:val="none" w:sz="0" w:space="0" w:color="auto"/>
        <w:left w:val="none" w:sz="0" w:space="0" w:color="auto"/>
        <w:bottom w:val="none" w:sz="0" w:space="0" w:color="auto"/>
        <w:right w:val="none" w:sz="0" w:space="0" w:color="auto"/>
      </w:divBdr>
    </w:div>
    <w:div w:id="1406493483">
      <w:marLeft w:val="640"/>
      <w:marRight w:val="0"/>
      <w:marTop w:val="0"/>
      <w:marBottom w:val="0"/>
      <w:divBdr>
        <w:top w:val="none" w:sz="0" w:space="0" w:color="auto"/>
        <w:left w:val="none" w:sz="0" w:space="0" w:color="auto"/>
        <w:bottom w:val="none" w:sz="0" w:space="0" w:color="auto"/>
        <w:right w:val="none" w:sz="0" w:space="0" w:color="auto"/>
      </w:divBdr>
    </w:div>
    <w:div w:id="1406535698">
      <w:marLeft w:val="640"/>
      <w:marRight w:val="0"/>
      <w:marTop w:val="0"/>
      <w:marBottom w:val="0"/>
      <w:divBdr>
        <w:top w:val="none" w:sz="0" w:space="0" w:color="auto"/>
        <w:left w:val="none" w:sz="0" w:space="0" w:color="auto"/>
        <w:bottom w:val="none" w:sz="0" w:space="0" w:color="auto"/>
        <w:right w:val="none" w:sz="0" w:space="0" w:color="auto"/>
      </w:divBdr>
    </w:div>
    <w:div w:id="1406535934">
      <w:marLeft w:val="640"/>
      <w:marRight w:val="0"/>
      <w:marTop w:val="0"/>
      <w:marBottom w:val="0"/>
      <w:divBdr>
        <w:top w:val="none" w:sz="0" w:space="0" w:color="auto"/>
        <w:left w:val="none" w:sz="0" w:space="0" w:color="auto"/>
        <w:bottom w:val="none" w:sz="0" w:space="0" w:color="auto"/>
        <w:right w:val="none" w:sz="0" w:space="0" w:color="auto"/>
      </w:divBdr>
    </w:div>
    <w:div w:id="1406536647">
      <w:marLeft w:val="640"/>
      <w:marRight w:val="0"/>
      <w:marTop w:val="0"/>
      <w:marBottom w:val="0"/>
      <w:divBdr>
        <w:top w:val="none" w:sz="0" w:space="0" w:color="auto"/>
        <w:left w:val="none" w:sz="0" w:space="0" w:color="auto"/>
        <w:bottom w:val="none" w:sz="0" w:space="0" w:color="auto"/>
        <w:right w:val="none" w:sz="0" w:space="0" w:color="auto"/>
      </w:divBdr>
    </w:div>
    <w:div w:id="1407149278">
      <w:marLeft w:val="640"/>
      <w:marRight w:val="0"/>
      <w:marTop w:val="0"/>
      <w:marBottom w:val="0"/>
      <w:divBdr>
        <w:top w:val="none" w:sz="0" w:space="0" w:color="auto"/>
        <w:left w:val="none" w:sz="0" w:space="0" w:color="auto"/>
        <w:bottom w:val="none" w:sz="0" w:space="0" w:color="auto"/>
        <w:right w:val="none" w:sz="0" w:space="0" w:color="auto"/>
      </w:divBdr>
    </w:div>
    <w:div w:id="1408334511">
      <w:marLeft w:val="640"/>
      <w:marRight w:val="0"/>
      <w:marTop w:val="0"/>
      <w:marBottom w:val="0"/>
      <w:divBdr>
        <w:top w:val="none" w:sz="0" w:space="0" w:color="auto"/>
        <w:left w:val="none" w:sz="0" w:space="0" w:color="auto"/>
        <w:bottom w:val="none" w:sz="0" w:space="0" w:color="auto"/>
        <w:right w:val="none" w:sz="0" w:space="0" w:color="auto"/>
      </w:divBdr>
    </w:div>
    <w:div w:id="1408457076">
      <w:marLeft w:val="640"/>
      <w:marRight w:val="0"/>
      <w:marTop w:val="0"/>
      <w:marBottom w:val="0"/>
      <w:divBdr>
        <w:top w:val="none" w:sz="0" w:space="0" w:color="auto"/>
        <w:left w:val="none" w:sz="0" w:space="0" w:color="auto"/>
        <w:bottom w:val="none" w:sz="0" w:space="0" w:color="auto"/>
        <w:right w:val="none" w:sz="0" w:space="0" w:color="auto"/>
      </w:divBdr>
    </w:div>
    <w:div w:id="1408652875">
      <w:marLeft w:val="640"/>
      <w:marRight w:val="0"/>
      <w:marTop w:val="0"/>
      <w:marBottom w:val="0"/>
      <w:divBdr>
        <w:top w:val="none" w:sz="0" w:space="0" w:color="auto"/>
        <w:left w:val="none" w:sz="0" w:space="0" w:color="auto"/>
        <w:bottom w:val="none" w:sz="0" w:space="0" w:color="auto"/>
        <w:right w:val="none" w:sz="0" w:space="0" w:color="auto"/>
      </w:divBdr>
    </w:div>
    <w:div w:id="1408726387">
      <w:marLeft w:val="640"/>
      <w:marRight w:val="0"/>
      <w:marTop w:val="0"/>
      <w:marBottom w:val="0"/>
      <w:divBdr>
        <w:top w:val="none" w:sz="0" w:space="0" w:color="auto"/>
        <w:left w:val="none" w:sz="0" w:space="0" w:color="auto"/>
        <w:bottom w:val="none" w:sz="0" w:space="0" w:color="auto"/>
        <w:right w:val="none" w:sz="0" w:space="0" w:color="auto"/>
      </w:divBdr>
    </w:div>
    <w:div w:id="1408915670">
      <w:marLeft w:val="640"/>
      <w:marRight w:val="0"/>
      <w:marTop w:val="0"/>
      <w:marBottom w:val="0"/>
      <w:divBdr>
        <w:top w:val="none" w:sz="0" w:space="0" w:color="auto"/>
        <w:left w:val="none" w:sz="0" w:space="0" w:color="auto"/>
        <w:bottom w:val="none" w:sz="0" w:space="0" w:color="auto"/>
        <w:right w:val="none" w:sz="0" w:space="0" w:color="auto"/>
      </w:divBdr>
    </w:div>
    <w:div w:id="1409035205">
      <w:marLeft w:val="640"/>
      <w:marRight w:val="0"/>
      <w:marTop w:val="0"/>
      <w:marBottom w:val="0"/>
      <w:divBdr>
        <w:top w:val="none" w:sz="0" w:space="0" w:color="auto"/>
        <w:left w:val="none" w:sz="0" w:space="0" w:color="auto"/>
        <w:bottom w:val="none" w:sz="0" w:space="0" w:color="auto"/>
        <w:right w:val="none" w:sz="0" w:space="0" w:color="auto"/>
      </w:divBdr>
    </w:div>
    <w:div w:id="1409426327">
      <w:marLeft w:val="640"/>
      <w:marRight w:val="0"/>
      <w:marTop w:val="0"/>
      <w:marBottom w:val="0"/>
      <w:divBdr>
        <w:top w:val="none" w:sz="0" w:space="0" w:color="auto"/>
        <w:left w:val="none" w:sz="0" w:space="0" w:color="auto"/>
        <w:bottom w:val="none" w:sz="0" w:space="0" w:color="auto"/>
        <w:right w:val="none" w:sz="0" w:space="0" w:color="auto"/>
      </w:divBdr>
    </w:div>
    <w:div w:id="1409576688">
      <w:marLeft w:val="640"/>
      <w:marRight w:val="0"/>
      <w:marTop w:val="0"/>
      <w:marBottom w:val="0"/>
      <w:divBdr>
        <w:top w:val="none" w:sz="0" w:space="0" w:color="auto"/>
        <w:left w:val="none" w:sz="0" w:space="0" w:color="auto"/>
        <w:bottom w:val="none" w:sz="0" w:space="0" w:color="auto"/>
        <w:right w:val="none" w:sz="0" w:space="0" w:color="auto"/>
      </w:divBdr>
    </w:div>
    <w:div w:id="1409811582">
      <w:marLeft w:val="640"/>
      <w:marRight w:val="0"/>
      <w:marTop w:val="0"/>
      <w:marBottom w:val="0"/>
      <w:divBdr>
        <w:top w:val="none" w:sz="0" w:space="0" w:color="auto"/>
        <w:left w:val="none" w:sz="0" w:space="0" w:color="auto"/>
        <w:bottom w:val="none" w:sz="0" w:space="0" w:color="auto"/>
        <w:right w:val="none" w:sz="0" w:space="0" w:color="auto"/>
      </w:divBdr>
    </w:div>
    <w:div w:id="1410232228">
      <w:marLeft w:val="640"/>
      <w:marRight w:val="0"/>
      <w:marTop w:val="0"/>
      <w:marBottom w:val="0"/>
      <w:divBdr>
        <w:top w:val="none" w:sz="0" w:space="0" w:color="auto"/>
        <w:left w:val="none" w:sz="0" w:space="0" w:color="auto"/>
        <w:bottom w:val="none" w:sz="0" w:space="0" w:color="auto"/>
        <w:right w:val="none" w:sz="0" w:space="0" w:color="auto"/>
      </w:divBdr>
    </w:div>
    <w:div w:id="1410345410">
      <w:marLeft w:val="640"/>
      <w:marRight w:val="0"/>
      <w:marTop w:val="0"/>
      <w:marBottom w:val="0"/>
      <w:divBdr>
        <w:top w:val="none" w:sz="0" w:space="0" w:color="auto"/>
        <w:left w:val="none" w:sz="0" w:space="0" w:color="auto"/>
        <w:bottom w:val="none" w:sz="0" w:space="0" w:color="auto"/>
        <w:right w:val="none" w:sz="0" w:space="0" w:color="auto"/>
      </w:divBdr>
    </w:div>
    <w:div w:id="1410347247">
      <w:marLeft w:val="640"/>
      <w:marRight w:val="0"/>
      <w:marTop w:val="0"/>
      <w:marBottom w:val="0"/>
      <w:divBdr>
        <w:top w:val="none" w:sz="0" w:space="0" w:color="auto"/>
        <w:left w:val="none" w:sz="0" w:space="0" w:color="auto"/>
        <w:bottom w:val="none" w:sz="0" w:space="0" w:color="auto"/>
        <w:right w:val="none" w:sz="0" w:space="0" w:color="auto"/>
      </w:divBdr>
    </w:div>
    <w:div w:id="1410349565">
      <w:marLeft w:val="640"/>
      <w:marRight w:val="0"/>
      <w:marTop w:val="0"/>
      <w:marBottom w:val="0"/>
      <w:divBdr>
        <w:top w:val="none" w:sz="0" w:space="0" w:color="auto"/>
        <w:left w:val="none" w:sz="0" w:space="0" w:color="auto"/>
        <w:bottom w:val="none" w:sz="0" w:space="0" w:color="auto"/>
        <w:right w:val="none" w:sz="0" w:space="0" w:color="auto"/>
      </w:divBdr>
    </w:div>
    <w:div w:id="1410738267">
      <w:marLeft w:val="640"/>
      <w:marRight w:val="0"/>
      <w:marTop w:val="0"/>
      <w:marBottom w:val="0"/>
      <w:divBdr>
        <w:top w:val="none" w:sz="0" w:space="0" w:color="auto"/>
        <w:left w:val="none" w:sz="0" w:space="0" w:color="auto"/>
        <w:bottom w:val="none" w:sz="0" w:space="0" w:color="auto"/>
        <w:right w:val="none" w:sz="0" w:space="0" w:color="auto"/>
      </w:divBdr>
    </w:div>
    <w:div w:id="1411389191">
      <w:marLeft w:val="640"/>
      <w:marRight w:val="0"/>
      <w:marTop w:val="0"/>
      <w:marBottom w:val="0"/>
      <w:divBdr>
        <w:top w:val="none" w:sz="0" w:space="0" w:color="auto"/>
        <w:left w:val="none" w:sz="0" w:space="0" w:color="auto"/>
        <w:bottom w:val="none" w:sz="0" w:space="0" w:color="auto"/>
        <w:right w:val="none" w:sz="0" w:space="0" w:color="auto"/>
      </w:divBdr>
    </w:div>
    <w:div w:id="1411464274">
      <w:marLeft w:val="640"/>
      <w:marRight w:val="0"/>
      <w:marTop w:val="0"/>
      <w:marBottom w:val="0"/>
      <w:divBdr>
        <w:top w:val="none" w:sz="0" w:space="0" w:color="auto"/>
        <w:left w:val="none" w:sz="0" w:space="0" w:color="auto"/>
        <w:bottom w:val="none" w:sz="0" w:space="0" w:color="auto"/>
        <w:right w:val="none" w:sz="0" w:space="0" w:color="auto"/>
      </w:divBdr>
    </w:div>
    <w:div w:id="1412266862">
      <w:marLeft w:val="640"/>
      <w:marRight w:val="0"/>
      <w:marTop w:val="0"/>
      <w:marBottom w:val="0"/>
      <w:divBdr>
        <w:top w:val="none" w:sz="0" w:space="0" w:color="auto"/>
        <w:left w:val="none" w:sz="0" w:space="0" w:color="auto"/>
        <w:bottom w:val="none" w:sz="0" w:space="0" w:color="auto"/>
        <w:right w:val="none" w:sz="0" w:space="0" w:color="auto"/>
      </w:divBdr>
    </w:div>
    <w:div w:id="1412389222">
      <w:marLeft w:val="640"/>
      <w:marRight w:val="0"/>
      <w:marTop w:val="0"/>
      <w:marBottom w:val="0"/>
      <w:divBdr>
        <w:top w:val="none" w:sz="0" w:space="0" w:color="auto"/>
        <w:left w:val="none" w:sz="0" w:space="0" w:color="auto"/>
        <w:bottom w:val="none" w:sz="0" w:space="0" w:color="auto"/>
        <w:right w:val="none" w:sz="0" w:space="0" w:color="auto"/>
      </w:divBdr>
    </w:div>
    <w:div w:id="1412968660">
      <w:marLeft w:val="640"/>
      <w:marRight w:val="0"/>
      <w:marTop w:val="0"/>
      <w:marBottom w:val="0"/>
      <w:divBdr>
        <w:top w:val="none" w:sz="0" w:space="0" w:color="auto"/>
        <w:left w:val="none" w:sz="0" w:space="0" w:color="auto"/>
        <w:bottom w:val="none" w:sz="0" w:space="0" w:color="auto"/>
        <w:right w:val="none" w:sz="0" w:space="0" w:color="auto"/>
      </w:divBdr>
    </w:div>
    <w:div w:id="1413047775">
      <w:marLeft w:val="640"/>
      <w:marRight w:val="0"/>
      <w:marTop w:val="0"/>
      <w:marBottom w:val="0"/>
      <w:divBdr>
        <w:top w:val="none" w:sz="0" w:space="0" w:color="auto"/>
        <w:left w:val="none" w:sz="0" w:space="0" w:color="auto"/>
        <w:bottom w:val="none" w:sz="0" w:space="0" w:color="auto"/>
        <w:right w:val="none" w:sz="0" w:space="0" w:color="auto"/>
      </w:divBdr>
    </w:div>
    <w:div w:id="1413745921">
      <w:marLeft w:val="640"/>
      <w:marRight w:val="0"/>
      <w:marTop w:val="0"/>
      <w:marBottom w:val="0"/>
      <w:divBdr>
        <w:top w:val="none" w:sz="0" w:space="0" w:color="auto"/>
        <w:left w:val="none" w:sz="0" w:space="0" w:color="auto"/>
        <w:bottom w:val="none" w:sz="0" w:space="0" w:color="auto"/>
        <w:right w:val="none" w:sz="0" w:space="0" w:color="auto"/>
      </w:divBdr>
    </w:div>
    <w:div w:id="1414425625">
      <w:marLeft w:val="640"/>
      <w:marRight w:val="0"/>
      <w:marTop w:val="0"/>
      <w:marBottom w:val="0"/>
      <w:divBdr>
        <w:top w:val="none" w:sz="0" w:space="0" w:color="auto"/>
        <w:left w:val="none" w:sz="0" w:space="0" w:color="auto"/>
        <w:bottom w:val="none" w:sz="0" w:space="0" w:color="auto"/>
        <w:right w:val="none" w:sz="0" w:space="0" w:color="auto"/>
      </w:divBdr>
    </w:div>
    <w:div w:id="1414820788">
      <w:marLeft w:val="640"/>
      <w:marRight w:val="0"/>
      <w:marTop w:val="0"/>
      <w:marBottom w:val="0"/>
      <w:divBdr>
        <w:top w:val="none" w:sz="0" w:space="0" w:color="auto"/>
        <w:left w:val="none" w:sz="0" w:space="0" w:color="auto"/>
        <w:bottom w:val="none" w:sz="0" w:space="0" w:color="auto"/>
        <w:right w:val="none" w:sz="0" w:space="0" w:color="auto"/>
      </w:divBdr>
    </w:div>
    <w:div w:id="1414929673">
      <w:marLeft w:val="640"/>
      <w:marRight w:val="0"/>
      <w:marTop w:val="0"/>
      <w:marBottom w:val="0"/>
      <w:divBdr>
        <w:top w:val="none" w:sz="0" w:space="0" w:color="auto"/>
        <w:left w:val="none" w:sz="0" w:space="0" w:color="auto"/>
        <w:bottom w:val="none" w:sz="0" w:space="0" w:color="auto"/>
        <w:right w:val="none" w:sz="0" w:space="0" w:color="auto"/>
      </w:divBdr>
    </w:div>
    <w:div w:id="1415055683">
      <w:marLeft w:val="640"/>
      <w:marRight w:val="0"/>
      <w:marTop w:val="0"/>
      <w:marBottom w:val="0"/>
      <w:divBdr>
        <w:top w:val="none" w:sz="0" w:space="0" w:color="auto"/>
        <w:left w:val="none" w:sz="0" w:space="0" w:color="auto"/>
        <w:bottom w:val="none" w:sz="0" w:space="0" w:color="auto"/>
        <w:right w:val="none" w:sz="0" w:space="0" w:color="auto"/>
      </w:divBdr>
    </w:div>
    <w:div w:id="1415128058">
      <w:marLeft w:val="640"/>
      <w:marRight w:val="0"/>
      <w:marTop w:val="0"/>
      <w:marBottom w:val="0"/>
      <w:divBdr>
        <w:top w:val="none" w:sz="0" w:space="0" w:color="auto"/>
        <w:left w:val="none" w:sz="0" w:space="0" w:color="auto"/>
        <w:bottom w:val="none" w:sz="0" w:space="0" w:color="auto"/>
        <w:right w:val="none" w:sz="0" w:space="0" w:color="auto"/>
      </w:divBdr>
    </w:div>
    <w:div w:id="1415664865">
      <w:marLeft w:val="640"/>
      <w:marRight w:val="0"/>
      <w:marTop w:val="0"/>
      <w:marBottom w:val="0"/>
      <w:divBdr>
        <w:top w:val="none" w:sz="0" w:space="0" w:color="auto"/>
        <w:left w:val="none" w:sz="0" w:space="0" w:color="auto"/>
        <w:bottom w:val="none" w:sz="0" w:space="0" w:color="auto"/>
        <w:right w:val="none" w:sz="0" w:space="0" w:color="auto"/>
      </w:divBdr>
    </w:div>
    <w:div w:id="1416046797">
      <w:marLeft w:val="640"/>
      <w:marRight w:val="0"/>
      <w:marTop w:val="0"/>
      <w:marBottom w:val="0"/>
      <w:divBdr>
        <w:top w:val="none" w:sz="0" w:space="0" w:color="auto"/>
        <w:left w:val="none" w:sz="0" w:space="0" w:color="auto"/>
        <w:bottom w:val="none" w:sz="0" w:space="0" w:color="auto"/>
        <w:right w:val="none" w:sz="0" w:space="0" w:color="auto"/>
      </w:divBdr>
    </w:div>
    <w:div w:id="1416242290">
      <w:marLeft w:val="640"/>
      <w:marRight w:val="0"/>
      <w:marTop w:val="0"/>
      <w:marBottom w:val="0"/>
      <w:divBdr>
        <w:top w:val="none" w:sz="0" w:space="0" w:color="auto"/>
        <w:left w:val="none" w:sz="0" w:space="0" w:color="auto"/>
        <w:bottom w:val="none" w:sz="0" w:space="0" w:color="auto"/>
        <w:right w:val="none" w:sz="0" w:space="0" w:color="auto"/>
      </w:divBdr>
    </w:div>
    <w:div w:id="1416635264">
      <w:marLeft w:val="640"/>
      <w:marRight w:val="0"/>
      <w:marTop w:val="0"/>
      <w:marBottom w:val="0"/>
      <w:divBdr>
        <w:top w:val="none" w:sz="0" w:space="0" w:color="auto"/>
        <w:left w:val="none" w:sz="0" w:space="0" w:color="auto"/>
        <w:bottom w:val="none" w:sz="0" w:space="0" w:color="auto"/>
        <w:right w:val="none" w:sz="0" w:space="0" w:color="auto"/>
      </w:divBdr>
    </w:div>
    <w:div w:id="1418792345">
      <w:marLeft w:val="640"/>
      <w:marRight w:val="0"/>
      <w:marTop w:val="0"/>
      <w:marBottom w:val="0"/>
      <w:divBdr>
        <w:top w:val="none" w:sz="0" w:space="0" w:color="auto"/>
        <w:left w:val="none" w:sz="0" w:space="0" w:color="auto"/>
        <w:bottom w:val="none" w:sz="0" w:space="0" w:color="auto"/>
        <w:right w:val="none" w:sz="0" w:space="0" w:color="auto"/>
      </w:divBdr>
    </w:div>
    <w:div w:id="1419910648">
      <w:marLeft w:val="640"/>
      <w:marRight w:val="0"/>
      <w:marTop w:val="0"/>
      <w:marBottom w:val="0"/>
      <w:divBdr>
        <w:top w:val="none" w:sz="0" w:space="0" w:color="auto"/>
        <w:left w:val="none" w:sz="0" w:space="0" w:color="auto"/>
        <w:bottom w:val="none" w:sz="0" w:space="0" w:color="auto"/>
        <w:right w:val="none" w:sz="0" w:space="0" w:color="auto"/>
      </w:divBdr>
    </w:div>
    <w:div w:id="1419984899">
      <w:marLeft w:val="640"/>
      <w:marRight w:val="0"/>
      <w:marTop w:val="0"/>
      <w:marBottom w:val="0"/>
      <w:divBdr>
        <w:top w:val="none" w:sz="0" w:space="0" w:color="auto"/>
        <w:left w:val="none" w:sz="0" w:space="0" w:color="auto"/>
        <w:bottom w:val="none" w:sz="0" w:space="0" w:color="auto"/>
        <w:right w:val="none" w:sz="0" w:space="0" w:color="auto"/>
      </w:divBdr>
    </w:div>
    <w:div w:id="1420100309">
      <w:marLeft w:val="640"/>
      <w:marRight w:val="0"/>
      <w:marTop w:val="0"/>
      <w:marBottom w:val="0"/>
      <w:divBdr>
        <w:top w:val="none" w:sz="0" w:space="0" w:color="auto"/>
        <w:left w:val="none" w:sz="0" w:space="0" w:color="auto"/>
        <w:bottom w:val="none" w:sz="0" w:space="0" w:color="auto"/>
        <w:right w:val="none" w:sz="0" w:space="0" w:color="auto"/>
      </w:divBdr>
    </w:div>
    <w:div w:id="1420249625">
      <w:marLeft w:val="640"/>
      <w:marRight w:val="0"/>
      <w:marTop w:val="0"/>
      <w:marBottom w:val="0"/>
      <w:divBdr>
        <w:top w:val="none" w:sz="0" w:space="0" w:color="auto"/>
        <w:left w:val="none" w:sz="0" w:space="0" w:color="auto"/>
        <w:bottom w:val="none" w:sz="0" w:space="0" w:color="auto"/>
        <w:right w:val="none" w:sz="0" w:space="0" w:color="auto"/>
      </w:divBdr>
    </w:div>
    <w:div w:id="1420641168">
      <w:marLeft w:val="640"/>
      <w:marRight w:val="0"/>
      <w:marTop w:val="0"/>
      <w:marBottom w:val="0"/>
      <w:divBdr>
        <w:top w:val="none" w:sz="0" w:space="0" w:color="auto"/>
        <w:left w:val="none" w:sz="0" w:space="0" w:color="auto"/>
        <w:bottom w:val="none" w:sz="0" w:space="0" w:color="auto"/>
        <w:right w:val="none" w:sz="0" w:space="0" w:color="auto"/>
      </w:divBdr>
    </w:div>
    <w:div w:id="1420903744">
      <w:marLeft w:val="640"/>
      <w:marRight w:val="0"/>
      <w:marTop w:val="0"/>
      <w:marBottom w:val="0"/>
      <w:divBdr>
        <w:top w:val="none" w:sz="0" w:space="0" w:color="auto"/>
        <w:left w:val="none" w:sz="0" w:space="0" w:color="auto"/>
        <w:bottom w:val="none" w:sz="0" w:space="0" w:color="auto"/>
        <w:right w:val="none" w:sz="0" w:space="0" w:color="auto"/>
      </w:divBdr>
    </w:div>
    <w:div w:id="1421291941">
      <w:marLeft w:val="640"/>
      <w:marRight w:val="0"/>
      <w:marTop w:val="0"/>
      <w:marBottom w:val="0"/>
      <w:divBdr>
        <w:top w:val="none" w:sz="0" w:space="0" w:color="auto"/>
        <w:left w:val="none" w:sz="0" w:space="0" w:color="auto"/>
        <w:bottom w:val="none" w:sz="0" w:space="0" w:color="auto"/>
        <w:right w:val="none" w:sz="0" w:space="0" w:color="auto"/>
      </w:divBdr>
    </w:div>
    <w:div w:id="1421487894">
      <w:marLeft w:val="640"/>
      <w:marRight w:val="0"/>
      <w:marTop w:val="0"/>
      <w:marBottom w:val="0"/>
      <w:divBdr>
        <w:top w:val="none" w:sz="0" w:space="0" w:color="auto"/>
        <w:left w:val="none" w:sz="0" w:space="0" w:color="auto"/>
        <w:bottom w:val="none" w:sz="0" w:space="0" w:color="auto"/>
        <w:right w:val="none" w:sz="0" w:space="0" w:color="auto"/>
      </w:divBdr>
    </w:div>
    <w:div w:id="1421633444">
      <w:marLeft w:val="640"/>
      <w:marRight w:val="0"/>
      <w:marTop w:val="0"/>
      <w:marBottom w:val="0"/>
      <w:divBdr>
        <w:top w:val="none" w:sz="0" w:space="0" w:color="auto"/>
        <w:left w:val="none" w:sz="0" w:space="0" w:color="auto"/>
        <w:bottom w:val="none" w:sz="0" w:space="0" w:color="auto"/>
        <w:right w:val="none" w:sz="0" w:space="0" w:color="auto"/>
      </w:divBdr>
    </w:div>
    <w:div w:id="1422220077">
      <w:marLeft w:val="640"/>
      <w:marRight w:val="0"/>
      <w:marTop w:val="0"/>
      <w:marBottom w:val="0"/>
      <w:divBdr>
        <w:top w:val="none" w:sz="0" w:space="0" w:color="auto"/>
        <w:left w:val="none" w:sz="0" w:space="0" w:color="auto"/>
        <w:bottom w:val="none" w:sz="0" w:space="0" w:color="auto"/>
        <w:right w:val="none" w:sz="0" w:space="0" w:color="auto"/>
      </w:divBdr>
    </w:div>
    <w:div w:id="1422750889">
      <w:marLeft w:val="640"/>
      <w:marRight w:val="0"/>
      <w:marTop w:val="0"/>
      <w:marBottom w:val="0"/>
      <w:divBdr>
        <w:top w:val="none" w:sz="0" w:space="0" w:color="auto"/>
        <w:left w:val="none" w:sz="0" w:space="0" w:color="auto"/>
        <w:bottom w:val="none" w:sz="0" w:space="0" w:color="auto"/>
        <w:right w:val="none" w:sz="0" w:space="0" w:color="auto"/>
      </w:divBdr>
    </w:div>
    <w:div w:id="1423603478">
      <w:marLeft w:val="640"/>
      <w:marRight w:val="0"/>
      <w:marTop w:val="0"/>
      <w:marBottom w:val="0"/>
      <w:divBdr>
        <w:top w:val="none" w:sz="0" w:space="0" w:color="auto"/>
        <w:left w:val="none" w:sz="0" w:space="0" w:color="auto"/>
        <w:bottom w:val="none" w:sz="0" w:space="0" w:color="auto"/>
        <w:right w:val="none" w:sz="0" w:space="0" w:color="auto"/>
      </w:divBdr>
    </w:div>
    <w:div w:id="1424111506">
      <w:marLeft w:val="640"/>
      <w:marRight w:val="0"/>
      <w:marTop w:val="0"/>
      <w:marBottom w:val="0"/>
      <w:divBdr>
        <w:top w:val="none" w:sz="0" w:space="0" w:color="auto"/>
        <w:left w:val="none" w:sz="0" w:space="0" w:color="auto"/>
        <w:bottom w:val="none" w:sz="0" w:space="0" w:color="auto"/>
        <w:right w:val="none" w:sz="0" w:space="0" w:color="auto"/>
      </w:divBdr>
    </w:div>
    <w:div w:id="1424258607">
      <w:marLeft w:val="640"/>
      <w:marRight w:val="0"/>
      <w:marTop w:val="0"/>
      <w:marBottom w:val="0"/>
      <w:divBdr>
        <w:top w:val="none" w:sz="0" w:space="0" w:color="auto"/>
        <w:left w:val="none" w:sz="0" w:space="0" w:color="auto"/>
        <w:bottom w:val="none" w:sz="0" w:space="0" w:color="auto"/>
        <w:right w:val="none" w:sz="0" w:space="0" w:color="auto"/>
      </w:divBdr>
    </w:div>
    <w:div w:id="1424301094">
      <w:marLeft w:val="640"/>
      <w:marRight w:val="0"/>
      <w:marTop w:val="0"/>
      <w:marBottom w:val="0"/>
      <w:divBdr>
        <w:top w:val="none" w:sz="0" w:space="0" w:color="auto"/>
        <w:left w:val="none" w:sz="0" w:space="0" w:color="auto"/>
        <w:bottom w:val="none" w:sz="0" w:space="0" w:color="auto"/>
        <w:right w:val="none" w:sz="0" w:space="0" w:color="auto"/>
      </w:divBdr>
    </w:div>
    <w:div w:id="1424498508">
      <w:marLeft w:val="640"/>
      <w:marRight w:val="0"/>
      <w:marTop w:val="0"/>
      <w:marBottom w:val="0"/>
      <w:divBdr>
        <w:top w:val="none" w:sz="0" w:space="0" w:color="auto"/>
        <w:left w:val="none" w:sz="0" w:space="0" w:color="auto"/>
        <w:bottom w:val="none" w:sz="0" w:space="0" w:color="auto"/>
        <w:right w:val="none" w:sz="0" w:space="0" w:color="auto"/>
      </w:divBdr>
    </w:div>
    <w:div w:id="1424838354">
      <w:marLeft w:val="640"/>
      <w:marRight w:val="0"/>
      <w:marTop w:val="0"/>
      <w:marBottom w:val="0"/>
      <w:divBdr>
        <w:top w:val="none" w:sz="0" w:space="0" w:color="auto"/>
        <w:left w:val="none" w:sz="0" w:space="0" w:color="auto"/>
        <w:bottom w:val="none" w:sz="0" w:space="0" w:color="auto"/>
        <w:right w:val="none" w:sz="0" w:space="0" w:color="auto"/>
      </w:divBdr>
    </w:div>
    <w:div w:id="1424883761">
      <w:marLeft w:val="640"/>
      <w:marRight w:val="0"/>
      <w:marTop w:val="0"/>
      <w:marBottom w:val="0"/>
      <w:divBdr>
        <w:top w:val="none" w:sz="0" w:space="0" w:color="auto"/>
        <w:left w:val="none" w:sz="0" w:space="0" w:color="auto"/>
        <w:bottom w:val="none" w:sz="0" w:space="0" w:color="auto"/>
        <w:right w:val="none" w:sz="0" w:space="0" w:color="auto"/>
      </w:divBdr>
    </w:div>
    <w:div w:id="1424961204">
      <w:marLeft w:val="640"/>
      <w:marRight w:val="0"/>
      <w:marTop w:val="0"/>
      <w:marBottom w:val="0"/>
      <w:divBdr>
        <w:top w:val="none" w:sz="0" w:space="0" w:color="auto"/>
        <w:left w:val="none" w:sz="0" w:space="0" w:color="auto"/>
        <w:bottom w:val="none" w:sz="0" w:space="0" w:color="auto"/>
        <w:right w:val="none" w:sz="0" w:space="0" w:color="auto"/>
      </w:divBdr>
    </w:div>
    <w:div w:id="1425028096">
      <w:marLeft w:val="640"/>
      <w:marRight w:val="0"/>
      <w:marTop w:val="0"/>
      <w:marBottom w:val="0"/>
      <w:divBdr>
        <w:top w:val="none" w:sz="0" w:space="0" w:color="auto"/>
        <w:left w:val="none" w:sz="0" w:space="0" w:color="auto"/>
        <w:bottom w:val="none" w:sz="0" w:space="0" w:color="auto"/>
        <w:right w:val="none" w:sz="0" w:space="0" w:color="auto"/>
      </w:divBdr>
    </w:div>
    <w:div w:id="1425036089">
      <w:marLeft w:val="640"/>
      <w:marRight w:val="0"/>
      <w:marTop w:val="0"/>
      <w:marBottom w:val="0"/>
      <w:divBdr>
        <w:top w:val="none" w:sz="0" w:space="0" w:color="auto"/>
        <w:left w:val="none" w:sz="0" w:space="0" w:color="auto"/>
        <w:bottom w:val="none" w:sz="0" w:space="0" w:color="auto"/>
        <w:right w:val="none" w:sz="0" w:space="0" w:color="auto"/>
      </w:divBdr>
    </w:div>
    <w:div w:id="1425296702">
      <w:marLeft w:val="640"/>
      <w:marRight w:val="0"/>
      <w:marTop w:val="0"/>
      <w:marBottom w:val="0"/>
      <w:divBdr>
        <w:top w:val="none" w:sz="0" w:space="0" w:color="auto"/>
        <w:left w:val="none" w:sz="0" w:space="0" w:color="auto"/>
        <w:bottom w:val="none" w:sz="0" w:space="0" w:color="auto"/>
        <w:right w:val="none" w:sz="0" w:space="0" w:color="auto"/>
      </w:divBdr>
    </w:div>
    <w:div w:id="1425300709">
      <w:marLeft w:val="640"/>
      <w:marRight w:val="0"/>
      <w:marTop w:val="0"/>
      <w:marBottom w:val="0"/>
      <w:divBdr>
        <w:top w:val="none" w:sz="0" w:space="0" w:color="auto"/>
        <w:left w:val="none" w:sz="0" w:space="0" w:color="auto"/>
        <w:bottom w:val="none" w:sz="0" w:space="0" w:color="auto"/>
        <w:right w:val="none" w:sz="0" w:space="0" w:color="auto"/>
      </w:divBdr>
    </w:div>
    <w:div w:id="1425685653">
      <w:marLeft w:val="640"/>
      <w:marRight w:val="0"/>
      <w:marTop w:val="0"/>
      <w:marBottom w:val="0"/>
      <w:divBdr>
        <w:top w:val="none" w:sz="0" w:space="0" w:color="auto"/>
        <w:left w:val="none" w:sz="0" w:space="0" w:color="auto"/>
        <w:bottom w:val="none" w:sz="0" w:space="0" w:color="auto"/>
        <w:right w:val="none" w:sz="0" w:space="0" w:color="auto"/>
      </w:divBdr>
    </w:div>
    <w:div w:id="1425882058">
      <w:marLeft w:val="640"/>
      <w:marRight w:val="0"/>
      <w:marTop w:val="0"/>
      <w:marBottom w:val="0"/>
      <w:divBdr>
        <w:top w:val="none" w:sz="0" w:space="0" w:color="auto"/>
        <w:left w:val="none" w:sz="0" w:space="0" w:color="auto"/>
        <w:bottom w:val="none" w:sz="0" w:space="0" w:color="auto"/>
        <w:right w:val="none" w:sz="0" w:space="0" w:color="auto"/>
      </w:divBdr>
    </w:div>
    <w:div w:id="1427653436">
      <w:marLeft w:val="640"/>
      <w:marRight w:val="0"/>
      <w:marTop w:val="0"/>
      <w:marBottom w:val="0"/>
      <w:divBdr>
        <w:top w:val="none" w:sz="0" w:space="0" w:color="auto"/>
        <w:left w:val="none" w:sz="0" w:space="0" w:color="auto"/>
        <w:bottom w:val="none" w:sz="0" w:space="0" w:color="auto"/>
        <w:right w:val="none" w:sz="0" w:space="0" w:color="auto"/>
      </w:divBdr>
    </w:div>
    <w:div w:id="1427731430">
      <w:marLeft w:val="640"/>
      <w:marRight w:val="0"/>
      <w:marTop w:val="0"/>
      <w:marBottom w:val="0"/>
      <w:divBdr>
        <w:top w:val="none" w:sz="0" w:space="0" w:color="auto"/>
        <w:left w:val="none" w:sz="0" w:space="0" w:color="auto"/>
        <w:bottom w:val="none" w:sz="0" w:space="0" w:color="auto"/>
        <w:right w:val="none" w:sz="0" w:space="0" w:color="auto"/>
      </w:divBdr>
    </w:div>
    <w:div w:id="1428304560">
      <w:marLeft w:val="640"/>
      <w:marRight w:val="0"/>
      <w:marTop w:val="0"/>
      <w:marBottom w:val="0"/>
      <w:divBdr>
        <w:top w:val="none" w:sz="0" w:space="0" w:color="auto"/>
        <w:left w:val="none" w:sz="0" w:space="0" w:color="auto"/>
        <w:bottom w:val="none" w:sz="0" w:space="0" w:color="auto"/>
        <w:right w:val="none" w:sz="0" w:space="0" w:color="auto"/>
      </w:divBdr>
    </w:div>
    <w:div w:id="1428429400">
      <w:marLeft w:val="640"/>
      <w:marRight w:val="0"/>
      <w:marTop w:val="0"/>
      <w:marBottom w:val="0"/>
      <w:divBdr>
        <w:top w:val="none" w:sz="0" w:space="0" w:color="auto"/>
        <w:left w:val="none" w:sz="0" w:space="0" w:color="auto"/>
        <w:bottom w:val="none" w:sz="0" w:space="0" w:color="auto"/>
        <w:right w:val="none" w:sz="0" w:space="0" w:color="auto"/>
      </w:divBdr>
    </w:div>
    <w:div w:id="1428429615">
      <w:marLeft w:val="640"/>
      <w:marRight w:val="0"/>
      <w:marTop w:val="0"/>
      <w:marBottom w:val="0"/>
      <w:divBdr>
        <w:top w:val="none" w:sz="0" w:space="0" w:color="auto"/>
        <w:left w:val="none" w:sz="0" w:space="0" w:color="auto"/>
        <w:bottom w:val="none" w:sz="0" w:space="0" w:color="auto"/>
        <w:right w:val="none" w:sz="0" w:space="0" w:color="auto"/>
      </w:divBdr>
    </w:div>
    <w:div w:id="1428429977">
      <w:marLeft w:val="640"/>
      <w:marRight w:val="0"/>
      <w:marTop w:val="0"/>
      <w:marBottom w:val="0"/>
      <w:divBdr>
        <w:top w:val="none" w:sz="0" w:space="0" w:color="auto"/>
        <w:left w:val="none" w:sz="0" w:space="0" w:color="auto"/>
        <w:bottom w:val="none" w:sz="0" w:space="0" w:color="auto"/>
        <w:right w:val="none" w:sz="0" w:space="0" w:color="auto"/>
      </w:divBdr>
    </w:div>
    <w:div w:id="1428576318">
      <w:marLeft w:val="640"/>
      <w:marRight w:val="0"/>
      <w:marTop w:val="0"/>
      <w:marBottom w:val="0"/>
      <w:divBdr>
        <w:top w:val="none" w:sz="0" w:space="0" w:color="auto"/>
        <w:left w:val="none" w:sz="0" w:space="0" w:color="auto"/>
        <w:bottom w:val="none" w:sz="0" w:space="0" w:color="auto"/>
        <w:right w:val="none" w:sz="0" w:space="0" w:color="auto"/>
      </w:divBdr>
    </w:div>
    <w:div w:id="1429039988">
      <w:marLeft w:val="640"/>
      <w:marRight w:val="0"/>
      <w:marTop w:val="0"/>
      <w:marBottom w:val="0"/>
      <w:divBdr>
        <w:top w:val="none" w:sz="0" w:space="0" w:color="auto"/>
        <w:left w:val="none" w:sz="0" w:space="0" w:color="auto"/>
        <w:bottom w:val="none" w:sz="0" w:space="0" w:color="auto"/>
        <w:right w:val="none" w:sz="0" w:space="0" w:color="auto"/>
      </w:divBdr>
    </w:div>
    <w:div w:id="1429232857">
      <w:marLeft w:val="640"/>
      <w:marRight w:val="0"/>
      <w:marTop w:val="0"/>
      <w:marBottom w:val="0"/>
      <w:divBdr>
        <w:top w:val="none" w:sz="0" w:space="0" w:color="auto"/>
        <w:left w:val="none" w:sz="0" w:space="0" w:color="auto"/>
        <w:bottom w:val="none" w:sz="0" w:space="0" w:color="auto"/>
        <w:right w:val="none" w:sz="0" w:space="0" w:color="auto"/>
      </w:divBdr>
    </w:div>
    <w:div w:id="1429427215">
      <w:marLeft w:val="640"/>
      <w:marRight w:val="0"/>
      <w:marTop w:val="0"/>
      <w:marBottom w:val="0"/>
      <w:divBdr>
        <w:top w:val="none" w:sz="0" w:space="0" w:color="auto"/>
        <w:left w:val="none" w:sz="0" w:space="0" w:color="auto"/>
        <w:bottom w:val="none" w:sz="0" w:space="0" w:color="auto"/>
        <w:right w:val="none" w:sz="0" w:space="0" w:color="auto"/>
      </w:divBdr>
    </w:div>
    <w:div w:id="1429933745">
      <w:marLeft w:val="640"/>
      <w:marRight w:val="0"/>
      <w:marTop w:val="0"/>
      <w:marBottom w:val="0"/>
      <w:divBdr>
        <w:top w:val="none" w:sz="0" w:space="0" w:color="auto"/>
        <w:left w:val="none" w:sz="0" w:space="0" w:color="auto"/>
        <w:bottom w:val="none" w:sz="0" w:space="0" w:color="auto"/>
        <w:right w:val="none" w:sz="0" w:space="0" w:color="auto"/>
      </w:divBdr>
    </w:div>
    <w:div w:id="1430392037">
      <w:marLeft w:val="640"/>
      <w:marRight w:val="0"/>
      <w:marTop w:val="0"/>
      <w:marBottom w:val="0"/>
      <w:divBdr>
        <w:top w:val="none" w:sz="0" w:space="0" w:color="auto"/>
        <w:left w:val="none" w:sz="0" w:space="0" w:color="auto"/>
        <w:bottom w:val="none" w:sz="0" w:space="0" w:color="auto"/>
        <w:right w:val="none" w:sz="0" w:space="0" w:color="auto"/>
      </w:divBdr>
    </w:div>
    <w:div w:id="1430664865">
      <w:marLeft w:val="640"/>
      <w:marRight w:val="0"/>
      <w:marTop w:val="0"/>
      <w:marBottom w:val="0"/>
      <w:divBdr>
        <w:top w:val="none" w:sz="0" w:space="0" w:color="auto"/>
        <w:left w:val="none" w:sz="0" w:space="0" w:color="auto"/>
        <w:bottom w:val="none" w:sz="0" w:space="0" w:color="auto"/>
        <w:right w:val="none" w:sz="0" w:space="0" w:color="auto"/>
      </w:divBdr>
    </w:div>
    <w:div w:id="1431124433">
      <w:marLeft w:val="640"/>
      <w:marRight w:val="0"/>
      <w:marTop w:val="0"/>
      <w:marBottom w:val="0"/>
      <w:divBdr>
        <w:top w:val="none" w:sz="0" w:space="0" w:color="auto"/>
        <w:left w:val="none" w:sz="0" w:space="0" w:color="auto"/>
        <w:bottom w:val="none" w:sz="0" w:space="0" w:color="auto"/>
        <w:right w:val="none" w:sz="0" w:space="0" w:color="auto"/>
      </w:divBdr>
    </w:div>
    <w:div w:id="1431127383">
      <w:marLeft w:val="640"/>
      <w:marRight w:val="0"/>
      <w:marTop w:val="0"/>
      <w:marBottom w:val="0"/>
      <w:divBdr>
        <w:top w:val="none" w:sz="0" w:space="0" w:color="auto"/>
        <w:left w:val="none" w:sz="0" w:space="0" w:color="auto"/>
        <w:bottom w:val="none" w:sz="0" w:space="0" w:color="auto"/>
        <w:right w:val="none" w:sz="0" w:space="0" w:color="auto"/>
      </w:divBdr>
    </w:div>
    <w:div w:id="1431462807">
      <w:marLeft w:val="640"/>
      <w:marRight w:val="0"/>
      <w:marTop w:val="0"/>
      <w:marBottom w:val="0"/>
      <w:divBdr>
        <w:top w:val="none" w:sz="0" w:space="0" w:color="auto"/>
        <w:left w:val="none" w:sz="0" w:space="0" w:color="auto"/>
        <w:bottom w:val="none" w:sz="0" w:space="0" w:color="auto"/>
        <w:right w:val="none" w:sz="0" w:space="0" w:color="auto"/>
      </w:divBdr>
    </w:div>
    <w:div w:id="1431925474">
      <w:marLeft w:val="640"/>
      <w:marRight w:val="0"/>
      <w:marTop w:val="0"/>
      <w:marBottom w:val="0"/>
      <w:divBdr>
        <w:top w:val="none" w:sz="0" w:space="0" w:color="auto"/>
        <w:left w:val="none" w:sz="0" w:space="0" w:color="auto"/>
        <w:bottom w:val="none" w:sz="0" w:space="0" w:color="auto"/>
        <w:right w:val="none" w:sz="0" w:space="0" w:color="auto"/>
      </w:divBdr>
    </w:div>
    <w:div w:id="1431927470">
      <w:marLeft w:val="640"/>
      <w:marRight w:val="0"/>
      <w:marTop w:val="0"/>
      <w:marBottom w:val="0"/>
      <w:divBdr>
        <w:top w:val="none" w:sz="0" w:space="0" w:color="auto"/>
        <w:left w:val="none" w:sz="0" w:space="0" w:color="auto"/>
        <w:bottom w:val="none" w:sz="0" w:space="0" w:color="auto"/>
        <w:right w:val="none" w:sz="0" w:space="0" w:color="auto"/>
      </w:divBdr>
    </w:div>
    <w:div w:id="1432093415">
      <w:marLeft w:val="640"/>
      <w:marRight w:val="0"/>
      <w:marTop w:val="0"/>
      <w:marBottom w:val="0"/>
      <w:divBdr>
        <w:top w:val="none" w:sz="0" w:space="0" w:color="auto"/>
        <w:left w:val="none" w:sz="0" w:space="0" w:color="auto"/>
        <w:bottom w:val="none" w:sz="0" w:space="0" w:color="auto"/>
        <w:right w:val="none" w:sz="0" w:space="0" w:color="auto"/>
      </w:divBdr>
    </w:div>
    <w:div w:id="1432125089">
      <w:marLeft w:val="640"/>
      <w:marRight w:val="0"/>
      <w:marTop w:val="0"/>
      <w:marBottom w:val="0"/>
      <w:divBdr>
        <w:top w:val="none" w:sz="0" w:space="0" w:color="auto"/>
        <w:left w:val="none" w:sz="0" w:space="0" w:color="auto"/>
        <w:bottom w:val="none" w:sz="0" w:space="0" w:color="auto"/>
        <w:right w:val="none" w:sz="0" w:space="0" w:color="auto"/>
      </w:divBdr>
    </w:div>
    <w:div w:id="1432968989">
      <w:marLeft w:val="640"/>
      <w:marRight w:val="0"/>
      <w:marTop w:val="0"/>
      <w:marBottom w:val="0"/>
      <w:divBdr>
        <w:top w:val="none" w:sz="0" w:space="0" w:color="auto"/>
        <w:left w:val="none" w:sz="0" w:space="0" w:color="auto"/>
        <w:bottom w:val="none" w:sz="0" w:space="0" w:color="auto"/>
        <w:right w:val="none" w:sz="0" w:space="0" w:color="auto"/>
      </w:divBdr>
    </w:div>
    <w:div w:id="1433092169">
      <w:marLeft w:val="640"/>
      <w:marRight w:val="0"/>
      <w:marTop w:val="0"/>
      <w:marBottom w:val="0"/>
      <w:divBdr>
        <w:top w:val="none" w:sz="0" w:space="0" w:color="auto"/>
        <w:left w:val="none" w:sz="0" w:space="0" w:color="auto"/>
        <w:bottom w:val="none" w:sz="0" w:space="0" w:color="auto"/>
        <w:right w:val="none" w:sz="0" w:space="0" w:color="auto"/>
      </w:divBdr>
    </w:div>
    <w:div w:id="1433865399">
      <w:marLeft w:val="640"/>
      <w:marRight w:val="0"/>
      <w:marTop w:val="0"/>
      <w:marBottom w:val="0"/>
      <w:divBdr>
        <w:top w:val="none" w:sz="0" w:space="0" w:color="auto"/>
        <w:left w:val="none" w:sz="0" w:space="0" w:color="auto"/>
        <w:bottom w:val="none" w:sz="0" w:space="0" w:color="auto"/>
        <w:right w:val="none" w:sz="0" w:space="0" w:color="auto"/>
      </w:divBdr>
    </w:div>
    <w:div w:id="1434931786">
      <w:marLeft w:val="640"/>
      <w:marRight w:val="0"/>
      <w:marTop w:val="0"/>
      <w:marBottom w:val="0"/>
      <w:divBdr>
        <w:top w:val="none" w:sz="0" w:space="0" w:color="auto"/>
        <w:left w:val="none" w:sz="0" w:space="0" w:color="auto"/>
        <w:bottom w:val="none" w:sz="0" w:space="0" w:color="auto"/>
        <w:right w:val="none" w:sz="0" w:space="0" w:color="auto"/>
      </w:divBdr>
    </w:div>
    <w:div w:id="1434978312">
      <w:marLeft w:val="640"/>
      <w:marRight w:val="0"/>
      <w:marTop w:val="0"/>
      <w:marBottom w:val="0"/>
      <w:divBdr>
        <w:top w:val="none" w:sz="0" w:space="0" w:color="auto"/>
        <w:left w:val="none" w:sz="0" w:space="0" w:color="auto"/>
        <w:bottom w:val="none" w:sz="0" w:space="0" w:color="auto"/>
        <w:right w:val="none" w:sz="0" w:space="0" w:color="auto"/>
      </w:divBdr>
    </w:div>
    <w:div w:id="1435788730">
      <w:marLeft w:val="640"/>
      <w:marRight w:val="0"/>
      <w:marTop w:val="0"/>
      <w:marBottom w:val="0"/>
      <w:divBdr>
        <w:top w:val="none" w:sz="0" w:space="0" w:color="auto"/>
        <w:left w:val="none" w:sz="0" w:space="0" w:color="auto"/>
        <w:bottom w:val="none" w:sz="0" w:space="0" w:color="auto"/>
        <w:right w:val="none" w:sz="0" w:space="0" w:color="auto"/>
      </w:divBdr>
    </w:div>
    <w:div w:id="1435899173">
      <w:marLeft w:val="640"/>
      <w:marRight w:val="0"/>
      <w:marTop w:val="0"/>
      <w:marBottom w:val="0"/>
      <w:divBdr>
        <w:top w:val="none" w:sz="0" w:space="0" w:color="auto"/>
        <w:left w:val="none" w:sz="0" w:space="0" w:color="auto"/>
        <w:bottom w:val="none" w:sz="0" w:space="0" w:color="auto"/>
        <w:right w:val="none" w:sz="0" w:space="0" w:color="auto"/>
      </w:divBdr>
    </w:div>
    <w:div w:id="1436096293">
      <w:marLeft w:val="640"/>
      <w:marRight w:val="0"/>
      <w:marTop w:val="0"/>
      <w:marBottom w:val="0"/>
      <w:divBdr>
        <w:top w:val="none" w:sz="0" w:space="0" w:color="auto"/>
        <w:left w:val="none" w:sz="0" w:space="0" w:color="auto"/>
        <w:bottom w:val="none" w:sz="0" w:space="0" w:color="auto"/>
        <w:right w:val="none" w:sz="0" w:space="0" w:color="auto"/>
      </w:divBdr>
    </w:div>
    <w:div w:id="1436173628">
      <w:marLeft w:val="640"/>
      <w:marRight w:val="0"/>
      <w:marTop w:val="0"/>
      <w:marBottom w:val="0"/>
      <w:divBdr>
        <w:top w:val="none" w:sz="0" w:space="0" w:color="auto"/>
        <w:left w:val="none" w:sz="0" w:space="0" w:color="auto"/>
        <w:bottom w:val="none" w:sz="0" w:space="0" w:color="auto"/>
        <w:right w:val="none" w:sz="0" w:space="0" w:color="auto"/>
      </w:divBdr>
    </w:div>
    <w:div w:id="1436440460">
      <w:marLeft w:val="640"/>
      <w:marRight w:val="0"/>
      <w:marTop w:val="0"/>
      <w:marBottom w:val="0"/>
      <w:divBdr>
        <w:top w:val="none" w:sz="0" w:space="0" w:color="auto"/>
        <w:left w:val="none" w:sz="0" w:space="0" w:color="auto"/>
        <w:bottom w:val="none" w:sz="0" w:space="0" w:color="auto"/>
        <w:right w:val="none" w:sz="0" w:space="0" w:color="auto"/>
      </w:divBdr>
    </w:div>
    <w:div w:id="1437092497">
      <w:marLeft w:val="640"/>
      <w:marRight w:val="0"/>
      <w:marTop w:val="0"/>
      <w:marBottom w:val="0"/>
      <w:divBdr>
        <w:top w:val="none" w:sz="0" w:space="0" w:color="auto"/>
        <w:left w:val="none" w:sz="0" w:space="0" w:color="auto"/>
        <w:bottom w:val="none" w:sz="0" w:space="0" w:color="auto"/>
        <w:right w:val="none" w:sz="0" w:space="0" w:color="auto"/>
      </w:divBdr>
    </w:div>
    <w:div w:id="1437873115">
      <w:marLeft w:val="640"/>
      <w:marRight w:val="0"/>
      <w:marTop w:val="0"/>
      <w:marBottom w:val="0"/>
      <w:divBdr>
        <w:top w:val="none" w:sz="0" w:space="0" w:color="auto"/>
        <w:left w:val="none" w:sz="0" w:space="0" w:color="auto"/>
        <w:bottom w:val="none" w:sz="0" w:space="0" w:color="auto"/>
        <w:right w:val="none" w:sz="0" w:space="0" w:color="auto"/>
      </w:divBdr>
    </w:div>
    <w:div w:id="1438019100">
      <w:marLeft w:val="640"/>
      <w:marRight w:val="0"/>
      <w:marTop w:val="0"/>
      <w:marBottom w:val="0"/>
      <w:divBdr>
        <w:top w:val="none" w:sz="0" w:space="0" w:color="auto"/>
        <w:left w:val="none" w:sz="0" w:space="0" w:color="auto"/>
        <w:bottom w:val="none" w:sz="0" w:space="0" w:color="auto"/>
        <w:right w:val="none" w:sz="0" w:space="0" w:color="auto"/>
      </w:divBdr>
    </w:div>
    <w:div w:id="1438481861">
      <w:marLeft w:val="640"/>
      <w:marRight w:val="0"/>
      <w:marTop w:val="0"/>
      <w:marBottom w:val="0"/>
      <w:divBdr>
        <w:top w:val="none" w:sz="0" w:space="0" w:color="auto"/>
        <w:left w:val="none" w:sz="0" w:space="0" w:color="auto"/>
        <w:bottom w:val="none" w:sz="0" w:space="0" w:color="auto"/>
        <w:right w:val="none" w:sz="0" w:space="0" w:color="auto"/>
      </w:divBdr>
    </w:div>
    <w:div w:id="1438790893">
      <w:marLeft w:val="640"/>
      <w:marRight w:val="0"/>
      <w:marTop w:val="0"/>
      <w:marBottom w:val="0"/>
      <w:divBdr>
        <w:top w:val="none" w:sz="0" w:space="0" w:color="auto"/>
        <w:left w:val="none" w:sz="0" w:space="0" w:color="auto"/>
        <w:bottom w:val="none" w:sz="0" w:space="0" w:color="auto"/>
        <w:right w:val="none" w:sz="0" w:space="0" w:color="auto"/>
      </w:divBdr>
    </w:div>
    <w:div w:id="1439520320">
      <w:marLeft w:val="640"/>
      <w:marRight w:val="0"/>
      <w:marTop w:val="0"/>
      <w:marBottom w:val="0"/>
      <w:divBdr>
        <w:top w:val="none" w:sz="0" w:space="0" w:color="auto"/>
        <w:left w:val="none" w:sz="0" w:space="0" w:color="auto"/>
        <w:bottom w:val="none" w:sz="0" w:space="0" w:color="auto"/>
        <w:right w:val="none" w:sz="0" w:space="0" w:color="auto"/>
      </w:divBdr>
    </w:div>
    <w:div w:id="1440569894">
      <w:marLeft w:val="640"/>
      <w:marRight w:val="0"/>
      <w:marTop w:val="0"/>
      <w:marBottom w:val="0"/>
      <w:divBdr>
        <w:top w:val="none" w:sz="0" w:space="0" w:color="auto"/>
        <w:left w:val="none" w:sz="0" w:space="0" w:color="auto"/>
        <w:bottom w:val="none" w:sz="0" w:space="0" w:color="auto"/>
        <w:right w:val="none" w:sz="0" w:space="0" w:color="auto"/>
      </w:divBdr>
    </w:div>
    <w:div w:id="1440756676">
      <w:marLeft w:val="640"/>
      <w:marRight w:val="0"/>
      <w:marTop w:val="0"/>
      <w:marBottom w:val="0"/>
      <w:divBdr>
        <w:top w:val="none" w:sz="0" w:space="0" w:color="auto"/>
        <w:left w:val="none" w:sz="0" w:space="0" w:color="auto"/>
        <w:bottom w:val="none" w:sz="0" w:space="0" w:color="auto"/>
        <w:right w:val="none" w:sz="0" w:space="0" w:color="auto"/>
      </w:divBdr>
    </w:div>
    <w:div w:id="1441409536">
      <w:marLeft w:val="640"/>
      <w:marRight w:val="0"/>
      <w:marTop w:val="0"/>
      <w:marBottom w:val="0"/>
      <w:divBdr>
        <w:top w:val="none" w:sz="0" w:space="0" w:color="auto"/>
        <w:left w:val="none" w:sz="0" w:space="0" w:color="auto"/>
        <w:bottom w:val="none" w:sz="0" w:space="0" w:color="auto"/>
        <w:right w:val="none" w:sz="0" w:space="0" w:color="auto"/>
      </w:divBdr>
    </w:div>
    <w:div w:id="1441533498">
      <w:marLeft w:val="640"/>
      <w:marRight w:val="0"/>
      <w:marTop w:val="0"/>
      <w:marBottom w:val="0"/>
      <w:divBdr>
        <w:top w:val="none" w:sz="0" w:space="0" w:color="auto"/>
        <w:left w:val="none" w:sz="0" w:space="0" w:color="auto"/>
        <w:bottom w:val="none" w:sz="0" w:space="0" w:color="auto"/>
        <w:right w:val="none" w:sz="0" w:space="0" w:color="auto"/>
      </w:divBdr>
    </w:div>
    <w:div w:id="1441951397">
      <w:marLeft w:val="640"/>
      <w:marRight w:val="0"/>
      <w:marTop w:val="0"/>
      <w:marBottom w:val="0"/>
      <w:divBdr>
        <w:top w:val="none" w:sz="0" w:space="0" w:color="auto"/>
        <w:left w:val="none" w:sz="0" w:space="0" w:color="auto"/>
        <w:bottom w:val="none" w:sz="0" w:space="0" w:color="auto"/>
        <w:right w:val="none" w:sz="0" w:space="0" w:color="auto"/>
      </w:divBdr>
    </w:div>
    <w:div w:id="1442460027">
      <w:marLeft w:val="640"/>
      <w:marRight w:val="0"/>
      <w:marTop w:val="0"/>
      <w:marBottom w:val="0"/>
      <w:divBdr>
        <w:top w:val="none" w:sz="0" w:space="0" w:color="auto"/>
        <w:left w:val="none" w:sz="0" w:space="0" w:color="auto"/>
        <w:bottom w:val="none" w:sz="0" w:space="0" w:color="auto"/>
        <w:right w:val="none" w:sz="0" w:space="0" w:color="auto"/>
      </w:divBdr>
    </w:div>
    <w:div w:id="1443188901">
      <w:marLeft w:val="640"/>
      <w:marRight w:val="0"/>
      <w:marTop w:val="0"/>
      <w:marBottom w:val="0"/>
      <w:divBdr>
        <w:top w:val="none" w:sz="0" w:space="0" w:color="auto"/>
        <w:left w:val="none" w:sz="0" w:space="0" w:color="auto"/>
        <w:bottom w:val="none" w:sz="0" w:space="0" w:color="auto"/>
        <w:right w:val="none" w:sz="0" w:space="0" w:color="auto"/>
      </w:divBdr>
    </w:div>
    <w:div w:id="1443497187">
      <w:marLeft w:val="640"/>
      <w:marRight w:val="0"/>
      <w:marTop w:val="0"/>
      <w:marBottom w:val="0"/>
      <w:divBdr>
        <w:top w:val="none" w:sz="0" w:space="0" w:color="auto"/>
        <w:left w:val="none" w:sz="0" w:space="0" w:color="auto"/>
        <w:bottom w:val="none" w:sz="0" w:space="0" w:color="auto"/>
        <w:right w:val="none" w:sz="0" w:space="0" w:color="auto"/>
      </w:divBdr>
    </w:div>
    <w:div w:id="1443643439">
      <w:marLeft w:val="640"/>
      <w:marRight w:val="0"/>
      <w:marTop w:val="0"/>
      <w:marBottom w:val="0"/>
      <w:divBdr>
        <w:top w:val="none" w:sz="0" w:space="0" w:color="auto"/>
        <w:left w:val="none" w:sz="0" w:space="0" w:color="auto"/>
        <w:bottom w:val="none" w:sz="0" w:space="0" w:color="auto"/>
        <w:right w:val="none" w:sz="0" w:space="0" w:color="auto"/>
      </w:divBdr>
    </w:div>
    <w:div w:id="1443693194">
      <w:marLeft w:val="640"/>
      <w:marRight w:val="0"/>
      <w:marTop w:val="0"/>
      <w:marBottom w:val="0"/>
      <w:divBdr>
        <w:top w:val="none" w:sz="0" w:space="0" w:color="auto"/>
        <w:left w:val="none" w:sz="0" w:space="0" w:color="auto"/>
        <w:bottom w:val="none" w:sz="0" w:space="0" w:color="auto"/>
        <w:right w:val="none" w:sz="0" w:space="0" w:color="auto"/>
      </w:divBdr>
    </w:div>
    <w:div w:id="1444689182">
      <w:marLeft w:val="640"/>
      <w:marRight w:val="0"/>
      <w:marTop w:val="0"/>
      <w:marBottom w:val="0"/>
      <w:divBdr>
        <w:top w:val="none" w:sz="0" w:space="0" w:color="auto"/>
        <w:left w:val="none" w:sz="0" w:space="0" w:color="auto"/>
        <w:bottom w:val="none" w:sz="0" w:space="0" w:color="auto"/>
        <w:right w:val="none" w:sz="0" w:space="0" w:color="auto"/>
      </w:divBdr>
    </w:div>
    <w:div w:id="1445223075">
      <w:marLeft w:val="640"/>
      <w:marRight w:val="0"/>
      <w:marTop w:val="0"/>
      <w:marBottom w:val="0"/>
      <w:divBdr>
        <w:top w:val="none" w:sz="0" w:space="0" w:color="auto"/>
        <w:left w:val="none" w:sz="0" w:space="0" w:color="auto"/>
        <w:bottom w:val="none" w:sz="0" w:space="0" w:color="auto"/>
        <w:right w:val="none" w:sz="0" w:space="0" w:color="auto"/>
      </w:divBdr>
    </w:div>
    <w:div w:id="1445266906">
      <w:marLeft w:val="640"/>
      <w:marRight w:val="0"/>
      <w:marTop w:val="0"/>
      <w:marBottom w:val="0"/>
      <w:divBdr>
        <w:top w:val="none" w:sz="0" w:space="0" w:color="auto"/>
        <w:left w:val="none" w:sz="0" w:space="0" w:color="auto"/>
        <w:bottom w:val="none" w:sz="0" w:space="0" w:color="auto"/>
        <w:right w:val="none" w:sz="0" w:space="0" w:color="auto"/>
      </w:divBdr>
    </w:div>
    <w:div w:id="1445273562">
      <w:marLeft w:val="640"/>
      <w:marRight w:val="0"/>
      <w:marTop w:val="0"/>
      <w:marBottom w:val="0"/>
      <w:divBdr>
        <w:top w:val="none" w:sz="0" w:space="0" w:color="auto"/>
        <w:left w:val="none" w:sz="0" w:space="0" w:color="auto"/>
        <w:bottom w:val="none" w:sz="0" w:space="0" w:color="auto"/>
        <w:right w:val="none" w:sz="0" w:space="0" w:color="auto"/>
      </w:divBdr>
    </w:div>
    <w:div w:id="1445494285">
      <w:marLeft w:val="640"/>
      <w:marRight w:val="0"/>
      <w:marTop w:val="0"/>
      <w:marBottom w:val="0"/>
      <w:divBdr>
        <w:top w:val="none" w:sz="0" w:space="0" w:color="auto"/>
        <w:left w:val="none" w:sz="0" w:space="0" w:color="auto"/>
        <w:bottom w:val="none" w:sz="0" w:space="0" w:color="auto"/>
        <w:right w:val="none" w:sz="0" w:space="0" w:color="auto"/>
      </w:divBdr>
    </w:div>
    <w:div w:id="1445998873">
      <w:marLeft w:val="640"/>
      <w:marRight w:val="0"/>
      <w:marTop w:val="0"/>
      <w:marBottom w:val="0"/>
      <w:divBdr>
        <w:top w:val="none" w:sz="0" w:space="0" w:color="auto"/>
        <w:left w:val="none" w:sz="0" w:space="0" w:color="auto"/>
        <w:bottom w:val="none" w:sz="0" w:space="0" w:color="auto"/>
        <w:right w:val="none" w:sz="0" w:space="0" w:color="auto"/>
      </w:divBdr>
    </w:div>
    <w:div w:id="1446195883">
      <w:marLeft w:val="640"/>
      <w:marRight w:val="0"/>
      <w:marTop w:val="0"/>
      <w:marBottom w:val="0"/>
      <w:divBdr>
        <w:top w:val="none" w:sz="0" w:space="0" w:color="auto"/>
        <w:left w:val="none" w:sz="0" w:space="0" w:color="auto"/>
        <w:bottom w:val="none" w:sz="0" w:space="0" w:color="auto"/>
        <w:right w:val="none" w:sz="0" w:space="0" w:color="auto"/>
      </w:divBdr>
    </w:div>
    <w:div w:id="1446387558">
      <w:marLeft w:val="640"/>
      <w:marRight w:val="0"/>
      <w:marTop w:val="0"/>
      <w:marBottom w:val="0"/>
      <w:divBdr>
        <w:top w:val="none" w:sz="0" w:space="0" w:color="auto"/>
        <w:left w:val="none" w:sz="0" w:space="0" w:color="auto"/>
        <w:bottom w:val="none" w:sz="0" w:space="0" w:color="auto"/>
        <w:right w:val="none" w:sz="0" w:space="0" w:color="auto"/>
      </w:divBdr>
    </w:div>
    <w:div w:id="1446388933">
      <w:marLeft w:val="640"/>
      <w:marRight w:val="0"/>
      <w:marTop w:val="0"/>
      <w:marBottom w:val="0"/>
      <w:divBdr>
        <w:top w:val="none" w:sz="0" w:space="0" w:color="auto"/>
        <w:left w:val="none" w:sz="0" w:space="0" w:color="auto"/>
        <w:bottom w:val="none" w:sz="0" w:space="0" w:color="auto"/>
        <w:right w:val="none" w:sz="0" w:space="0" w:color="auto"/>
      </w:divBdr>
    </w:div>
    <w:div w:id="1447196120">
      <w:marLeft w:val="640"/>
      <w:marRight w:val="0"/>
      <w:marTop w:val="0"/>
      <w:marBottom w:val="0"/>
      <w:divBdr>
        <w:top w:val="none" w:sz="0" w:space="0" w:color="auto"/>
        <w:left w:val="none" w:sz="0" w:space="0" w:color="auto"/>
        <w:bottom w:val="none" w:sz="0" w:space="0" w:color="auto"/>
        <w:right w:val="none" w:sz="0" w:space="0" w:color="auto"/>
      </w:divBdr>
    </w:div>
    <w:div w:id="1447889260">
      <w:marLeft w:val="640"/>
      <w:marRight w:val="0"/>
      <w:marTop w:val="0"/>
      <w:marBottom w:val="0"/>
      <w:divBdr>
        <w:top w:val="none" w:sz="0" w:space="0" w:color="auto"/>
        <w:left w:val="none" w:sz="0" w:space="0" w:color="auto"/>
        <w:bottom w:val="none" w:sz="0" w:space="0" w:color="auto"/>
        <w:right w:val="none" w:sz="0" w:space="0" w:color="auto"/>
      </w:divBdr>
    </w:div>
    <w:div w:id="1448231723">
      <w:marLeft w:val="640"/>
      <w:marRight w:val="0"/>
      <w:marTop w:val="0"/>
      <w:marBottom w:val="0"/>
      <w:divBdr>
        <w:top w:val="none" w:sz="0" w:space="0" w:color="auto"/>
        <w:left w:val="none" w:sz="0" w:space="0" w:color="auto"/>
        <w:bottom w:val="none" w:sz="0" w:space="0" w:color="auto"/>
        <w:right w:val="none" w:sz="0" w:space="0" w:color="auto"/>
      </w:divBdr>
    </w:div>
    <w:div w:id="1448424491">
      <w:marLeft w:val="640"/>
      <w:marRight w:val="0"/>
      <w:marTop w:val="0"/>
      <w:marBottom w:val="0"/>
      <w:divBdr>
        <w:top w:val="none" w:sz="0" w:space="0" w:color="auto"/>
        <w:left w:val="none" w:sz="0" w:space="0" w:color="auto"/>
        <w:bottom w:val="none" w:sz="0" w:space="0" w:color="auto"/>
        <w:right w:val="none" w:sz="0" w:space="0" w:color="auto"/>
      </w:divBdr>
    </w:div>
    <w:div w:id="1449274429">
      <w:marLeft w:val="640"/>
      <w:marRight w:val="0"/>
      <w:marTop w:val="0"/>
      <w:marBottom w:val="0"/>
      <w:divBdr>
        <w:top w:val="none" w:sz="0" w:space="0" w:color="auto"/>
        <w:left w:val="none" w:sz="0" w:space="0" w:color="auto"/>
        <w:bottom w:val="none" w:sz="0" w:space="0" w:color="auto"/>
        <w:right w:val="none" w:sz="0" w:space="0" w:color="auto"/>
      </w:divBdr>
    </w:div>
    <w:div w:id="1449734349">
      <w:marLeft w:val="640"/>
      <w:marRight w:val="0"/>
      <w:marTop w:val="0"/>
      <w:marBottom w:val="0"/>
      <w:divBdr>
        <w:top w:val="none" w:sz="0" w:space="0" w:color="auto"/>
        <w:left w:val="none" w:sz="0" w:space="0" w:color="auto"/>
        <w:bottom w:val="none" w:sz="0" w:space="0" w:color="auto"/>
        <w:right w:val="none" w:sz="0" w:space="0" w:color="auto"/>
      </w:divBdr>
    </w:div>
    <w:div w:id="1449815817">
      <w:marLeft w:val="640"/>
      <w:marRight w:val="0"/>
      <w:marTop w:val="0"/>
      <w:marBottom w:val="0"/>
      <w:divBdr>
        <w:top w:val="none" w:sz="0" w:space="0" w:color="auto"/>
        <w:left w:val="none" w:sz="0" w:space="0" w:color="auto"/>
        <w:bottom w:val="none" w:sz="0" w:space="0" w:color="auto"/>
        <w:right w:val="none" w:sz="0" w:space="0" w:color="auto"/>
      </w:divBdr>
    </w:div>
    <w:div w:id="1449818211">
      <w:marLeft w:val="640"/>
      <w:marRight w:val="0"/>
      <w:marTop w:val="0"/>
      <w:marBottom w:val="0"/>
      <w:divBdr>
        <w:top w:val="none" w:sz="0" w:space="0" w:color="auto"/>
        <w:left w:val="none" w:sz="0" w:space="0" w:color="auto"/>
        <w:bottom w:val="none" w:sz="0" w:space="0" w:color="auto"/>
        <w:right w:val="none" w:sz="0" w:space="0" w:color="auto"/>
      </w:divBdr>
    </w:div>
    <w:div w:id="1450465605">
      <w:marLeft w:val="640"/>
      <w:marRight w:val="0"/>
      <w:marTop w:val="0"/>
      <w:marBottom w:val="0"/>
      <w:divBdr>
        <w:top w:val="none" w:sz="0" w:space="0" w:color="auto"/>
        <w:left w:val="none" w:sz="0" w:space="0" w:color="auto"/>
        <w:bottom w:val="none" w:sz="0" w:space="0" w:color="auto"/>
        <w:right w:val="none" w:sz="0" w:space="0" w:color="auto"/>
      </w:divBdr>
    </w:div>
    <w:div w:id="1450511159">
      <w:marLeft w:val="640"/>
      <w:marRight w:val="0"/>
      <w:marTop w:val="0"/>
      <w:marBottom w:val="0"/>
      <w:divBdr>
        <w:top w:val="none" w:sz="0" w:space="0" w:color="auto"/>
        <w:left w:val="none" w:sz="0" w:space="0" w:color="auto"/>
        <w:bottom w:val="none" w:sz="0" w:space="0" w:color="auto"/>
        <w:right w:val="none" w:sz="0" w:space="0" w:color="auto"/>
      </w:divBdr>
    </w:div>
    <w:div w:id="1451051690">
      <w:marLeft w:val="640"/>
      <w:marRight w:val="0"/>
      <w:marTop w:val="0"/>
      <w:marBottom w:val="0"/>
      <w:divBdr>
        <w:top w:val="none" w:sz="0" w:space="0" w:color="auto"/>
        <w:left w:val="none" w:sz="0" w:space="0" w:color="auto"/>
        <w:bottom w:val="none" w:sz="0" w:space="0" w:color="auto"/>
        <w:right w:val="none" w:sz="0" w:space="0" w:color="auto"/>
      </w:divBdr>
    </w:div>
    <w:div w:id="1451126375">
      <w:marLeft w:val="640"/>
      <w:marRight w:val="0"/>
      <w:marTop w:val="0"/>
      <w:marBottom w:val="0"/>
      <w:divBdr>
        <w:top w:val="none" w:sz="0" w:space="0" w:color="auto"/>
        <w:left w:val="none" w:sz="0" w:space="0" w:color="auto"/>
        <w:bottom w:val="none" w:sz="0" w:space="0" w:color="auto"/>
        <w:right w:val="none" w:sz="0" w:space="0" w:color="auto"/>
      </w:divBdr>
    </w:div>
    <w:div w:id="1452817307">
      <w:marLeft w:val="640"/>
      <w:marRight w:val="0"/>
      <w:marTop w:val="0"/>
      <w:marBottom w:val="0"/>
      <w:divBdr>
        <w:top w:val="none" w:sz="0" w:space="0" w:color="auto"/>
        <w:left w:val="none" w:sz="0" w:space="0" w:color="auto"/>
        <w:bottom w:val="none" w:sz="0" w:space="0" w:color="auto"/>
        <w:right w:val="none" w:sz="0" w:space="0" w:color="auto"/>
      </w:divBdr>
    </w:div>
    <w:div w:id="1453011510">
      <w:marLeft w:val="640"/>
      <w:marRight w:val="0"/>
      <w:marTop w:val="0"/>
      <w:marBottom w:val="0"/>
      <w:divBdr>
        <w:top w:val="none" w:sz="0" w:space="0" w:color="auto"/>
        <w:left w:val="none" w:sz="0" w:space="0" w:color="auto"/>
        <w:bottom w:val="none" w:sz="0" w:space="0" w:color="auto"/>
        <w:right w:val="none" w:sz="0" w:space="0" w:color="auto"/>
      </w:divBdr>
    </w:div>
    <w:div w:id="1453402523">
      <w:marLeft w:val="640"/>
      <w:marRight w:val="0"/>
      <w:marTop w:val="0"/>
      <w:marBottom w:val="0"/>
      <w:divBdr>
        <w:top w:val="none" w:sz="0" w:space="0" w:color="auto"/>
        <w:left w:val="none" w:sz="0" w:space="0" w:color="auto"/>
        <w:bottom w:val="none" w:sz="0" w:space="0" w:color="auto"/>
        <w:right w:val="none" w:sz="0" w:space="0" w:color="auto"/>
      </w:divBdr>
    </w:div>
    <w:div w:id="1453481926">
      <w:marLeft w:val="640"/>
      <w:marRight w:val="0"/>
      <w:marTop w:val="0"/>
      <w:marBottom w:val="0"/>
      <w:divBdr>
        <w:top w:val="none" w:sz="0" w:space="0" w:color="auto"/>
        <w:left w:val="none" w:sz="0" w:space="0" w:color="auto"/>
        <w:bottom w:val="none" w:sz="0" w:space="0" w:color="auto"/>
        <w:right w:val="none" w:sz="0" w:space="0" w:color="auto"/>
      </w:divBdr>
    </w:div>
    <w:div w:id="1453594228">
      <w:marLeft w:val="640"/>
      <w:marRight w:val="0"/>
      <w:marTop w:val="0"/>
      <w:marBottom w:val="0"/>
      <w:divBdr>
        <w:top w:val="none" w:sz="0" w:space="0" w:color="auto"/>
        <w:left w:val="none" w:sz="0" w:space="0" w:color="auto"/>
        <w:bottom w:val="none" w:sz="0" w:space="0" w:color="auto"/>
        <w:right w:val="none" w:sz="0" w:space="0" w:color="auto"/>
      </w:divBdr>
    </w:div>
    <w:div w:id="1454129252">
      <w:marLeft w:val="640"/>
      <w:marRight w:val="0"/>
      <w:marTop w:val="0"/>
      <w:marBottom w:val="0"/>
      <w:divBdr>
        <w:top w:val="none" w:sz="0" w:space="0" w:color="auto"/>
        <w:left w:val="none" w:sz="0" w:space="0" w:color="auto"/>
        <w:bottom w:val="none" w:sz="0" w:space="0" w:color="auto"/>
        <w:right w:val="none" w:sz="0" w:space="0" w:color="auto"/>
      </w:divBdr>
    </w:div>
    <w:div w:id="1454245582">
      <w:marLeft w:val="640"/>
      <w:marRight w:val="0"/>
      <w:marTop w:val="0"/>
      <w:marBottom w:val="0"/>
      <w:divBdr>
        <w:top w:val="none" w:sz="0" w:space="0" w:color="auto"/>
        <w:left w:val="none" w:sz="0" w:space="0" w:color="auto"/>
        <w:bottom w:val="none" w:sz="0" w:space="0" w:color="auto"/>
        <w:right w:val="none" w:sz="0" w:space="0" w:color="auto"/>
      </w:divBdr>
    </w:div>
    <w:div w:id="1454322838">
      <w:marLeft w:val="640"/>
      <w:marRight w:val="0"/>
      <w:marTop w:val="0"/>
      <w:marBottom w:val="0"/>
      <w:divBdr>
        <w:top w:val="none" w:sz="0" w:space="0" w:color="auto"/>
        <w:left w:val="none" w:sz="0" w:space="0" w:color="auto"/>
        <w:bottom w:val="none" w:sz="0" w:space="0" w:color="auto"/>
        <w:right w:val="none" w:sz="0" w:space="0" w:color="auto"/>
      </w:divBdr>
    </w:div>
    <w:div w:id="1455103255">
      <w:marLeft w:val="640"/>
      <w:marRight w:val="0"/>
      <w:marTop w:val="0"/>
      <w:marBottom w:val="0"/>
      <w:divBdr>
        <w:top w:val="none" w:sz="0" w:space="0" w:color="auto"/>
        <w:left w:val="none" w:sz="0" w:space="0" w:color="auto"/>
        <w:bottom w:val="none" w:sz="0" w:space="0" w:color="auto"/>
        <w:right w:val="none" w:sz="0" w:space="0" w:color="auto"/>
      </w:divBdr>
    </w:div>
    <w:div w:id="1455253313">
      <w:marLeft w:val="640"/>
      <w:marRight w:val="0"/>
      <w:marTop w:val="0"/>
      <w:marBottom w:val="0"/>
      <w:divBdr>
        <w:top w:val="none" w:sz="0" w:space="0" w:color="auto"/>
        <w:left w:val="none" w:sz="0" w:space="0" w:color="auto"/>
        <w:bottom w:val="none" w:sz="0" w:space="0" w:color="auto"/>
        <w:right w:val="none" w:sz="0" w:space="0" w:color="auto"/>
      </w:divBdr>
    </w:div>
    <w:div w:id="1455638904">
      <w:marLeft w:val="640"/>
      <w:marRight w:val="0"/>
      <w:marTop w:val="0"/>
      <w:marBottom w:val="0"/>
      <w:divBdr>
        <w:top w:val="none" w:sz="0" w:space="0" w:color="auto"/>
        <w:left w:val="none" w:sz="0" w:space="0" w:color="auto"/>
        <w:bottom w:val="none" w:sz="0" w:space="0" w:color="auto"/>
        <w:right w:val="none" w:sz="0" w:space="0" w:color="auto"/>
      </w:divBdr>
    </w:div>
    <w:div w:id="1455710497">
      <w:marLeft w:val="640"/>
      <w:marRight w:val="0"/>
      <w:marTop w:val="0"/>
      <w:marBottom w:val="0"/>
      <w:divBdr>
        <w:top w:val="none" w:sz="0" w:space="0" w:color="auto"/>
        <w:left w:val="none" w:sz="0" w:space="0" w:color="auto"/>
        <w:bottom w:val="none" w:sz="0" w:space="0" w:color="auto"/>
        <w:right w:val="none" w:sz="0" w:space="0" w:color="auto"/>
      </w:divBdr>
    </w:div>
    <w:div w:id="1456169840">
      <w:marLeft w:val="640"/>
      <w:marRight w:val="0"/>
      <w:marTop w:val="0"/>
      <w:marBottom w:val="0"/>
      <w:divBdr>
        <w:top w:val="none" w:sz="0" w:space="0" w:color="auto"/>
        <w:left w:val="none" w:sz="0" w:space="0" w:color="auto"/>
        <w:bottom w:val="none" w:sz="0" w:space="0" w:color="auto"/>
        <w:right w:val="none" w:sz="0" w:space="0" w:color="auto"/>
      </w:divBdr>
    </w:div>
    <w:div w:id="1456633644">
      <w:marLeft w:val="640"/>
      <w:marRight w:val="0"/>
      <w:marTop w:val="0"/>
      <w:marBottom w:val="0"/>
      <w:divBdr>
        <w:top w:val="none" w:sz="0" w:space="0" w:color="auto"/>
        <w:left w:val="none" w:sz="0" w:space="0" w:color="auto"/>
        <w:bottom w:val="none" w:sz="0" w:space="0" w:color="auto"/>
        <w:right w:val="none" w:sz="0" w:space="0" w:color="auto"/>
      </w:divBdr>
    </w:div>
    <w:div w:id="1456829146">
      <w:marLeft w:val="640"/>
      <w:marRight w:val="0"/>
      <w:marTop w:val="0"/>
      <w:marBottom w:val="0"/>
      <w:divBdr>
        <w:top w:val="none" w:sz="0" w:space="0" w:color="auto"/>
        <w:left w:val="none" w:sz="0" w:space="0" w:color="auto"/>
        <w:bottom w:val="none" w:sz="0" w:space="0" w:color="auto"/>
        <w:right w:val="none" w:sz="0" w:space="0" w:color="auto"/>
      </w:divBdr>
    </w:div>
    <w:div w:id="1457335088">
      <w:marLeft w:val="640"/>
      <w:marRight w:val="0"/>
      <w:marTop w:val="0"/>
      <w:marBottom w:val="0"/>
      <w:divBdr>
        <w:top w:val="none" w:sz="0" w:space="0" w:color="auto"/>
        <w:left w:val="none" w:sz="0" w:space="0" w:color="auto"/>
        <w:bottom w:val="none" w:sz="0" w:space="0" w:color="auto"/>
        <w:right w:val="none" w:sz="0" w:space="0" w:color="auto"/>
      </w:divBdr>
    </w:div>
    <w:div w:id="1458185628">
      <w:marLeft w:val="640"/>
      <w:marRight w:val="0"/>
      <w:marTop w:val="0"/>
      <w:marBottom w:val="0"/>
      <w:divBdr>
        <w:top w:val="none" w:sz="0" w:space="0" w:color="auto"/>
        <w:left w:val="none" w:sz="0" w:space="0" w:color="auto"/>
        <w:bottom w:val="none" w:sz="0" w:space="0" w:color="auto"/>
        <w:right w:val="none" w:sz="0" w:space="0" w:color="auto"/>
      </w:divBdr>
    </w:div>
    <w:div w:id="1459059883">
      <w:marLeft w:val="640"/>
      <w:marRight w:val="0"/>
      <w:marTop w:val="0"/>
      <w:marBottom w:val="0"/>
      <w:divBdr>
        <w:top w:val="none" w:sz="0" w:space="0" w:color="auto"/>
        <w:left w:val="none" w:sz="0" w:space="0" w:color="auto"/>
        <w:bottom w:val="none" w:sz="0" w:space="0" w:color="auto"/>
        <w:right w:val="none" w:sz="0" w:space="0" w:color="auto"/>
      </w:divBdr>
    </w:div>
    <w:div w:id="1459105571">
      <w:marLeft w:val="640"/>
      <w:marRight w:val="0"/>
      <w:marTop w:val="0"/>
      <w:marBottom w:val="0"/>
      <w:divBdr>
        <w:top w:val="none" w:sz="0" w:space="0" w:color="auto"/>
        <w:left w:val="none" w:sz="0" w:space="0" w:color="auto"/>
        <w:bottom w:val="none" w:sz="0" w:space="0" w:color="auto"/>
        <w:right w:val="none" w:sz="0" w:space="0" w:color="auto"/>
      </w:divBdr>
    </w:div>
    <w:div w:id="1459225435">
      <w:marLeft w:val="640"/>
      <w:marRight w:val="0"/>
      <w:marTop w:val="0"/>
      <w:marBottom w:val="0"/>
      <w:divBdr>
        <w:top w:val="none" w:sz="0" w:space="0" w:color="auto"/>
        <w:left w:val="none" w:sz="0" w:space="0" w:color="auto"/>
        <w:bottom w:val="none" w:sz="0" w:space="0" w:color="auto"/>
        <w:right w:val="none" w:sz="0" w:space="0" w:color="auto"/>
      </w:divBdr>
    </w:div>
    <w:div w:id="1459374052">
      <w:marLeft w:val="640"/>
      <w:marRight w:val="0"/>
      <w:marTop w:val="0"/>
      <w:marBottom w:val="0"/>
      <w:divBdr>
        <w:top w:val="none" w:sz="0" w:space="0" w:color="auto"/>
        <w:left w:val="none" w:sz="0" w:space="0" w:color="auto"/>
        <w:bottom w:val="none" w:sz="0" w:space="0" w:color="auto"/>
        <w:right w:val="none" w:sz="0" w:space="0" w:color="auto"/>
      </w:divBdr>
    </w:div>
    <w:div w:id="1459760417">
      <w:marLeft w:val="640"/>
      <w:marRight w:val="0"/>
      <w:marTop w:val="0"/>
      <w:marBottom w:val="0"/>
      <w:divBdr>
        <w:top w:val="none" w:sz="0" w:space="0" w:color="auto"/>
        <w:left w:val="none" w:sz="0" w:space="0" w:color="auto"/>
        <w:bottom w:val="none" w:sz="0" w:space="0" w:color="auto"/>
        <w:right w:val="none" w:sz="0" w:space="0" w:color="auto"/>
      </w:divBdr>
    </w:div>
    <w:div w:id="1459953736">
      <w:marLeft w:val="640"/>
      <w:marRight w:val="0"/>
      <w:marTop w:val="0"/>
      <w:marBottom w:val="0"/>
      <w:divBdr>
        <w:top w:val="none" w:sz="0" w:space="0" w:color="auto"/>
        <w:left w:val="none" w:sz="0" w:space="0" w:color="auto"/>
        <w:bottom w:val="none" w:sz="0" w:space="0" w:color="auto"/>
        <w:right w:val="none" w:sz="0" w:space="0" w:color="auto"/>
      </w:divBdr>
    </w:div>
    <w:div w:id="1460029674">
      <w:marLeft w:val="640"/>
      <w:marRight w:val="0"/>
      <w:marTop w:val="0"/>
      <w:marBottom w:val="0"/>
      <w:divBdr>
        <w:top w:val="none" w:sz="0" w:space="0" w:color="auto"/>
        <w:left w:val="none" w:sz="0" w:space="0" w:color="auto"/>
        <w:bottom w:val="none" w:sz="0" w:space="0" w:color="auto"/>
        <w:right w:val="none" w:sz="0" w:space="0" w:color="auto"/>
      </w:divBdr>
    </w:div>
    <w:div w:id="1460031799">
      <w:marLeft w:val="640"/>
      <w:marRight w:val="0"/>
      <w:marTop w:val="0"/>
      <w:marBottom w:val="0"/>
      <w:divBdr>
        <w:top w:val="none" w:sz="0" w:space="0" w:color="auto"/>
        <w:left w:val="none" w:sz="0" w:space="0" w:color="auto"/>
        <w:bottom w:val="none" w:sz="0" w:space="0" w:color="auto"/>
        <w:right w:val="none" w:sz="0" w:space="0" w:color="auto"/>
      </w:divBdr>
    </w:div>
    <w:div w:id="1460538781">
      <w:marLeft w:val="640"/>
      <w:marRight w:val="0"/>
      <w:marTop w:val="0"/>
      <w:marBottom w:val="0"/>
      <w:divBdr>
        <w:top w:val="none" w:sz="0" w:space="0" w:color="auto"/>
        <w:left w:val="none" w:sz="0" w:space="0" w:color="auto"/>
        <w:bottom w:val="none" w:sz="0" w:space="0" w:color="auto"/>
        <w:right w:val="none" w:sz="0" w:space="0" w:color="auto"/>
      </w:divBdr>
    </w:div>
    <w:div w:id="1460567763">
      <w:marLeft w:val="640"/>
      <w:marRight w:val="0"/>
      <w:marTop w:val="0"/>
      <w:marBottom w:val="0"/>
      <w:divBdr>
        <w:top w:val="none" w:sz="0" w:space="0" w:color="auto"/>
        <w:left w:val="none" w:sz="0" w:space="0" w:color="auto"/>
        <w:bottom w:val="none" w:sz="0" w:space="0" w:color="auto"/>
        <w:right w:val="none" w:sz="0" w:space="0" w:color="auto"/>
      </w:divBdr>
    </w:div>
    <w:div w:id="1460953473">
      <w:marLeft w:val="640"/>
      <w:marRight w:val="0"/>
      <w:marTop w:val="0"/>
      <w:marBottom w:val="0"/>
      <w:divBdr>
        <w:top w:val="none" w:sz="0" w:space="0" w:color="auto"/>
        <w:left w:val="none" w:sz="0" w:space="0" w:color="auto"/>
        <w:bottom w:val="none" w:sz="0" w:space="0" w:color="auto"/>
        <w:right w:val="none" w:sz="0" w:space="0" w:color="auto"/>
      </w:divBdr>
    </w:div>
    <w:div w:id="1461220099">
      <w:marLeft w:val="640"/>
      <w:marRight w:val="0"/>
      <w:marTop w:val="0"/>
      <w:marBottom w:val="0"/>
      <w:divBdr>
        <w:top w:val="none" w:sz="0" w:space="0" w:color="auto"/>
        <w:left w:val="none" w:sz="0" w:space="0" w:color="auto"/>
        <w:bottom w:val="none" w:sz="0" w:space="0" w:color="auto"/>
        <w:right w:val="none" w:sz="0" w:space="0" w:color="auto"/>
      </w:divBdr>
    </w:div>
    <w:div w:id="1462530191">
      <w:marLeft w:val="640"/>
      <w:marRight w:val="0"/>
      <w:marTop w:val="0"/>
      <w:marBottom w:val="0"/>
      <w:divBdr>
        <w:top w:val="none" w:sz="0" w:space="0" w:color="auto"/>
        <w:left w:val="none" w:sz="0" w:space="0" w:color="auto"/>
        <w:bottom w:val="none" w:sz="0" w:space="0" w:color="auto"/>
        <w:right w:val="none" w:sz="0" w:space="0" w:color="auto"/>
      </w:divBdr>
    </w:div>
    <w:div w:id="1462579185">
      <w:marLeft w:val="640"/>
      <w:marRight w:val="0"/>
      <w:marTop w:val="0"/>
      <w:marBottom w:val="0"/>
      <w:divBdr>
        <w:top w:val="none" w:sz="0" w:space="0" w:color="auto"/>
        <w:left w:val="none" w:sz="0" w:space="0" w:color="auto"/>
        <w:bottom w:val="none" w:sz="0" w:space="0" w:color="auto"/>
        <w:right w:val="none" w:sz="0" w:space="0" w:color="auto"/>
      </w:divBdr>
    </w:div>
    <w:div w:id="1463111661">
      <w:marLeft w:val="640"/>
      <w:marRight w:val="0"/>
      <w:marTop w:val="0"/>
      <w:marBottom w:val="0"/>
      <w:divBdr>
        <w:top w:val="none" w:sz="0" w:space="0" w:color="auto"/>
        <w:left w:val="none" w:sz="0" w:space="0" w:color="auto"/>
        <w:bottom w:val="none" w:sz="0" w:space="0" w:color="auto"/>
        <w:right w:val="none" w:sz="0" w:space="0" w:color="auto"/>
      </w:divBdr>
    </w:div>
    <w:div w:id="1463502819">
      <w:marLeft w:val="640"/>
      <w:marRight w:val="0"/>
      <w:marTop w:val="0"/>
      <w:marBottom w:val="0"/>
      <w:divBdr>
        <w:top w:val="none" w:sz="0" w:space="0" w:color="auto"/>
        <w:left w:val="none" w:sz="0" w:space="0" w:color="auto"/>
        <w:bottom w:val="none" w:sz="0" w:space="0" w:color="auto"/>
        <w:right w:val="none" w:sz="0" w:space="0" w:color="auto"/>
      </w:divBdr>
    </w:div>
    <w:div w:id="1463766923">
      <w:marLeft w:val="640"/>
      <w:marRight w:val="0"/>
      <w:marTop w:val="0"/>
      <w:marBottom w:val="0"/>
      <w:divBdr>
        <w:top w:val="none" w:sz="0" w:space="0" w:color="auto"/>
        <w:left w:val="none" w:sz="0" w:space="0" w:color="auto"/>
        <w:bottom w:val="none" w:sz="0" w:space="0" w:color="auto"/>
        <w:right w:val="none" w:sz="0" w:space="0" w:color="auto"/>
      </w:divBdr>
    </w:div>
    <w:div w:id="1463769960">
      <w:marLeft w:val="640"/>
      <w:marRight w:val="0"/>
      <w:marTop w:val="0"/>
      <w:marBottom w:val="0"/>
      <w:divBdr>
        <w:top w:val="none" w:sz="0" w:space="0" w:color="auto"/>
        <w:left w:val="none" w:sz="0" w:space="0" w:color="auto"/>
        <w:bottom w:val="none" w:sz="0" w:space="0" w:color="auto"/>
        <w:right w:val="none" w:sz="0" w:space="0" w:color="auto"/>
      </w:divBdr>
    </w:div>
    <w:div w:id="1464231802">
      <w:marLeft w:val="640"/>
      <w:marRight w:val="0"/>
      <w:marTop w:val="0"/>
      <w:marBottom w:val="0"/>
      <w:divBdr>
        <w:top w:val="none" w:sz="0" w:space="0" w:color="auto"/>
        <w:left w:val="none" w:sz="0" w:space="0" w:color="auto"/>
        <w:bottom w:val="none" w:sz="0" w:space="0" w:color="auto"/>
        <w:right w:val="none" w:sz="0" w:space="0" w:color="auto"/>
      </w:divBdr>
    </w:div>
    <w:div w:id="1464345425">
      <w:marLeft w:val="640"/>
      <w:marRight w:val="0"/>
      <w:marTop w:val="0"/>
      <w:marBottom w:val="0"/>
      <w:divBdr>
        <w:top w:val="none" w:sz="0" w:space="0" w:color="auto"/>
        <w:left w:val="none" w:sz="0" w:space="0" w:color="auto"/>
        <w:bottom w:val="none" w:sz="0" w:space="0" w:color="auto"/>
        <w:right w:val="none" w:sz="0" w:space="0" w:color="auto"/>
      </w:divBdr>
    </w:div>
    <w:div w:id="1464620526">
      <w:marLeft w:val="640"/>
      <w:marRight w:val="0"/>
      <w:marTop w:val="0"/>
      <w:marBottom w:val="0"/>
      <w:divBdr>
        <w:top w:val="none" w:sz="0" w:space="0" w:color="auto"/>
        <w:left w:val="none" w:sz="0" w:space="0" w:color="auto"/>
        <w:bottom w:val="none" w:sz="0" w:space="0" w:color="auto"/>
        <w:right w:val="none" w:sz="0" w:space="0" w:color="auto"/>
      </w:divBdr>
    </w:div>
    <w:div w:id="1464998699">
      <w:marLeft w:val="640"/>
      <w:marRight w:val="0"/>
      <w:marTop w:val="0"/>
      <w:marBottom w:val="0"/>
      <w:divBdr>
        <w:top w:val="none" w:sz="0" w:space="0" w:color="auto"/>
        <w:left w:val="none" w:sz="0" w:space="0" w:color="auto"/>
        <w:bottom w:val="none" w:sz="0" w:space="0" w:color="auto"/>
        <w:right w:val="none" w:sz="0" w:space="0" w:color="auto"/>
      </w:divBdr>
    </w:div>
    <w:div w:id="1465007639">
      <w:marLeft w:val="640"/>
      <w:marRight w:val="0"/>
      <w:marTop w:val="0"/>
      <w:marBottom w:val="0"/>
      <w:divBdr>
        <w:top w:val="none" w:sz="0" w:space="0" w:color="auto"/>
        <w:left w:val="none" w:sz="0" w:space="0" w:color="auto"/>
        <w:bottom w:val="none" w:sz="0" w:space="0" w:color="auto"/>
        <w:right w:val="none" w:sz="0" w:space="0" w:color="auto"/>
      </w:divBdr>
    </w:div>
    <w:div w:id="1465343922">
      <w:marLeft w:val="640"/>
      <w:marRight w:val="0"/>
      <w:marTop w:val="0"/>
      <w:marBottom w:val="0"/>
      <w:divBdr>
        <w:top w:val="none" w:sz="0" w:space="0" w:color="auto"/>
        <w:left w:val="none" w:sz="0" w:space="0" w:color="auto"/>
        <w:bottom w:val="none" w:sz="0" w:space="0" w:color="auto"/>
        <w:right w:val="none" w:sz="0" w:space="0" w:color="auto"/>
      </w:divBdr>
    </w:div>
    <w:div w:id="1466043991">
      <w:marLeft w:val="640"/>
      <w:marRight w:val="0"/>
      <w:marTop w:val="0"/>
      <w:marBottom w:val="0"/>
      <w:divBdr>
        <w:top w:val="none" w:sz="0" w:space="0" w:color="auto"/>
        <w:left w:val="none" w:sz="0" w:space="0" w:color="auto"/>
        <w:bottom w:val="none" w:sz="0" w:space="0" w:color="auto"/>
        <w:right w:val="none" w:sz="0" w:space="0" w:color="auto"/>
      </w:divBdr>
    </w:div>
    <w:div w:id="1466121474">
      <w:marLeft w:val="640"/>
      <w:marRight w:val="0"/>
      <w:marTop w:val="0"/>
      <w:marBottom w:val="0"/>
      <w:divBdr>
        <w:top w:val="none" w:sz="0" w:space="0" w:color="auto"/>
        <w:left w:val="none" w:sz="0" w:space="0" w:color="auto"/>
        <w:bottom w:val="none" w:sz="0" w:space="0" w:color="auto"/>
        <w:right w:val="none" w:sz="0" w:space="0" w:color="auto"/>
      </w:divBdr>
    </w:div>
    <w:div w:id="1466506519">
      <w:marLeft w:val="640"/>
      <w:marRight w:val="0"/>
      <w:marTop w:val="0"/>
      <w:marBottom w:val="0"/>
      <w:divBdr>
        <w:top w:val="none" w:sz="0" w:space="0" w:color="auto"/>
        <w:left w:val="none" w:sz="0" w:space="0" w:color="auto"/>
        <w:bottom w:val="none" w:sz="0" w:space="0" w:color="auto"/>
        <w:right w:val="none" w:sz="0" w:space="0" w:color="auto"/>
      </w:divBdr>
    </w:div>
    <w:div w:id="1467309056">
      <w:marLeft w:val="640"/>
      <w:marRight w:val="0"/>
      <w:marTop w:val="0"/>
      <w:marBottom w:val="0"/>
      <w:divBdr>
        <w:top w:val="none" w:sz="0" w:space="0" w:color="auto"/>
        <w:left w:val="none" w:sz="0" w:space="0" w:color="auto"/>
        <w:bottom w:val="none" w:sz="0" w:space="0" w:color="auto"/>
        <w:right w:val="none" w:sz="0" w:space="0" w:color="auto"/>
      </w:divBdr>
    </w:div>
    <w:div w:id="1467895693">
      <w:marLeft w:val="640"/>
      <w:marRight w:val="0"/>
      <w:marTop w:val="0"/>
      <w:marBottom w:val="0"/>
      <w:divBdr>
        <w:top w:val="none" w:sz="0" w:space="0" w:color="auto"/>
        <w:left w:val="none" w:sz="0" w:space="0" w:color="auto"/>
        <w:bottom w:val="none" w:sz="0" w:space="0" w:color="auto"/>
        <w:right w:val="none" w:sz="0" w:space="0" w:color="auto"/>
      </w:divBdr>
    </w:div>
    <w:div w:id="1467969341">
      <w:marLeft w:val="640"/>
      <w:marRight w:val="0"/>
      <w:marTop w:val="0"/>
      <w:marBottom w:val="0"/>
      <w:divBdr>
        <w:top w:val="none" w:sz="0" w:space="0" w:color="auto"/>
        <w:left w:val="none" w:sz="0" w:space="0" w:color="auto"/>
        <w:bottom w:val="none" w:sz="0" w:space="0" w:color="auto"/>
        <w:right w:val="none" w:sz="0" w:space="0" w:color="auto"/>
      </w:divBdr>
    </w:div>
    <w:div w:id="1468203496">
      <w:marLeft w:val="640"/>
      <w:marRight w:val="0"/>
      <w:marTop w:val="0"/>
      <w:marBottom w:val="0"/>
      <w:divBdr>
        <w:top w:val="none" w:sz="0" w:space="0" w:color="auto"/>
        <w:left w:val="none" w:sz="0" w:space="0" w:color="auto"/>
        <w:bottom w:val="none" w:sz="0" w:space="0" w:color="auto"/>
        <w:right w:val="none" w:sz="0" w:space="0" w:color="auto"/>
      </w:divBdr>
    </w:div>
    <w:div w:id="1468552239">
      <w:marLeft w:val="640"/>
      <w:marRight w:val="0"/>
      <w:marTop w:val="0"/>
      <w:marBottom w:val="0"/>
      <w:divBdr>
        <w:top w:val="none" w:sz="0" w:space="0" w:color="auto"/>
        <w:left w:val="none" w:sz="0" w:space="0" w:color="auto"/>
        <w:bottom w:val="none" w:sz="0" w:space="0" w:color="auto"/>
        <w:right w:val="none" w:sz="0" w:space="0" w:color="auto"/>
      </w:divBdr>
    </w:div>
    <w:div w:id="1468740877">
      <w:marLeft w:val="640"/>
      <w:marRight w:val="0"/>
      <w:marTop w:val="0"/>
      <w:marBottom w:val="0"/>
      <w:divBdr>
        <w:top w:val="none" w:sz="0" w:space="0" w:color="auto"/>
        <w:left w:val="none" w:sz="0" w:space="0" w:color="auto"/>
        <w:bottom w:val="none" w:sz="0" w:space="0" w:color="auto"/>
        <w:right w:val="none" w:sz="0" w:space="0" w:color="auto"/>
      </w:divBdr>
    </w:div>
    <w:div w:id="1468814885">
      <w:marLeft w:val="640"/>
      <w:marRight w:val="0"/>
      <w:marTop w:val="0"/>
      <w:marBottom w:val="0"/>
      <w:divBdr>
        <w:top w:val="none" w:sz="0" w:space="0" w:color="auto"/>
        <w:left w:val="none" w:sz="0" w:space="0" w:color="auto"/>
        <w:bottom w:val="none" w:sz="0" w:space="0" w:color="auto"/>
        <w:right w:val="none" w:sz="0" w:space="0" w:color="auto"/>
      </w:divBdr>
    </w:div>
    <w:div w:id="1469011022">
      <w:marLeft w:val="640"/>
      <w:marRight w:val="0"/>
      <w:marTop w:val="0"/>
      <w:marBottom w:val="0"/>
      <w:divBdr>
        <w:top w:val="none" w:sz="0" w:space="0" w:color="auto"/>
        <w:left w:val="none" w:sz="0" w:space="0" w:color="auto"/>
        <w:bottom w:val="none" w:sz="0" w:space="0" w:color="auto"/>
        <w:right w:val="none" w:sz="0" w:space="0" w:color="auto"/>
      </w:divBdr>
    </w:div>
    <w:div w:id="1469011524">
      <w:marLeft w:val="640"/>
      <w:marRight w:val="0"/>
      <w:marTop w:val="0"/>
      <w:marBottom w:val="0"/>
      <w:divBdr>
        <w:top w:val="none" w:sz="0" w:space="0" w:color="auto"/>
        <w:left w:val="none" w:sz="0" w:space="0" w:color="auto"/>
        <w:bottom w:val="none" w:sz="0" w:space="0" w:color="auto"/>
        <w:right w:val="none" w:sz="0" w:space="0" w:color="auto"/>
      </w:divBdr>
    </w:div>
    <w:div w:id="1469206869">
      <w:marLeft w:val="640"/>
      <w:marRight w:val="0"/>
      <w:marTop w:val="0"/>
      <w:marBottom w:val="0"/>
      <w:divBdr>
        <w:top w:val="none" w:sz="0" w:space="0" w:color="auto"/>
        <w:left w:val="none" w:sz="0" w:space="0" w:color="auto"/>
        <w:bottom w:val="none" w:sz="0" w:space="0" w:color="auto"/>
        <w:right w:val="none" w:sz="0" w:space="0" w:color="auto"/>
      </w:divBdr>
    </w:div>
    <w:div w:id="1469206932">
      <w:marLeft w:val="640"/>
      <w:marRight w:val="0"/>
      <w:marTop w:val="0"/>
      <w:marBottom w:val="0"/>
      <w:divBdr>
        <w:top w:val="none" w:sz="0" w:space="0" w:color="auto"/>
        <w:left w:val="none" w:sz="0" w:space="0" w:color="auto"/>
        <w:bottom w:val="none" w:sz="0" w:space="0" w:color="auto"/>
        <w:right w:val="none" w:sz="0" w:space="0" w:color="auto"/>
      </w:divBdr>
    </w:div>
    <w:div w:id="1469594696">
      <w:marLeft w:val="640"/>
      <w:marRight w:val="0"/>
      <w:marTop w:val="0"/>
      <w:marBottom w:val="0"/>
      <w:divBdr>
        <w:top w:val="none" w:sz="0" w:space="0" w:color="auto"/>
        <w:left w:val="none" w:sz="0" w:space="0" w:color="auto"/>
        <w:bottom w:val="none" w:sz="0" w:space="0" w:color="auto"/>
        <w:right w:val="none" w:sz="0" w:space="0" w:color="auto"/>
      </w:divBdr>
    </w:div>
    <w:div w:id="1470128837">
      <w:marLeft w:val="640"/>
      <w:marRight w:val="0"/>
      <w:marTop w:val="0"/>
      <w:marBottom w:val="0"/>
      <w:divBdr>
        <w:top w:val="none" w:sz="0" w:space="0" w:color="auto"/>
        <w:left w:val="none" w:sz="0" w:space="0" w:color="auto"/>
        <w:bottom w:val="none" w:sz="0" w:space="0" w:color="auto"/>
        <w:right w:val="none" w:sz="0" w:space="0" w:color="auto"/>
      </w:divBdr>
    </w:div>
    <w:div w:id="1470316053">
      <w:marLeft w:val="640"/>
      <w:marRight w:val="0"/>
      <w:marTop w:val="0"/>
      <w:marBottom w:val="0"/>
      <w:divBdr>
        <w:top w:val="none" w:sz="0" w:space="0" w:color="auto"/>
        <w:left w:val="none" w:sz="0" w:space="0" w:color="auto"/>
        <w:bottom w:val="none" w:sz="0" w:space="0" w:color="auto"/>
        <w:right w:val="none" w:sz="0" w:space="0" w:color="auto"/>
      </w:divBdr>
    </w:div>
    <w:div w:id="1470592417">
      <w:marLeft w:val="640"/>
      <w:marRight w:val="0"/>
      <w:marTop w:val="0"/>
      <w:marBottom w:val="0"/>
      <w:divBdr>
        <w:top w:val="none" w:sz="0" w:space="0" w:color="auto"/>
        <w:left w:val="none" w:sz="0" w:space="0" w:color="auto"/>
        <w:bottom w:val="none" w:sz="0" w:space="0" w:color="auto"/>
        <w:right w:val="none" w:sz="0" w:space="0" w:color="auto"/>
      </w:divBdr>
    </w:div>
    <w:div w:id="1470711616">
      <w:marLeft w:val="640"/>
      <w:marRight w:val="0"/>
      <w:marTop w:val="0"/>
      <w:marBottom w:val="0"/>
      <w:divBdr>
        <w:top w:val="none" w:sz="0" w:space="0" w:color="auto"/>
        <w:left w:val="none" w:sz="0" w:space="0" w:color="auto"/>
        <w:bottom w:val="none" w:sz="0" w:space="0" w:color="auto"/>
        <w:right w:val="none" w:sz="0" w:space="0" w:color="auto"/>
      </w:divBdr>
    </w:div>
    <w:div w:id="1470971667">
      <w:marLeft w:val="640"/>
      <w:marRight w:val="0"/>
      <w:marTop w:val="0"/>
      <w:marBottom w:val="0"/>
      <w:divBdr>
        <w:top w:val="none" w:sz="0" w:space="0" w:color="auto"/>
        <w:left w:val="none" w:sz="0" w:space="0" w:color="auto"/>
        <w:bottom w:val="none" w:sz="0" w:space="0" w:color="auto"/>
        <w:right w:val="none" w:sz="0" w:space="0" w:color="auto"/>
      </w:divBdr>
    </w:div>
    <w:div w:id="1471678770">
      <w:marLeft w:val="640"/>
      <w:marRight w:val="0"/>
      <w:marTop w:val="0"/>
      <w:marBottom w:val="0"/>
      <w:divBdr>
        <w:top w:val="none" w:sz="0" w:space="0" w:color="auto"/>
        <w:left w:val="none" w:sz="0" w:space="0" w:color="auto"/>
        <w:bottom w:val="none" w:sz="0" w:space="0" w:color="auto"/>
        <w:right w:val="none" w:sz="0" w:space="0" w:color="auto"/>
      </w:divBdr>
    </w:div>
    <w:div w:id="1471820139">
      <w:marLeft w:val="640"/>
      <w:marRight w:val="0"/>
      <w:marTop w:val="0"/>
      <w:marBottom w:val="0"/>
      <w:divBdr>
        <w:top w:val="none" w:sz="0" w:space="0" w:color="auto"/>
        <w:left w:val="none" w:sz="0" w:space="0" w:color="auto"/>
        <w:bottom w:val="none" w:sz="0" w:space="0" w:color="auto"/>
        <w:right w:val="none" w:sz="0" w:space="0" w:color="auto"/>
      </w:divBdr>
    </w:div>
    <w:div w:id="1471898014">
      <w:marLeft w:val="640"/>
      <w:marRight w:val="0"/>
      <w:marTop w:val="0"/>
      <w:marBottom w:val="0"/>
      <w:divBdr>
        <w:top w:val="none" w:sz="0" w:space="0" w:color="auto"/>
        <w:left w:val="none" w:sz="0" w:space="0" w:color="auto"/>
        <w:bottom w:val="none" w:sz="0" w:space="0" w:color="auto"/>
        <w:right w:val="none" w:sz="0" w:space="0" w:color="auto"/>
      </w:divBdr>
    </w:div>
    <w:div w:id="1472013538">
      <w:marLeft w:val="640"/>
      <w:marRight w:val="0"/>
      <w:marTop w:val="0"/>
      <w:marBottom w:val="0"/>
      <w:divBdr>
        <w:top w:val="none" w:sz="0" w:space="0" w:color="auto"/>
        <w:left w:val="none" w:sz="0" w:space="0" w:color="auto"/>
        <w:bottom w:val="none" w:sz="0" w:space="0" w:color="auto"/>
        <w:right w:val="none" w:sz="0" w:space="0" w:color="auto"/>
      </w:divBdr>
    </w:div>
    <w:div w:id="1472357084">
      <w:marLeft w:val="640"/>
      <w:marRight w:val="0"/>
      <w:marTop w:val="0"/>
      <w:marBottom w:val="0"/>
      <w:divBdr>
        <w:top w:val="none" w:sz="0" w:space="0" w:color="auto"/>
        <w:left w:val="none" w:sz="0" w:space="0" w:color="auto"/>
        <w:bottom w:val="none" w:sz="0" w:space="0" w:color="auto"/>
        <w:right w:val="none" w:sz="0" w:space="0" w:color="auto"/>
      </w:divBdr>
    </w:div>
    <w:div w:id="1473446613">
      <w:marLeft w:val="640"/>
      <w:marRight w:val="0"/>
      <w:marTop w:val="0"/>
      <w:marBottom w:val="0"/>
      <w:divBdr>
        <w:top w:val="none" w:sz="0" w:space="0" w:color="auto"/>
        <w:left w:val="none" w:sz="0" w:space="0" w:color="auto"/>
        <w:bottom w:val="none" w:sz="0" w:space="0" w:color="auto"/>
        <w:right w:val="none" w:sz="0" w:space="0" w:color="auto"/>
      </w:divBdr>
    </w:div>
    <w:div w:id="1473598872">
      <w:marLeft w:val="640"/>
      <w:marRight w:val="0"/>
      <w:marTop w:val="0"/>
      <w:marBottom w:val="0"/>
      <w:divBdr>
        <w:top w:val="none" w:sz="0" w:space="0" w:color="auto"/>
        <w:left w:val="none" w:sz="0" w:space="0" w:color="auto"/>
        <w:bottom w:val="none" w:sz="0" w:space="0" w:color="auto"/>
        <w:right w:val="none" w:sz="0" w:space="0" w:color="auto"/>
      </w:divBdr>
    </w:div>
    <w:div w:id="1474372250">
      <w:marLeft w:val="640"/>
      <w:marRight w:val="0"/>
      <w:marTop w:val="0"/>
      <w:marBottom w:val="0"/>
      <w:divBdr>
        <w:top w:val="none" w:sz="0" w:space="0" w:color="auto"/>
        <w:left w:val="none" w:sz="0" w:space="0" w:color="auto"/>
        <w:bottom w:val="none" w:sz="0" w:space="0" w:color="auto"/>
        <w:right w:val="none" w:sz="0" w:space="0" w:color="auto"/>
      </w:divBdr>
    </w:div>
    <w:div w:id="1475171615">
      <w:marLeft w:val="640"/>
      <w:marRight w:val="0"/>
      <w:marTop w:val="0"/>
      <w:marBottom w:val="0"/>
      <w:divBdr>
        <w:top w:val="none" w:sz="0" w:space="0" w:color="auto"/>
        <w:left w:val="none" w:sz="0" w:space="0" w:color="auto"/>
        <w:bottom w:val="none" w:sz="0" w:space="0" w:color="auto"/>
        <w:right w:val="none" w:sz="0" w:space="0" w:color="auto"/>
      </w:divBdr>
    </w:div>
    <w:div w:id="1475293013">
      <w:marLeft w:val="640"/>
      <w:marRight w:val="0"/>
      <w:marTop w:val="0"/>
      <w:marBottom w:val="0"/>
      <w:divBdr>
        <w:top w:val="none" w:sz="0" w:space="0" w:color="auto"/>
        <w:left w:val="none" w:sz="0" w:space="0" w:color="auto"/>
        <w:bottom w:val="none" w:sz="0" w:space="0" w:color="auto"/>
        <w:right w:val="none" w:sz="0" w:space="0" w:color="auto"/>
      </w:divBdr>
    </w:div>
    <w:div w:id="1476530351">
      <w:marLeft w:val="640"/>
      <w:marRight w:val="0"/>
      <w:marTop w:val="0"/>
      <w:marBottom w:val="0"/>
      <w:divBdr>
        <w:top w:val="none" w:sz="0" w:space="0" w:color="auto"/>
        <w:left w:val="none" w:sz="0" w:space="0" w:color="auto"/>
        <w:bottom w:val="none" w:sz="0" w:space="0" w:color="auto"/>
        <w:right w:val="none" w:sz="0" w:space="0" w:color="auto"/>
      </w:divBdr>
    </w:div>
    <w:div w:id="1477067760">
      <w:marLeft w:val="640"/>
      <w:marRight w:val="0"/>
      <w:marTop w:val="0"/>
      <w:marBottom w:val="0"/>
      <w:divBdr>
        <w:top w:val="none" w:sz="0" w:space="0" w:color="auto"/>
        <w:left w:val="none" w:sz="0" w:space="0" w:color="auto"/>
        <w:bottom w:val="none" w:sz="0" w:space="0" w:color="auto"/>
        <w:right w:val="none" w:sz="0" w:space="0" w:color="auto"/>
      </w:divBdr>
    </w:div>
    <w:div w:id="1477187751">
      <w:marLeft w:val="640"/>
      <w:marRight w:val="0"/>
      <w:marTop w:val="0"/>
      <w:marBottom w:val="0"/>
      <w:divBdr>
        <w:top w:val="none" w:sz="0" w:space="0" w:color="auto"/>
        <w:left w:val="none" w:sz="0" w:space="0" w:color="auto"/>
        <w:bottom w:val="none" w:sz="0" w:space="0" w:color="auto"/>
        <w:right w:val="none" w:sz="0" w:space="0" w:color="auto"/>
      </w:divBdr>
    </w:div>
    <w:div w:id="1477260955">
      <w:marLeft w:val="640"/>
      <w:marRight w:val="0"/>
      <w:marTop w:val="0"/>
      <w:marBottom w:val="0"/>
      <w:divBdr>
        <w:top w:val="none" w:sz="0" w:space="0" w:color="auto"/>
        <w:left w:val="none" w:sz="0" w:space="0" w:color="auto"/>
        <w:bottom w:val="none" w:sz="0" w:space="0" w:color="auto"/>
        <w:right w:val="none" w:sz="0" w:space="0" w:color="auto"/>
      </w:divBdr>
    </w:div>
    <w:div w:id="1477380203">
      <w:marLeft w:val="640"/>
      <w:marRight w:val="0"/>
      <w:marTop w:val="0"/>
      <w:marBottom w:val="0"/>
      <w:divBdr>
        <w:top w:val="none" w:sz="0" w:space="0" w:color="auto"/>
        <w:left w:val="none" w:sz="0" w:space="0" w:color="auto"/>
        <w:bottom w:val="none" w:sz="0" w:space="0" w:color="auto"/>
        <w:right w:val="none" w:sz="0" w:space="0" w:color="auto"/>
      </w:divBdr>
    </w:div>
    <w:div w:id="1477455437">
      <w:marLeft w:val="640"/>
      <w:marRight w:val="0"/>
      <w:marTop w:val="0"/>
      <w:marBottom w:val="0"/>
      <w:divBdr>
        <w:top w:val="none" w:sz="0" w:space="0" w:color="auto"/>
        <w:left w:val="none" w:sz="0" w:space="0" w:color="auto"/>
        <w:bottom w:val="none" w:sz="0" w:space="0" w:color="auto"/>
        <w:right w:val="none" w:sz="0" w:space="0" w:color="auto"/>
      </w:divBdr>
    </w:div>
    <w:div w:id="1477605156">
      <w:marLeft w:val="640"/>
      <w:marRight w:val="0"/>
      <w:marTop w:val="0"/>
      <w:marBottom w:val="0"/>
      <w:divBdr>
        <w:top w:val="none" w:sz="0" w:space="0" w:color="auto"/>
        <w:left w:val="none" w:sz="0" w:space="0" w:color="auto"/>
        <w:bottom w:val="none" w:sz="0" w:space="0" w:color="auto"/>
        <w:right w:val="none" w:sz="0" w:space="0" w:color="auto"/>
      </w:divBdr>
    </w:div>
    <w:div w:id="1478260373">
      <w:marLeft w:val="640"/>
      <w:marRight w:val="0"/>
      <w:marTop w:val="0"/>
      <w:marBottom w:val="0"/>
      <w:divBdr>
        <w:top w:val="none" w:sz="0" w:space="0" w:color="auto"/>
        <w:left w:val="none" w:sz="0" w:space="0" w:color="auto"/>
        <w:bottom w:val="none" w:sz="0" w:space="0" w:color="auto"/>
        <w:right w:val="none" w:sz="0" w:space="0" w:color="auto"/>
      </w:divBdr>
    </w:div>
    <w:div w:id="1478644948">
      <w:marLeft w:val="640"/>
      <w:marRight w:val="0"/>
      <w:marTop w:val="0"/>
      <w:marBottom w:val="0"/>
      <w:divBdr>
        <w:top w:val="none" w:sz="0" w:space="0" w:color="auto"/>
        <w:left w:val="none" w:sz="0" w:space="0" w:color="auto"/>
        <w:bottom w:val="none" w:sz="0" w:space="0" w:color="auto"/>
        <w:right w:val="none" w:sz="0" w:space="0" w:color="auto"/>
      </w:divBdr>
    </w:div>
    <w:div w:id="1478759677">
      <w:marLeft w:val="640"/>
      <w:marRight w:val="0"/>
      <w:marTop w:val="0"/>
      <w:marBottom w:val="0"/>
      <w:divBdr>
        <w:top w:val="none" w:sz="0" w:space="0" w:color="auto"/>
        <w:left w:val="none" w:sz="0" w:space="0" w:color="auto"/>
        <w:bottom w:val="none" w:sz="0" w:space="0" w:color="auto"/>
        <w:right w:val="none" w:sz="0" w:space="0" w:color="auto"/>
      </w:divBdr>
    </w:div>
    <w:div w:id="1478886222">
      <w:marLeft w:val="640"/>
      <w:marRight w:val="0"/>
      <w:marTop w:val="0"/>
      <w:marBottom w:val="0"/>
      <w:divBdr>
        <w:top w:val="none" w:sz="0" w:space="0" w:color="auto"/>
        <w:left w:val="none" w:sz="0" w:space="0" w:color="auto"/>
        <w:bottom w:val="none" w:sz="0" w:space="0" w:color="auto"/>
        <w:right w:val="none" w:sz="0" w:space="0" w:color="auto"/>
      </w:divBdr>
    </w:div>
    <w:div w:id="1478914272">
      <w:marLeft w:val="640"/>
      <w:marRight w:val="0"/>
      <w:marTop w:val="0"/>
      <w:marBottom w:val="0"/>
      <w:divBdr>
        <w:top w:val="none" w:sz="0" w:space="0" w:color="auto"/>
        <w:left w:val="none" w:sz="0" w:space="0" w:color="auto"/>
        <w:bottom w:val="none" w:sz="0" w:space="0" w:color="auto"/>
        <w:right w:val="none" w:sz="0" w:space="0" w:color="auto"/>
      </w:divBdr>
    </w:div>
    <w:div w:id="1479111667">
      <w:marLeft w:val="640"/>
      <w:marRight w:val="0"/>
      <w:marTop w:val="0"/>
      <w:marBottom w:val="0"/>
      <w:divBdr>
        <w:top w:val="none" w:sz="0" w:space="0" w:color="auto"/>
        <w:left w:val="none" w:sz="0" w:space="0" w:color="auto"/>
        <w:bottom w:val="none" w:sz="0" w:space="0" w:color="auto"/>
        <w:right w:val="none" w:sz="0" w:space="0" w:color="auto"/>
      </w:divBdr>
    </w:div>
    <w:div w:id="1479541681">
      <w:marLeft w:val="640"/>
      <w:marRight w:val="0"/>
      <w:marTop w:val="0"/>
      <w:marBottom w:val="0"/>
      <w:divBdr>
        <w:top w:val="none" w:sz="0" w:space="0" w:color="auto"/>
        <w:left w:val="none" w:sz="0" w:space="0" w:color="auto"/>
        <w:bottom w:val="none" w:sz="0" w:space="0" w:color="auto"/>
        <w:right w:val="none" w:sz="0" w:space="0" w:color="auto"/>
      </w:divBdr>
    </w:div>
    <w:div w:id="1480222269">
      <w:marLeft w:val="640"/>
      <w:marRight w:val="0"/>
      <w:marTop w:val="0"/>
      <w:marBottom w:val="0"/>
      <w:divBdr>
        <w:top w:val="none" w:sz="0" w:space="0" w:color="auto"/>
        <w:left w:val="none" w:sz="0" w:space="0" w:color="auto"/>
        <w:bottom w:val="none" w:sz="0" w:space="0" w:color="auto"/>
        <w:right w:val="none" w:sz="0" w:space="0" w:color="auto"/>
      </w:divBdr>
    </w:div>
    <w:div w:id="1480685636">
      <w:marLeft w:val="640"/>
      <w:marRight w:val="0"/>
      <w:marTop w:val="0"/>
      <w:marBottom w:val="0"/>
      <w:divBdr>
        <w:top w:val="none" w:sz="0" w:space="0" w:color="auto"/>
        <w:left w:val="none" w:sz="0" w:space="0" w:color="auto"/>
        <w:bottom w:val="none" w:sz="0" w:space="0" w:color="auto"/>
        <w:right w:val="none" w:sz="0" w:space="0" w:color="auto"/>
      </w:divBdr>
    </w:div>
    <w:div w:id="1480851524">
      <w:marLeft w:val="640"/>
      <w:marRight w:val="0"/>
      <w:marTop w:val="0"/>
      <w:marBottom w:val="0"/>
      <w:divBdr>
        <w:top w:val="none" w:sz="0" w:space="0" w:color="auto"/>
        <w:left w:val="none" w:sz="0" w:space="0" w:color="auto"/>
        <w:bottom w:val="none" w:sz="0" w:space="0" w:color="auto"/>
        <w:right w:val="none" w:sz="0" w:space="0" w:color="auto"/>
      </w:divBdr>
    </w:div>
    <w:div w:id="1480921534">
      <w:marLeft w:val="640"/>
      <w:marRight w:val="0"/>
      <w:marTop w:val="0"/>
      <w:marBottom w:val="0"/>
      <w:divBdr>
        <w:top w:val="none" w:sz="0" w:space="0" w:color="auto"/>
        <w:left w:val="none" w:sz="0" w:space="0" w:color="auto"/>
        <w:bottom w:val="none" w:sz="0" w:space="0" w:color="auto"/>
        <w:right w:val="none" w:sz="0" w:space="0" w:color="auto"/>
      </w:divBdr>
    </w:div>
    <w:div w:id="1481072315">
      <w:marLeft w:val="640"/>
      <w:marRight w:val="0"/>
      <w:marTop w:val="0"/>
      <w:marBottom w:val="0"/>
      <w:divBdr>
        <w:top w:val="none" w:sz="0" w:space="0" w:color="auto"/>
        <w:left w:val="none" w:sz="0" w:space="0" w:color="auto"/>
        <w:bottom w:val="none" w:sz="0" w:space="0" w:color="auto"/>
        <w:right w:val="none" w:sz="0" w:space="0" w:color="auto"/>
      </w:divBdr>
    </w:div>
    <w:div w:id="1481311242">
      <w:marLeft w:val="640"/>
      <w:marRight w:val="0"/>
      <w:marTop w:val="0"/>
      <w:marBottom w:val="0"/>
      <w:divBdr>
        <w:top w:val="none" w:sz="0" w:space="0" w:color="auto"/>
        <w:left w:val="none" w:sz="0" w:space="0" w:color="auto"/>
        <w:bottom w:val="none" w:sz="0" w:space="0" w:color="auto"/>
        <w:right w:val="none" w:sz="0" w:space="0" w:color="auto"/>
      </w:divBdr>
    </w:div>
    <w:div w:id="1481773371">
      <w:marLeft w:val="640"/>
      <w:marRight w:val="0"/>
      <w:marTop w:val="0"/>
      <w:marBottom w:val="0"/>
      <w:divBdr>
        <w:top w:val="none" w:sz="0" w:space="0" w:color="auto"/>
        <w:left w:val="none" w:sz="0" w:space="0" w:color="auto"/>
        <w:bottom w:val="none" w:sz="0" w:space="0" w:color="auto"/>
        <w:right w:val="none" w:sz="0" w:space="0" w:color="auto"/>
      </w:divBdr>
    </w:div>
    <w:div w:id="1481801235">
      <w:marLeft w:val="640"/>
      <w:marRight w:val="0"/>
      <w:marTop w:val="0"/>
      <w:marBottom w:val="0"/>
      <w:divBdr>
        <w:top w:val="none" w:sz="0" w:space="0" w:color="auto"/>
        <w:left w:val="none" w:sz="0" w:space="0" w:color="auto"/>
        <w:bottom w:val="none" w:sz="0" w:space="0" w:color="auto"/>
        <w:right w:val="none" w:sz="0" w:space="0" w:color="auto"/>
      </w:divBdr>
    </w:div>
    <w:div w:id="1482430771">
      <w:marLeft w:val="640"/>
      <w:marRight w:val="0"/>
      <w:marTop w:val="0"/>
      <w:marBottom w:val="0"/>
      <w:divBdr>
        <w:top w:val="none" w:sz="0" w:space="0" w:color="auto"/>
        <w:left w:val="none" w:sz="0" w:space="0" w:color="auto"/>
        <w:bottom w:val="none" w:sz="0" w:space="0" w:color="auto"/>
        <w:right w:val="none" w:sz="0" w:space="0" w:color="auto"/>
      </w:divBdr>
    </w:div>
    <w:div w:id="1482621125">
      <w:marLeft w:val="640"/>
      <w:marRight w:val="0"/>
      <w:marTop w:val="0"/>
      <w:marBottom w:val="0"/>
      <w:divBdr>
        <w:top w:val="none" w:sz="0" w:space="0" w:color="auto"/>
        <w:left w:val="none" w:sz="0" w:space="0" w:color="auto"/>
        <w:bottom w:val="none" w:sz="0" w:space="0" w:color="auto"/>
        <w:right w:val="none" w:sz="0" w:space="0" w:color="auto"/>
      </w:divBdr>
    </w:div>
    <w:div w:id="1483155052">
      <w:marLeft w:val="640"/>
      <w:marRight w:val="0"/>
      <w:marTop w:val="0"/>
      <w:marBottom w:val="0"/>
      <w:divBdr>
        <w:top w:val="none" w:sz="0" w:space="0" w:color="auto"/>
        <w:left w:val="none" w:sz="0" w:space="0" w:color="auto"/>
        <w:bottom w:val="none" w:sz="0" w:space="0" w:color="auto"/>
        <w:right w:val="none" w:sz="0" w:space="0" w:color="auto"/>
      </w:divBdr>
    </w:div>
    <w:div w:id="1483505258">
      <w:marLeft w:val="640"/>
      <w:marRight w:val="0"/>
      <w:marTop w:val="0"/>
      <w:marBottom w:val="0"/>
      <w:divBdr>
        <w:top w:val="none" w:sz="0" w:space="0" w:color="auto"/>
        <w:left w:val="none" w:sz="0" w:space="0" w:color="auto"/>
        <w:bottom w:val="none" w:sz="0" w:space="0" w:color="auto"/>
        <w:right w:val="none" w:sz="0" w:space="0" w:color="auto"/>
      </w:divBdr>
    </w:div>
    <w:div w:id="1483811575">
      <w:marLeft w:val="640"/>
      <w:marRight w:val="0"/>
      <w:marTop w:val="0"/>
      <w:marBottom w:val="0"/>
      <w:divBdr>
        <w:top w:val="none" w:sz="0" w:space="0" w:color="auto"/>
        <w:left w:val="none" w:sz="0" w:space="0" w:color="auto"/>
        <w:bottom w:val="none" w:sz="0" w:space="0" w:color="auto"/>
        <w:right w:val="none" w:sz="0" w:space="0" w:color="auto"/>
      </w:divBdr>
    </w:div>
    <w:div w:id="1484810275">
      <w:marLeft w:val="640"/>
      <w:marRight w:val="0"/>
      <w:marTop w:val="0"/>
      <w:marBottom w:val="0"/>
      <w:divBdr>
        <w:top w:val="none" w:sz="0" w:space="0" w:color="auto"/>
        <w:left w:val="none" w:sz="0" w:space="0" w:color="auto"/>
        <w:bottom w:val="none" w:sz="0" w:space="0" w:color="auto"/>
        <w:right w:val="none" w:sz="0" w:space="0" w:color="auto"/>
      </w:divBdr>
    </w:div>
    <w:div w:id="1485196993">
      <w:marLeft w:val="640"/>
      <w:marRight w:val="0"/>
      <w:marTop w:val="0"/>
      <w:marBottom w:val="0"/>
      <w:divBdr>
        <w:top w:val="none" w:sz="0" w:space="0" w:color="auto"/>
        <w:left w:val="none" w:sz="0" w:space="0" w:color="auto"/>
        <w:bottom w:val="none" w:sz="0" w:space="0" w:color="auto"/>
        <w:right w:val="none" w:sz="0" w:space="0" w:color="auto"/>
      </w:divBdr>
    </w:div>
    <w:div w:id="1485197914">
      <w:marLeft w:val="640"/>
      <w:marRight w:val="0"/>
      <w:marTop w:val="0"/>
      <w:marBottom w:val="0"/>
      <w:divBdr>
        <w:top w:val="none" w:sz="0" w:space="0" w:color="auto"/>
        <w:left w:val="none" w:sz="0" w:space="0" w:color="auto"/>
        <w:bottom w:val="none" w:sz="0" w:space="0" w:color="auto"/>
        <w:right w:val="none" w:sz="0" w:space="0" w:color="auto"/>
      </w:divBdr>
    </w:div>
    <w:div w:id="1485390095">
      <w:marLeft w:val="640"/>
      <w:marRight w:val="0"/>
      <w:marTop w:val="0"/>
      <w:marBottom w:val="0"/>
      <w:divBdr>
        <w:top w:val="none" w:sz="0" w:space="0" w:color="auto"/>
        <w:left w:val="none" w:sz="0" w:space="0" w:color="auto"/>
        <w:bottom w:val="none" w:sz="0" w:space="0" w:color="auto"/>
        <w:right w:val="none" w:sz="0" w:space="0" w:color="auto"/>
      </w:divBdr>
    </w:div>
    <w:div w:id="1485467893">
      <w:marLeft w:val="640"/>
      <w:marRight w:val="0"/>
      <w:marTop w:val="0"/>
      <w:marBottom w:val="0"/>
      <w:divBdr>
        <w:top w:val="none" w:sz="0" w:space="0" w:color="auto"/>
        <w:left w:val="none" w:sz="0" w:space="0" w:color="auto"/>
        <w:bottom w:val="none" w:sz="0" w:space="0" w:color="auto"/>
        <w:right w:val="none" w:sz="0" w:space="0" w:color="auto"/>
      </w:divBdr>
    </w:div>
    <w:div w:id="1485777752">
      <w:marLeft w:val="640"/>
      <w:marRight w:val="0"/>
      <w:marTop w:val="0"/>
      <w:marBottom w:val="0"/>
      <w:divBdr>
        <w:top w:val="none" w:sz="0" w:space="0" w:color="auto"/>
        <w:left w:val="none" w:sz="0" w:space="0" w:color="auto"/>
        <w:bottom w:val="none" w:sz="0" w:space="0" w:color="auto"/>
        <w:right w:val="none" w:sz="0" w:space="0" w:color="auto"/>
      </w:divBdr>
    </w:div>
    <w:div w:id="1486048455">
      <w:marLeft w:val="640"/>
      <w:marRight w:val="0"/>
      <w:marTop w:val="0"/>
      <w:marBottom w:val="0"/>
      <w:divBdr>
        <w:top w:val="none" w:sz="0" w:space="0" w:color="auto"/>
        <w:left w:val="none" w:sz="0" w:space="0" w:color="auto"/>
        <w:bottom w:val="none" w:sz="0" w:space="0" w:color="auto"/>
        <w:right w:val="none" w:sz="0" w:space="0" w:color="auto"/>
      </w:divBdr>
    </w:div>
    <w:div w:id="1487159702">
      <w:marLeft w:val="640"/>
      <w:marRight w:val="0"/>
      <w:marTop w:val="0"/>
      <w:marBottom w:val="0"/>
      <w:divBdr>
        <w:top w:val="none" w:sz="0" w:space="0" w:color="auto"/>
        <w:left w:val="none" w:sz="0" w:space="0" w:color="auto"/>
        <w:bottom w:val="none" w:sz="0" w:space="0" w:color="auto"/>
        <w:right w:val="none" w:sz="0" w:space="0" w:color="auto"/>
      </w:divBdr>
    </w:div>
    <w:div w:id="1487237069">
      <w:marLeft w:val="640"/>
      <w:marRight w:val="0"/>
      <w:marTop w:val="0"/>
      <w:marBottom w:val="0"/>
      <w:divBdr>
        <w:top w:val="none" w:sz="0" w:space="0" w:color="auto"/>
        <w:left w:val="none" w:sz="0" w:space="0" w:color="auto"/>
        <w:bottom w:val="none" w:sz="0" w:space="0" w:color="auto"/>
        <w:right w:val="none" w:sz="0" w:space="0" w:color="auto"/>
      </w:divBdr>
    </w:div>
    <w:div w:id="1487238132">
      <w:marLeft w:val="640"/>
      <w:marRight w:val="0"/>
      <w:marTop w:val="0"/>
      <w:marBottom w:val="0"/>
      <w:divBdr>
        <w:top w:val="none" w:sz="0" w:space="0" w:color="auto"/>
        <w:left w:val="none" w:sz="0" w:space="0" w:color="auto"/>
        <w:bottom w:val="none" w:sz="0" w:space="0" w:color="auto"/>
        <w:right w:val="none" w:sz="0" w:space="0" w:color="auto"/>
      </w:divBdr>
    </w:div>
    <w:div w:id="1487940826">
      <w:marLeft w:val="640"/>
      <w:marRight w:val="0"/>
      <w:marTop w:val="0"/>
      <w:marBottom w:val="0"/>
      <w:divBdr>
        <w:top w:val="none" w:sz="0" w:space="0" w:color="auto"/>
        <w:left w:val="none" w:sz="0" w:space="0" w:color="auto"/>
        <w:bottom w:val="none" w:sz="0" w:space="0" w:color="auto"/>
        <w:right w:val="none" w:sz="0" w:space="0" w:color="auto"/>
      </w:divBdr>
    </w:div>
    <w:div w:id="1488015242">
      <w:marLeft w:val="640"/>
      <w:marRight w:val="0"/>
      <w:marTop w:val="0"/>
      <w:marBottom w:val="0"/>
      <w:divBdr>
        <w:top w:val="none" w:sz="0" w:space="0" w:color="auto"/>
        <w:left w:val="none" w:sz="0" w:space="0" w:color="auto"/>
        <w:bottom w:val="none" w:sz="0" w:space="0" w:color="auto"/>
        <w:right w:val="none" w:sz="0" w:space="0" w:color="auto"/>
      </w:divBdr>
    </w:div>
    <w:div w:id="1488354382">
      <w:marLeft w:val="640"/>
      <w:marRight w:val="0"/>
      <w:marTop w:val="0"/>
      <w:marBottom w:val="0"/>
      <w:divBdr>
        <w:top w:val="none" w:sz="0" w:space="0" w:color="auto"/>
        <w:left w:val="none" w:sz="0" w:space="0" w:color="auto"/>
        <w:bottom w:val="none" w:sz="0" w:space="0" w:color="auto"/>
        <w:right w:val="none" w:sz="0" w:space="0" w:color="auto"/>
      </w:divBdr>
    </w:div>
    <w:div w:id="1488672908">
      <w:marLeft w:val="640"/>
      <w:marRight w:val="0"/>
      <w:marTop w:val="0"/>
      <w:marBottom w:val="0"/>
      <w:divBdr>
        <w:top w:val="none" w:sz="0" w:space="0" w:color="auto"/>
        <w:left w:val="none" w:sz="0" w:space="0" w:color="auto"/>
        <w:bottom w:val="none" w:sz="0" w:space="0" w:color="auto"/>
        <w:right w:val="none" w:sz="0" w:space="0" w:color="auto"/>
      </w:divBdr>
    </w:div>
    <w:div w:id="1488742778">
      <w:marLeft w:val="640"/>
      <w:marRight w:val="0"/>
      <w:marTop w:val="0"/>
      <w:marBottom w:val="0"/>
      <w:divBdr>
        <w:top w:val="none" w:sz="0" w:space="0" w:color="auto"/>
        <w:left w:val="none" w:sz="0" w:space="0" w:color="auto"/>
        <w:bottom w:val="none" w:sz="0" w:space="0" w:color="auto"/>
        <w:right w:val="none" w:sz="0" w:space="0" w:color="auto"/>
      </w:divBdr>
    </w:div>
    <w:div w:id="1488745931">
      <w:marLeft w:val="640"/>
      <w:marRight w:val="0"/>
      <w:marTop w:val="0"/>
      <w:marBottom w:val="0"/>
      <w:divBdr>
        <w:top w:val="none" w:sz="0" w:space="0" w:color="auto"/>
        <w:left w:val="none" w:sz="0" w:space="0" w:color="auto"/>
        <w:bottom w:val="none" w:sz="0" w:space="0" w:color="auto"/>
        <w:right w:val="none" w:sz="0" w:space="0" w:color="auto"/>
      </w:divBdr>
    </w:div>
    <w:div w:id="1489322079">
      <w:marLeft w:val="640"/>
      <w:marRight w:val="0"/>
      <w:marTop w:val="0"/>
      <w:marBottom w:val="0"/>
      <w:divBdr>
        <w:top w:val="none" w:sz="0" w:space="0" w:color="auto"/>
        <w:left w:val="none" w:sz="0" w:space="0" w:color="auto"/>
        <w:bottom w:val="none" w:sz="0" w:space="0" w:color="auto"/>
        <w:right w:val="none" w:sz="0" w:space="0" w:color="auto"/>
      </w:divBdr>
    </w:div>
    <w:div w:id="1489517909">
      <w:marLeft w:val="640"/>
      <w:marRight w:val="0"/>
      <w:marTop w:val="0"/>
      <w:marBottom w:val="0"/>
      <w:divBdr>
        <w:top w:val="none" w:sz="0" w:space="0" w:color="auto"/>
        <w:left w:val="none" w:sz="0" w:space="0" w:color="auto"/>
        <w:bottom w:val="none" w:sz="0" w:space="0" w:color="auto"/>
        <w:right w:val="none" w:sz="0" w:space="0" w:color="auto"/>
      </w:divBdr>
    </w:div>
    <w:div w:id="1489790160">
      <w:marLeft w:val="640"/>
      <w:marRight w:val="0"/>
      <w:marTop w:val="0"/>
      <w:marBottom w:val="0"/>
      <w:divBdr>
        <w:top w:val="none" w:sz="0" w:space="0" w:color="auto"/>
        <w:left w:val="none" w:sz="0" w:space="0" w:color="auto"/>
        <w:bottom w:val="none" w:sz="0" w:space="0" w:color="auto"/>
        <w:right w:val="none" w:sz="0" w:space="0" w:color="auto"/>
      </w:divBdr>
    </w:div>
    <w:div w:id="1489857597">
      <w:marLeft w:val="640"/>
      <w:marRight w:val="0"/>
      <w:marTop w:val="0"/>
      <w:marBottom w:val="0"/>
      <w:divBdr>
        <w:top w:val="none" w:sz="0" w:space="0" w:color="auto"/>
        <w:left w:val="none" w:sz="0" w:space="0" w:color="auto"/>
        <w:bottom w:val="none" w:sz="0" w:space="0" w:color="auto"/>
        <w:right w:val="none" w:sz="0" w:space="0" w:color="auto"/>
      </w:divBdr>
    </w:div>
    <w:div w:id="1489983717">
      <w:marLeft w:val="640"/>
      <w:marRight w:val="0"/>
      <w:marTop w:val="0"/>
      <w:marBottom w:val="0"/>
      <w:divBdr>
        <w:top w:val="none" w:sz="0" w:space="0" w:color="auto"/>
        <w:left w:val="none" w:sz="0" w:space="0" w:color="auto"/>
        <w:bottom w:val="none" w:sz="0" w:space="0" w:color="auto"/>
        <w:right w:val="none" w:sz="0" w:space="0" w:color="auto"/>
      </w:divBdr>
    </w:div>
    <w:div w:id="1490168969">
      <w:marLeft w:val="640"/>
      <w:marRight w:val="0"/>
      <w:marTop w:val="0"/>
      <w:marBottom w:val="0"/>
      <w:divBdr>
        <w:top w:val="none" w:sz="0" w:space="0" w:color="auto"/>
        <w:left w:val="none" w:sz="0" w:space="0" w:color="auto"/>
        <w:bottom w:val="none" w:sz="0" w:space="0" w:color="auto"/>
        <w:right w:val="none" w:sz="0" w:space="0" w:color="auto"/>
      </w:divBdr>
    </w:div>
    <w:div w:id="1490752609">
      <w:marLeft w:val="640"/>
      <w:marRight w:val="0"/>
      <w:marTop w:val="0"/>
      <w:marBottom w:val="0"/>
      <w:divBdr>
        <w:top w:val="none" w:sz="0" w:space="0" w:color="auto"/>
        <w:left w:val="none" w:sz="0" w:space="0" w:color="auto"/>
        <w:bottom w:val="none" w:sz="0" w:space="0" w:color="auto"/>
        <w:right w:val="none" w:sz="0" w:space="0" w:color="auto"/>
      </w:divBdr>
    </w:div>
    <w:div w:id="1491018352">
      <w:marLeft w:val="640"/>
      <w:marRight w:val="0"/>
      <w:marTop w:val="0"/>
      <w:marBottom w:val="0"/>
      <w:divBdr>
        <w:top w:val="none" w:sz="0" w:space="0" w:color="auto"/>
        <w:left w:val="none" w:sz="0" w:space="0" w:color="auto"/>
        <w:bottom w:val="none" w:sz="0" w:space="0" w:color="auto"/>
        <w:right w:val="none" w:sz="0" w:space="0" w:color="auto"/>
      </w:divBdr>
    </w:div>
    <w:div w:id="1491213569">
      <w:marLeft w:val="640"/>
      <w:marRight w:val="0"/>
      <w:marTop w:val="0"/>
      <w:marBottom w:val="0"/>
      <w:divBdr>
        <w:top w:val="none" w:sz="0" w:space="0" w:color="auto"/>
        <w:left w:val="none" w:sz="0" w:space="0" w:color="auto"/>
        <w:bottom w:val="none" w:sz="0" w:space="0" w:color="auto"/>
        <w:right w:val="none" w:sz="0" w:space="0" w:color="auto"/>
      </w:divBdr>
    </w:div>
    <w:div w:id="1491215212">
      <w:marLeft w:val="640"/>
      <w:marRight w:val="0"/>
      <w:marTop w:val="0"/>
      <w:marBottom w:val="0"/>
      <w:divBdr>
        <w:top w:val="none" w:sz="0" w:space="0" w:color="auto"/>
        <w:left w:val="none" w:sz="0" w:space="0" w:color="auto"/>
        <w:bottom w:val="none" w:sz="0" w:space="0" w:color="auto"/>
        <w:right w:val="none" w:sz="0" w:space="0" w:color="auto"/>
      </w:divBdr>
    </w:div>
    <w:div w:id="1491410829">
      <w:marLeft w:val="640"/>
      <w:marRight w:val="0"/>
      <w:marTop w:val="0"/>
      <w:marBottom w:val="0"/>
      <w:divBdr>
        <w:top w:val="none" w:sz="0" w:space="0" w:color="auto"/>
        <w:left w:val="none" w:sz="0" w:space="0" w:color="auto"/>
        <w:bottom w:val="none" w:sz="0" w:space="0" w:color="auto"/>
        <w:right w:val="none" w:sz="0" w:space="0" w:color="auto"/>
      </w:divBdr>
    </w:div>
    <w:div w:id="1491485313">
      <w:marLeft w:val="640"/>
      <w:marRight w:val="0"/>
      <w:marTop w:val="0"/>
      <w:marBottom w:val="0"/>
      <w:divBdr>
        <w:top w:val="none" w:sz="0" w:space="0" w:color="auto"/>
        <w:left w:val="none" w:sz="0" w:space="0" w:color="auto"/>
        <w:bottom w:val="none" w:sz="0" w:space="0" w:color="auto"/>
        <w:right w:val="none" w:sz="0" w:space="0" w:color="auto"/>
      </w:divBdr>
    </w:div>
    <w:div w:id="1491562262">
      <w:marLeft w:val="640"/>
      <w:marRight w:val="0"/>
      <w:marTop w:val="0"/>
      <w:marBottom w:val="0"/>
      <w:divBdr>
        <w:top w:val="none" w:sz="0" w:space="0" w:color="auto"/>
        <w:left w:val="none" w:sz="0" w:space="0" w:color="auto"/>
        <w:bottom w:val="none" w:sz="0" w:space="0" w:color="auto"/>
        <w:right w:val="none" w:sz="0" w:space="0" w:color="auto"/>
      </w:divBdr>
    </w:div>
    <w:div w:id="1491680923">
      <w:marLeft w:val="640"/>
      <w:marRight w:val="0"/>
      <w:marTop w:val="0"/>
      <w:marBottom w:val="0"/>
      <w:divBdr>
        <w:top w:val="none" w:sz="0" w:space="0" w:color="auto"/>
        <w:left w:val="none" w:sz="0" w:space="0" w:color="auto"/>
        <w:bottom w:val="none" w:sz="0" w:space="0" w:color="auto"/>
        <w:right w:val="none" w:sz="0" w:space="0" w:color="auto"/>
      </w:divBdr>
    </w:div>
    <w:div w:id="1491746490">
      <w:marLeft w:val="640"/>
      <w:marRight w:val="0"/>
      <w:marTop w:val="0"/>
      <w:marBottom w:val="0"/>
      <w:divBdr>
        <w:top w:val="none" w:sz="0" w:space="0" w:color="auto"/>
        <w:left w:val="none" w:sz="0" w:space="0" w:color="auto"/>
        <w:bottom w:val="none" w:sz="0" w:space="0" w:color="auto"/>
        <w:right w:val="none" w:sz="0" w:space="0" w:color="auto"/>
      </w:divBdr>
    </w:div>
    <w:div w:id="1491824884">
      <w:marLeft w:val="640"/>
      <w:marRight w:val="0"/>
      <w:marTop w:val="0"/>
      <w:marBottom w:val="0"/>
      <w:divBdr>
        <w:top w:val="none" w:sz="0" w:space="0" w:color="auto"/>
        <w:left w:val="none" w:sz="0" w:space="0" w:color="auto"/>
        <w:bottom w:val="none" w:sz="0" w:space="0" w:color="auto"/>
        <w:right w:val="none" w:sz="0" w:space="0" w:color="auto"/>
      </w:divBdr>
    </w:div>
    <w:div w:id="1491945782">
      <w:marLeft w:val="640"/>
      <w:marRight w:val="0"/>
      <w:marTop w:val="0"/>
      <w:marBottom w:val="0"/>
      <w:divBdr>
        <w:top w:val="none" w:sz="0" w:space="0" w:color="auto"/>
        <w:left w:val="none" w:sz="0" w:space="0" w:color="auto"/>
        <w:bottom w:val="none" w:sz="0" w:space="0" w:color="auto"/>
        <w:right w:val="none" w:sz="0" w:space="0" w:color="auto"/>
      </w:divBdr>
    </w:div>
    <w:div w:id="1492137303">
      <w:marLeft w:val="640"/>
      <w:marRight w:val="0"/>
      <w:marTop w:val="0"/>
      <w:marBottom w:val="0"/>
      <w:divBdr>
        <w:top w:val="none" w:sz="0" w:space="0" w:color="auto"/>
        <w:left w:val="none" w:sz="0" w:space="0" w:color="auto"/>
        <w:bottom w:val="none" w:sz="0" w:space="0" w:color="auto"/>
        <w:right w:val="none" w:sz="0" w:space="0" w:color="auto"/>
      </w:divBdr>
    </w:div>
    <w:div w:id="1492208845">
      <w:marLeft w:val="640"/>
      <w:marRight w:val="0"/>
      <w:marTop w:val="0"/>
      <w:marBottom w:val="0"/>
      <w:divBdr>
        <w:top w:val="none" w:sz="0" w:space="0" w:color="auto"/>
        <w:left w:val="none" w:sz="0" w:space="0" w:color="auto"/>
        <w:bottom w:val="none" w:sz="0" w:space="0" w:color="auto"/>
        <w:right w:val="none" w:sz="0" w:space="0" w:color="auto"/>
      </w:divBdr>
    </w:div>
    <w:div w:id="1492326885">
      <w:marLeft w:val="640"/>
      <w:marRight w:val="0"/>
      <w:marTop w:val="0"/>
      <w:marBottom w:val="0"/>
      <w:divBdr>
        <w:top w:val="none" w:sz="0" w:space="0" w:color="auto"/>
        <w:left w:val="none" w:sz="0" w:space="0" w:color="auto"/>
        <w:bottom w:val="none" w:sz="0" w:space="0" w:color="auto"/>
        <w:right w:val="none" w:sz="0" w:space="0" w:color="auto"/>
      </w:divBdr>
    </w:div>
    <w:div w:id="1492713662">
      <w:marLeft w:val="640"/>
      <w:marRight w:val="0"/>
      <w:marTop w:val="0"/>
      <w:marBottom w:val="0"/>
      <w:divBdr>
        <w:top w:val="none" w:sz="0" w:space="0" w:color="auto"/>
        <w:left w:val="none" w:sz="0" w:space="0" w:color="auto"/>
        <w:bottom w:val="none" w:sz="0" w:space="0" w:color="auto"/>
        <w:right w:val="none" w:sz="0" w:space="0" w:color="auto"/>
      </w:divBdr>
    </w:div>
    <w:div w:id="1492720133">
      <w:marLeft w:val="640"/>
      <w:marRight w:val="0"/>
      <w:marTop w:val="0"/>
      <w:marBottom w:val="0"/>
      <w:divBdr>
        <w:top w:val="none" w:sz="0" w:space="0" w:color="auto"/>
        <w:left w:val="none" w:sz="0" w:space="0" w:color="auto"/>
        <w:bottom w:val="none" w:sz="0" w:space="0" w:color="auto"/>
        <w:right w:val="none" w:sz="0" w:space="0" w:color="auto"/>
      </w:divBdr>
    </w:div>
    <w:div w:id="1492794584">
      <w:marLeft w:val="640"/>
      <w:marRight w:val="0"/>
      <w:marTop w:val="0"/>
      <w:marBottom w:val="0"/>
      <w:divBdr>
        <w:top w:val="none" w:sz="0" w:space="0" w:color="auto"/>
        <w:left w:val="none" w:sz="0" w:space="0" w:color="auto"/>
        <w:bottom w:val="none" w:sz="0" w:space="0" w:color="auto"/>
        <w:right w:val="none" w:sz="0" w:space="0" w:color="auto"/>
      </w:divBdr>
    </w:div>
    <w:div w:id="1493258806">
      <w:marLeft w:val="640"/>
      <w:marRight w:val="0"/>
      <w:marTop w:val="0"/>
      <w:marBottom w:val="0"/>
      <w:divBdr>
        <w:top w:val="none" w:sz="0" w:space="0" w:color="auto"/>
        <w:left w:val="none" w:sz="0" w:space="0" w:color="auto"/>
        <w:bottom w:val="none" w:sz="0" w:space="0" w:color="auto"/>
        <w:right w:val="none" w:sz="0" w:space="0" w:color="auto"/>
      </w:divBdr>
    </w:div>
    <w:div w:id="1493377017">
      <w:marLeft w:val="640"/>
      <w:marRight w:val="0"/>
      <w:marTop w:val="0"/>
      <w:marBottom w:val="0"/>
      <w:divBdr>
        <w:top w:val="none" w:sz="0" w:space="0" w:color="auto"/>
        <w:left w:val="none" w:sz="0" w:space="0" w:color="auto"/>
        <w:bottom w:val="none" w:sz="0" w:space="0" w:color="auto"/>
        <w:right w:val="none" w:sz="0" w:space="0" w:color="auto"/>
      </w:divBdr>
    </w:div>
    <w:div w:id="1493526238">
      <w:marLeft w:val="640"/>
      <w:marRight w:val="0"/>
      <w:marTop w:val="0"/>
      <w:marBottom w:val="0"/>
      <w:divBdr>
        <w:top w:val="none" w:sz="0" w:space="0" w:color="auto"/>
        <w:left w:val="none" w:sz="0" w:space="0" w:color="auto"/>
        <w:bottom w:val="none" w:sz="0" w:space="0" w:color="auto"/>
        <w:right w:val="none" w:sz="0" w:space="0" w:color="auto"/>
      </w:divBdr>
    </w:div>
    <w:div w:id="1493567928">
      <w:marLeft w:val="640"/>
      <w:marRight w:val="0"/>
      <w:marTop w:val="0"/>
      <w:marBottom w:val="0"/>
      <w:divBdr>
        <w:top w:val="none" w:sz="0" w:space="0" w:color="auto"/>
        <w:left w:val="none" w:sz="0" w:space="0" w:color="auto"/>
        <w:bottom w:val="none" w:sz="0" w:space="0" w:color="auto"/>
        <w:right w:val="none" w:sz="0" w:space="0" w:color="auto"/>
      </w:divBdr>
    </w:div>
    <w:div w:id="1493831643">
      <w:marLeft w:val="640"/>
      <w:marRight w:val="0"/>
      <w:marTop w:val="0"/>
      <w:marBottom w:val="0"/>
      <w:divBdr>
        <w:top w:val="none" w:sz="0" w:space="0" w:color="auto"/>
        <w:left w:val="none" w:sz="0" w:space="0" w:color="auto"/>
        <w:bottom w:val="none" w:sz="0" w:space="0" w:color="auto"/>
        <w:right w:val="none" w:sz="0" w:space="0" w:color="auto"/>
      </w:divBdr>
    </w:div>
    <w:div w:id="1493983475">
      <w:marLeft w:val="640"/>
      <w:marRight w:val="0"/>
      <w:marTop w:val="0"/>
      <w:marBottom w:val="0"/>
      <w:divBdr>
        <w:top w:val="none" w:sz="0" w:space="0" w:color="auto"/>
        <w:left w:val="none" w:sz="0" w:space="0" w:color="auto"/>
        <w:bottom w:val="none" w:sz="0" w:space="0" w:color="auto"/>
        <w:right w:val="none" w:sz="0" w:space="0" w:color="auto"/>
      </w:divBdr>
    </w:div>
    <w:div w:id="1494251050">
      <w:marLeft w:val="640"/>
      <w:marRight w:val="0"/>
      <w:marTop w:val="0"/>
      <w:marBottom w:val="0"/>
      <w:divBdr>
        <w:top w:val="none" w:sz="0" w:space="0" w:color="auto"/>
        <w:left w:val="none" w:sz="0" w:space="0" w:color="auto"/>
        <w:bottom w:val="none" w:sz="0" w:space="0" w:color="auto"/>
        <w:right w:val="none" w:sz="0" w:space="0" w:color="auto"/>
      </w:divBdr>
    </w:div>
    <w:div w:id="1494295753">
      <w:marLeft w:val="640"/>
      <w:marRight w:val="0"/>
      <w:marTop w:val="0"/>
      <w:marBottom w:val="0"/>
      <w:divBdr>
        <w:top w:val="none" w:sz="0" w:space="0" w:color="auto"/>
        <w:left w:val="none" w:sz="0" w:space="0" w:color="auto"/>
        <w:bottom w:val="none" w:sz="0" w:space="0" w:color="auto"/>
        <w:right w:val="none" w:sz="0" w:space="0" w:color="auto"/>
      </w:divBdr>
    </w:div>
    <w:div w:id="1494298470">
      <w:marLeft w:val="640"/>
      <w:marRight w:val="0"/>
      <w:marTop w:val="0"/>
      <w:marBottom w:val="0"/>
      <w:divBdr>
        <w:top w:val="none" w:sz="0" w:space="0" w:color="auto"/>
        <w:left w:val="none" w:sz="0" w:space="0" w:color="auto"/>
        <w:bottom w:val="none" w:sz="0" w:space="0" w:color="auto"/>
        <w:right w:val="none" w:sz="0" w:space="0" w:color="auto"/>
      </w:divBdr>
    </w:div>
    <w:div w:id="1495144004">
      <w:marLeft w:val="640"/>
      <w:marRight w:val="0"/>
      <w:marTop w:val="0"/>
      <w:marBottom w:val="0"/>
      <w:divBdr>
        <w:top w:val="none" w:sz="0" w:space="0" w:color="auto"/>
        <w:left w:val="none" w:sz="0" w:space="0" w:color="auto"/>
        <w:bottom w:val="none" w:sz="0" w:space="0" w:color="auto"/>
        <w:right w:val="none" w:sz="0" w:space="0" w:color="auto"/>
      </w:divBdr>
    </w:div>
    <w:div w:id="1495412651">
      <w:marLeft w:val="640"/>
      <w:marRight w:val="0"/>
      <w:marTop w:val="0"/>
      <w:marBottom w:val="0"/>
      <w:divBdr>
        <w:top w:val="none" w:sz="0" w:space="0" w:color="auto"/>
        <w:left w:val="none" w:sz="0" w:space="0" w:color="auto"/>
        <w:bottom w:val="none" w:sz="0" w:space="0" w:color="auto"/>
        <w:right w:val="none" w:sz="0" w:space="0" w:color="auto"/>
      </w:divBdr>
    </w:div>
    <w:div w:id="1495486471">
      <w:marLeft w:val="640"/>
      <w:marRight w:val="0"/>
      <w:marTop w:val="0"/>
      <w:marBottom w:val="0"/>
      <w:divBdr>
        <w:top w:val="none" w:sz="0" w:space="0" w:color="auto"/>
        <w:left w:val="none" w:sz="0" w:space="0" w:color="auto"/>
        <w:bottom w:val="none" w:sz="0" w:space="0" w:color="auto"/>
        <w:right w:val="none" w:sz="0" w:space="0" w:color="auto"/>
      </w:divBdr>
    </w:div>
    <w:div w:id="1495757655">
      <w:marLeft w:val="640"/>
      <w:marRight w:val="0"/>
      <w:marTop w:val="0"/>
      <w:marBottom w:val="0"/>
      <w:divBdr>
        <w:top w:val="none" w:sz="0" w:space="0" w:color="auto"/>
        <w:left w:val="none" w:sz="0" w:space="0" w:color="auto"/>
        <w:bottom w:val="none" w:sz="0" w:space="0" w:color="auto"/>
        <w:right w:val="none" w:sz="0" w:space="0" w:color="auto"/>
      </w:divBdr>
    </w:div>
    <w:div w:id="1496608995">
      <w:marLeft w:val="640"/>
      <w:marRight w:val="0"/>
      <w:marTop w:val="0"/>
      <w:marBottom w:val="0"/>
      <w:divBdr>
        <w:top w:val="none" w:sz="0" w:space="0" w:color="auto"/>
        <w:left w:val="none" w:sz="0" w:space="0" w:color="auto"/>
        <w:bottom w:val="none" w:sz="0" w:space="0" w:color="auto"/>
        <w:right w:val="none" w:sz="0" w:space="0" w:color="auto"/>
      </w:divBdr>
    </w:div>
    <w:div w:id="1496847196">
      <w:marLeft w:val="640"/>
      <w:marRight w:val="0"/>
      <w:marTop w:val="0"/>
      <w:marBottom w:val="0"/>
      <w:divBdr>
        <w:top w:val="none" w:sz="0" w:space="0" w:color="auto"/>
        <w:left w:val="none" w:sz="0" w:space="0" w:color="auto"/>
        <w:bottom w:val="none" w:sz="0" w:space="0" w:color="auto"/>
        <w:right w:val="none" w:sz="0" w:space="0" w:color="auto"/>
      </w:divBdr>
    </w:div>
    <w:div w:id="1497644443">
      <w:marLeft w:val="640"/>
      <w:marRight w:val="0"/>
      <w:marTop w:val="0"/>
      <w:marBottom w:val="0"/>
      <w:divBdr>
        <w:top w:val="none" w:sz="0" w:space="0" w:color="auto"/>
        <w:left w:val="none" w:sz="0" w:space="0" w:color="auto"/>
        <w:bottom w:val="none" w:sz="0" w:space="0" w:color="auto"/>
        <w:right w:val="none" w:sz="0" w:space="0" w:color="auto"/>
      </w:divBdr>
    </w:div>
    <w:div w:id="1497645981">
      <w:marLeft w:val="640"/>
      <w:marRight w:val="0"/>
      <w:marTop w:val="0"/>
      <w:marBottom w:val="0"/>
      <w:divBdr>
        <w:top w:val="none" w:sz="0" w:space="0" w:color="auto"/>
        <w:left w:val="none" w:sz="0" w:space="0" w:color="auto"/>
        <w:bottom w:val="none" w:sz="0" w:space="0" w:color="auto"/>
        <w:right w:val="none" w:sz="0" w:space="0" w:color="auto"/>
      </w:divBdr>
    </w:div>
    <w:div w:id="1498420796">
      <w:marLeft w:val="640"/>
      <w:marRight w:val="0"/>
      <w:marTop w:val="0"/>
      <w:marBottom w:val="0"/>
      <w:divBdr>
        <w:top w:val="none" w:sz="0" w:space="0" w:color="auto"/>
        <w:left w:val="none" w:sz="0" w:space="0" w:color="auto"/>
        <w:bottom w:val="none" w:sz="0" w:space="0" w:color="auto"/>
        <w:right w:val="none" w:sz="0" w:space="0" w:color="auto"/>
      </w:divBdr>
    </w:div>
    <w:div w:id="1498618930">
      <w:marLeft w:val="640"/>
      <w:marRight w:val="0"/>
      <w:marTop w:val="0"/>
      <w:marBottom w:val="0"/>
      <w:divBdr>
        <w:top w:val="none" w:sz="0" w:space="0" w:color="auto"/>
        <w:left w:val="none" w:sz="0" w:space="0" w:color="auto"/>
        <w:bottom w:val="none" w:sz="0" w:space="0" w:color="auto"/>
        <w:right w:val="none" w:sz="0" w:space="0" w:color="auto"/>
      </w:divBdr>
    </w:div>
    <w:div w:id="1498962646">
      <w:marLeft w:val="640"/>
      <w:marRight w:val="0"/>
      <w:marTop w:val="0"/>
      <w:marBottom w:val="0"/>
      <w:divBdr>
        <w:top w:val="none" w:sz="0" w:space="0" w:color="auto"/>
        <w:left w:val="none" w:sz="0" w:space="0" w:color="auto"/>
        <w:bottom w:val="none" w:sz="0" w:space="0" w:color="auto"/>
        <w:right w:val="none" w:sz="0" w:space="0" w:color="auto"/>
      </w:divBdr>
    </w:div>
    <w:div w:id="1499686872">
      <w:marLeft w:val="640"/>
      <w:marRight w:val="0"/>
      <w:marTop w:val="0"/>
      <w:marBottom w:val="0"/>
      <w:divBdr>
        <w:top w:val="none" w:sz="0" w:space="0" w:color="auto"/>
        <w:left w:val="none" w:sz="0" w:space="0" w:color="auto"/>
        <w:bottom w:val="none" w:sz="0" w:space="0" w:color="auto"/>
        <w:right w:val="none" w:sz="0" w:space="0" w:color="auto"/>
      </w:divBdr>
    </w:div>
    <w:div w:id="1500190100">
      <w:marLeft w:val="640"/>
      <w:marRight w:val="0"/>
      <w:marTop w:val="0"/>
      <w:marBottom w:val="0"/>
      <w:divBdr>
        <w:top w:val="none" w:sz="0" w:space="0" w:color="auto"/>
        <w:left w:val="none" w:sz="0" w:space="0" w:color="auto"/>
        <w:bottom w:val="none" w:sz="0" w:space="0" w:color="auto"/>
        <w:right w:val="none" w:sz="0" w:space="0" w:color="auto"/>
      </w:divBdr>
    </w:div>
    <w:div w:id="1500271495">
      <w:marLeft w:val="640"/>
      <w:marRight w:val="0"/>
      <w:marTop w:val="0"/>
      <w:marBottom w:val="0"/>
      <w:divBdr>
        <w:top w:val="none" w:sz="0" w:space="0" w:color="auto"/>
        <w:left w:val="none" w:sz="0" w:space="0" w:color="auto"/>
        <w:bottom w:val="none" w:sz="0" w:space="0" w:color="auto"/>
        <w:right w:val="none" w:sz="0" w:space="0" w:color="auto"/>
      </w:divBdr>
    </w:div>
    <w:div w:id="1500386991">
      <w:marLeft w:val="640"/>
      <w:marRight w:val="0"/>
      <w:marTop w:val="0"/>
      <w:marBottom w:val="0"/>
      <w:divBdr>
        <w:top w:val="none" w:sz="0" w:space="0" w:color="auto"/>
        <w:left w:val="none" w:sz="0" w:space="0" w:color="auto"/>
        <w:bottom w:val="none" w:sz="0" w:space="0" w:color="auto"/>
        <w:right w:val="none" w:sz="0" w:space="0" w:color="auto"/>
      </w:divBdr>
    </w:div>
    <w:div w:id="1500537187">
      <w:marLeft w:val="640"/>
      <w:marRight w:val="0"/>
      <w:marTop w:val="0"/>
      <w:marBottom w:val="0"/>
      <w:divBdr>
        <w:top w:val="none" w:sz="0" w:space="0" w:color="auto"/>
        <w:left w:val="none" w:sz="0" w:space="0" w:color="auto"/>
        <w:bottom w:val="none" w:sz="0" w:space="0" w:color="auto"/>
        <w:right w:val="none" w:sz="0" w:space="0" w:color="auto"/>
      </w:divBdr>
    </w:div>
    <w:div w:id="1500804530">
      <w:marLeft w:val="640"/>
      <w:marRight w:val="0"/>
      <w:marTop w:val="0"/>
      <w:marBottom w:val="0"/>
      <w:divBdr>
        <w:top w:val="none" w:sz="0" w:space="0" w:color="auto"/>
        <w:left w:val="none" w:sz="0" w:space="0" w:color="auto"/>
        <w:bottom w:val="none" w:sz="0" w:space="0" w:color="auto"/>
        <w:right w:val="none" w:sz="0" w:space="0" w:color="auto"/>
      </w:divBdr>
    </w:div>
    <w:div w:id="1500925618">
      <w:marLeft w:val="640"/>
      <w:marRight w:val="0"/>
      <w:marTop w:val="0"/>
      <w:marBottom w:val="0"/>
      <w:divBdr>
        <w:top w:val="none" w:sz="0" w:space="0" w:color="auto"/>
        <w:left w:val="none" w:sz="0" w:space="0" w:color="auto"/>
        <w:bottom w:val="none" w:sz="0" w:space="0" w:color="auto"/>
        <w:right w:val="none" w:sz="0" w:space="0" w:color="auto"/>
      </w:divBdr>
    </w:div>
    <w:div w:id="1501047960">
      <w:marLeft w:val="640"/>
      <w:marRight w:val="0"/>
      <w:marTop w:val="0"/>
      <w:marBottom w:val="0"/>
      <w:divBdr>
        <w:top w:val="none" w:sz="0" w:space="0" w:color="auto"/>
        <w:left w:val="none" w:sz="0" w:space="0" w:color="auto"/>
        <w:bottom w:val="none" w:sz="0" w:space="0" w:color="auto"/>
        <w:right w:val="none" w:sz="0" w:space="0" w:color="auto"/>
      </w:divBdr>
    </w:div>
    <w:div w:id="1501198398">
      <w:marLeft w:val="640"/>
      <w:marRight w:val="0"/>
      <w:marTop w:val="0"/>
      <w:marBottom w:val="0"/>
      <w:divBdr>
        <w:top w:val="none" w:sz="0" w:space="0" w:color="auto"/>
        <w:left w:val="none" w:sz="0" w:space="0" w:color="auto"/>
        <w:bottom w:val="none" w:sz="0" w:space="0" w:color="auto"/>
        <w:right w:val="none" w:sz="0" w:space="0" w:color="auto"/>
      </w:divBdr>
    </w:div>
    <w:div w:id="1501966557">
      <w:marLeft w:val="640"/>
      <w:marRight w:val="0"/>
      <w:marTop w:val="0"/>
      <w:marBottom w:val="0"/>
      <w:divBdr>
        <w:top w:val="none" w:sz="0" w:space="0" w:color="auto"/>
        <w:left w:val="none" w:sz="0" w:space="0" w:color="auto"/>
        <w:bottom w:val="none" w:sz="0" w:space="0" w:color="auto"/>
        <w:right w:val="none" w:sz="0" w:space="0" w:color="auto"/>
      </w:divBdr>
    </w:div>
    <w:div w:id="1502505107">
      <w:marLeft w:val="640"/>
      <w:marRight w:val="0"/>
      <w:marTop w:val="0"/>
      <w:marBottom w:val="0"/>
      <w:divBdr>
        <w:top w:val="none" w:sz="0" w:space="0" w:color="auto"/>
        <w:left w:val="none" w:sz="0" w:space="0" w:color="auto"/>
        <w:bottom w:val="none" w:sz="0" w:space="0" w:color="auto"/>
        <w:right w:val="none" w:sz="0" w:space="0" w:color="auto"/>
      </w:divBdr>
    </w:div>
    <w:div w:id="1502545947">
      <w:marLeft w:val="640"/>
      <w:marRight w:val="0"/>
      <w:marTop w:val="0"/>
      <w:marBottom w:val="0"/>
      <w:divBdr>
        <w:top w:val="none" w:sz="0" w:space="0" w:color="auto"/>
        <w:left w:val="none" w:sz="0" w:space="0" w:color="auto"/>
        <w:bottom w:val="none" w:sz="0" w:space="0" w:color="auto"/>
        <w:right w:val="none" w:sz="0" w:space="0" w:color="auto"/>
      </w:divBdr>
    </w:div>
    <w:div w:id="1502697319">
      <w:marLeft w:val="640"/>
      <w:marRight w:val="0"/>
      <w:marTop w:val="0"/>
      <w:marBottom w:val="0"/>
      <w:divBdr>
        <w:top w:val="none" w:sz="0" w:space="0" w:color="auto"/>
        <w:left w:val="none" w:sz="0" w:space="0" w:color="auto"/>
        <w:bottom w:val="none" w:sz="0" w:space="0" w:color="auto"/>
        <w:right w:val="none" w:sz="0" w:space="0" w:color="auto"/>
      </w:divBdr>
    </w:div>
    <w:div w:id="1503010996">
      <w:marLeft w:val="640"/>
      <w:marRight w:val="0"/>
      <w:marTop w:val="0"/>
      <w:marBottom w:val="0"/>
      <w:divBdr>
        <w:top w:val="none" w:sz="0" w:space="0" w:color="auto"/>
        <w:left w:val="none" w:sz="0" w:space="0" w:color="auto"/>
        <w:bottom w:val="none" w:sz="0" w:space="0" w:color="auto"/>
        <w:right w:val="none" w:sz="0" w:space="0" w:color="auto"/>
      </w:divBdr>
    </w:div>
    <w:div w:id="1503163237">
      <w:marLeft w:val="640"/>
      <w:marRight w:val="0"/>
      <w:marTop w:val="0"/>
      <w:marBottom w:val="0"/>
      <w:divBdr>
        <w:top w:val="none" w:sz="0" w:space="0" w:color="auto"/>
        <w:left w:val="none" w:sz="0" w:space="0" w:color="auto"/>
        <w:bottom w:val="none" w:sz="0" w:space="0" w:color="auto"/>
        <w:right w:val="none" w:sz="0" w:space="0" w:color="auto"/>
      </w:divBdr>
    </w:div>
    <w:div w:id="1503348329">
      <w:marLeft w:val="640"/>
      <w:marRight w:val="0"/>
      <w:marTop w:val="0"/>
      <w:marBottom w:val="0"/>
      <w:divBdr>
        <w:top w:val="none" w:sz="0" w:space="0" w:color="auto"/>
        <w:left w:val="none" w:sz="0" w:space="0" w:color="auto"/>
        <w:bottom w:val="none" w:sz="0" w:space="0" w:color="auto"/>
        <w:right w:val="none" w:sz="0" w:space="0" w:color="auto"/>
      </w:divBdr>
    </w:div>
    <w:div w:id="1503857077">
      <w:marLeft w:val="640"/>
      <w:marRight w:val="0"/>
      <w:marTop w:val="0"/>
      <w:marBottom w:val="0"/>
      <w:divBdr>
        <w:top w:val="none" w:sz="0" w:space="0" w:color="auto"/>
        <w:left w:val="none" w:sz="0" w:space="0" w:color="auto"/>
        <w:bottom w:val="none" w:sz="0" w:space="0" w:color="auto"/>
        <w:right w:val="none" w:sz="0" w:space="0" w:color="auto"/>
      </w:divBdr>
    </w:div>
    <w:div w:id="1504394976">
      <w:marLeft w:val="640"/>
      <w:marRight w:val="0"/>
      <w:marTop w:val="0"/>
      <w:marBottom w:val="0"/>
      <w:divBdr>
        <w:top w:val="none" w:sz="0" w:space="0" w:color="auto"/>
        <w:left w:val="none" w:sz="0" w:space="0" w:color="auto"/>
        <w:bottom w:val="none" w:sz="0" w:space="0" w:color="auto"/>
        <w:right w:val="none" w:sz="0" w:space="0" w:color="auto"/>
      </w:divBdr>
    </w:div>
    <w:div w:id="1504395047">
      <w:marLeft w:val="640"/>
      <w:marRight w:val="0"/>
      <w:marTop w:val="0"/>
      <w:marBottom w:val="0"/>
      <w:divBdr>
        <w:top w:val="none" w:sz="0" w:space="0" w:color="auto"/>
        <w:left w:val="none" w:sz="0" w:space="0" w:color="auto"/>
        <w:bottom w:val="none" w:sz="0" w:space="0" w:color="auto"/>
        <w:right w:val="none" w:sz="0" w:space="0" w:color="auto"/>
      </w:divBdr>
    </w:div>
    <w:div w:id="1504469359">
      <w:marLeft w:val="640"/>
      <w:marRight w:val="0"/>
      <w:marTop w:val="0"/>
      <w:marBottom w:val="0"/>
      <w:divBdr>
        <w:top w:val="none" w:sz="0" w:space="0" w:color="auto"/>
        <w:left w:val="none" w:sz="0" w:space="0" w:color="auto"/>
        <w:bottom w:val="none" w:sz="0" w:space="0" w:color="auto"/>
        <w:right w:val="none" w:sz="0" w:space="0" w:color="auto"/>
      </w:divBdr>
    </w:div>
    <w:div w:id="1504780597">
      <w:marLeft w:val="640"/>
      <w:marRight w:val="0"/>
      <w:marTop w:val="0"/>
      <w:marBottom w:val="0"/>
      <w:divBdr>
        <w:top w:val="none" w:sz="0" w:space="0" w:color="auto"/>
        <w:left w:val="none" w:sz="0" w:space="0" w:color="auto"/>
        <w:bottom w:val="none" w:sz="0" w:space="0" w:color="auto"/>
        <w:right w:val="none" w:sz="0" w:space="0" w:color="auto"/>
      </w:divBdr>
    </w:div>
    <w:div w:id="1504974274">
      <w:marLeft w:val="640"/>
      <w:marRight w:val="0"/>
      <w:marTop w:val="0"/>
      <w:marBottom w:val="0"/>
      <w:divBdr>
        <w:top w:val="none" w:sz="0" w:space="0" w:color="auto"/>
        <w:left w:val="none" w:sz="0" w:space="0" w:color="auto"/>
        <w:bottom w:val="none" w:sz="0" w:space="0" w:color="auto"/>
        <w:right w:val="none" w:sz="0" w:space="0" w:color="auto"/>
      </w:divBdr>
    </w:div>
    <w:div w:id="1505701130">
      <w:marLeft w:val="640"/>
      <w:marRight w:val="0"/>
      <w:marTop w:val="0"/>
      <w:marBottom w:val="0"/>
      <w:divBdr>
        <w:top w:val="none" w:sz="0" w:space="0" w:color="auto"/>
        <w:left w:val="none" w:sz="0" w:space="0" w:color="auto"/>
        <w:bottom w:val="none" w:sz="0" w:space="0" w:color="auto"/>
        <w:right w:val="none" w:sz="0" w:space="0" w:color="auto"/>
      </w:divBdr>
    </w:div>
    <w:div w:id="1506163056">
      <w:marLeft w:val="640"/>
      <w:marRight w:val="0"/>
      <w:marTop w:val="0"/>
      <w:marBottom w:val="0"/>
      <w:divBdr>
        <w:top w:val="none" w:sz="0" w:space="0" w:color="auto"/>
        <w:left w:val="none" w:sz="0" w:space="0" w:color="auto"/>
        <w:bottom w:val="none" w:sz="0" w:space="0" w:color="auto"/>
        <w:right w:val="none" w:sz="0" w:space="0" w:color="auto"/>
      </w:divBdr>
    </w:div>
    <w:div w:id="1506944364">
      <w:marLeft w:val="640"/>
      <w:marRight w:val="0"/>
      <w:marTop w:val="0"/>
      <w:marBottom w:val="0"/>
      <w:divBdr>
        <w:top w:val="none" w:sz="0" w:space="0" w:color="auto"/>
        <w:left w:val="none" w:sz="0" w:space="0" w:color="auto"/>
        <w:bottom w:val="none" w:sz="0" w:space="0" w:color="auto"/>
        <w:right w:val="none" w:sz="0" w:space="0" w:color="auto"/>
      </w:divBdr>
    </w:div>
    <w:div w:id="1507211852">
      <w:marLeft w:val="640"/>
      <w:marRight w:val="0"/>
      <w:marTop w:val="0"/>
      <w:marBottom w:val="0"/>
      <w:divBdr>
        <w:top w:val="none" w:sz="0" w:space="0" w:color="auto"/>
        <w:left w:val="none" w:sz="0" w:space="0" w:color="auto"/>
        <w:bottom w:val="none" w:sz="0" w:space="0" w:color="auto"/>
        <w:right w:val="none" w:sz="0" w:space="0" w:color="auto"/>
      </w:divBdr>
    </w:div>
    <w:div w:id="1507788097">
      <w:marLeft w:val="640"/>
      <w:marRight w:val="0"/>
      <w:marTop w:val="0"/>
      <w:marBottom w:val="0"/>
      <w:divBdr>
        <w:top w:val="none" w:sz="0" w:space="0" w:color="auto"/>
        <w:left w:val="none" w:sz="0" w:space="0" w:color="auto"/>
        <w:bottom w:val="none" w:sz="0" w:space="0" w:color="auto"/>
        <w:right w:val="none" w:sz="0" w:space="0" w:color="auto"/>
      </w:divBdr>
    </w:div>
    <w:div w:id="1507818550">
      <w:marLeft w:val="640"/>
      <w:marRight w:val="0"/>
      <w:marTop w:val="0"/>
      <w:marBottom w:val="0"/>
      <w:divBdr>
        <w:top w:val="none" w:sz="0" w:space="0" w:color="auto"/>
        <w:left w:val="none" w:sz="0" w:space="0" w:color="auto"/>
        <w:bottom w:val="none" w:sz="0" w:space="0" w:color="auto"/>
        <w:right w:val="none" w:sz="0" w:space="0" w:color="auto"/>
      </w:divBdr>
    </w:div>
    <w:div w:id="1508401152">
      <w:marLeft w:val="640"/>
      <w:marRight w:val="0"/>
      <w:marTop w:val="0"/>
      <w:marBottom w:val="0"/>
      <w:divBdr>
        <w:top w:val="none" w:sz="0" w:space="0" w:color="auto"/>
        <w:left w:val="none" w:sz="0" w:space="0" w:color="auto"/>
        <w:bottom w:val="none" w:sz="0" w:space="0" w:color="auto"/>
        <w:right w:val="none" w:sz="0" w:space="0" w:color="auto"/>
      </w:divBdr>
    </w:div>
    <w:div w:id="1508597107">
      <w:marLeft w:val="640"/>
      <w:marRight w:val="0"/>
      <w:marTop w:val="0"/>
      <w:marBottom w:val="0"/>
      <w:divBdr>
        <w:top w:val="none" w:sz="0" w:space="0" w:color="auto"/>
        <w:left w:val="none" w:sz="0" w:space="0" w:color="auto"/>
        <w:bottom w:val="none" w:sz="0" w:space="0" w:color="auto"/>
        <w:right w:val="none" w:sz="0" w:space="0" w:color="auto"/>
      </w:divBdr>
    </w:div>
    <w:div w:id="1509365747">
      <w:marLeft w:val="640"/>
      <w:marRight w:val="0"/>
      <w:marTop w:val="0"/>
      <w:marBottom w:val="0"/>
      <w:divBdr>
        <w:top w:val="none" w:sz="0" w:space="0" w:color="auto"/>
        <w:left w:val="none" w:sz="0" w:space="0" w:color="auto"/>
        <w:bottom w:val="none" w:sz="0" w:space="0" w:color="auto"/>
        <w:right w:val="none" w:sz="0" w:space="0" w:color="auto"/>
      </w:divBdr>
    </w:div>
    <w:div w:id="1509978430">
      <w:marLeft w:val="640"/>
      <w:marRight w:val="0"/>
      <w:marTop w:val="0"/>
      <w:marBottom w:val="0"/>
      <w:divBdr>
        <w:top w:val="none" w:sz="0" w:space="0" w:color="auto"/>
        <w:left w:val="none" w:sz="0" w:space="0" w:color="auto"/>
        <w:bottom w:val="none" w:sz="0" w:space="0" w:color="auto"/>
        <w:right w:val="none" w:sz="0" w:space="0" w:color="auto"/>
      </w:divBdr>
    </w:div>
    <w:div w:id="1510176496">
      <w:marLeft w:val="640"/>
      <w:marRight w:val="0"/>
      <w:marTop w:val="0"/>
      <w:marBottom w:val="0"/>
      <w:divBdr>
        <w:top w:val="none" w:sz="0" w:space="0" w:color="auto"/>
        <w:left w:val="none" w:sz="0" w:space="0" w:color="auto"/>
        <w:bottom w:val="none" w:sz="0" w:space="0" w:color="auto"/>
        <w:right w:val="none" w:sz="0" w:space="0" w:color="auto"/>
      </w:divBdr>
    </w:div>
    <w:div w:id="1511213252">
      <w:marLeft w:val="640"/>
      <w:marRight w:val="0"/>
      <w:marTop w:val="0"/>
      <w:marBottom w:val="0"/>
      <w:divBdr>
        <w:top w:val="none" w:sz="0" w:space="0" w:color="auto"/>
        <w:left w:val="none" w:sz="0" w:space="0" w:color="auto"/>
        <w:bottom w:val="none" w:sz="0" w:space="0" w:color="auto"/>
        <w:right w:val="none" w:sz="0" w:space="0" w:color="auto"/>
      </w:divBdr>
    </w:div>
    <w:div w:id="1511260980">
      <w:marLeft w:val="640"/>
      <w:marRight w:val="0"/>
      <w:marTop w:val="0"/>
      <w:marBottom w:val="0"/>
      <w:divBdr>
        <w:top w:val="none" w:sz="0" w:space="0" w:color="auto"/>
        <w:left w:val="none" w:sz="0" w:space="0" w:color="auto"/>
        <w:bottom w:val="none" w:sz="0" w:space="0" w:color="auto"/>
        <w:right w:val="none" w:sz="0" w:space="0" w:color="auto"/>
      </w:divBdr>
    </w:div>
    <w:div w:id="1511674388">
      <w:marLeft w:val="640"/>
      <w:marRight w:val="0"/>
      <w:marTop w:val="0"/>
      <w:marBottom w:val="0"/>
      <w:divBdr>
        <w:top w:val="none" w:sz="0" w:space="0" w:color="auto"/>
        <w:left w:val="none" w:sz="0" w:space="0" w:color="auto"/>
        <w:bottom w:val="none" w:sz="0" w:space="0" w:color="auto"/>
        <w:right w:val="none" w:sz="0" w:space="0" w:color="auto"/>
      </w:divBdr>
    </w:div>
    <w:div w:id="1512063663">
      <w:marLeft w:val="640"/>
      <w:marRight w:val="0"/>
      <w:marTop w:val="0"/>
      <w:marBottom w:val="0"/>
      <w:divBdr>
        <w:top w:val="none" w:sz="0" w:space="0" w:color="auto"/>
        <w:left w:val="none" w:sz="0" w:space="0" w:color="auto"/>
        <w:bottom w:val="none" w:sz="0" w:space="0" w:color="auto"/>
        <w:right w:val="none" w:sz="0" w:space="0" w:color="auto"/>
      </w:divBdr>
    </w:div>
    <w:div w:id="1512602551">
      <w:marLeft w:val="640"/>
      <w:marRight w:val="0"/>
      <w:marTop w:val="0"/>
      <w:marBottom w:val="0"/>
      <w:divBdr>
        <w:top w:val="none" w:sz="0" w:space="0" w:color="auto"/>
        <w:left w:val="none" w:sz="0" w:space="0" w:color="auto"/>
        <w:bottom w:val="none" w:sz="0" w:space="0" w:color="auto"/>
        <w:right w:val="none" w:sz="0" w:space="0" w:color="auto"/>
      </w:divBdr>
    </w:div>
    <w:div w:id="1512984168">
      <w:marLeft w:val="640"/>
      <w:marRight w:val="0"/>
      <w:marTop w:val="0"/>
      <w:marBottom w:val="0"/>
      <w:divBdr>
        <w:top w:val="none" w:sz="0" w:space="0" w:color="auto"/>
        <w:left w:val="none" w:sz="0" w:space="0" w:color="auto"/>
        <w:bottom w:val="none" w:sz="0" w:space="0" w:color="auto"/>
        <w:right w:val="none" w:sz="0" w:space="0" w:color="auto"/>
      </w:divBdr>
    </w:div>
    <w:div w:id="1513840320">
      <w:marLeft w:val="640"/>
      <w:marRight w:val="0"/>
      <w:marTop w:val="0"/>
      <w:marBottom w:val="0"/>
      <w:divBdr>
        <w:top w:val="none" w:sz="0" w:space="0" w:color="auto"/>
        <w:left w:val="none" w:sz="0" w:space="0" w:color="auto"/>
        <w:bottom w:val="none" w:sz="0" w:space="0" w:color="auto"/>
        <w:right w:val="none" w:sz="0" w:space="0" w:color="auto"/>
      </w:divBdr>
    </w:div>
    <w:div w:id="1513955569">
      <w:marLeft w:val="640"/>
      <w:marRight w:val="0"/>
      <w:marTop w:val="0"/>
      <w:marBottom w:val="0"/>
      <w:divBdr>
        <w:top w:val="none" w:sz="0" w:space="0" w:color="auto"/>
        <w:left w:val="none" w:sz="0" w:space="0" w:color="auto"/>
        <w:bottom w:val="none" w:sz="0" w:space="0" w:color="auto"/>
        <w:right w:val="none" w:sz="0" w:space="0" w:color="auto"/>
      </w:divBdr>
    </w:div>
    <w:div w:id="1514302430">
      <w:marLeft w:val="640"/>
      <w:marRight w:val="0"/>
      <w:marTop w:val="0"/>
      <w:marBottom w:val="0"/>
      <w:divBdr>
        <w:top w:val="none" w:sz="0" w:space="0" w:color="auto"/>
        <w:left w:val="none" w:sz="0" w:space="0" w:color="auto"/>
        <w:bottom w:val="none" w:sz="0" w:space="0" w:color="auto"/>
        <w:right w:val="none" w:sz="0" w:space="0" w:color="auto"/>
      </w:divBdr>
    </w:div>
    <w:div w:id="1515261613">
      <w:marLeft w:val="640"/>
      <w:marRight w:val="0"/>
      <w:marTop w:val="0"/>
      <w:marBottom w:val="0"/>
      <w:divBdr>
        <w:top w:val="none" w:sz="0" w:space="0" w:color="auto"/>
        <w:left w:val="none" w:sz="0" w:space="0" w:color="auto"/>
        <w:bottom w:val="none" w:sz="0" w:space="0" w:color="auto"/>
        <w:right w:val="none" w:sz="0" w:space="0" w:color="auto"/>
      </w:divBdr>
    </w:div>
    <w:div w:id="1515343500">
      <w:marLeft w:val="640"/>
      <w:marRight w:val="0"/>
      <w:marTop w:val="0"/>
      <w:marBottom w:val="0"/>
      <w:divBdr>
        <w:top w:val="none" w:sz="0" w:space="0" w:color="auto"/>
        <w:left w:val="none" w:sz="0" w:space="0" w:color="auto"/>
        <w:bottom w:val="none" w:sz="0" w:space="0" w:color="auto"/>
        <w:right w:val="none" w:sz="0" w:space="0" w:color="auto"/>
      </w:divBdr>
    </w:div>
    <w:div w:id="1515999333">
      <w:marLeft w:val="640"/>
      <w:marRight w:val="0"/>
      <w:marTop w:val="0"/>
      <w:marBottom w:val="0"/>
      <w:divBdr>
        <w:top w:val="none" w:sz="0" w:space="0" w:color="auto"/>
        <w:left w:val="none" w:sz="0" w:space="0" w:color="auto"/>
        <w:bottom w:val="none" w:sz="0" w:space="0" w:color="auto"/>
        <w:right w:val="none" w:sz="0" w:space="0" w:color="auto"/>
      </w:divBdr>
    </w:div>
    <w:div w:id="1516110428">
      <w:marLeft w:val="640"/>
      <w:marRight w:val="0"/>
      <w:marTop w:val="0"/>
      <w:marBottom w:val="0"/>
      <w:divBdr>
        <w:top w:val="none" w:sz="0" w:space="0" w:color="auto"/>
        <w:left w:val="none" w:sz="0" w:space="0" w:color="auto"/>
        <w:bottom w:val="none" w:sz="0" w:space="0" w:color="auto"/>
        <w:right w:val="none" w:sz="0" w:space="0" w:color="auto"/>
      </w:divBdr>
    </w:div>
    <w:div w:id="1516188546">
      <w:marLeft w:val="640"/>
      <w:marRight w:val="0"/>
      <w:marTop w:val="0"/>
      <w:marBottom w:val="0"/>
      <w:divBdr>
        <w:top w:val="none" w:sz="0" w:space="0" w:color="auto"/>
        <w:left w:val="none" w:sz="0" w:space="0" w:color="auto"/>
        <w:bottom w:val="none" w:sz="0" w:space="0" w:color="auto"/>
        <w:right w:val="none" w:sz="0" w:space="0" w:color="auto"/>
      </w:divBdr>
    </w:div>
    <w:div w:id="1516337980">
      <w:marLeft w:val="640"/>
      <w:marRight w:val="0"/>
      <w:marTop w:val="0"/>
      <w:marBottom w:val="0"/>
      <w:divBdr>
        <w:top w:val="none" w:sz="0" w:space="0" w:color="auto"/>
        <w:left w:val="none" w:sz="0" w:space="0" w:color="auto"/>
        <w:bottom w:val="none" w:sz="0" w:space="0" w:color="auto"/>
        <w:right w:val="none" w:sz="0" w:space="0" w:color="auto"/>
      </w:divBdr>
    </w:div>
    <w:div w:id="1516723729">
      <w:marLeft w:val="640"/>
      <w:marRight w:val="0"/>
      <w:marTop w:val="0"/>
      <w:marBottom w:val="0"/>
      <w:divBdr>
        <w:top w:val="none" w:sz="0" w:space="0" w:color="auto"/>
        <w:left w:val="none" w:sz="0" w:space="0" w:color="auto"/>
        <w:bottom w:val="none" w:sz="0" w:space="0" w:color="auto"/>
        <w:right w:val="none" w:sz="0" w:space="0" w:color="auto"/>
      </w:divBdr>
    </w:div>
    <w:div w:id="1516772650">
      <w:marLeft w:val="640"/>
      <w:marRight w:val="0"/>
      <w:marTop w:val="0"/>
      <w:marBottom w:val="0"/>
      <w:divBdr>
        <w:top w:val="none" w:sz="0" w:space="0" w:color="auto"/>
        <w:left w:val="none" w:sz="0" w:space="0" w:color="auto"/>
        <w:bottom w:val="none" w:sz="0" w:space="0" w:color="auto"/>
        <w:right w:val="none" w:sz="0" w:space="0" w:color="auto"/>
      </w:divBdr>
    </w:div>
    <w:div w:id="1517041190">
      <w:marLeft w:val="640"/>
      <w:marRight w:val="0"/>
      <w:marTop w:val="0"/>
      <w:marBottom w:val="0"/>
      <w:divBdr>
        <w:top w:val="none" w:sz="0" w:space="0" w:color="auto"/>
        <w:left w:val="none" w:sz="0" w:space="0" w:color="auto"/>
        <w:bottom w:val="none" w:sz="0" w:space="0" w:color="auto"/>
        <w:right w:val="none" w:sz="0" w:space="0" w:color="auto"/>
      </w:divBdr>
    </w:div>
    <w:div w:id="1517310074">
      <w:marLeft w:val="640"/>
      <w:marRight w:val="0"/>
      <w:marTop w:val="0"/>
      <w:marBottom w:val="0"/>
      <w:divBdr>
        <w:top w:val="none" w:sz="0" w:space="0" w:color="auto"/>
        <w:left w:val="none" w:sz="0" w:space="0" w:color="auto"/>
        <w:bottom w:val="none" w:sz="0" w:space="0" w:color="auto"/>
        <w:right w:val="none" w:sz="0" w:space="0" w:color="auto"/>
      </w:divBdr>
    </w:div>
    <w:div w:id="1517502918">
      <w:marLeft w:val="640"/>
      <w:marRight w:val="0"/>
      <w:marTop w:val="0"/>
      <w:marBottom w:val="0"/>
      <w:divBdr>
        <w:top w:val="none" w:sz="0" w:space="0" w:color="auto"/>
        <w:left w:val="none" w:sz="0" w:space="0" w:color="auto"/>
        <w:bottom w:val="none" w:sz="0" w:space="0" w:color="auto"/>
        <w:right w:val="none" w:sz="0" w:space="0" w:color="auto"/>
      </w:divBdr>
    </w:div>
    <w:div w:id="1518423814">
      <w:marLeft w:val="640"/>
      <w:marRight w:val="0"/>
      <w:marTop w:val="0"/>
      <w:marBottom w:val="0"/>
      <w:divBdr>
        <w:top w:val="none" w:sz="0" w:space="0" w:color="auto"/>
        <w:left w:val="none" w:sz="0" w:space="0" w:color="auto"/>
        <w:bottom w:val="none" w:sz="0" w:space="0" w:color="auto"/>
        <w:right w:val="none" w:sz="0" w:space="0" w:color="auto"/>
      </w:divBdr>
    </w:div>
    <w:div w:id="1518538140">
      <w:marLeft w:val="640"/>
      <w:marRight w:val="0"/>
      <w:marTop w:val="0"/>
      <w:marBottom w:val="0"/>
      <w:divBdr>
        <w:top w:val="none" w:sz="0" w:space="0" w:color="auto"/>
        <w:left w:val="none" w:sz="0" w:space="0" w:color="auto"/>
        <w:bottom w:val="none" w:sz="0" w:space="0" w:color="auto"/>
        <w:right w:val="none" w:sz="0" w:space="0" w:color="auto"/>
      </w:divBdr>
    </w:div>
    <w:div w:id="1518691174">
      <w:marLeft w:val="640"/>
      <w:marRight w:val="0"/>
      <w:marTop w:val="0"/>
      <w:marBottom w:val="0"/>
      <w:divBdr>
        <w:top w:val="none" w:sz="0" w:space="0" w:color="auto"/>
        <w:left w:val="none" w:sz="0" w:space="0" w:color="auto"/>
        <w:bottom w:val="none" w:sz="0" w:space="0" w:color="auto"/>
        <w:right w:val="none" w:sz="0" w:space="0" w:color="auto"/>
      </w:divBdr>
    </w:div>
    <w:div w:id="1519268525">
      <w:marLeft w:val="640"/>
      <w:marRight w:val="0"/>
      <w:marTop w:val="0"/>
      <w:marBottom w:val="0"/>
      <w:divBdr>
        <w:top w:val="none" w:sz="0" w:space="0" w:color="auto"/>
        <w:left w:val="none" w:sz="0" w:space="0" w:color="auto"/>
        <w:bottom w:val="none" w:sz="0" w:space="0" w:color="auto"/>
        <w:right w:val="none" w:sz="0" w:space="0" w:color="auto"/>
      </w:divBdr>
    </w:div>
    <w:div w:id="1519273092">
      <w:marLeft w:val="640"/>
      <w:marRight w:val="0"/>
      <w:marTop w:val="0"/>
      <w:marBottom w:val="0"/>
      <w:divBdr>
        <w:top w:val="none" w:sz="0" w:space="0" w:color="auto"/>
        <w:left w:val="none" w:sz="0" w:space="0" w:color="auto"/>
        <w:bottom w:val="none" w:sz="0" w:space="0" w:color="auto"/>
        <w:right w:val="none" w:sz="0" w:space="0" w:color="auto"/>
      </w:divBdr>
    </w:div>
    <w:div w:id="1520242278">
      <w:marLeft w:val="640"/>
      <w:marRight w:val="0"/>
      <w:marTop w:val="0"/>
      <w:marBottom w:val="0"/>
      <w:divBdr>
        <w:top w:val="none" w:sz="0" w:space="0" w:color="auto"/>
        <w:left w:val="none" w:sz="0" w:space="0" w:color="auto"/>
        <w:bottom w:val="none" w:sz="0" w:space="0" w:color="auto"/>
        <w:right w:val="none" w:sz="0" w:space="0" w:color="auto"/>
      </w:divBdr>
    </w:div>
    <w:div w:id="1520311902">
      <w:marLeft w:val="640"/>
      <w:marRight w:val="0"/>
      <w:marTop w:val="0"/>
      <w:marBottom w:val="0"/>
      <w:divBdr>
        <w:top w:val="none" w:sz="0" w:space="0" w:color="auto"/>
        <w:left w:val="none" w:sz="0" w:space="0" w:color="auto"/>
        <w:bottom w:val="none" w:sz="0" w:space="0" w:color="auto"/>
        <w:right w:val="none" w:sz="0" w:space="0" w:color="auto"/>
      </w:divBdr>
    </w:div>
    <w:div w:id="1520702760">
      <w:marLeft w:val="640"/>
      <w:marRight w:val="0"/>
      <w:marTop w:val="0"/>
      <w:marBottom w:val="0"/>
      <w:divBdr>
        <w:top w:val="none" w:sz="0" w:space="0" w:color="auto"/>
        <w:left w:val="none" w:sz="0" w:space="0" w:color="auto"/>
        <w:bottom w:val="none" w:sz="0" w:space="0" w:color="auto"/>
        <w:right w:val="none" w:sz="0" w:space="0" w:color="auto"/>
      </w:divBdr>
    </w:div>
    <w:div w:id="1520923098">
      <w:marLeft w:val="640"/>
      <w:marRight w:val="0"/>
      <w:marTop w:val="0"/>
      <w:marBottom w:val="0"/>
      <w:divBdr>
        <w:top w:val="none" w:sz="0" w:space="0" w:color="auto"/>
        <w:left w:val="none" w:sz="0" w:space="0" w:color="auto"/>
        <w:bottom w:val="none" w:sz="0" w:space="0" w:color="auto"/>
        <w:right w:val="none" w:sz="0" w:space="0" w:color="auto"/>
      </w:divBdr>
    </w:div>
    <w:div w:id="1521235099">
      <w:marLeft w:val="640"/>
      <w:marRight w:val="0"/>
      <w:marTop w:val="0"/>
      <w:marBottom w:val="0"/>
      <w:divBdr>
        <w:top w:val="none" w:sz="0" w:space="0" w:color="auto"/>
        <w:left w:val="none" w:sz="0" w:space="0" w:color="auto"/>
        <w:bottom w:val="none" w:sz="0" w:space="0" w:color="auto"/>
        <w:right w:val="none" w:sz="0" w:space="0" w:color="auto"/>
      </w:divBdr>
    </w:div>
    <w:div w:id="1521354329">
      <w:marLeft w:val="640"/>
      <w:marRight w:val="0"/>
      <w:marTop w:val="0"/>
      <w:marBottom w:val="0"/>
      <w:divBdr>
        <w:top w:val="none" w:sz="0" w:space="0" w:color="auto"/>
        <w:left w:val="none" w:sz="0" w:space="0" w:color="auto"/>
        <w:bottom w:val="none" w:sz="0" w:space="0" w:color="auto"/>
        <w:right w:val="none" w:sz="0" w:space="0" w:color="auto"/>
      </w:divBdr>
    </w:div>
    <w:div w:id="1521703010">
      <w:marLeft w:val="640"/>
      <w:marRight w:val="0"/>
      <w:marTop w:val="0"/>
      <w:marBottom w:val="0"/>
      <w:divBdr>
        <w:top w:val="none" w:sz="0" w:space="0" w:color="auto"/>
        <w:left w:val="none" w:sz="0" w:space="0" w:color="auto"/>
        <w:bottom w:val="none" w:sz="0" w:space="0" w:color="auto"/>
        <w:right w:val="none" w:sz="0" w:space="0" w:color="auto"/>
      </w:divBdr>
    </w:div>
    <w:div w:id="1522427878">
      <w:marLeft w:val="640"/>
      <w:marRight w:val="0"/>
      <w:marTop w:val="0"/>
      <w:marBottom w:val="0"/>
      <w:divBdr>
        <w:top w:val="none" w:sz="0" w:space="0" w:color="auto"/>
        <w:left w:val="none" w:sz="0" w:space="0" w:color="auto"/>
        <w:bottom w:val="none" w:sz="0" w:space="0" w:color="auto"/>
        <w:right w:val="none" w:sz="0" w:space="0" w:color="auto"/>
      </w:divBdr>
    </w:div>
    <w:div w:id="1523008715">
      <w:marLeft w:val="640"/>
      <w:marRight w:val="0"/>
      <w:marTop w:val="0"/>
      <w:marBottom w:val="0"/>
      <w:divBdr>
        <w:top w:val="none" w:sz="0" w:space="0" w:color="auto"/>
        <w:left w:val="none" w:sz="0" w:space="0" w:color="auto"/>
        <w:bottom w:val="none" w:sz="0" w:space="0" w:color="auto"/>
        <w:right w:val="none" w:sz="0" w:space="0" w:color="auto"/>
      </w:divBdr>
    </w:div>
    <w:div w:id="1523397896">
      <w:marLeft w:val="640"/>
      <w:marRight w:val="0"/>
      <w:marTop w:val="0"/>
      <w:marBottom w:val="0"/>
      <w:divBdr>
        <w:top w:val="none" w:sz="0" w:space="0" w:color="auto"/>
        <w:left w:val="none" w:sz="0" w:space="0" w:color="auto"/>
        <w:bottom w:val="none" w:sz="0" w:space="0" w:color="auto"/>
        <w:right w:val="none" w:sz="0" w:space="0" w:color="auto"/>
      </w:divBdr>
    </w:div>
    <w:div w:id="1523398485">
      <w:marLeft w:val="640"/>
      <w:marRight w:val="0"/>
      <w:marTop w:val="0"/>
      <w:marBottom w:val="0"/>
      <w:divBdr>
        <w:top w:val="none" w:sz="0" w:space="0" w:color="auto"/>
        <w:left w:val="none" w:sz="0" w:space="0" w:color="auto"/>
        <w:bottom w:val="none" w:sz="0" w:space="0" w:color="auto"/>
        <w:right w:val="none" w:sz="0" w:space="0" w:color="auto"/>
      </w:divBdr>
    </w:div>
    <w:div w:id="1523402257">
      <w:marLeft w:val="640"/>
      <w:marRight w:val="0"/>
      <w:marTop w:val="0"/>
      <w:marBottom w:val="0"/>
      <w:divBdr>
        <w:top w:val="none" w:sz="0" w:space="0" w:color="auto"/>
        <w:left w:val="none" w:sz="0" w:space="0" w:color="auto"/>
        <w:bottom w:val="none" w:sz="0" w:space="0" w:color="auto"/>
        <w:right w:val="none" w:sz="0" w:space="0" w:color="auto"/>
      </w:divBdr>
    </w:div>
    <w:div w:id="1523475684">
      <w:marLeft w:val="640"/>
      <w:marRight w:val="0"/>
      <w:marTop w:val="0"/>
      <w:marBottom w:val="0"/>
      <w:divBdr>
        <w:top w:val="none" w:sz="0" w:space="0" w:color="auto"/>
        <w:left w:val="none" w:sz="0" w:space="0" w:color="auto"/>
        <w:bottom w:val="none" w:sz="0" w:space="0" w:color="auto"/>
        <w:right w:val="none" w:sz="0" w:space="0" w:color="auto"/>
      </w:divBdr>
    </w:div>
    <w:div w:id="1523518287">
      <w:marLeft w:val="640"/>
      <w:marRight w:val="0"/>
      <w:marTop w:val="0"/>
      <w:marBottom w:val="0"/>
      <w:divBdr>
        <w:top w:val="none" w:sz="0" w:space="0" w:color="auto"/>
        <w:left w:val="none" w:sz="0" w:space="0" w:color="auto"/>
        <w:bottom w:val="none" w:sz="0" w:space="0" w:color="auto"/>
        <w:right w:val="none" w:sz="0" w:space="0" w:color="auto"/>
      </w:divBdr>
    </w:div>
    <w:div w:id="1523544750">
      <w:marLeft w:val="640"/>
      <w:marRight w:val="0"/>
      <w:marTop w:val="0"/>
      <w:marBottom w:val="0"/>
      <w:divBdr>
        <w:top w:val="none" w:sz="0" w:space="0" w:color="auto"/>
        <w:left w:val="none" w:sz="0" w:space="0" w:color="auto"/>
        <w:bottom w:val="none" w:sz="0" w:space="0" w:color="auto"/>
        <w:right w:val="none" w:sz="0" w:space="0" w:color="auto"/>
      </w:divBdr>
    </w:div>
    <w:div w:id="1524127148">
      <w:marLeft w:val="640"/>
      <w:marRight w:val="0"/>
      <w:marTop w:val="0"/>
      <w:marBottom w:val="0"/>
      <w:divBdr>
        <w:top w:val="none" w:sz="0" w:space="0" w:color="auto"/>
        <w:left w:val="none" w:sz="0" w:space="0" w:color="auto"/>
        <w:bottom w:val="none" w:sz="0" w:space="0" w:color="auto"/>
        <w:right w:val="none" w:sz="0" w:space="0" w:color="auto"/>
      </w:divBdr>
    </w:div>
    <w:div w:id="1524202647">
      <w:marLeft w:val="640"/>
      <w:marRight w:val="0"/>
      <w:marTop w:val="0"/>
      <w:marBottom w:val="0"/>
      <w:divBdr>
        <w:top w:val="none" w:sz="0" w:space="0" w:color="auto"/>
        <w:left w:val="none" w:sz="0" w:space="0" w:color="auto"/>
        <w:bottom w:val="none" w:sz="0" w:space="0" w:color="auto"/>
        <w:right w:val="none" w:sz="0" w:space="0" w:color="auto"/>
      </w:divBdr>
    </w:div>
    <w:div w:id="1524319800">
      <w:marLeft w:val="640"/>
      <w:marRight w:val="0"/>
      <w:marTop w:val="0"/>
      <w:marBottom w:val="0"/>
      <w:divBdr>
        <w:top w:val="none" w:sz="0" w:space="0" w:color="auto"/>
        <w:left w:val="none" w:sz="0" w:space="0" w:color="auto"/>
        <w:bottom w:val="none" w:sz="0" w:space="0" w:color="auto"/>
        <w:right w:val="none" w:sz="0" w:space="0" w:color="auto"/>
      </w:divBdr>
    </w:div>
    <w:div w:id="1525172081">
      <w:marLeft w:val="640"/>
      <w:marRight w:val="0"/>
      <w:marTop w:val="0"/>
      <w:marBottom w:val="0"/>
      <w:divBdr>
        <w:top w:val="none" w:sz="0" w:space="0" w:color="auto"/>
        <w:left w:val="none" w:sz="0" w:space="0" w:color="auto"/>
        <w:bottom w:val="none" w:sz="0" w:space="0" w:color="auto"/>
        <w:right w:val="none" w:sz="0" w:space="0" w:color="auto"/>
      </w:divBdr>
    </w:div>
    <w:div w:id="1525290332">
      <w:marLeft w:val="640"/>
      <w:marRight w:val="0"/>
      <w:marTop w:val="0"/>
      <w:marBottom w:val="0"/>
      <w:divBdr>
        <w:top w:val="none" w:sz="0" w:space="0" w:color="auto"/>
        <w:left w:val="none" w:sz="0" w:space="0" w:color="auto"/>
        <w:bottom w:val="none" w:sz="0" w:space="0" w:color="auto"/>
        <w:right w:val="none" w:sz="0" w:space="0" w:color="auto"/>
      </w:divBdr>
    </w:div>
    <w:div w:id="1526866539">
      <w:marLeft w:val="640"/>
      <w:marRight w:val="0"/>
      <w:marTop w:val="0"/>
      <w:marBottom w:val="0"/>
      <w:divBdr>
        <w:top w:val="none" w:sz="0" w:space="0" w:color="auto"/>
        <w:left w:val="none" w:sz="0" w:space="0" w:color="auto"/>
        <w:bottom w:val="none" w:sz="0" w:space="0" w:color="auto"/>
        <w:right w:val="none" w:sz="0" w:space="0" w:color="auto"/>
      </w:divBdr>
    </w:div>
    <w:div w:id="1527984471">
      <w:marLeft w:val="640"/>
      <w:marRight w:val="0"/>
      <w:marTop w:val="0"/>
      <w:marBottom w:val="0"/>
      <w:divBdr>
        <w:top w:val="none" w:sz="0" w:space="0" w:color="auto"/>
        <w:left w:val="none" w:sz="0" w:space="0" w:color="auto"/>
        <w:bottom w:val="none" w:sz="0" w:space="0" w:color="auto"/>
        <w:right w:val="none" w:sz="0" w:space="0" w:color="auto"/>
      </w:divBdr>
    </w:div>
    <w:div w:id="1528252717">
      <w:marLeft w:val="640"/>
      <w:marRight w:val="0"/>
      <w:marTop w:val="0"/>
      <w:marBottom w:val="0"/>
      <w:divBdr>
        <w:top w:val="none" w:sz="0" w:space="0" w:color="auto"/>
        <w:left w:val="none" w:sz="0" w:space="0" w:color="auto"/>
        <w:bottom w:val="none" w:sz="0" w:space="0" w:color="auto"/>
        <w:right w:val="none" w:sz="0" w:space="0" w:color="auto"/>
      </w:divBdr>
    </w:div>
    <w:div w:id="1528983037">
      <w:marLeft w:val="640"/>
      <w:marRight w:val="0"/>
      <w:marTop w:val="0"/>
      <w:marBottom w:val="0"/>
      <w:divBdr>
        <w:top w:val="none" w:sz="0" w:space="0" w:color="auto"/>
        <w:left w:val="none" w:sz="0" w:space="0" w:color="auto"/>
        <w:bottom w:val="none" w:sz="0" w:space="0" w:color="auto"/>
        <w:right w:val="none" w:sz="0" w:space="0" w:color="auto"/>
      </w:divBdr>
    </w:div>
    <w:div w:id="1529024070">
      <w:marLeft w:val="640"/>
      <w:marRight w:val="0"/>
      <w:marTop w:val="0"/>
      <w:marBottom w:val="0"/>
      <w:divBdr>
        <w:top w:val="none" w:sz="0" w:space="0" w:color="auto"/>
        <w:left w:val="none" w:sz="0" w:space="0" w:color="auto"/>
        <w:bottom w:val="none" w:sz="0" w:space="0" w:color="auto"/>
        <w:right w:val="none" w:sz="0" w:space="0" w:color="auto"/>
      </w:divBdr>
    </w:div>
    <w:div w:id="1529025740">
      <w:marLeft w:val="640"/>
      <w:marRight w:val="0"/>
      <w:marTop w:val="0"/>
      <w:marBottom w:val="0"/>
      <w:divBdr>
        <w:top w:val="none" w:sz="0" w:space="0" w:color="auto"/>
        <w:left w:val="none" w:sz="0" w:space="0" w:color="auto"/>
        <w:bottom w:val="none" w:sz="0" w:space="0" w:color="auto"/>
        <w:right w:val="none" w:sz="0" w:space="0" w:color="auto"/>
      </w:divBdr>
    </w:div>
    <w:div w:id="1529104550">
      <w:marLeft w:val="640"/>
      <w:marRight w:val="0"/>
      <w:marTop w:val="0"/>
      <w:marBottom w:val="0"/>
      <w:divBdr>
        <w:top w:val="none" w:sz="0" w:space="0" w:color="auto"/>
        <w:left w:val="none" w:sz="0" w:space="0" w:color="auto"/>
        <w:bottom w:val="none" w:sz="0" w:space="0" w:color="auto"/>
        <w:right w:val="none" w:sz="0" w:space="0" w:color="auto"/>
      </w:divBdr>
    </w:div>
    <w:div w:id="1529175344">
      <w:marLeft w:val="640"/>
      <w:marRight w:val="0"/>
      <w:marTop w:val="0"/>
      <w:marBottom w:val="0"/>
      <w:divBdr>
        <w:top w:val="none" w:sz="0" w:space="0" w:color="auto"/>
        <w:left w:val="none" w:sz="0" w:space="0" w:color="auto"/>
        <w:bottom w:val="none" w:sz="0" w:space="0" w:color="auto"/>
        <w:right w:val="none" w:sz="0" w:space="0" w:color="auto"/>
      </w:divBdr>
    </w:div>
    <w:div w:id="1529295766">
      <w:marLeft w:val="640"/>
      <w:marRight w:val="0"/>
      <w:marTop w:val="0"/>
      <w:marBottom w:val="0"/>
      <w:divBdr>
        <w:top w:val="none" w:sz="0" w:space="0" w:color="auto"/>
        <w:left w:val="none" w:sz="0" w:space="0" w:color="auto"/>
        <w:bottom w:val="none" w:sz="0" w:space="0" w:color="auto"/>
        <w:right w:val="none" w:sz="0" w:space="0" w:color="auto"/>
      </w:divBdr>
    </w:div>
    <w:div w:id="1529564599">
      <w:marLeft w:val="640"/>
      <w:marRight w:val="0"/>
      <w:marTop w:val="0"/>
      <w:marBottom w:val="0"/>
      <w:divBdr>
        <w:top w:val="none" w:sz="0" w:space="0" w:color="auto"/>
        <w:left w:val="none" w:sz="0" w:space="0" w:color="auto"/>
        <w:bottom w:val="none" w:sz="0" w:space="0" w:color="auto"/>
        <w:right w:val="none" w:sz="0" w:space="0" w:color="auto"/>
      </w:divBdr>
    </w:div>
    <w:div w:id="1529753186">
      <w:marLeft w:val="640"/>
      <w:marRight w:val="0"/>
      <w:marTop w:val="0"/>
      <w:marBottom w:val="0"/>
      <w:divBdr>
        <w:top w:val="none" w:sz="0" w:space="0" w:color="auto"/>
        <w:left w:val="none" w:sz="0" w:space="0" w:color="auto"/>
        <w:bottom w:val="none" w:sz="0" w:space="0" w:color="auto"/>
        <w:right w:val="none" w:sz="0" w:space="0" w:color="auto"/>
      </w:divBdr>
    </w:div>
    <w:div w:id="1529831052">
      <w:marLeft w:val="640"/>
      <w:marRight w:val="0"/>
      <w:marTop w:val="0"/>
      <w:marBottom w:val="0"/>
      <w:divBdr>
        <w:top w:val="none" w:sz="0" w:space="0" w:color="auto"/>
        <w:left w:val="none" w:sz="0" w:space="0" w:color="auto"/>
        <w:bottom w:val="none" w:sz="0" w:space="0" w:color="auto"/>
        <w:right w:val="none" w:sz="0" w:space="0" w:color="auto"/>
      </w:divBdr>
    </w:div>
    <w:div w:id="1530096777">
      <w:marLeft w:val="640"/>
      <w:marRight w:val="0"/>
      <w:marTop w:val="0"/>
      <w:marBottom w:val="0"/>
      <w:divBdr>
        <w:top w:val="none" w:sz="0" w:space="0" w:color="auto"/>
        <w:left w:val="none" w:sz="0" w:space="0" w:color="auto"/>
        <w:bottom w:val="none" w:sz="0" w:space="0" w:color="auto"/>
        <w:right w:val="none" w:sz="0" w:space="0" w:color="auto"/>
      </w:divBdr>
    </w:div>
    <w:div w:id="1531526399">
      <w:marLeft w:val="640"/>
      <w:marRight w:val="0"/>
      <w:marTop w:val="0"/>
      <w:marBottom w:val="0"/>
      <w:divBdr>
        <w:top w:val="none" w:sz="0" w:space="0" w:color="auto"/>
        <w:left w:val="none" w:sz="0" w:space="0" w:color="auto"/>
        <w:bottom w:val="none" w:sz="0" w:space="0" w:color="auto"/>
        <w:right w:val="none" w:sz="0" w:space="0" w:color="auto"/>
      </w:divBdr>
    </w:div>
    <w:div w:id="1532303509">
      <w:marLeft w:val="640"/>
      <w:marRight w:val="0"/>
      <w:marTop w:val="0"/>
      <w:marBottom w:val="0"/>
      <w:divBdr>
        <w:top w:val="none" w:sz="0" w:space="0" w:color="auto"/>
        <w:left w:val="none" w:sz="0" w:space="0" w:color="auto"/>
        <w:bottom w:val="none" w:sz="0" w:space="0" w:color="auto"/>
        <w:right w:val="none" w:sz="0" w:space="0" w:color="auto"/>
      </w:divBdr>
    </w:div>
    <w:div w:id="1532305498">
      <w:marLeft w:val="640"/>
      <w:marRight w:val="0"/>
      <w:marTop w:val="0"/>
      <w:marBottom w:val="0"/>
      <w:divBdr>
        <w:top w:val="none" w:sz="0" w:space="0" w:color="auto"/>
        <w:left w:val="none" w:sz="0" w:space="0" w:color="auto"/>
        <w:bottom w:val="none" w:sz="0" w:space="0" w:color="auto"/>
        <w:right w:val="none" w:sz="0" w:space="0" w:color="auto"/>
      </w:divBdr>
    </w:div>
    <w:div w:id="1532566712">
      <w:marLeft w:val="640"/>
      <w:marRight w:val="0"/>
      <w:marTop w:val="0"/>
      <w:marBottom w:val="0"/>
      <w:divBdr>
        <w:top w:val="none" w:sz="0" w:space="0" w:color="auto"/>
        <w:left w:val="none" w:sz="0" w:space="0" w:color="auto"/>
        <w:bottom w:val="none" w:sz="0" w:space="0" w:color="auto"/>
        <w:right w:val="none" w:sz="0" w:space="0" w:color="auto"/>
      </w:divBdr>
    </w:div>
    <w:div w:id="1532691069">
      <w:marLeft w:val="640"/>
      <w:marRight w:val="0"/>
      <w:marTop w:val="0"/>
      <w:marBottom w:val="0"/>
      <w:divBdr>
        <w:top w:val="none" w:sz="0" w:space="0" w:color="auto"/>
        <w:left w:val="none" w:sz="0" w:space="0" w:color="auto"/>
        <w:bottom w:val="none" w:sz="0" w:space="0" w:color="auto"/>
        <w:right w:val="none" w:sz="0" w:space="0" w:color="auto"/>
      </w:divBdr>
    </w:div>
    <w:div w:id="1532692651">
      <w:marLeft w:val="640"/>
      <w:marRight w:val="0"/>
      <w:marTop w:val="0"/>
      <w:marBottom w:val="0"/>
      <w:divBdr>
        <w:top w:val="none" w:sz="0" w:space="0" w:color="auto"/>
        <w:left w:val="none" w:sz="0" w:space="0" w:color="auto"/>
        <w:bottom w:val="none" w:sz="0" w:space="0" w:color="auto"/>
        <w:right w:val="none" w:sz="0" w:space="0" w:color="auto"/>
      </w:divBdr>
    </w:div>
    <w:div w:id="1532761604">
      <w:marLeft w:val="640"/>
      <w:marRight w:val="0"/>
      <w:marTop w:val="0"/>
      <w:marBottom w:val="0"/>
      <w:divBdr>
        <w:top w:val="none" w:sz="0" w:space="0" w:color="auto"/>
        <w:left w:val="none" w:sz="0" w:space="0" w:color="auto"/>
        <w:bottom w:val="none" w:sz="0" w:space="0" w:color="auto"/>
        <w:right w:val="none" w:sz="0" w:space="0" w:color="auto"/>
      </w:divBdr>
    </w:div>
    <w:div w:id="1532766679">
      <w:marLeft w:val="640"/>
      <w:marRight w:val="0"/>
      <w:marTop w:val="0"/>
      <w:marBottom w:val="0"/>
      <w:divBdr>
        <w:top w:val="none" w:sz="0" w:space="0" w:color="auto"/>
        <w:left w:val="none" w:sz="0" w:space="0" w:color="auto"/>
        <w:bottom w:val="none" w:sz="0" w:space="0" w:color="auto"/>
        <w:right w:val="none" w:sz="0" w:space="0" w:color="auto"/>
      </w:divBdr>
    </w:div>
    <w:div w:id="1533180703">
      <w:marLeft w:val="640"/>
      <w:marRight w:val="0"/>
      <w:marTop w:val="0"/>
      <w:marBottom w:val="0"/>
      <w:divBdr>
        <w:top w:val="none" w:sz="0" w:space="0" w:color="auto"/>
        <w:left w:val="none" w:sz="0" w:space="0" w:color="auto"/>
        <w:bottom w:val="none" w:sz="0" w:space="0" w:color="auto"/>
        <w:right w:val="none" w:sz="0" w:space="0" w:color="auto"/>
      </w:divBdr>
    </w:div>
    <w:div w:id="1533226514">
      <w:marLeft w:val="640"/>
      <w:marRight w:val="0"/>
      <w:marTop w:val="0"/>
      <w:marBottom w:val="0"/>
      <w:divBdr>
        <w:top w:val="none" w:sz="0" w:space="0" w:color="auto"/>
        <w:left w:val="none" w:sz="0" w:space="0" w:color="auto"/>
        <w:bottom w:val="none" w:sz="0" w:space="0" w:color="auto"/>
        <w:right w:val="none" w:sz="0" w:space="0" w:color="auto"/>
      </w:divBdr>
    </w:div>
    <w:div w:id="1533303934">
      <w:marLeft w:val="640"/>
      <w:marRight w:val="0"/>
      <w:marTop w:val="0"/>
      <w:marBottom w:val="0"/>
      <w:divBdr>
        <w:top w:val="none" w:sz="0" w:space="0" w:color="auto"/>
        <w:left w:val="none" w:sz="0" w:space="0" w:color="auto"/>
        <w:bottom w:val="none" w:sz="0" w:space="0" w:color="auto"/>
        <w:right w:val="none" w:sz="0" w:space="0" w:color="auto"/>
      </w:divBdr>
    </w:div>
    <w:div w:id="1533424198">
      <w:marLeft w:val="640"/>
      <w:marRight w:val="0"/>
      <w:marTop w:val="0"/>
      <w:marBottom w:val="0"/>
      <w:divBdr>
        <w:top w:val="none" w:sz="0" w:space="0" w:color="auto"/>
        <w:left w:val="none" w:sz="0" w:space="0" w:color="auto"/>
        <w:bottom w:val="none" w:sz="0" w:space="0" w:color="auto"/>
        <w:right w:val="none" w:sz="0" w:space="0" w:color="auto"/>
      </w:divBdr>
    </w:div>
    <w:div w:id="1535533312">
      <w:marLeft w:val="640"/>
      <w:marRight w:val="0"/>
      <w:marTop w:val="0"/>
      <w:marBottom w:val="0"/>
      <w:divBdr>
        <w:top w:val="none" w:sz="0" w:space="0" w:color="auto"/>
        <w:left w:val="none" w:sz="0" w:space="0" w:color="auto"/>
        <w:bottom w:val="none" w:sz="0" w:space="0" w:color="auto"/>
        <w:right w:val="none" w:sz="0" w:space="0" w:color="auto"/>
      </w:divBdr>
    </w:div>
    <w:div w:id="1535658279">
      <w:marLeft w:val="640"/>
      <w:marRight w:val="0"/>
      <w:marTop w:val="0"/>
      <w:marBottom w:val="0"/>
      <w:divBdr>
        <w:top w:val="none" w:sz="0" w:space="0" w:color="auto"/>
        <w:left w:val="none" w:sz="0" w:space="0" w:color="auto"/>
        <w:bottom w:val="none" w:sz="0" w:space="0" w:color="auto"/>
        <w:right w:val="none" w:sz="0" w:space="0" w:color="auto"/>
      </w:divBdr>
    </w:div>
    <w:div w:id="1535850085">
      <w:marLeft w:val="640"/>
      <w:marRight w:val="0"/>
      <w:marTop w:val="0"/>
      <w:marBottom w:val="0"/>
      <w:divBdr>
        <w:top w:val="none" w:sz="0" w:space="0" w:color="auto"/>
        <w:left w:val="none" w:sz="0" w:space="0" w:color="auto"/>
        <w:bottom w:val="none" w:sz="0" w:space="0" w:color="auto"/>
        <w:right w:val="none" w:sz="0" w:space="0" w:color="auto"/>
      </w:divBdr>
    </w:div>
    <w:div w:id="1536193105">
      <w:marLeft w:val="640"/>
      <w:marRight w:val="0"/>
      <w:marTop w:val="0"/>
      <w:marBottom w:val="0"/>
      <w:divBdr>
        <w:top w:val="none" w:sz="0" w:space="0" w:color="auto"/>
        <w:left w:val="none" w:sz="0" w:space="0" w:color="auto"/>
        <w:bottom w:val="none" w:sz="0" w:space="0" w:color="auto"/>
        <w:right w:val="none" w:sz="0" w:space="0" w:color="auto"/>
      </w:divBdr>
    </w:div>
    <w:div w:id="1536891833">
      <w:marLeft w:val="640"/>
      <w:marRight w:val="0"/>
      <w:marTop w:val="0"/>
      <w:marBottom w:val="0"/>
      <w:divBdr>
        <w:top w:val="none" w:sz="0" w:space="0" w:color="auto"/>
        <w:left w:val="none" w:sz="0" w:space="0" w:color="auto"/>
        <w:bottom w:val="none" w:sz="0" w:space="0" w:color="auto"/>
        <w:right w:val="none" w:sz="0" w:space="0" w:color="auto"/>
      </w:divBdr>
    </w:div>
    <w:div w:id="1537158114">
      <w:marLeft w:val="640"/>
      <w:marRight w:val="0"/>
      <w:marTop w:val="0"/>
      <w:marBottom w:val="0"/>
      <w:divBdr>
        <w:top w:val="none" w:sz="0" w:space="0" w:color="auto"/>
        <w:left w:val="none" w:sz="0" w:space="0" w:color="auto"/>
        <w:bottom w:val="none" w:sz="0" w:space="0" w:color="auto"/>
        <w:right w:val="none" w:sz="0" w:space="0" w:color="auto"/>
      </w:divBdr>
    </w:div>
    <w:div w:id="1537540658">
      <w:marLeft w:val="640"/>
      <w:marRight w:val="0"/>
      <w:marTop w:val="0"/>
      <w:marBottom w:val="0"/>
      <w:divBdr>
        <w:top w:val="none" w:sz="0" w:space="0" w:color="auto"/>
        <w:left w:val="none" w:sz="0" w:space="0" w:color="auto"/>
        <w:bottom w:val="none" w:sz="0" w:space="0" w:color="auto"/>
        <w:right w:val="none" w:sz="0" w:space="0" w:color="auto"/>
      </w:divBdr>
    </w:div>
    <w:div w:id="1537541213">
      <w:marLeft w:val="640"/>
      <w:marRight w:val="0"/>
      <w:marTop w:val="0"/>
      <w:marBottom w:val="0"/>
      <w:divBdr>
        <w:top w:val="none" w:sz="0" w:space="0" w:color="auto"/>
        <w:left w:val="none" w:sz="0" w:space="0" w:color="auto"/>
        <w:bottom w:val="none" w:sz="0" w:space="0" w:color="auto"/>
        <w:right w:val="none" w:sz="0" w:space="0" w:color="auto"/>
      </w:divBdr>
    </w:div>
    <w:div w:id="1537621097">
      <w:marLeft w:val="640"/>
      <w:marRight w:val="0"/>
      <w:marTop w:val="0"/>
      <w:marBottom w:val="0"/>
      <w:divBdr>
        <w:top w:val="none" w:sz="0" w:space="0" w:color="auto"/>
        <w:left w:val="none" w:sz="0" w:space="0" w:color="auto"/>
        <w:bottom w:val="none" w:sz="0" w:space="0" w:color="auto"/>
        <w:right w:val="none" w:sz="0" w:space="0" w:color="auto"/>
      </w:divBdr>
    </w:div>
    <w:div w:id="1537892192">
      <w:marLeft w:val="640"/>
      <w:marRight w:val="0"/>
      <w:marTop w:val="0"/>
      <w:marBottom w:val="0"/>
      <w:divBdr>
        <w:top w:val="none" w:sz="0" w:space="0" w:color="auto"/>
        <w:left w:val="none" w:sz="0" w:space="0" w:color="auto"/>
        <w:bottom w:val="none" w:sz="0" w:space="0" w:color="auto"/>
        <w:right w:val="none" w:sz="0" w:space="0" w:color="auto"/>
      </w:divBdr>
    </w:div>
    <w:div w:id="1537934005">
      <w:marLeft w:val="640"/>
      <w:marRight w:val="0"/>
      <w:marTop w:val="0"/>
      <w:marBottom w:val="0"/>
      <w:divBdr>
        <w:top w:val="none" w:sz="0" w:space="0" w:color="auto"/>
        <w:left w:val="none" w:sz="0" w:space="0" w:color="auto"/>
        <w:bottom w:val="none" w:sz="0" w:space="0" w:color="auto"/>
        <w:right w:val="none" w:sz="0" w:space="0" w:color="auto"/>
      </w:divBdr>
    </w:div>
    <w:div w:id="1538197646">
      <w:marLeft w:val="640"/>
      <w:marRight w:val="0"/>
      <w:marTop w:val="0"/>
      <w:marBottom w:val="0"/>
      <w:divBdr>
        <w:top w:val="none" w:sz="0" w:space="0" w:color="auto"/>
        <w:left w:val="none" w:sz="0" w:space="0" w:color="auto"/>
        <w:bottom w:val="none" w:sz="0" w:space="0" w:color="auto"/>
        <w:right w:val="none" w:sz="0" w:space="0" w:color="auto"/>
      </w:divBdr>
    </w:div>
    <w:div w:id="1538464349">
      <w:marLeft w:val="640"/>
      <w:marRight w:val="0"/>
      <w:marTop w:val="0"/>
      <w:marBottom w:val="0"/>
      <w:divBdr>
        <w:top w:val="none" w:sz="0" w:space="0" w:color="auto"/>
        <w:left w:val="none" w:sz="0" w:space="0" w:color="auto"/>
        <w:bottom w:val="none" w:sz="0" w:space="0" w:color="auto"/>
        <w:right w:val="none" w:sz="0" w:space="0" w:color="auto"/>
      </w:divBdr>
    </w:div>
    <w:div w:id="1538812246">
      <w:marLeft w:val="640"/>
      <w:marRight w:val="0"/>
      <w:marTop w:val="0"/>
      <w:marBottom w:val="0"/>
      <w:divBdr>
        <w:top w:val="none" w:sz="0" w:space="0" w:color="auto"/>
        <w:left w:val="none" w:sz="0" w:space="0" w:color="auto"/>
        <w:bottom w:val="none" w:sz="0" w:space="0" w:color="auto"/>
        <w:right w:val="none" w:sz="0" w:space="0" w:color="auto"/>
      </w:divBdr>
    </w:div>
    <w:div w:id="1539048416">
      <w:marLeft w:val="640"/>
      <w:marRight w:val="0"/>
      <w:marTop w:val="0"/>
      <w:marBottom w:val="0"/>
      <w:divBdr>
        <w:top w:val="none" w:sz="0" w:space="0" w:color="auto"/>
        <w:left w:val="none" w:sz="0" w:space="0" w:color="auto"/>
        <w:bottom w:val="none" w:sz="0" w:space="0" w:color="auto"/>
        <w:right w:val="none" w:sz="0" w:space="0" w:color="auto"/>
      </w:divBdr>
    </w:div>
    <w:div w:id="1539506340">
      <w:marLeft w:val="640"/>
      <w:marRight w:val="0"/>
      <w:marTop w:val="0"/>
      <w:marBottom w:val="0"/>
      <w:divBdr>
        <w:top w:val="none" w:sz="0" w:space="0" w:color="auto"/>
        <w:left w:val="none" w:sz="0" w:space="0" w:color="auto"/>
        <w:bottom w:val="none" w:sz="0" w:space="0" w:color="auto"/>
        <w:right w:val="none" w:sz="0" w:space="0" w:color="auto"/>
      </w:divBdr>
    </w:div>
    <w:div w:id="1539590617">
      <w:marLeft w:val="640"/>
      <w:marRight w:val="0"/>
      <w:marTop w:val="0"/>
      <w:marBottom w:val="0"/>
      <w:divBdr>
        <w:top w:val="none" w:sz="0" w:space="0" w:color="auto"/>
        <w:left w:val="none" w:sz="0" w:space="0" w:color="auto"/>
        <w:bottom w:val="none" w:sz="0" w:space="0" w:color="auto"/>
        <w:right w:val="none" w:sz="0" w:space="0" w:color="auto"/>
      </w:divBdr>
    </w:div>
    <w:div w:id="1540118940">
      <w:marLeft w:val="640"/>
      <w:marRight w:val="0"/>
      <w:marTop w:val="0"/>
      <w:marBottom w:val="0"/>
      <w:divBdr>
        <w:top w:val="none" w:sz="0" w:space="0" w:color="auto"/>
        <w:left w:val="none" w:sz="0" w:space="0" w:color="auto"/>
        <w:bottom w:val="none" w:sz="0" w:space="0" w:color="auto"/>
        <w:right w:val="none" w:sz="0" w:space="0" w:color="auto"/>
      </w:divBdr>
    </w:div>
    <w:div w:id="1540162325">
      <w:marLeft w:val="640"/>
      <w:marRight w:val="0"/>
      <w:marTop w:val="0"/>
      <w:marBottom w:val="0"/>
      <w:divBdr>
        <w:top w:val="none" w:sz="0" w:space="0" w:color="auto"/>
        <w:left w:val="none" w:sz="0" w:space="0" w:color="auto"/>
        <w:bottom w:val="none" w:sz="0" w:space="0" w:color="auto"/>
        <w:right w:val="none" w:sz="0" w:space="0" w:color="auto"/>
      </w:divBdr>
    </w:div>
    <w:div w:id="1540506622">
      <w:marLeft w:val="640"/>
      <w:marRight w:val="0"/>
      <w:marTop w:val="0"/>
      <w:marBottom w:val="0"/>
      <w:divBdr>
        <w:top w:val="none" w:sz="0" w:space="0" w:color="auto"/>
        <w:left w:val="none" w:sz="0" w:space="0" w:color="auto"/>
        <w:bottom w:val="none" w:sz="0" w:space="0" w:color="auto"/>
        <w:right w:val="none" w:sz="0" w:space="0" w:color="auto"/>
      </w:divBdr>
    </w:div>
    <w:div w:id="1541086574">
      <w:marLeft w:val="640"/>
      <w:marRight w:val="0"/>
      <w:marTop w:val="0"/>
      <w:marBottom w:val="0"/>
      <w:divBdr>
        <w:top w:val="none" w:sz="0" w:space="0" w:color="auto"/>
        <w:left w:val="none" w:sz="0" w:space="0" w:color="auto"/>
        <w:bottom w:val="none" w:sz="0" w:space="0" w:color="auto"/>
        <w:right w:val="none" w:sz="0" w:space="0" w:color="auto"/>
      </w:divBdr>
    </w:div>
    <w:div w:id="1541237493">
      <w:marLeft w:val="640"/>
      <w:marRight w:val="0"/>
      <w:marTop w:val="0"/>
      <w:marBottom w:val="0"/>
      <w:divBdr>
        <w:top w:val="none" w:sz="0" w:space="0" w:color="auto"/>
        <w:left w:val="none" w:sz="0" w:space="0" w:color="auto"/>
        <w:bottom w:val="none" w:sz="0" w:space="0" w:color="auto"/>
        <w:right w:val="none" w:sz="0" w:space="0" w:color="auto"/>
      </w:divBdr>
    </w:div>
    <w:div w:id="1542131679">
      <w:marLeft w:val="640"/>
      <w:marRight w:val="0"/>
      <w:marTop w:val="0"/>
      <w:marBottom w:val="0"/>
      <w:divBdr>
        <w:top w:val="none" w:sz="0" w:space="0" w:color="auto"/>
        <w:left w:val="none" w:sz="0" w:space="0" w:color="auto"/>
        <w:bottom w:val="none" w:sz="0" w:space="0" w:color="auto"/>
        <w:right w:val="none" w:sz="0" w:space="0" w:color="auto"/>
      </w:divBdr>
    </w:div>
    <w:div w:id="1542280825">
      <w:marLeft w:val="640"/>
      <w:marRight w:val="0"/>
      <w:marTop w:val="0"/>
      <w:marBottom w:val="0"/>
      <w:divBdr>
        <w:top w:val="none" w:sz="0" w:space="0" w:color="auto"/>
        <w:left w:val="none" w:sz="0" w:space="0" w:color="auto"/>
        <w:bottom w:val="none" w:sz="0" w:space="0" w:color="auto"/>
        <w:right w:val="none" w:sz="0" w:space="0" w:color="auto"/>
      </w:divBdr>
    </w:div>
    <w:div w:id="1542475311">
      <w:marLeft w:val="640"/>
      <w:marRight w:val="0"/>
      <w:marTop w:val="0"/>
      <w:marBottom w:val="0"/>
      <w:divBdr>
        <w:top w:val="none" w:sz="0" w:space="0" w:color="auto"/>
        <w:left w:val="none" w:sz="0" w:space="0" w:color="auto"/>
        <w:bottom w:val="none" w:sz="0" w:space="0" w:color="auto"/>
        <w:right w:val="none" w:sz="0" w:space="0" w:color="auto"/>
      </w:divBdr>
    </w:div>
    <w:div w:id="1542593466">
      <w:marLeft w:val="640"/>
      <w:marRight w:val="0"/>
      <w:marTop w:val="0"/>
      <w:marBottom w:val="0"/>
      <w:divBdr>
        <w:top w:val="none" w:sz="0" w:space="0" w:color="auto"/>
        <w:left w:val="none" w:sz="0" w:space="0" w:color="auto"/>
        <w:bottom w:val="none" w:sz="0" w:space="0" w:color="auto"/>
        <w:right w:val="none" w:sz="0" w:space="0" w:color="auto"/>
      </w:divBdr>
    </w:div>
    <w:div w:id="1542785618">
      <w:marLeft w:val="640"/>
      <w:marRight w:val="0"/>
      <w:marTop w:val="0"/>
      <w:marBottom w:val="0"/>
      <w:divBdr>
        <w:top w:val="none" w:sz="0" w:space="0" w:color="auto"/>
        <w:left w:val="none" w:sz="0" w:space="0" w:color="auto"/>
        <w:bottom w:val="none" w:sz="0" w:space="0" w:color="auto"/>
        <w:right w:val="none" w:sz="0" w:space="0" w:color="auto"/>
      </w:divBdr>
    </w:div>
    <w:div w:id="1542860392">
      <w:marLeft w:val="640"/>
      <w:marRight w:val="0"/>
      <w:marTop w:val="0"/>
      <w:marBottom w:val="0"/>
      <w:divBdr>
        <w:top w:val="none" w:sz="0" w:space="0" w:color="auto"/>
        <w:left w:val="none" w:sz="0" w:space="0" w:color="auto"/>
        <w:bottom w:val="none" w:sz="0" w:space="0" w:color="auto"/>
        <w:right w:val="none" w:sz="0" w:space="0" w:color="auto"/>
      </w:divBdr>
    </w:div>
    <w:div w:id="1542862034">
      <w:marLeft w:val="640"/>
      <w:marRight w:val="0"/>
      <w:marTop w:val="0"/>
      <w:marBottom w:val="0"/>
      <w:divBdr>
        <w:top w:val="none" w:sz="0" w:space="0" w:color="auto"/>
        <w:left w:val="none" w:sz="0" w:space="0" w:color="auto"/>
        <w:bottom w:val="none" w:sz="0" w:space="0" w:color="auto"/>
        <w:right w:val="none" w:sz="0" w:space="0" w:color="auto"/>
      </w:divBdr>
    </w:div>
    <w:div w:id="1543664003">
      <w:marLeft w:val="640"/>
      <w:marRight w:val="0"/>
      <w:marTop w:val="0"/>
      <w:marBottom w:val="0"/>
      <w:divBdr>
        <w:top w:val="none" w:sz="0" w:space="0" w:color="auto"/>
        <w:left w:val="none" w:sz="0" w:space="0" w:color="auto"/>
        <w:bottom w:val="none" w:sz="0" w:space="0" w:color="auto"/>
        <w:right w:val="none" w:sz="0" w:space="0" w:color="auto"/>
      </w:divBdr>
    </w:div>
    <w:div w:id="1543666846">
      <w:marLeft w:val="640"/>
      <w:marRight w:val="0"/>
      <w:marTop w:val="0"/>
      <w:marBottom w:val="0"/>
      <w:divBdr>
        <w:top w:val="none" w:sz="0" w:space="0" w:color="auto"/>
        <w:left w:val="none" w:sz="0" w:space="0" w:color="auto"/>
        <w:bottom w:val="none" w:sz="0" w:space="0" w:color="auto"/>
        <w:right w:val="none" w:sz="0" w:space="0" w:color="auto"/>
      </w:divBdr>
    </w:div>
    <w:div w:id="1543906553">
      <w:marLeft w:val="640"/>
      <w:marRight w:val="0"/>
      <w:marTop w:val="0"/>
      <w:marBottom w:val="0"/>
      <w:divBdr>
        <w:top w:val="none" w:sz="0" w:space="0" w:color="auto"/>
        <w:left w:val="none" w:sz="0" w:space="0" w:color="auto"/>
        <w:bottom w:val="none" w:sz="0" w:space="0" w:color="auto"/>
        <w:right w:val="none" w:sz="0" w:space="0" w:color="auto"/>
      </w:divBdr>
    </w:div>
    <w:div w:id="1543978788">
      <w:marLeft w:val="640"/>
      <w:marRight w:val="0"/>
      <w:marTop w:val="0"/>
      <w:marBottom w:val="0"/>
      <w:divBdr>
        <w:top w:val="none" w:sz="0" w:space="0" w:color="auto"/>
        <w:left w:val="none" w:sz="0" w:space="0" w:color="auto"/>
        <w:bottom w:val="none" w:sz="0" w:space="0" w:color="auto"/>
        <w:right w:val="none" w:sz="0" w:space="0" w:color="auto"/>
      </w:divBdr>
    </w:div>
    <w:div w:id="1544292716">
      <w:marLeft w:val="640"/>
      <w:marRight w:val="0"/>
      <w:marTop w:val="0"/>
      <w:marBottom w:val="0"/>
      <w:divBdr>
        <w:top w:val="none" w:sz="0" w:space="0" w:color="auto"/>
        <w:left w:val="none" w:sz="0" w:space="0" w:color="auto"/>
        <w:bottom w:val="none" w:sz="0" w:space="0" w:color="auto"/>
        <w:right w:val="none" w:sz="0" w:space="0" w:color="auto"/>
      </w:divBdr>
    </w:div>
    <w:div w:id="1544632958">
      <w:marLeft w:val="640"/>
      <w:marRight w:val="0"/>
      <w:marTop w:val="0"/>
      <w:marBottom w:val="0"/>
      <w:divBdr>
        <w:top w:val="none" w:sz="0" w:space="0" w:color="auto"/>
        <w:left w:val="none" w:sz="0" w:space="0" w:color="auto"/>
        <w:bottom w:val="none" w:sz="0" w:space="0" w:color="auto"/>
        <w:right w:val="none" w:sz="0" w:space="0" w:color="auto"/>
      </w:divBdr>
    </w:div>
    <w:div w:id="1545097264">
      <w:marLeft w:val="640"/>
      <w:marRight w:val="0"/>
      <w:marTop w:val="0"/>
      <w:marBottom w:val="0"/>
      <w:divBdr>
        <w:top w:val="none" w:sz="0" w:space="0" w:color="auto"/>
        <w:left w:val="none" w:sz="0" w:space="0" w:color="auto"/>
        <w:bottom w:val="none" w:sz="0" w:space="0" w:color="auto"/>
        <w:right w:val="none" w:sz="0" w:space="0" w:color="auto"/>
      </w:divBdr>
    </w:div>
    <w:div w:id="1545212373">
      <w:marLeft w:val="640"/>
      <w:marRight w:val="0"/>
      <w:marTop w:val="0"/>
      <w:marBottom w:val="0"/>
      <w:divBdr>
        <w:top w:val="none" w:sz="0" w:space="0" w:color="auto"/>
        <w:left w:val="none" w:sz="0" w:space="0" w:color="auto"/>
        <w:bottom w:val="none" w:sz="0" w:space="0" w:color="auto"/>
        <w:right w:val="none" w:sz="0" w:space="0" w:color="auto"/>
      </w:divBdr>
    </w:div>
    <w:div w:id="1545292115">
      <w:marLeft w:val="640"/>
      <w:marRight w:val="0"/>
      <w:marTop w:val="0"/>
      <w:marBottom w:val="0"/>
      <w:divBdr>
        <w:top w:val="none" w:sz="0" w:space="0" w:color="auto"/>
        <w:left w:val="none" w:sz="0" w:space="0" w:color="auto"/>
        <w:bottom w:val="none" w:sz="0" w:space="0" w:color="auto"/>
        <w:right w:val="none" w:sz="0" w:space="0" w:color="auto"/>
      </w:divBdr>
    </w:div>
    <w:div w:id="1545294114">
      <w:marLeft w:val="640"/>
      <w:marRight w:val="0"/>
      <w:marTop w:val="0"/>
      <w:marBottom w:val="0"/>
      <w:divBdr>
        <w:top w:val="none" w:sz="0" w:space="0" w:color="auto"/>
        <w:left w:val="none" w:sz="0" w:space="0" w:color="auto"/>
        <w:bottom w:val="none" w:sz="0" w:space="0" w:color="auto"/>
        <w:right w:val="none" w:sz="0" w:space="0" w:color="auto"/>
      </w:divBdr>
    </w:div>
    <w:div w:id="1545675695">
      <w:marLeft w:val="640"/>
      <w:marRight w:val="0"/>
      <w:marTop w:val="0"/>
      <w:marBottom w:val="0"/>
      <w:divBdr>
        <w:top w:val="none" w:sz="0" w:space="0" w:color="auto"/>
        <w:left w:val="none" w:sz="0" w:space="0" w:color="auto"/>
        <w:bottom w:val="none" w:sz="0" w:space="0" w:color="auto"/>
        <w:right w:val="none" w:sz="0" w:space="0" w:color="auto"/>
      </w:divBdr>
    </w:div>
    <w:div w:id="1546142083">
      <w:marLeft w:val="640"/>
      <w:marRight w:val="0"/>
      <w:marTop w:val="0"/>
      <w:marBottom w:val="0"/>
      <w:divBdr>
        <w:top w:val="none" w:sz="0" w:space="0" w:color="auto"/>
        <w:left w:val="none" w:sz="0" w:space="0" w:color="auto"/>
        <w:bottom w:val="none" w:sz="0" w:space="0" w:color="auto"/>
        <w:right w:val="none" w:sz="0" w:space="0" w:color="auto"/>
      </w:divBdr>
    </w:div>
    <w:div w:id="1546260089">
      <w:marLeft w:val="640"/>
      <w:marRight w:val="0"/>
      <w:marTop w:val="0"/>
      <w:marBottom w:val="0"/>
      <w:divBdr>
        <w:top w:val="none" w:sz="0" w:space="0" w:color="auto"/>
        <w:left w:val="none" w:sz="0" w:space="0" w:color="auto"/>
        <w:bottom w:val="none" w:sz="0" w:space="0" w:color="auto"/>
        <w:right w:val="none" w:sz="0" w:space="0" w:color="auto"/>
      </w:divBdr>
    </w:div>
    <w:div w:id="1546941256">
      <w:marLeft w:val="640"/>
      <w:marRight w:val="0"/>
      <w:marTop w:val="0"/>
      <w:marBottom w:val="0"/>
      <w:divBdr>
        <w:top w:val="none" w:sz="0" w:space="0" w:color="auto"/>
        <w:left w:val="none" w:sz="0" w:space="0" w:color="auto"/>
        <w:bottom w:val="none" w:sz="0" w:space="0" w:color="auto"/>
        <w:right w:val="none" w:sz="0" w:space="0" w:color="auto"/>
      </w:divBdr>
    </w:div>
    <w:div w:id="1547181807">
      <w:marLeft w:val="640"/>
      <w:marRight w:val="0"/>
      <w:marTop w:val="0"/>
      <w:marBottom w:val="0"/>
      <w:divBdr>
        <w:top w:val="none" w:sz="0" w:space="0" w:color="auto"/>
        <w:left w:val="none" w:sz="0" w:space="0" w:color="auto"/>
        <w:bottom w:val="none" w:sz="0" w:space="0" w:color="auto"/>
        <w:right w:val="none" w:sz="0" w:space="0" w:color="auto"/>
      </w:divBdr>
    </w:div>
    <w:div w:id="1547451521">
      <w:marLeft w:val="640"/>
      <w:marRight w:val="0"/>
      <w:marTop w:val="0"/>
      <w:marBottom w:val="0"/>
      <w:divBdr>
        <w:top w:val="none" w:sz="0" w:space="0" w:color="auto"/>
        <w:left w:val="none" w:sz="0" w:space="0" w:color="auto"/>
        <w:bottom w:val="none" w:sz="0" w:space="0" w:color="auto"/>
        <w:right w:val="none" w:sz="0" w:space="0" w:color="auto"/>
      </w:divBdr>
    </w:div>
    <w:div w:id="1548644933">
      <w:marLeft w:val="640"/>
      <w:marRight w:val="0"/>
      <w:marTop w:val="0"/>
      <w:marBottom w:val="0"/>
      <w:divBdr>
        <w:top w:val="none" w:sz="0" w:space="0" w:color="auto"/>
        <w:left w:val="none" w:sz="0" w:space="0" w:color="auto"/>
        <w:bottom w:val="none" w:sz="0" w:space="0" w:color="auto"/>
        <w:right w:val="none" w:sz="0" w:space="0" w:color="auto"/>
      </w:divBdr>
    </w:div>
    <w:div w:id="1548838653">
      <w:marLeft w:val="640"/>
      <w:marRight w:val="0"/>
      <w:marTop w:val="0"/>
      <w:marBottom w:val="0"/>
      <w:divBdr>
        <w:top w:val="none" w:sz="0" w:space="0" w:color="auto"/>
        <w:left w:val="none" w:sz="0" w:space="0" w:color="auto"/>
        <w:bottom w:val="none" w:sz="0" w:space="0" w:color="auto"/>
        <w:right w:val="none" w:sz="0" w:space="0" w:color="auto"/>
      </w:divBdr>
    </w:div>
    <w:div w:id="1548839063">
      <w:marLeft w:val="640"/>
      <w:marRight w:val="0"/>
      <w:marTop w:val="0"/>
      <w:marBottom w:val="0"/>
      <w:divBdr>
        <w:top w:val="none" w:sz="0" w:space="0" w:color="auto"/>
        <w:left w:val="none" w:sz="0" w:space="0" w:color="auto"/>
        <w:bottom w:val="none" w:sz="0" w:space="0" w:color="auto"/>
        <w:right w:val="none" w:sz="0" w:space="0" w:color="auto"/>
      </w:divBdr>
    </w:div>
    <w:div w:id="1549297458">
      <w:marLeft w:val="640"/>
      <w:marRight w:val="0"/>
      <w:marTop w:val="0"/>
      <w:marBottom w:val="0"/>
      <w:divBdr>
        <w:top w:val="none" w:sz="0" w:space="0" w:color="auto"/>
        <w:left w:val="none" w:sz="0" w:space="0" w:color="auto"/>
        <w:bottom w:val="none" w:sz="0" w:space="0" w:color="auto"/>
        <w:right w:val="none" w:sz="0" w:space="0" w:color="auto"/>
      </w:divBdr>
    </w:div>
    <w:div w:id="1549339042">
      <w:marLeft w:val="640"/>
      <w:marRight w:val="0"/>
      <w:marTop w:val="0"/>
      <w:marBottom w:val="0"/>
      <w:divBdr>
        <w:top w:val="none" w:sz="0" w:space="0" w:color="auto"/>
        <w:left w:val="none" w:sz="0" w:space="0" w:color="auto"/>
        <w:bottom w:val="none" w:sz="0" w:space="0" w:color="auto"/>
        <w:right w:val="none" w:sz="0" w:space="0" w:color="auto"/>
      </w:divBdr>
    </w:div>
    <w:div w:id="1549803758">
      <w:marLeft w:val="640"/>
      <w:marRight w:val="0"/>
      <w:marTop w:val="0"/>
      <w:marBottom w:val="0"/>
      <w:divBdr>
        <w:top w:val="none" w:sz="0" w:space="0" w:color="auto"/>
        <w:left w:val="none" w:sz="0" w:space="0" w:color="auto"/>
        <w:bottom w:val="none" w:sz="0" w:space="0" w:color="auto"/>
        <w:right w:val="none" w:sz="0" w:space="0" w:color="auto"/>
      </w:divBdr>
    </w:div>
    <w:div w:id="1549997054">
      <w:marLeft w:val="640"/>
      <w:marRight w:val="0"/>
      <w:marTop w:val="0"/>
      <w:marBottom w:val="0"/>
      <w:divBdr>
        <w:top w:val="none" w:sz="0" w:space="0" w:color="auto"/>
        <w:left w:val="none" w:sz="0" w:space="0" w:color="auto"/>
        <w:bottom w:val="none" w:sz="0" w:space="0" w:color="auto"/>
        <w:right w:val="none" w:sz="0" w:space="0" w:color="auto"/>
      </w:divBdr>
    </w:div>
    <w:div w:id="1550191035">
      <w:marLeft w:val="640"/>
      <w:marRight w:val="0"/>
      <w:marTop w:val="0"/>
      <w:marBottom w:val="0"/>
      <w:divBdr>
        <w:top w:val="none" w:sz="0" w:space="0" w:color="auto"/>
        <w:left w:val="none" w:sz="0" w:space="0" w:color="auto"/>
        <w:bottom w:val="none" w:sz="0" w:space="0" w:color="auto"/>
        <w:right w:val="none" w:sz="0" w:space="0" w:color="auto"/>
      </w:divBdr>
    </w:div>
    <w:div w:id="1550264654">
      <w:marLeft w:val="640"/>
      <w:marRight w:val="0"/>
      <w:marTop w:val="0"/>
      <w:marBottom w:val="0"/>
      <w:divBdr>
        <w:top w:val="none" w:sz="0" w:space="0" w:color="auto"/>
        <w:left w:val="none" w:sz="0" w:space="0" w:color="auto"/>
        <w:bottom w:val="none" w:sz="0" w:space="0" w:color="auto"/>
        <w:right w:val="none" w:sz="0" w:space="0" w:color="auto"/>
      </w:divBdr>
    </w:div>
    <w:div w:id="1550679544">
      <w:marLeft w:val="640"/>
      <w:marRight w:val="0"/>
      <w:marTop w:val="0"/>
      <w:marBottom w:val="0"/>
      <w:divBdr>
        <w:top w:val="none" w:sz="0" w:space="0" w:color="auto"/>
        <w:left w:val="none" w:sz="0" w:space="0" w:color="auto"/>
        <w:bottom w:val="none" w:sz="0" w:space="0" w:color="auto"/>
        <w:right w:val="none" w:sz="0" w:space="0" w:color="auto"/>
      </w:divBdr>
    </w:div>
    <w:div w:id="1550797664">
      <w:marLeft w:val="640"/>
      <w:marRight w:val="0"/>
      <w:marTop w:val="0"/>
      <w:marBottom w:val="0"/>
      <w:divBdr>
        <w:top w:val="none" w:sz="0" w:space="0" w:color="auto"/>
        <w:left w:val="none" w:sz="0" w:space="0" w:color="auto"/>
        <w:bottom w:val="none" w:sz="0" w:space="0" w:color="auto"/>
        <w:right w:val="none" w:sz="0" w:space="0" w:color="auto"/>
      </w:divBdr>
    </w:div>
    <w:div w:id="1551068913">
      <w:marLeft w:val="640"/>
      <w:marRight w:val="0"/>
      <w:marTop w:val="0"/>
      <w:marBottom w:val="0"/>
      <w:divBdr>
        <w:top w:val="none" w:sz="0" w:space="0" w:color="auto"/>
        <w:left w:val="none" w:sz="0" w:space="0" w:color="auto"/>
        <w:bottom w:val="none" w:sz="0" w:space="0" w:color="auto"/>
        <w:right w:val="none" w:sz="0" w:space="0" w:color="auto"/>
      </w:divBdr>
    </w:div>
    <w:div w:id="1551109144">
      <w:marLeft w:val="640"/>
      <w:marRight w:val="0"/>
      <w:marTop w:val="0"/>
      <w:marBottom w:val="0"/>
      <w:divBdr>
        <w:top w:val="none" w:sz="0" w:space="0" w:color="auto"/>
        <w:left w:val="none" w:sz="0" w:space="0" w:color="auto"/>
        <w:bottom w:val="none" w:sz="0" w:space="0" w:color="auto"/>
        <w:right w:val="none" w:sz="0" w:space="0" w:color="auto"/>
      </w:divBdr>
    </w:div>
    <w:div w:id="1551267015">
      <w:marLeft w:val="640"/>
      <w:marRight w:val="0"/>
      <w:marTop w:val="0"/>
      <w:marBottom w:val="0"/>
      <w:divBdr>
        <w:top w:val="none" w:sz="0" w:space="0" w:color="auto"/>
        <w:left w:val="none" w:sz="0" w:space="0" w:color="auto"/>
        <w:bottom w:val="none" w:sz="0" w:space="0" w:color="auto"/>
        <w:right w:val="none" w:sz="0" w:space="0" w:color="auto"/>
      </w:divBdr>
    </w:div>
    <w:div w:id="1551384540">
      <w:marLeft w:val="640"/>
      <w:marRight w:val="0"/>
      <w:marTop w:val="0"/>
      <w:marBottom w:val="0"/>
      <w:divBdr>
        <w:top w:val="none" w:sz="0" w:space="0" w:color="auto"/>
        <w:left w:val="none" w:sz="0" w:space="0" w:color="auto"/>
        <w:bottom w:val="none" w:sz="0" w:space="0" w:color="auto"/>
        <w:right w:val="none" w:sz="0" w:space="0" w:color="auto"/>
      </w:divBdr>
    </w:div>
    <w:div w:id="1551576345">
      <w:marLeft w:val="640"/>
      <w:marRight w:val="0"/>
      <w:marTop w:val="0"/>
      <w:marBottom w:val="0"/>
      <w:divBdr>
        <w:top w:val="none" w:sz="0" w:space="0" w:color="auto"/>
        <w:left w:val="none" w:sz="0" w:space="0" w:color="auto"/>
        <w:bottom w:val="none" w:sz="0" w:space="0" w:color="auto"/>
        <w:right w:val="none" w:sz="0" w:space="0" w:color="auto"/>
      </w:divBdr>
    </w:div>
    <w:div w:id="1552497085">
      <w:marLeft w:val="640"/>
      <w:marRight w:val="0"/>
      <w:marTop w:val="0"/>
      <w:marBottom w:val="0"/>
      <w:divBdr>
        <w:top w:val="none" w:sz="0" w:space="0" w:color="auto"/>
        <w:left w:val="none" w:sz="0" w:space="0" w:color="auto"/>
        <w:bottom w:val="none" w:sz="0" w:space="0" w:color="auto"/>
        <w:right w:val="none" w:sz="0" w:space="0" w:color="auto"/>
      </w:divBdr>
    </w:div>
    <w:div w:id="1553227824">
      <w:marLeft w:val="640"/>
      <w:marRight w:val="0"/>
      <w:marTop w:val="0"/>
      <w:marBottom w:val="0"/>
      <w:divBdr>
        <w:top w:val="none" w:sz="0" w:space="0" w:color="auto"/>
        <w:left w:val="none" w:sz="0" w:space="0" w:color="auto"/>
        <w:bottom w:val="none" w:sz="0" w:space="0" w:color="auto"/>
        <w:right w:val="none" w:sz="0" w:space="0" w:color="auto"/>
      </w:divBdr>
    </w:div>
    <w:div w:id="1553346599">
      <w:marLeft w:val="640"/>
      <w:marRight w:val="0"/>
      <w:marTop w:val="0"/>
      <w:marBottom w:val="0"/>
      <w:divBdr>
        <w:top w:val="none" w:sz="0" w:space="0" w:color="auto"/>
        <w:left w:val="none" w:sz="0" w:space="0" w:color="auto"/>
        <w:bottom w:val="none" w:sz="0" w:space="0" w:color="auto"/>
        <w:right w:val="none" w:sz="0" w:space="0" w:color="auto"/>
      </w:divBdr>
    </w:div>
    <w:div w:id="1553422044">
      <w:marLeft w:val="640"/>
      <w:marRight w:val="0"/>
      <w:marTop w:val="0"/>
      <w:marBottom w:val="0"/>
      <w:divBdr>
        <w:top w:val="none" w:sz="0" w:space="0" w:color="auto"/>
        <w:left w:val="none" w:sz="0" w:space="0" w:color="auto"/>
        <w:bottom w:val="none" w:sz="0" w:space="0" w:color="auto"/>
        <w:right w:val="none" w:sz="0" w:space="0" w:color="auto"/>
      </w:divBdr>
    </w:div>
    <w:div w:id="1553538178">
      <w:marLeft w:val="640"/>
      <w:marRight w:val="0"/>
      <w:marTop w:val="0"/>
      <w:marBottom w:val="0"/>
      <w:divBdr>
        <w:top w:val="none" w:sz="0" w:space="0" w:color="auto"/>
        <w:left w:val="none" w:sz="0" w:space="0" w:color="auto"/>
        <w:bottom w:val="none" w:sz="0" w:space="0" w:color="auto"/>
        <w:right w:val="none" w:sz="0" w:space="0" w:color="auto"/>
      </w:divBdr>
    </w:div>
    <w:div w:id="1553540932">
      <w:marLeft w:val="640"/>
      <w:marRight w:val="0"/>
      <w:marTop w:val="0"/>
      <w:marBottom w:val="0"/>
      <w:divBdr>
        <w:top w:val="none" w:sz="0" w:space="0" w:color="auto"/>
        <w:left w:val="none" w:sz="0" w:space="0" w:color="auto"/>
        <w:bottom w:val="none" w:sz="0" w:space="0" w:color="auto"/>
        <w:right w:val="none" w:sz="0" w:space="0" w:color="auto"/>
      </w:divBdr>
    </w:div>
    <w:div w:id="1554199635">
      <w:marLeft w:val="640"/>
      <w:marRight w:val="0"/>
      <w:marTop w:val="0"/>
      <w:marBottom w:val="0"/>
      <w:divBdr>
        <w:top w:val="none" w:sz="0" w:space="0" w:color="auto"/>
        <w:left w:val="none" w:sz="0" w:space="0" w:color="auto"/>
        <w:bottom w:val="none" w:sz="0" w:space="0" w:color="auto"/>
        <w:right w:val="none" w:sz="0" w:space="0" w:color="auto"/>
      </w:divBdr>
    </w:div>
    <w:div w:id="1554343212">
      <w:marLeft w:val="640"/>
      <w:marRight w:val="0"/>
      <w:marTop w:val="0"/>
      <w:marBottom w:val="0"/>
      <w:divBdr>
        <w:top w:val="none" w:sz="0" w:space="0" w:color="auto"/>
        <w:left w:val="none" w:sz="0" w:space="0" w:color="auto"/>
        <w:bottom w:val="none" w:sz="0" w:space="0" w:color="auto"/>
        <w:right w:val="none" w:sz="0" w:space="0" w:color="auto"/>
      </w:divBdr>
    </w:div>
    <w:div w:id="1554538689">
      <w:marLeft w:val="640"/>
      <w:marRight w:val="0"/>
      <w:marTop w:val="0"/>
      <w:marBottom w:val="0"/>
      <w:divBdr>
        <w:top w:val="none" w:sz="0" w:space="0" w:color="auto"/>
        <w:left w:val="none" w:sz="0" w:space="0" w:color="auto"/>
        <w:bottom w:val="none" w:sz="0" w:space="0" w:color="auto"/>
        <w:right w:val="none" w:sz="0" w:space="0" w:color="auto"/>
      </w:divBdr>
    </w:div>
    <w:div w:id="1555434941">
      <w:marLeft w:val="640"/>
      <w:marRight w:val="0"/>
      <w:marTop w:val="0"/>
      <w:marBottom w:val="0"/>
      <w:divBdr>
        <w:top w:val="none" w:sz="0" w:space="0" w:color="auto"/>
        <w:left w:val="none" w:sz="0" w:space="0" w:color="auto"/>
        <w:bottom w:val="none" w:sz="0" w:space="0" w:color="auto"/>
        <w:right w:val="none" w:sz="0" w:space="0" w:color="auto"/>
      </w:divBdr>
    </w:div>
    <w:div w:id="1555502419">
      <w:marLeft w:val="640"/>
      <w:marRight w:val="0"/>
      <w:marTop w:val="0"/>
      <w:marBottom w:val="0"/>
      <w:divBdr>
        <w:top w:val="none" w:sz="0" w:space="0" w:color="auto"/>
        <w:left w:val="none" w:sz="0" w:space="0" w:color="auto"/>
        <w:bottom w:val="none" w:sz="0" w:space="0" w:color="auto"/>
        <w:right w:val="none" w:sz="0" w:space="0" w:color="auto"/>
      </w:divBdr>
    </w:div>
    <w:div w:id="1555702478">
      <w:marLeft w:val="640"/>
      <w:marRight w:val="0"/>
      <w:marTop w:val="0"/>
      <w:marBottom w:val="0"/>
      <w:divBdr>
        <w:top w:val="none" w:sz="0" w:space="0" w:color="auto"/>
        <w:left w:val="none" w:sz="0" w:space="0" w:color="auto"/>
        <w:bottom w:val="none" w:sz="0" w:space="0" w:color="auto"/>
        <w:right w:val="none" w:sz="0" w:space="0" w:color="auto"/>
      </w:divBdr>
    </w:div>
    <w:div w:id="1555969421">
      <w:marLeft w:val="640"/>
      <w:marRight w:val="0"/>
      <w:marTop w:val="0"/>
      <w:marBottom w:val="0"/>
      <w:divBdr>
        <w:top w:val="none" w:sz="0" w:space="0" w:color="auto"/>
        <w:left w:val="none" w:sz="0" w:space="0" w:color="auto"/>
        <w:bottom w:val="none" w:sz="0" w:space="0" w:color="auto"/>
        <w:right w:val="none" w:sz="0" w:space="0" w:color="auto"/>
      </w:divBdr>
    </w:div>
    <w:div w:id="1556157806">
      <w:marLeft w:val="640"/>
      <w:marRight w:val="0"/>
      <w:marTop w:val="0"/>
      <w:marBottom w:val="0"/>
      <w:divBdr>
        <w:top w:val="none" w:sz="0" w:space="0" w:color="auto"/>
        <w:left w:val="none" w:sz="0" w:space="0" w:color="auto"/>
        <w:bottom w:val="none" w:sz="0" w:space="0" w:color="auto"/>
        <w:right w:val="none" w:sz="0" w:space="0" w:color="auto"/>
      </w:divBdr>
    </w:div>
    <w:div w:id="1556236417">
      <w:marLeft w:val="640"/>
      <w:marRight w:val="0"/>
      <w:marTop w:val="0"/>
      <w:marBottom w:val="0"/>
      <w:divBdr>
        <w:top w:val="none" w:sz="0" w:space="0" w:color="auto"/>
        <w:left w:val="none" w:sz="0" w:space="0" w:color="auto"/>
        <w:bottom w:val="none" w:sz="0" w:space="0" w:color="auto"/>
        <w:right w:val="none" w:sz="0" w:space="0" w:color="auto"/>
      </w:divBdr>
    </w:div>
    <w:div w:id="1556309064">
      <w:marLeft w:val="640"/>
      <w:marRight w:val="0"/>
      <w:marTop w:val="0"/>
      <w:marBottom w:val="0"/>
      <w:divBdr>
        <w:top w:val="none" w:sz="0" w:space="0" w:color="auto"/>
        <w:left w:val="none" w:sz="0" w:space="0" w:color="auto"/>
        <w:bottom w:val="none" w:sz="0" w:space="0" w:color="auto"/>
        <w:right w:val="none" w:sz="0" w:space="0" w:color="auto"/>
      </w:divBdr>
    </w:div>
    <w:div w:id="1556502293">
      <w:marLeft w:val="640"/>
      <w:marRight w:val="0"/>
      <w:marTop w:val="0"/>
      <w:marBottom w:val="0"/>
      <w:divBdr>
        <w:top w:val="none" w:sz="0" w:space="0" w:color="auto"/>
        <w:left w:val="none" w:sz="0" w:space="0" w:color="auto"/>
        <w:bottom w:val="none" w:sz="0" w:space="0" w:color="auto"/>
        <w:right w:val="none" w:sz="0" w:space="0" w:color="auto"/>
      </w:divBdr>
    </w:div>
    <w:div w:id="1556575852">
      <w:marLeft w:val="640"/>
      <w:marRight w:val="0"/>
      <w:marTop w:val="0"/>
      <w:marBottom w:val="0"/>
      <w:divBdr>
        <w:top w:val="none" w:sz="0" w:space="0" w:color="auto"/>
        <w:left w:val="none" w:sz="0" w:space="0" w:color="auto"/>
        <w:bottom w:val="none" w:sz="0" w:space="0" w:color="auto"/>
        <w:right w:val="none" w:sz="0" w:space="0" w:color="auto"/>
      </w:divBdr>
    </w:div>
    <w:div w:id="1556698921">
      <w:marLeft w:val="640"/>
      <w:marRight w:val="0"/>
      <w:marTop w:val="0"/>
      <w:marBottom w:val="0"/>
      <w:divBdr>
        <w:top w:val="none" w:sz="0" w:space="0" w:color="auto"/>
        <w:left w:val="none" w:sz="0" w:space="0" w:color="auto"/>
        <w:bottom w:val="none" w:sz="0" w:space="0" w:color="auto"/>
        <w:right w:val="none" w:sz="0" w:space="0" w:color="auto"/>
      </w:divBdr>
    </w:div>
    <w:div w:id="1557205362">
      <w:marLeft w:val="640"/>
      <w:marRight w:val="0"/>
      <w:marTop w:val="0"/>
      <w:marBottom w:val="0"/>
      <w:divBdr>
        <w:top w:val="none" w:sz="0" w:space="0" w:color="auto"/>
        <w:left w:val="none" w:sz="0" w:space="0" w:color="auto"/>
        <w:bottom w:val="none" w:sz="0" w:space="0" w:color="auto"/>
        <w:right w:val="none" w:sz="0" w:space="0" w:color="auto"/>
      </w:divBdr>
    </w:div>
    <w:div w:id="1557932691">
      <w:marLeft w:val="640"/>
      <w:marRight w:val="0"/>
      <w:marTop w:val="0"/>
      <w:marBottom w:val="0"/>
      <w:divBdr>
        <w:top w:val="none" w:sz="0" w:space="0" w:color="auto"/>
        <w:left w:val="none" w:sz="0" w:space="0" w:color="auto"/>
        <w:bottom w:val="none" w:sz="0" w:space="0" w:color="auto"/>
        <w:right w:val="none" w:sz="0" w:space="0" w:color="auto"/>
      </w:divBdr>
    </w:div>
    <w:div w:id="1558857153">
      <w:marLeft w:val="640"/>
      <w:marRight w:val="0"/>
      <w:marTop w:val="0"/>
      <w:marBottom w:val="0"/>
      <w:divBdr>
        <w:top w:val="none" w:sz="0" w:space="0" w:color="auto"/>
        <w:left w:val="none" w:sz="0" w:space="0" w:color="auto"/>
        <w:bottom w:val="none" w:sz="0" w:space="0" w:color="auto"/>
        <w:right w:val="none" w:sz="0" w:space="0" w:color="auto"/>
      </w:divBdr>
    </w:div>
    <w:div w:id="1559902562">
      <w:marLeft w:val="640"/>
      <w:marRight w:val="0"/>
      <w:marTop w:val="0"/>
      <w:marBottom w:val="0"/>
      <w:divBdr>
        <w:top w:val="none" w:sz="0" w:space="0" w:color="auto"/>
        <w:left w:val="none" w:sz="0" w:space="0" w:color="auto"/>
        <w:bottom w:val="none" w:sz="0" w:space="0" w:color="auto"/>
        <w:right w:val="none" w:sz="0" w:space="0" w:color="auto"/>
      </w:divBdr>
    </w:div>
    <w:div w:id="1560088927">
      <w:marLeft w:val="640"/>
      <w:marRight w:val="0"/>
      <w:marTop w:val="0"/>
      <w:marBottom w:val="0"/>
      <w:divBdr>
        <w:top w:val="none" w:sz="0" w:space="0" w:color="auto"/>
        <w:left w:val="none" w:sz="0" w:space="0" w:color="auto"/>
        <w:bottom w:val="none" w:sz="0" w:space="0" w:color="auto"/>
        <w:right w:val="none" w:sz="0" w:space="0" w:color="auto"/>
      </w:divBdr>
    </w:div>
    <w:div w:id="1560438433">
      <w:marLeft w:val="640"/>
      <w:marRight w:val="0"/>
      <w:marTop w:val="0"/>
      <w:marBottom w:val="0"/>
      <w:divBdr>
        <w:top w:val="none" w:sz="0" w:space="0" w:color="auto"/>
        <w:left w:val="none" w:sz="0" w:space="0" w:color="auto"/>
        <w:bottom w:val="none" w:sz="0" w:space="0" w:color="auto"/>
        <w:right w:val="none" w:sz="0" w:space="0" w:color="auto"/>
      </w:divBdr>
    </w:div>
    <w:div w:id="1560558159">
      <w:marLeft w:val="640"/>
      <w:marRight w:val="0"/>
      <w:marTop w:val="0"/>
      <w:marBottom w:val="0"/>
      <w:divBdr>
        <w:top w:val="none" w:sz="0" w:space="0" w:color="auto"/>
        <w:left w:val="none" w:sz="0" w:space="0" w:color="auto"/>
        <w:bottom w:val="none" w:sz="0" w:space="0" w:color="auto"/>
        <w:right w:val="none" w:sz="0" w:space="0" w:color="auto"/>
      </w:divBdr>
    </w:div>
    <w:div w:id="1560748459">
      <w:marLeft w:val="640"/>
      <w:marRight w:val="0"/>
      <w:marTop w:val="0"/>
      <w:marBottom w:val="0"/>
      <w:divBdr>
        <w:top w:val="none" w:sz="0" w:space="0" w:color="auto"/>
        <w:left w:val="none" w:sz="0" w:space="0" w:color="auto"/>
        <w:bottom w:val="none" w:sz="0" w:space="0" w:color="auto"/>
        <w:right w:val="none" w:sz="0" w:space="0" w:color="auto"/>
      </w:divBdr>
    </w:div>
    <w:div w:id="1560823013">
      <w:marLeft w:val="640"/>
      <w:marRight w:val="0"/>
      <w:marTop w:val="0"/>
      <w:marBottom w:val="0"/>
      <w:divBdr>
        <w:top w:val="none" w:sz="0" w:space="0" w:color="auto"/>
        <w:left w:val="none" w:sz="0" w:space="0" w:color="auto"/>
        <w:bottom w:val="none" w:sz="0" w:space="0" w:color="auto"/>
        <w:right w:val="none" w:sz="0" w:space="0" w:color="auto"/>
      </w:divBdr>
    </w:div>
    <w:div w:id="1560824821">
      <w:marLeft w:val="640"/>
      <w:marRight w:val="0"/>
      <w:marTop w:val="0"/>
      <w:marBottom w:val="0"/>
      <w:divBdr>
        <w:top w:val="none" w:sz="0" w:space="0" w:color="auto"/>
        <w:left w:val="none" w:sz="0" w:space="0" w:color="auto"/>
        <w:bottom w:val="none" w:sz="0" w:space="0" w:color="auto"/>
        <w:right w:val="none" w:sz="0" w:space="0" w:color="auto"/>
      </w:divBdr>
    </w:div>
    <w:div w:id="1560827550">
      <w:marLeft w:val="640"/>
      <w:marRight w:val="0"/>
      <w:marTop w:val="0"/>
      <w:marBottom w:val="0"/>
      <w:divBdr>
        <w:top w:val="none" w:sz="0" w:space="0" w:color="auto"/>
        <w:left w:val="none" w:sz="0" w:space="0" w:color="auto"/>
        <w:bottom w:val="none" w:sz="0" w:space="0" w:color="auto"/>
        <w:right w:val="none" w:sz="0" w:space="0" w:color="auto"/>
      </w:divBdr>
    </w:div>
    <w:div w:id="1561018121">
      <w:marLeft w:val="640"/>
      <w:marRight w:val="0"/>
      <w:marTop w:val="0"/>
      <w:marBottom w:val="0"/>
      <w:divBdr>
        <w:top w:val="none" w:sz="0" w:space="0" w:color="auto"/>
        <w:left w:val="none" w:sz="0" w:space="0" w:color="auto"/>
        <w:bottom w:val="none" w:sz="0" w:space="0" w:color="auto"/>
        <w:right w:val="none" w:sz="0" w:space="0" w:color="auto"/>
      </w:divBdr>
    </w:div>
    <w:div w:id="1561332536">
      <w:marLeft w:val="640"/>
      <w:marRight w:val="0"/>
      <w:marTop w:val="0"/>
      <w:marBottom w:val="0"/>
      <w:divBdr>
        <w:top w:val="none" w:sz="0" w:space="0" w:color="auto"/>
        <w:left w:val="none" w:sz="0" w:space="0" w:color="auto"/>
        <w:bottom w:val="none" w:sz="0" w:space="0" w:color="auto"/>
        <w:right w:val="none" w:sz="0" w:space="0" w:color="auto"/>
      </w:divBdr>
    </w:div>
    <w:div w:id="1561864649">
      <w:marLeft w:val="640"/>
      <w:marRight w:val="0"/>
      <w:marTop w:val="0"/>
      <w:marBottom w:val="0"/>
      <w:divBdr>
        <w:top w:val="none" w:sz="0" w:space="0" w:color="auto"/>
        <w:left w:val="none" w:sz="0" w:space="0" w:color="auto"/>
        <w:bottom w:val="none" w:sz="0" w:space="0" w:color="auto"/>
        <w:right w:val="none" w:sz="0" w:space="0" w:color="auto"/>
      </w:divBdr>
    </w:div>
    <w:div w:id="1562713688">
      <w:marLeft w:val="640"/>
      <w:marRight w:val="0"/>
      <w:marTop w:val="0"/>
      <w:marBottom w:val="0"/>
      <w:divBdr>
        <w:top w:val="none" w:sz="0" w:space="0" w:color="auto"/>
        <w:left w:val="none" w:sz="0" w:space="0" w:color="auto"/>
        <w:bottom w:val="none" w:sz="0" w:space="0" w:color="auto"/>
        <w:right w:val="none" w:sz="0" w:space="0" w:color="auto"/>
      </w:divBdr>
    </w:div>
    <w:div w:id="1564023123">
      <w:marLeft w:val="640"/>
      <w:marRight w:val="0"/>
      <w:marTop w:val="0"/>
      <w:marBottom w:val="0"/>
      <w:divBdr>
        <w:top w:val="none" w:sz="0" w:space="0" w:color="auto"/>
        <w:left w:val="none" w:sz="0" w:space="0" w:color="auto"/>
        <w:bottom w:val="none" w:sz="0" w:space="0" w:color="auto"/>
        <w:right w:val="none" w:sz="0" w:space="0" w:color="auto"/>
      </w:divBdr>
    </w:div>
    <w:div w:id="1564172735">
      <w:marLeft w:val="640"/>
      <w:marRight w:val="0"/>
      <w:marTop w:val="0"/>
      <w:marBottom w:val="0"/>
      <w:divBdr>
        <w:top w:val="none" w:sz="0" w:space="0" w:color="auto"/>
        <w:left w:val="none" w:sz="0" w:space="0" w:color="auto"/>
        <w:bottom w:val="none" w:sz="0" w:space="0" w:color="auto"/>
        <w:right w:val="none" w:sz="0" w:space="0" w:color="auto"/>
      </w:divBdr>
    </w:div>
    <w:div w:id="1565293494">
      <w:marLeft w:val="640"/>
      <w:marRight w:val="0"/>
      <w:marTop w:val="0"/>
      <w:marBottom w:val="0"/>
      <w:divBdr>
        <w:top w:val="none" w:sz="0" w:space="0" w:color="auto"/>
        <w:left w:val="none" w:sz="0" w:space="0" w:color="auto"/>
        <w:bottom w:val="none" w:sz="0" w:space="0" w:color="auto"/>
        <w:right w:val="none" w:sz="0" w:space="0" w:color="auto"/>
      </w:divBdr>
    </w:div>
    <w:div w:id="1565332222">
      <w:marLeft w:val="640"/>
      <w:marRight w:val="0"/>
      <w:marTop w:val="0"/>
      <w:marBottom w:val="0"/>
      <w:divBdr>
        <w:top w:val="none" w:sz="0" w:space="0" w:color="auto"/>
        <w:left w:val="none" w:sz="0" w:space="0" w:color="auto"/>
        <w:bottom w:val="none" w:sz="0" w:space="0" w:color="auto"/>
        <w:right w:val="none" w:sz="0" w:space="0" w:color="auto"/>
      </w:divBdr>
    </w:div>
    <w:div w:id="1565409027">
      <w:marLeft w:val="640"/>
      <w:marRight w:val="0"/>
      <w:marTop w:val="0"/>
      <w:marBottom w:val="0"/>
      <w:divBdr>
        <w:top w:val="none" w:sz="0" w:space="0" w:color="auto"/>
        <w:left w:val="none" w:sz="0" w:space="0" w:color="auto"/>
        <w:bottom w:val="none" w:sz="0" w:space="0" w:color="auto"/>
        <w:right w:val="none" w:sz="0" w:space="0" w:color="auto"/>
      </w:divBdr>
    </w:div>
    <w:div w:id="1565414192">
      <w:marLeft w:val="640"/>
      <w:marRight w:val="0"/>
      <w:marTop w:val="0"/>
      <w:marBottom w:val="0"/>
      <w:divBdr>
        <w:top w:val="none" w:sz="0" w:space="0" w:color="auto"/>
        <w:left w:val="none" w:sz="0" w:space="0" w:color="auto"/>
        <w:bottom w:val="none" w:sz="0" w:space="0" w:color="auto"/>
        <w:right w:val="none" w:sz="0" w:space="0" w:color="auto"/>
      </w:divBdr>
    </w:div>
    <w:div w:id="1565599211">
      <w:marLeft w:val="640"/>
      <w:marRight w:val="0"/>
      <w:marTop w:val="0"/>
      <w:marBottom w:val="0"/>
      <w:divBdr>
        <w:top w:val="none" w:sz="0" w:space="0" w:color="auto"/>
        <w:left w:val="none" w:sz="0" w:space="0" w:color="auto"/>
        <w:bottom w:val="none" w:sz="0" w:space="0" w:color="auto"/>
        <w:right w:val="none" w:sz="0" w:space="0" w:color="auto"/>
      </w:divBdr>
    </w:div>
    <w:div w:id="1565683302">
      <w:marLeft w:val="640"/>
      <w:marRight w:val="0"/>
      <w:marTop w:val="0"/>
      <w:marBottom w:val="0"/>
      <w:divBdr>
        <w:top w:val="none" w:sz="0" w:space="0" w:color="auto"/>
        <w:left w:val="none" w:sz="0" w:space="0" w:color="auto"/>
        <w:bottom w:val="none" w:sz="0" w:space="0" w:color="auto"/>
        <w:right w:val="none" w:sz="0" w:space="0" w:color="auto"/>
      </w:divBdr>
    </w:div>
    <w:div w:id="1566256525">
      <w:marLeft w:val="640"/>
      <w:marRight w:val="0"/>
      <w:marTop w:val="0"/>
      <w:marBottom w:val="0"/>
      <w:divBdr>
        <w:top w:val="none" w:sz="0" w:space="0" w:color="auto"/>
        <w:left w:val="none" w:sz="0" w:space="0" w:color="auto"/>
        <w:bottom w:val="none" w:sz="0" w:space="0" w:color="auto"/>
        <w:right w:val="none" w:sz="0" w:space="0" w:color="auto"/>
      </w:divBdr>
    </w:div>
    <w:div w:id="1566334744">
      <w:marLeft w:val="640"/>
      <w:marRight w:val="0"/>
      <w:marTop w:val="0"/>
      <w:marBottom w:val="0"/>
      <w:divBdr>
        <w:top w:val="none" w:sz="0" w:space="0" w:color="auto"/>
        <w:left w:val="none" w:sz="0" w:space="0" w:color="auto"/>
        <w:bottom w:val="none" w:sz="0" w:space="0" w:color="auto"/>
        <w:right w:val="none" w:sz="0" w:space="0" w:color="auto"/>
      </w:divBdr>
    </w:div>
    <w:div w:id="1566525902">
      <w:marLeft w:val="640"/>
      <w:marRight w:val="0"/>
      <w:marTop w:val="0"/>
      <w:marBottom w:val="0"/>
      <w:divBdr>
        <w:top w:val="none" w:sz="0" w:space="0" w:color="auto"/>
        <w:left w:val="none" w:sz="0" w:space="0" w:color="auto"/>
        <w:bottom w:val="none" w:sz="0" w:space="0" w:color="auto"/>
        <w:right w:val="none" w:sz="0" w:space="0" w:color="auto"/>
      </w:divBdr>
    </w:div>
    <w:div w:id="1566604989">
      <w:marLeft w:val="640"/>
      <w:marRight w:val="0"/>
      <w:marTop w:val="0"/>
      <w:marBottom w:val="0"/>
      <w:divBdr>
        <w:top w:val="none" w:sz="0" w:space="0" w:color="auto"/>
        <w:left w:val="none" w:sz="0" w:space="0" w:color="auto"/>
        <w:bottom w:val="none" w:sz="0" w:space="0" w:color="auto"/>
        <w:right w:val="none" w:sz="0" w:space="0" w:color="auto"/>
      </w:divBdr>
    </w:div>
    <w:div w:id="1566723259">
      <w:marLeft w:val="640"/>
      <w:marRight w:val="0"/>
      <w:marTop w:val="0"/>
      <w:marBottom w:val="0"/>
      <w:divBdr>
        <w:top w:val="none" w:sz="0" w:space="0" w:color="auto"/>
        <w:left w:val="none" w:sz="0" w:space="0" w:color="auto"/>
        <w:bottom w:val="none" w:sz="0" w:space="0" w:color="auto"/>
        <w:right w:val="none" w:sz="0" w:space="0" w:color="auto"/>
      </w:divBdr>
    </w:div>
    <w:div w:id="1566723474">
      <w:marLeft w:val="640"/>
      <w:marRight w:val="0"/>
      <w:marTop w:val="0"/>
      <w:marBottom w:val="0"/>
      <w:divBdr>
        <w:top w:val="none" w:sz="0" w:space="0" w:color="auto"/>
        <w:left w:val="none" w:sz="0" w:space="0" w:color="auto"/>
        <w:bottom w:val="none" w:sz="0" w:space="0" w:color="auto"/>
        <w:right w:val="none" w:sz="0" w:space="0" w:color="auto"/>
      </w:divBdr>
    </w:div>
    <w:div w:id="1566991208">
      <w:marLeft w:val="640"/>
      <w:marRight w:val="0"/>
      <w:marTop w:val="0"/>
      <w:marBottom w:val="0"/>
      <w:divBdr>
        <w:top w:val="none" w:sz="0" w:space="0" w:color="auto"/>
        <w:left w:val="none" w:sz="0" w:space="0" w:color="auto"/>
        <w:bottom w:val="none" w:sz="0" w:space="0" w:color="auto"/>
        <w:right w:val="none" w:sz="0" w:space="0" w:color="auto"/>
      </w:divBdr>
    </w:div>
    <w:div w:id="1567108657">
      <w:marLeft w:val="640"/>
      <w:marRight w:val="0"/>
      <w:marTop w:val="0"/>
      <w:marBottom w:val="0"/>
      <w:divBdr>
        <w:top w:val="none" w:sz="0" w:space="0" w:color="auto"/>
        <w:left w:val="none" w:sz="0" w:space="0" w:color="auto"/>
        <w:bottom w:val="none" w:sz="0" w:space="0" w:color="auto"/>
        <w:right w:val="none" w:sz="0" w:space="0" w:color="auto"/>
      </w:divBdr>
    </w:div>
    <w:div w:id="1567690281">
      <w:marLeft w:val="640"/>
      <w:marRight w:val="0"/>
      <w:marTop w:val="0"/>
      <w:marBottom w:val="0"/>
      <w:divBdr>
        <w:top w:val="none" w:sz="0" w:space="0" w:color="auto"/>
        <w:left w:val="none" w:sz="0" w:space="0" w:color="auto"/>
        <w:bottom w:val="none" w:sz="0" w:space="0" w:color="auto"/>
        <w:right w:val="none" w:sz="0" w:space="0" w:color="auto"/>
      </w:divBdr>
    </w:div>
    <w:div w:id="1568421755">
      <w:marLeft w:val="640"/>
      <w:marRight w:val="0"/>
      <w:marTop w:val="0"/>
      <w:marBottom w:val="0"/>
      <w:divBdr>
        <w:top w:val="none" w:sz="0" w:space="0" w:color="auto"/>
        <w:left w:val="none" w:sz="0" w:space="0" w:color="auto"/>
        <w:bottom w:val="none" w:sz="0" w:space="0" w:color="auto"/>
        <w:right w:val="none" w:sz="0" w:space="0" w:color="auto"/>
      </w:divBdr>
    </w:div>
    <w:div w:id="1568757571">
      <w:marLeft w:val="640"/>
      <w:marRight w:val="0"/>
      <w:marTop w:val="0"/>
      <w:marBottom w:val="0"/>
      <w:divBdr>
        <w:top w:val="none" w:sz="0" w:space="0" w:color="auto"/>
        <w:left w:val="none" w:sz="0" w:space="0" w:color="auto"/>
        <w:bottom w:val="none" w:sz="0" w:space="0" w:color="auto"/>
        <w:right w:val="none" w:sz="0" w:space="0" w:color="auto"/>
      </w:divBdr>
    </w:div>
    <w:div w:id="1569414953">
      <w:marLeft w:val="640"/>
      <w:marRight w:val="0"/>
      <w:marTop w:val="0"/>
      <w:marBottom w:val="0"/>
      <w:divBdr>
        <w:top w:val="none" w:sz="0" w:space="0" w:color="auto"/>
        <w:left w:val="none" w:sz="0" w:space="0" w:color="auto"/>
        <w:bottom w:val="none" w:sz="0" w:space="0" w:color="auto"/>
        <w:right w:val="none" w:sz="0" w:space="0" w:color="auto"/>
      </w:divBdr>
    </w:div>
    <w:div w:id="1569806185">
      <w:marLeft w:val="640"/>
      <w:marRight w:val="0"/>
      <w:marTop w:val="0"/>
      <w:marBottom w:val="0"/>
      <w:divBdr>
        <w:top w:val="none" w:sz="0" w:space="0" w:color="auto"/>
        <w:left w:val="none" w:sz="0" w:space="0" w:color="auto"/>
        <w:bottom w:val="none" w:sz="0" w:space="0" w:color="auto"/>
        <w:right w:val="none" w:sz="0" w:space="0" w:color="auto"/>
      </w:divBdr>
    </w:div>
    <w:div w:id="1570456274">
      <w:marLeft w:val="640"/>
      <w:marRight w:val="0"/>
      <w:marTop w:val="0"/>
      <w:marBottom w:val="0"/>
      <w:divBdr>
        <w:top w:val="none" w:sz="0" w:space="0" w:color="auto"/>
        <w:left w:val="none" w:sz="0" w:space="0" w:color="auto"/>
        <w:bottom w:val="none" w:sz="0" w:space="0" w:color="auto"/>
        <w:right w:val="none" w:sz="0" w:space="0" w:color="auto"/>
      </w:divBdr>
    </w:div>
    <w:div w:id="1570463842">
      <w:marLeft w:val="640"/>
      <w:marRight w:val="0"/>
      <w:marTop w:val="0"/>
      <w:marBottom w:val="0"/>
      <w:divBdr>
        <w:top w:val="none" w:sz="0" w:space="0" w:color="auto"/>
        <w:left w:val="none" w:sz="0" w:space="0" w:color="auto"/>
        <w:bottom w:val="none" w:sz="0" w:space="0" w:color="auto"/>
        <w:right w:val="none" w:sz="0" w:space="0" w:color="auto"/>
      </w:divBdr>
    </w:div>
    <w:div w:id="1571036593">
      <w:marLeft w:val="640"/>
      <w:marRight w:val="0"/>
      <w:marTop w:val="0"/>
      <w:marBottom w:val="0"/>
      <w:divBdr>
        <w:top w:val="none" w:sz="0" w:space="0" w:color="auto"/>
        <w:left w:val="none" w:sz="0" w:space="0" w:color="auto"/>
        <w:bottom w:val="none" w:sz="0" w:space="0" w:color="auto"/>
        <w:right w:val="none" w:sz="0" w:space="0" w:color="auto"/>
      </w:divBdr>
    </w:div>
    <w:div w:id="1571112635">
      <w:marLeft w:val="640"/>
      <w:marRight w:val="0"/>
      <w:marTop w:val="0"/>
      <w:marBottom w:val="0"/>
      <w:divBdr>
        <w:top w:val="none" w:sz="0" w:space="0" w:color="auto"/>
        <w:left w:val="none" w:sz="0" w:space="0" w:color="auto"/>
        <w:bottom w:val="none" w:sz="0" w:space="0" w:color="auto"/>
        <w:right w:val="none" w:sz="0" w:space="0" w:color="auto"/>
      </w:divBdr>
    </w:div>
    <w:div w:id="1571305433">
      <w:marLeft w:val="640"/>
      <w:marRight w:val="0"/>
      <w:marTop w:val="0"/>
      <w:marBottom w:val="0"/>
      <w:divBdr>
        <w:top w:val="none" w:sz="0" w:space="0" w:color="auto"/>
        <w:left w:val="none" w:sz="0" w:space="0" w:color="auto"/>
        <w:bottom w:val="none" w:sz="0" w:space="0" w:color="auto"/>
        <w:right w:val="none" w:sz="0" w:space="0" w:color="auto"/>
      </w:divBdr>
    </w:div>
    <w:div w:id="1571965279">
      <w:marLeft w:val="640"/>
      <w:marRight w:val="0"/>
      <w:marTop w:val="0"/>
      <w:marBottom w:val="0"/>
      <w:divBdr>
        <w:top w:val="none" w:sz="0" w:space="0" w:color="auto"/>
        <w:left w:val="none" w:sz="0" w:space="0" w:color="auto"/>
        <w:bottom w:val="none" w:sz="0" w:space="0" w:color="auto"/>
        <w:right w:val="none" w:sz="0" w:space="0" w:color="auto"/>
      </w:divBdr>
    </w:div>
    <w:div w:id="1572155100">
      <w:marLeft w:val="640"/>
      <w:marRight w:val="0"/>
      <w:marTop w:val="0"/>
      <w:marBottom w:val="0"/>
      <w:divBdr>
        <w:top w:val="none" w:sz="0" w:space="0" w:color="auto"/>
        <w:left w:val="none" w:sz="0" w:space="0" w:color="auto"/>
        <w:bottom w:val="none" w:sz="0" w:space="0" w:color="auto"/>
        <w:right w:val="none" w:sz="0" w:space="0" w:color="auto"/>
      </w:divBdr>
    </w:div>
    <w:div w:id="1572809267">
      <w:marLeft w:val="640"/>
      <w:marRight w:val="0"/>
      <w:marTop w:val="0"/>
      <w:marBottom w:val="0"/>
      <w:divBdr>
        <w:top w:val="none" w:sz="0" w:space="0" w:color="auto"/>
        <w:left w:val="none" w:sz="0" w:space="0" w:color="auto"/>
        <w:bottom w:val="none" w:sz="0" w:space="0" w:color="auto"/>
        <w:right w:val="none" w:sz="0" w:space="0" w:color="auto"/>
      </w:divBdr>
    </w:div>
    <w:div w:id="1573270102">
      <w:marLeft w:val="640"/>
      <w:marRight w:val="0"/>
      <w:marTop w:val="0"/>
      <w:marBottom w:val="0"/>
      <w:divBdr>
        <w:top w:val="none" w:sz="0" w:space="0" w:color="auto"/>
        <w:left w:val="none" w:sz="0" w:space="0" w:color="auto"/>
        <w:bottom w:val="none" w:sz="0" w:space="0" w:color="auto"/>
        <w:right w:val="none" w:sz="0" w:space="0" w:color="auto"/>
      </w:divBdr>
    </w:div>
    <w:div w:id="1573462978">
      <w:marLeft w:val="640"/>
      <w:marRight w:val="0"/>
      <w:marTop w:val="0"/>
      <w:marBottom w:val="0"/>
      <w:divBdr>
        <w:top w:val="none" w:sz="0" w:space="0" w:color="auto"/>
        <w:left w:val="none" w:sz="0" w:space="0" w:color="auto"/>
        <w:bottom w:val="none" w:sz="0" w:space="0" w:color="auto"/>
        <w:right w:val="none" w:sz="0" w:space="0" w:color="auto"/>
      </w:divBdr>
    </w:div>
    <w:div w:id="1574510866">
      <w:marLeft w:val="640"/>
      <w:marRight w:val="0"/>
      <w:marTop w:val="0"/>
      <w:marBottom w:val="0"/>
      <w:divBdr>
        <w:top w:val="none" w:sz="0" w:space="0" w:color="auto"/>
        <w:left w:val="none" w:sz="0" w:space="0" w:color="auto"/>
        <w:bottom w:val="none" w:sz="0" w:space="0" w:color="auto"/>
        <w:right w:val="none" w:sz="0" w:space="0" w:color="auto"/>
      </w:divBdr>
    </w:div>
    <w:div w:id="1574579745">
      <w:marLeft w:val="640"/>
      <w:marRight w:val="0"/>
      <w:marTop w:val="0"/>
      <w:marBottom w:val="0"/>
      <w:divBdr>
        <w:top w:val="none" w:sz="0" w:space="0" w:color="auto"/>
        <w:left w:val="none" w:sz="0" w:space="0" w:color="auto"/>
        <w:bottom w:val="none" w:sz="0" w:space="0" w:color="auto"/>
        <w:right w:val="none" w:sz="0" w:space="0" w:color="auto"/>
      </w:divBdr>
    </w:div>
    <w:div w:id="1574582370">
      <w:marLeft w:val="640"/>
      <w:marRight w:val="0"/>
      <w:marTop w:val="0"/>
      <w:marBottom w:val="0"/>
      <w:divBdr>
        <w:top w:val="none" w:sz="0" w:space="0" w:color="auto"/>
        <w:left w:val="none" w:sz="0" w:space="0" w:color="auto"/>
        <w:bottom w:val="none" w:sz="0" w:space="0" w:color="auto"/>
        <w:right w:val="none" w:sz="0" w:space="0" w:color="auto"/>
      </w:divBdr>
    </w:div>
    <w:div w:id="1574773282">
      <w:marLeft w:val="640"/>
      <w:marRight w:val="0"/>
      <w:marTop w:val="0"/>
      <w:marBottom w:val="0"/>
      <w:divBdr>
        <w:top w:val="none" w:sz="0" w:space="0" w:color="auto"/>
        <w:left w:val="none" w:sz="0" w:space="0" w:color="auto"/>
        <w:bottom w:val="none" w:sz="0" w:space="0" w:color="auto"/>
        <w:right w:val="none" w:sz="0" w:space="0" w:color="auto"/>
      </w:divBdr>
    </w:div>
    <w:div w:id="1574774542">
      <w:marLeft w:val="640"/>
      <w:marRight w:val="0"/>
      <w:marTop w:val="0"/>
      <w:marBottom w:val="0"/>
      <w:divBdr>
        <w:top w:val="none" w:sz="0" w:space="0" w:color="auto"/>
        <w:left w:val="none" w:sz="0" w:space="0" w:color="auto"/>
        <w:bottom w:val="none" w:sz="0" w:space="0" w:color="auto"/>
        <w:right w:val="none" w:sz="0" w:space="0" w:color="auto"/>
      </w:divBdr>
    </w:div>
    <w:div w:id="1575118429">
      <w:marLeft w:val="640"/>
      <w:marRight w:val="0"/>
      <w:marTop w:val="0"/>
      <w:marBottom w:val="0"/>
      <w:divBdr>
        <w:top w:val="none" w:sz="0" w:space="0" w:color="auto"/>
        <w:left w:val="none" w:sz="0" w:space="0" w:color="auto"/>
        <w:bottom w:val="none" w:sz="0" w:space="0" w:color="auto"/>
        <w:right w:val="none" w:sz="0" w:space="0" w:color="auto"/>
      </w:divBdr>
    </w:div>
    <w:div w:id="1575165080">
      <w:marLeft w:val="640"/>
      <w:marRight w:val="0"/>
      <w:marTop w:val="0"/>
      <w:marBottom w:val="0"/>
      <w:divBdr>
        <w:top w:val="none" w:sz="0" w:space="0" w:color="auto"/>
        <w:left w:val="none" w:sz="0" w:space="0" w:color="auto"/>
        <w:bottom w:val="none" w:sz="0" w:space="0" w:color="auto"/>
        <w:right w:val="none" w:sz="0" w:space="0" w:color="auto"/>
      </w:divBdr>
    </w:div>
    <w:div w:id="1575354399">
      <w:marLeft w:val="640"/>
      <w:marRight w:val="0"/>
      <w:marTop w:val="0"/>
      <w:marBottom w:val="0"/>
      <w:divBdr>
        <w:top w:val="none" w:sz="0" w:space="0" w:color="auto"/>
        <w:left w:val="none" w:sz="0" w:space="0" w:color="auto"/>
        <w:bottom w:val="none" w:sz="0" w:space="0" w:color="auto"/>
        <w:right w:val="none" w:sz="0" w:space="0" w:color="auto"/>
      </w:divBdr>
    </w:div>
    <w:div w:id="1575817941">
      <w:marLeft w:val="640"/>
      <w:marRight w:val="0"/>
      <w:marTop w:val="0"/>
      <w:marBottom w:val="0"/>
      <w:divBdr>
        <w:top w:val="none" w:sz="0" w:space="0" w:color="auto"/>
        <w:left w:val="none" w:sz="0" w:space="0" w:color="auto"/>
        <w:bottom w:val="none" w:sz="0" w:space="0" w:color="auto"/>
        <w:right w:val="none" w:sz="0" w:space="0" w:color="auto"/>
      </w:divBdr>
    </w:div>
    <w:div w:id="1576013014">
      <w:marLeft w:val="640"/>
      <w:marRight w:val="0"/>
      <w:marTop w:val="0"/>
      <w:marBottom w:val="0"/>
      <w:divBdr>
        <w:top w:val="none" w:sz="0" w:space="0" w:color="auto"/>
        <w:left w:val="none" w:sz="0" w:space="0" w:color="auto"/>
        <w:bottom w:val="none" w:sz="0" w:space="0" w:color="auto"/>
        <w:right w:val="none" w:sz="0" w:space="0" w:color="auto"/>
      </w:divBdr>
    </w:div>
    <w:div w:id="1576160626">
      <w:marLeft w:val="640"/>
      <w:marRight w:val="0"/>
      <w:marTop w:val="0"/>
      <w:marBottom w:val="0"/>
      <w:divBdr>
        <w:top w:val="none" w:sz="0" w:space="0" w:color="auto"/>
        <w:left w:val="none" w:sz="0" w:space="0" w:color="auto"/>
        <w:bottom w:val="none" w:sz="0" w:space="0" w:color="auto"/>
        <w:right w:val="none" w:sz="0" w:space="0" w:color="auto"/>
      </w:divBdr>
    </w:div>
    <w:div w:id="1576403489">
      <w:marLeft w:val="640"/>
      <w:marRight w:val="0"/>
      <w:marTop w:val="0"/>
      <w:marBottom w:val="0"/>
      <w:divBdr>
        <w:top w:val="none" w:sz="0" w:space="0" w:color="auto"/>
        <w:left w:val="none" w:sz="0" w:space="0" w:color="auto"/>
        <w:bottom w:val="none" w:sz="0" w:space="0" w:color="auto"/>
        <w:right w:val="none" w:sz="0" w:space="0" w:color="auto"/>
      </w:divBdr>
    </w:div>
    <w:div w:id="1577084228">
      <w:marLeft w:val="640"/>
      <w:marRight w:val="0"/>
      <w:marTop w:val="0"/>
      <w:marBottom w:val="0"/>
      <w:divBdr>
        <w:top w:val="none" w:sz="0" w:space="0" w:color="auto"/>
        <w:left w:val="none" w:sz="0" w:space="0" w:color="auto"/>
        <w:bottom w:val="none" w:sz="0" w:space="0" w:color="auto"/>
        <w:right w:val="none" w:sz="0" w:space="0" w:color="auto"/>
      </w:divBdr>
    </w:div>
    <w:div w:id="1577855581">
      <w:marLeft w:val="640"/>
      <w:marRight w:val="0"/>
      <w:marTop w:val="0"/>
      <w:marBottom w:val="0"/>
      <w:divBdr>
        <w:top w:val="none" w:sz="0" w:space="0" w:color="auto"/>
        <w:left w:val="none" w:sz="0" w:space="0" w:color="auto"/>
        <w:bottom w:val="none" w:sz="0" w:space="0" w:color="auto"/>
        <w:right w:val="none" w:sz="0" w:space="0" w:color="auto"/>
      </w:divBdr>
    </w:div>
    <w:div w:id="1577933456">
      <w:marLeft w:val="640"/>
      <w:marRight w:val="0"/>
      <w:marTop w:val="0"/>
      <w:marBottom w:val="0"/>
      <w:divBdr>
        <w:top w:val="none" w:sz="0" w:space="0" w:color="auto"/>
        <w:left w:val="none" w:sz="0" w:space="0" w:color="auto"/>
        <w:bottom w:val="none" w:sz="0" w:space="0" w:color="auto"/>
        <w:right w:val="none" w:sz="0" w:space="0" w:color="auto"/>
      </w:divBdr>
    </w:div>
    <w:div w:id="1578172607">
      <w:marLeft w:val="640"/>
      <w:marRight w:val="0"/>
      <w:marTop w:val="0"/>
      <w:marBottom w:val="0"/>
      <w:divBdr>
        <w:top w:val="none" w:sz="0" w:space="0" w:color="auto"/>
        <w:left w:val="none" w:sz="0" w:space="0" w:color="auto"/>
        <w:bottom w:val="none" w:sz="0" w:space="0" w:color="auto"/>
        <w:right w:val="none" w:sz="0" w:space="0" w:color="auto"/>
      </w:divBdr>
    </w:div>
    <w:div w:id="1579054491">
      <w:marLeft w:val="640"/>
      <w:marRight w:val="0"/>
      <w:marTop w:val="0"/>
      <w:marBottom w:val="0"/>
      <w:divBdr>
        <w:top w:val="none" w:sz="0" w:space="0" w:color="auto"/>
        <w:left w:val="none" w:sz="0" w:space="0" w:color="auto"/>
        <w:bottom w:val="none" w:sz="0" w:space="0" w:color="auto"/>
        <w:right w:val="none" w:sz="0" w:space="0" w:color="auto"/>
      </w:divBdr>
    </w:div>
    <w:div w:id="1579632409">
      <w:marLeft w:val="640"/>
      <w:marRight w:val="0"/>
      <w:marTop w:val="0"/>
      <w:marBottom w:val="0"/>
      <w:divBdr>
        <w:top w:val="none" w:sz="0" w:space="0" w:color="auto"/>
        <w:left w:val="none" w:sz="0" w:space="0" w:color="auto"/>
        <w:bottom w:val="none" w:sz="0" w:space="0" w:color="auto"/>
        <w:right w:val="none" w:sz="0" w:space="0" w:color="auto"/>
      </w:divBdr>
    </w:div>
    <w:div w:id="1580212252">
      <w:marLeft w:val="640"/>
      <w:marRight w:val="0"/>
      <w:marTop w:val="0"/>
      <w:marBottom w:val="0"/>
      <w:divBdr>
        <w:top w:val="none" w:sz="0" w:space="0" w:color="auto"/>
        <w:left w:val="none" w:sz="0" w:space="0" w:color="auto"/>
        <w:bottom w:val="none" w:sz="0" w:space="0" w:color="auto"/>
        <w:right w:val="none" w:sz="0" w:space="0" w:color="auto"/>
      </w:divBdr>
    </w:div>
    <w:div w:id="1580406719">
      <w:marLeft w:val="640"/>
      <w:marRight w:val="0"/>
      <w:marTop w:val="0"/>
      <w:marBottom w:val="0"/>
      <w:divBdr>
        <w:top w:val="none" w:sz="0" w:space="0" w:color="auto"/>
        <w:left w:val="none" w:sz="0" w:space="0" w:color="auto"/>
        <w:bottom w:val="none" w:sz="0" w:space="0" w:color="auto"/>
        <w:right w:val="none" w:sz="0" w:space="0" w:color="auto"/>
      </w:divBdr>
    </w:div>
    <w:div w:id="1581328975">
      <w:marLeft w:val="640"/>
      <w:marRight w:val="0"/>
      <w:marTop w:val="0"/>
      <w:marBottom w:val="0"/>
      <w:divBdr>
        <w:top w:val="none" w:sz="0" w:space="0" w:color="auto"/>
        <w:left w:val="none" w:sz="0" w:space="0" w:color="auto"/>
        <w:bottom w:val="none" w:sz="0" w:space="0" w:color="auto"/>
        <w:right w:val="none" w:sz="0" w:space="0" w:color="auto"/>
      </w:divBdr>
    </w:div>
    <w:div w:id="1581524220">
      <w:marLeft w:val="640"/>
      <w:marRight w:val="0"/>
      <w:marTop w:val="0"/>
      <w:marBottom w:val="0"/>
      <w:divBdr>
        <w:top w:val="none" w:sz="0" w:space="0" w:color="auto"/>
        <w:left w:val="none" w:sz="0" w:space="0" w:color="auto"/>
        <w:bottom w:val="none" w:sz="0" w:space="0" w:color="auto"/>
        <w:right w:val="none" w:sz="0" w:space="0" w:color="auto"/>
      </w:divBdr>
    </w:div>
    <w:div w:id="1581715010">
      <w:marLeft w:val="640"/>
      <w:marRight w:val="0"/>
      <w:marTop w:val="0"/>
      <w:marBottom w:val="0"/>
      <w:divBdr>
        <w:top w:val="none" w:sz="0" w:space="0" w:color="auto"/>
        <w:left w:val="none" w:sz="0" w:space="0" w:color="auto"/>
        <w:bottom w:val="none" w:sz="0" w:space="0" w:color="auto"/>
        <w:right w:val="none" w:sz="0" w:space="0" w:color="auto"/>
      </w:divBdr>
    </w:div>
    <w:div w:id="1582062271">
      <w:marLeft w:val="640"/>
      <w:marRight w:val="0"/>
      <w:marTop w:val="0"/>
      <w:marBottom w:val="0"/>
      <w:divBdr>
        <w:top w:val="none" w:sz="0" w:space="0" w:color="auto"/>
        <w:left w:val="none" w:sz="0" w:space="0" w:color="auto"/>
        <w:bottom w:val="none" w:sz="0" w:space="0" w:color="auto"/>
        <w:right w:val="none" w:sz="0" w:space="0" w:color="auto"/>
      </w:divBdr>
    </w:div>
    <w:div w:id="1583370401">
      <w:marLeft w:val="640"/>
      <w:marRight w:val="0"/>
      <w:marTop w:val="0"/>
      <w:marBottom w:val="0"/>
      <w:divBdr>
        <w:top w:val="none" w:sz="0" w:space="0" w:color="auto"/>
        <w:left w:val="none" w:sz="0" w:space="0" w:color="auto"/>
        <w:bottom w:val="none" w:sz="0" w:space="0" w:color="auto"/>
        <w:right w:val="none" w:sz="0" w:space="0" w:color="auto"/>
      </w:divBdr>
    </w:div>
    <w:div w:id="1583490924">
      <w:marLeft w:val="640"/>
      <w:marRight w:val="0"/>
      <w:marTop w:val="0"/>
      <w:marBottom w:val="0"/>
      <w:divBdr>
        <w:top w:val="none" w:sz="0" w:space="0" w:color="auto"/>
        <w:left w:val="none" w:sz="0" w:space="0" w:color="auto"/>
        <w:bottom w:val="none" w:sz="0" w:space="0" w:color="auto"/>
        <w:right w:val="none" w:sz="0" w:space="0" w:color="auto"/>
      </w:divBdr>
    </w:div>
    <w:div w:id="1583951016">
      <w:marLeft w:val="640"/>
      <w:marRight w:val="0"/>
      <w:marTop w:val="0"/>
      <w:marBottom w:val="0"/>
      <w:divBdr>
        <w:top w:val="none" w:sz="0" w:space="0" w:color="auto"/>
        <w:left w:val="none" w:sz="0" w:space="0" w:color="auto"/>
        <w:bottom w:val="none" w:sz="0" w:space="0" w:color="auto"/>
        <w:right w:val="none" w:sz="0" w:space="0" w:color="auto"/>
      </w:divBdr>
    </w:div>
    <w:div w:id="1584024226">
      <w:marLeft w:val="640"/>
      <w:marRight w:val="0"/>
      <w:marTop w:val="0"/>
      <w:marBottom w:val="0"/>
      <w:divBdr>
        <w:top w:val="none" w:sz="0" w:space="0" w:color="auto"/>
        <w:left w:val="none" w:sz="0" w:space="0" w:color="auto"/>
        <w:bottom w:val="none" w:sz="0" w:space="0" w:color="auto"/>
        <w:right w:val="none" w:sz="0" w:space="0" w:color="auto"/>
      </w:divBdr>
    </w:div>
    <w:div w:id="1584099802">
      <w:marLeft w:val="640"/>
      <w:marRight w:val="0"/>
      <w:marTop w:val="0"/>
      <w:marBottom w:val="0"/>
      <w:divBdr>
        <w:top w:val="none" w:sz="0" w:space="0" w:color="auto"/>
        <w:left w:val="none" w:sz="0" w:space="0" w:color="auto"/>
        <w:bottom w:val="none" w:sz="0" w:space="0" w:color="auto"/>
        <w:right w:val="none" w:sz="0" w:space="0" w:color="auto"/>
      </w:divBdr>
    </w:div>
    <w:div w:id="1584606031">
      <w:marLeft w:val="640"/>
      <w:marRight w:val="0"/>
      <w:marTop w:val="0"/>
      <w:marBottom w:val="0"/>
      <w:divBdr>
        <w:top w:val="none" w:sz="0" w:space="0" w:color="auto"/>
        <w:left w:val="none" w:sz="0" w:space="0" w:color="auto"/>
        <w:bottom w:val="none" w:sz="0" w:space="0" w:color="auto"/>
        <w:right w:val="none" w:sz="0" w:space="0" w:color="auto"/>
      </w:divBdr>
    </w:div>
    <w:div w:id="1584606691">
      <w:marLeft w:val="640"/>
      <w:marRight w:val="0"/>
      <w:marTop w:val="0"/>
      <w:marBottom w:val="0"/>
      <w:divBdr>
        <w:top w:val="none" w:sz="0" w:space="0" w:color="auto"/>
        <w:left w:val="none" w:sz="0" w:space="0" w:color="auto"/>
        <w:bottom w:val="none" w:sz="0" w:space="0" w:color="auto"/>
        <w:right w:val="none" w:sz="0" w:space="0" w:color="auto"/>
      </w:divBdr>
    </w:div>
    <w:div w:id="1584993985">
      <w:marLeft w:val="640"/>
      <w:marRight w:val="0"/>
      <w:marTop w:val="0"/>
      <w:marBottom w:val="0"/>
      <w:divBdr>
        <w:top w:val="none" w:sz="0" w:space="0" w:color="auto"/>
        <w:left w:val="none" w:sz="0" w:space="0" w:color="auto"/>
        <w:bottom w:val="none" w:sz="0" w:space="0" w:color="auto"/>
        <w:right w:val="none" w:sz="0" w:space="0" w:color="auto"/>
      </w:divBdr>
    </w:div>
    <w:div w:id="1586066067">
      <w:marLeft w:val="640"/>
      <w:marRight w:val="0"/>
      <w:marTop w:val="0"/>
      <w:marBottom w:val="0"/>
      <w:divBdr>
        <w:top w:val="none" w:sz="0" w:space="0" w:color="auto"/>
        <w:left w:val="none" w:sz="0" w:space="0" w:color="auto"/>
        <w:bottom w:val="none" w:sz="0" w:space="0" w:color="auto"/>
        <w:right w:val="none" w:sz="0" w:space="0" w:color="auto"/>
      </w:divBdr>
    </w:div>
    <w:div w:id="1587224772">
      <w:marLeft w:val="640"/>
      <w:marRight w:val="0"/>
      <w:marTop w:val="0"/>
      <w:marBottom w:val="0"/>
      <w:divBdr>
        <w:top w:val="none" w:sz="0" w:space="0" w:color="auto"/>
        <w:left w:val="none" w:sz="0" w:space="0" w:color="auto"/>
        <w:bottom w:val="none" w:sz="0" w:space="0" w:color="auto"/>
        <w:right w:val="none" w:sz="0" w:space="0" w:color="auto"/>
      </w:divBdr>
    </w:div>
    <w:div w:id="1587375356">
      <w:marLeft w:val="640"/>
      <w:marRight w:val="0"/>
      <w:marTop w:val="0"/>
      <w:marBottom w:val="0"/>
      <w:divBdr>
        <w:top w:val="none" w:sz="0" w:space="0" w:color="auto"/>
        <w:left w:val="none" w:sz="0" w:space="0" w:color="auto"/>
        <w:bottom w:val="none" w:sz="0" w:space="0" w:color="auto"/>
        <w:right w:val="none" w:sz="0" w:space="0" w:color="auto"/>
      </w:divBdr>
    </w:div>
    <w:div w:id="1588925524">
      <w:marLeft w:val="640"/>
      <w:marRight w:val="0"/>
      <w:marTop w:val="0"/>
      <w:marBottom w:val="0"/>
      <w:divBdr>
        <w:top w:val="none" w:sz="0" w:space="0" w:color="auto"/>
        <w:left w:val="none" w:sz="0" w:space="0" w:color="auto"/>
        <w:bottom w:val="none" w:sz="0" w:space="0" w:color="auto"/>
        <w:right w:val="none" w:sz="0" w:space="0" w:color="auto"/>
      </w:divBdr>
    </w:div>
    <w:div w:id="1589000164">
      <w:marLeft w:val="640"/>
      <w:marRight w:val="0"/>
      <w:marTop w:val="0"/>
      <w:marBottom w:val="0"/>
      <w:divBdr>
        <w:top w:val="none" w:sz="0" w:space="0" w:color="auto"/>
        <w:left w:val="none" w:sz="0" w:space="0" w:color="auto"/>
        <w:bottom w:val="none" w:sz="0" w:space="0" w:color="auto"/>
        <w:right w:val="none" w:sz="0" w:space="0" w:color="auto"/>
      </w:divBdr>
    </w:div>
    <w:div w:id="1589384997">
      <w:marLeft w:val="640"/>
      <w:marRight w:val="0"/>
      <w:marTop w:val="0"/>
      <w:marBottom w:val="0"/>
      <w:divBdr>
        <w:top w:val="none" w:sz="0" w:space="0" w:color="auto"/>
        <w:left w:val="none" w:sz="0" w:space="0" w:color="auto"/>
        <w:bottom w:val="none" w:sz="0" w:space="0" w:color="auto"/>
        <w:right w:val="none" w:sz="0" w:space="0" w:color="auto"/>
      </w:divBdr>
    </w:div>
    <w:div w:id="1590114317">
      <w:marLeft w:val="640"/>
      <w:marRight w:val="0"/>
      <w:marTop w:val="0"/>
      <w:marBottom w:val="0"/>
      <w:divBdr>
        <w:top w:val="none" w:sz="0" w:space="0" w:color="auto"/>
        <w:left w:val="none" w:sz="0" w:space="0" w:color="auto"/>
        <w:bottom w:val="none" w:sz="0" w:space="0" w:color="auto"/>
        <w:right w:val="none" w:sz="0" w:space="0" w:color="auto"/>
      </w:divBdr>
    </w:div>
    <w:div w:id="1590191187">
      <w:marLeft w:val="640"/>
      <w:marRight w:val="0"/>
      <w:marTop w:val="0"/>
      <w:marBottom w:val="0"/>
      <w:divBdr>
        <w:top w:val="none" w:sz="0" w:space="0" w:color="auto"/>
        <w:left w:val="none" w:sz="0" w:space="0" w:color="auto"/>
        <w:bottom w:val="none" w:sz="0" w:space="0" w:color="auto"/>
        <w:right w:val="none" w:sz="0" w:space="0" w:color="auto"/>
      </w:divBdr>
    </w:div>
    <w:div w:id="1590388472">
      <w:marLeft w:val="640"/>
      <w:marRight w:val="0"/>
      <w:marTop w:val="0"/>
      <w:marBottom w:val="0"/>
      <w:divBdr>
        <w:top w:val="none" w:sz="0" w:space="0" w:color="auto"/>
        <w:left w:val="none" w:sz="0" w:space="0" w:color="auto"/>
        <w:bottom w:val="none" w:sz="0" w:space="0" w:color="auto"/>
        <w:right w:val="none" w:sz="0" w:space="0" w:color="auto"/>
      </w:divBdr>
    </w:div>
    <w:div w:id="1590389807">
      <w:marLeft w:val="640"/>
      <w:marRight w:val="0"/>
      <w:marTop w:val="0"/>
      <w:marBottom w:val="0"/>
      <w:divBdr>
        <w:top w:val="none" w:sz="0" w:space="0" w:color="auto"/>
        <w:left w:val="none" w:sz="0" w:space="0" w:color="auto"/>
        <w:bottom w:val="none" w:sz="0" w:space="0" w:color="auto"/>
        <w:right w:val="none" w:sz="0" w:space="0" w:color="auto"/>
      </w:divBdr>
    </w:div>
    <w:div w:id="1590500864">
      <w:marLeft w:val="640"/>
      <w:marRight w:val="0"/>
      <w:marTop w:val="0"/>
      <w:marBottom w:val="0"/>
      <w:divBdr>
        <w:top w:val="none" w:sz="0" w:space="0" w:color="auto"/>
        <w:left w:val="none" w:sz="0" w:space="0" w:color="auto"/>
        <w:bottom w:val="none" w:sz="0" w:space="0" w:color="auto"/>
        <w:right w:val="none" w:sz="0" w:space="0" w:color="auto"/>
      </w:divBdr>
    </w:div>
    <w:div w:id="1590504047">
      <w:marLeft w:val="640"/>
      <w:marRight w:val="0"/>
      <w:marTop w:val="0"/>
      <w:marBottom w:val="0"/>
      <w:divBdr>
        <w:top w:val="none" w:sz="0" w:space="0" w:color="auto"/>
        <w:left w:val="none" w:sz="0" w:space="0" w:color="auto"/>
        <w:bottom w:val="none" w:sz="0" w:space="0" w:color="auto"/>
        <w:right w:val="none" w:sz="0" w:space="0" w:color="auto"/>
      </w:divBdr>
    </w:div>
    <w:div w:id="1590656243">
      <w:marLeft w:val="640"/>
      <w:marRight w:val="0"/>
      <w:marTop w:val="0"/>
      <w:marBottom w:val="0"/>
      <w:divBdr>
        <w:top w:val="none" w:sz="0" w:space="0" w:color="auto"/>
        <w:left w:val="none" w:sz="0" w:space="0" w:color="auto"/>
        <w:bottom w:val="none" w:sz="0" w:space="0" w:color="auto"/>
        <w:right w:val="none" w:sz="0" w:space="0" w:color="auto"/>
      </w:divBdr>
    </w:div>
    <w:div w:id="1590767539">
      <w:marLeft w:val="640"/>
      <w:marRight w:val="0"/>
      <w:marTop w:val="0"/>
      <w:marBottom w:val="0"/>
      <w:divBdr>
        <w:top w:val="none" w:sz="0" w:space="0" w:color="auto"/>
        <w:left w:val="none" w:sz="0" w:space="0" w:color="auto"/>
        <w:bottom w:val="none" w:sz="0" w:space="0" w:color="auto"/>
        <w:right w:val="none" w:sz="0" w:space="0" w:color="auto"/>
      </w:divBdr>
    </w:div>
    <w:div w:id="1591086256">
      <w:marLeft w:val="640"/>
      <w:marRight w:val="0"/>
      <w:marTop w:val="0"/>
      <w:marBottom w:val="0"/>
      <w:divBdr>
        <w:top w:val="none" w:sz="0" w:space="0" w:color="auto"/>
        <w:left w:val="none" w:sz="0" w:space="0" w:color="auto"/>
        <w:bottom w:val="none" w:sz="0" w:space="0" w:color="auto"/>
        <w:right w:val="none" w:sz="0" w:space="0" w:color="auto"/>
      </w:divBdr>
    </w:div>
    <w:div w:id="1591506231">
      <w:marLeft w:val="640"/>
      <w:marRight w:val="0"/>
      <w:marTop w:val="0"/>
      <w:marBottom w:val="0"/>
      <w:divBdr>
        <w:top w:val="none" w:sz="0" w:space="0" w:color="auto"/>
        <w:left w:val="none" w:sz="0" w:space="0" w:color="auto"/>
        <w:bottom w:val="none" w:sz="0" w:space="0" w:color="auto"/>
        <w:right w:val="none" w:sz="0" w:space="0" w:color="auto"/>
      </w:divBdr>
    </w:div>
    <w:div w:id="1591617060">
      <w:marLeft w:val="640"/>
      <w:marRight w:val="0"/>
      <w:marTop w:val="0"/>
      <w:marBottom w:val="0"/>
      <w:divBdr>
        <w:top w:val="none" w:sz="0" w:space="0" w:color="auto"/>
        <w:left w:val="none" w:sz="0" w:space="0" w:color="auto"/>
        <w:bottom w:val="none" w:sz="0" w:space="0" w:color="auto"/>
        <w:right w:val="none" w:sz="0" w:space="0" w:color="auto"/>
      </w:divBdr>
    </w:div>
    <w:div w:id="1591698744">
      <w:marLeft w:val="640"/>
      <w:marRight w:val="0"/>
      <w:marTop w:val="0"/>
      <w:marBottom w:val="0"/>
      <w:divBdr>
        <w:top w:val="none" w:sz="0" w:space="0" w:color="auto"/>
        <w:left w:val="none" w:sz="0" w:space="0" w:color="auto"/>
        <w:bottom w:val="none" w:sz="0" w:space="0" w:color="auto"/>
        <w:right w:val="none" w:sz="0" w:space="0" w:color="auto"/>
      </w:divBdr>
    </w:div>
    <w:div w:id="1593277054">
      <w:marLeft w:val="640"/>
      <w:marRight w:val="0"/>
      <w:marTop w:val="0"/>
      <w:marBottom w:val="0"/>
      <w:divBdr>
        <w:top w:val="none" w:sz="0" w:space="0" w:color="auto"/>
        <w:left w:val="none" w:sz="0" w:space="0" w:color="auto"/>
        <w:bottom w:val="none" w:sz="0" w:space="0" w:color="auto"/>
        <w:right w:val="none" w:sz="0" w:space="0" w:color="auto"/>
      </w:divBdr>
    </w:div>
    <w:div w:id="1593397370">
      <w:marLeft w:val="640"/>
      <w:marRight w:val="0"/>
      <w:marTop w:val="0"/>
      <w:marBottom w:val="0"/>
      <w:divBdr>
        <w:top w:val="none" w:sz="0" w:space="0" w:color="auto"/>
        <w:left w:val="none" w:sz="0" w:space="0" w:color="auto"/>
        <w:bottom w:val="none" w:sz="0" w:space="0" w:color="auto"/>
        <w:right w:val="none" w:sz="0" w:space="0" w:color="auto"/>
      </w:divBdr>
    </w:div>
    <w:div w:id="1593473138">
      <w:marLeft w:val="640"/>
      <w:marRight w:val="0"/>
      <w:marTop w:val="0"/>
      <w:marBottom w:val="0"/>
      <w:divBdr>
        <w:top w:val="none" w:sz="0" w:space="0" w:color="auto"/>
        <w:left w:val="none" w:sz="0" w:space="0" w:color="auto"/>
        <w:bottom w:val="none" w:sz="0" w:space="0" w:color="auto"/>
        <w:right w:val="none" w:sz="0" w:space="0" w:color="auto"/>
      </w:divBdr>
    </w:div>
    <w:div w:id="1593508009">
      <w:marLeft w:val="640"/>
      <w:marRight w:val="0"/>
      <w:marTop w:val="0"/>
      <w:marBottom w:val="0"/>
      <w:divBdr>
        <w:top w:val="none" w:sz="0" w:space="0" w:color="auto"/>
        <w:left w:val="none" w:sz="0" w:space="0" w:color="auto"/>
        <w:bottom w:val="none" w:sz="0" w:space="0" w:color="auto"/>
        <w:right w:val="none" w:sz="0" w:space="0" w:color="auto"/>
      </w:divBdr>
    </w:div>
    <w:div w:id="1593588602">
      <w:marLeft w:val="640"/>
      <w:marRight w:val="0"/>
      <w:marTop w:val="0"/>
      <w:marBottom w:val="0"/>
      <w:divBdr>
        <w:top w:val="none" w:sz="0" w:space="0" w:color="auto"/>
        <w:left w:val="none" w:sz="0" w:space="0" w:color="auto"/>
        <w:bottom w:val="none" w:sz="0" w:space="0" w:color="auto"/>
        <w:right w:val="none" w:sz="0" w:space="0" w:color="auto"/>
      </w:divBdr>
    </w:div>
    <w:div w:id="1593780298">
      <w:marLeft w:val="640"/>
      <w:marRight w:val="0"/>
      <w:marTop w:val="0"/>
      <w:marBottom w:val="0"/>
      <w:divBdr>
        <w:top w:val="none" w:sz="0" w:space="0" w:color="auto"/>
        <w:left w:val="none" w:sz="0" w:space="0" w:color="auto"/>
        <w:bottom w:val="none" w:sz="0" w:space="0" w:color="auto"/>
        <w:right w:val="none" w:sz="0" w:space="0" w:color="auto"/>
      </w:divBdr>
    </w:div>
    <w:div w:id="1595086180">
      <w:marLeft w:val="640"/>
      <w:marRight w:val="0"/>
      <w:marTop w:val="0"/>
      <w:marBottom w:val="0"/>
      <w:divBdr>
        <w:top w:val="none" w:sz="0" w:space="0" w:color="auto"/>
        <w:left w:val="none" w:sz="0" w:space="0" w:color="auto"/>
        <w:bottom w:val="none" w:sz="0" w:space="0" w:color="auto"/>
        <w:right w:val="none" w:sz="0" w:space="0" w:color="auto"/>
      </w:divBdr>
    </w:div>
    <w:div w:id="1595362150">
      <w:marLeft w:val="640"/>
      <w:marRight w:val="0"/>
      <w:marTop w:val="0"/>
      <w:marBottom w:val="0"/>
      <w:divBdr>
        <w:top w:val="none" w:sz="0" w:space="0" w:color="auto"/>
        <w:left w:val="none" w:sz="0" w:space="0" w:color="auto"/>
        <w:bottom w:val="none" w:sz="0" w:space="0" w:color="auto"/>
        <w:right w:val="none" w:sz="0" w:space="0" w:color="auto"/>
      </w:divBdr>
    </w:div>
    <w:div w:id="1595555795">
      <w:marLeft w:val="640"/>
      <w:marRight w:val="0"/>
      <w:marTop w:val="0"/>
      <w:marBottom w:val="0"/>
      <w:divBdr>
        <w:top w:val="none" w:sz="0" w:space="0" w:color="auto"/>
        <w:left w:val="none" w:sz="0" w:space="0" w:color="auto"/>
        <w:bottom w:val="none" w:sz="0" w:space="0" w:color="auto"/>
        <w:right w:val="none" w:sz="0" w:space="0" w:color="auto"/>
      </w:divBdr>
    </w:div>
    <w:div w:id="1595628862">
      <w:marLeft w:val="640"/>
      <w:marRight w:val="0"/>
      <w:marTop w:val="0"/>
      <w:marBottom w:val="0"/>
      <w:divBdr>
        <w:top w:val="none" w:sz="0" w:space="0" w:color="auto"/>
        <w:left w:val="none" w:sz="0" w:space="0" w:color="auto"/>
        <w:bottom w:val="none" w:sz="0" w:space="0" w:color="auto"/>
        <w:right w:val="none" w:sz="0" w:space="0" w:color="auto"/>
      </w:divBdr>
    </w:div>
    <w:div w:id="1595702647">
      <w:marLeft w:val="640"/>
      <w:marRight w:val="0"/>
      <w:marTop w:val="0"/>
      <w:marBottom w:val="0"/>
      <w:divBdr>
        <w:top w:val="none" w:sz="0" w:space="0" w:color="auto"/>
        <w:left w:val="none" w:sz="0" w:space="0" w:color="auto"/>
        <w:bottom w:val="none" w:sz="0" w:space="0" w:color="auto"/>
        <w:right w:val="none" w:sz="0" w:space="0" w:color="auto"/>
      </w:divBdr>
    </w:div>
    <w:div w:id="1595821087">
      <w:marLeft w:val="640"/>
      <w:marRight w:val="0"/>
      <w:marTop w:val="0"/>
      <w:marBottom w:val="0"/>
      <w:divBdr>
        <w:top w:val="none" w:sz="0" w:space="0" w:color="auto"/>
        <w:left w:val="none" w:sz="0" w:space="0" w:color="auto"/>
        <w:bottom w:val="none" w:sz="0" w:space="0" w:color="auto"/>
        <w:right w:val="none" w:sz="0" w:space="0" w:color="auto"/>
      </w:divBdr>
    </w:div>
    <w:div w:id="1596397369">
      <w:marLeft w:val="640"/>
      <w:marRight w:val="0"/>
      <w:marTop w:val="0"/>
      <w:marBottom w:val="0"/>
      <w:divBdr>
        <w:top w:val="none" w:sz="0" w:space="0" w:color="auto"/>
        <w:left w:val="none" w:sz="0" w:space="0" w:color="auto"/>
        <w:bottom w:val="none" w:sz="0" w:space="0" w:color="auto"/>
        <w:right w:val="none" w:sz="0" w:space="0" w:color="auto"/>
      </w:divBdr>
    </w:div>
    <w:div w:id="1596401090">
      <w:marLeft w:val="640"/>
      <w:marRight w:val="0"/>
      <w:marTop w:val="0"/>
      <w:marBottom w:val="0"/>
      <w:divBdr>
        <w:top w:val="none" w:sz="0" w:space="0" w:color="auto"/>
        <w:left w:val="none" w:sz="0" w:space="0" w:color="auto"/>
        <w:bottom w:val="none" w:sz="0" w:space="0" w:color="auto"/>
        <w:right w:val="none" w:sz="0" w:space="0" w:color="auto"/>
      </w:divBdr>
    </w:div>
    <w:div w:id="1596785616">
      <w:marLeft w:val="640"/>
      <w:marRight w:val="0"/>
      <w:marTop w:val="0"/>
      <w:marBottom w:val="0"/>
      <w:divBdr>
        <w:top w:val="none" w:sz="0" w:space="0" w:color="auto"/>
        <w:left w:val="none" w:sz="0" w:space="0" w:color="auto"/>
        <w:bottom w:val="none" w:sz="0" w:space="0" w:color="auto"/>
        <w:right w:val="none" w:sz="0" w:space="0" w:color="auto"/>
      </w:divBdr>
    </w:div>
    <w:div w:id="1596866821">
      <w:marLeft w:val="640"/>
      <w:marRight w:val="0"/>
      <w:marTop w:val="0"/>
      <w:marBottom w:val="0"/>
      <w:divBdr>
        <w:top w:val="none" w:sz="0" w:space="0" w:color="auto"/>
        <w:left w:val="none" w:sz="0" w:space="0" w:color="auto"/>
        <w:bottom w:val="none" w:sz="0" w:space="0" w:color="auto"/>
        <w:right w:val="none" w:sz="0" w:space="0" w:color="auto"/>
      </w:divBdr>
    </w:div>
    <w:div w:id="1596939202">
      <w:marLeft w:val="640"/>
      <w:marRight w:val="0"/>
      <w:marTop w:val="0"/>
      <w:marBottom w:val="0"/>
      <w:divBdr>
        <w:top w:val="none" w:sz="0" w:space="0" w:color="auto"/>
        <w:left w:val="none" w:sz="0" w:space="0" w:color="auto"/>
        <w:bottom w:val="none" w:sz="0" w:space="0" w:color="auto"/>
        <w:right w:val="none" w:sz="0" w:space="0" w:color="auto"/>
      </w:divBdr>
    </w:div>
    <w:div w:id="1596941748">
      <w:marLeft w:val="640"/>
      <w:marRight w:val="0"/>
      <w:marTop w:val="0"/>
      <w:marBottom w:val="0"/>
      <w:divBdr>
        <w:top w:val="none" w:sz="0" w:space="0" w:color="auto"/>
        <w:left w:val="none" w:sz="0" w:space="0" w:color="auto"/>
        <w:bottom w:val="none" w:sz="0" w:space="0" w:color="auto"/>
        <w:right w:val="none" w:sz="0" w:space="0" w:color="auto"/>
      </w:divBdr>
    </w:div>
    <w:div w:id="1597442293">
      <w:marLeft w:val="640"/>
      <w:marRight w:val="0"/>
      <w:marTop w:val="0"/>
      <w:marBottom w:val="0"/>
      <w:divBdr>
        <w:top w:val="none" w:sz="0" w:space="0" w:color="auto"/>
        <w:left w:val="none" w:sz="0" w:space="0" w:color="auto"/>
        <w:bottom w:val="none" w:sz="0" w:space="0" w:color="auto"/>
        <w:right w:val="none" w:sz="0" w:space="0" w:color="auto"/>
      </w:divBdr>
    </w:div>
    <w:div w:id="1598253056">
      <w:marLeft w:val="640"/>
      <w:marRight w:val="0"/>
      <w:marTop w:val="0"/>
      <w:marBottom w:val="0"/>
      <w:divBdr>
        <w:top w:val="none" w:sz="0" w:space="0" w:color="auto"/>
        <w:left w:val="none" w:sz="0" w:space="0" w:color="auto"/>
        <w:bottom w:val="none" w:sz="0" w:space="0" w:color="auto"/>
        <w:right w:val="none" w:sz="0" w:space="0" w:color="auto"/>
      </w:divBdr>
    </w:div>
    <w:div w:id="1599289746">
      <w:marLeft w:val="640"/>
      <w:marRight w:val="0"/>
      <w:marTop w:val="0"/>
      <w:marBottom w:val="0"/>
      <w:divBdr>
        <w:top w:val="none" w:sz="0" w:space="0" w:color="auto"/>
        <w:left w:val="none" w:sz="0" w:space="0" w:color="auto"/>
        <w:bottom w:val="none" w:sz="0" w:space="0" w:color="auto"/>
        <w:right w:val="none" w:sz="0" w:space="0" w:color="auto"/>
      </w:divBdr>
    </w:div>
    <w:div w:id="1599824670">
      <w:marLeft w:val="640"/>
      <w:marRight w:val="0"/>
      <w:marTop w:val="0"/>
      <w:marBottom w:val="0"/>
      <w:divBdr>
        <w:top w:val="none" w:sz="0" w:space="0" w:color="auto"/>
        <w:left w:val="none" w:sz="0" w:space="0" w:color="auto"/>
        <w:bottom w:val="none" w:sz="0" w:space="0" w:color="auto"/>
        <w:right w:val="none" w:sz="0" w:space="0" w:color="auto"/>
      </w:divBdr>
    </w:div>
    <w:div w:id="1600068225">
      <w:marLeft w:val="640"/>
      <w:marRight w:val="0"/>
      <w:marTop w:val="0"/>
      <w:marBottom w:val="0"/>
      <w:divBdr>
        <w:top w:val="none" w:sz="0" w:space="0" w:color="auto"/>
        <w:left w:val="none" w:sz="0" w:space="0" w:color="auto"/>
        <w:bottom w:val="none" w:sz="0" w:space="0" w:color="auto"/>
        <w:right w:val="none" w:sz="0" w:space="0" w:color="auto"/>
      </w:divBdr>
    </w:div>
    <w:div w:id="1600793330">
      <w:marLeft w:val="640"/>
      <w:marRight w:val="0"/>
      <w:marTop w:val="0"/>
      <w:marBottom w:val="0"/>
      <w:divBdr>
        <w:top w:val="none" w:sz="0" w:space="0" w:color="auto"/>
        <w:left w:val="none" w:sz="0" w:space="0" w:color="auto"/>
        <w:bottom w:val="none" w:sz="0" w:space="0" w:color="auto"/>
        <w:right w:val="none" w:sz="0" w:space="0" w:color="auto"/>
      </w:divBdr>
    </w:div>
    <w:div w:id="1600797502">
      <w:marLeft w:val="640"/>
      <w:marRight w:val="0"/>
      <w:marTop w:val="0"/>
      <w:marBottom w:val="0"/>
      <w:divBdr>
        <w:top w:val="none" w:sz="0" w:space="0" w:color="auto"/>
        <w:left w:val="none" w:sz="0" w:space="0" w:color="auto"/>
        <w:bottom w:val="none" w:sz="0" w:space="0" w:color="auto"/>
        <w:right w:val="none" w:sz="0" w:space="0" w:color="auto"/>
      </w:divBdr>
    </w:div>
    <w:div w:id="1601831815">
      <w:marLeft w:val="640"/>
      <w:marRight w:val="0"/>
      <w:marTop w:val="0"/>
      <w:marBottom w:val="0"/>
      <w:divBdr>
        <w:top w:val="none" w:sz="0" w:space="0" w:color="auto"/>
        <w:left w:val="none" w:sz="0" w:space="0" w:color="auto"/>
        <w:bottom w:val="none" w:sz="0" w:space="0" w:color="auto"/>
        <w:right w:val="none" w:sz="0" w:space="0" w:color="auto"/>
      </w:divBdr>
    </w:div>
    <w:div w:id="1601983106">
      <w:marLeft w:val="640"/>
      <w:marRight w:val="0"/>
      <w:marTop w:val="0"/>
      <w:marBottom w:val="0"/>
      <w:divBdr>
        <w:top w:val="none" w:sz="0" w:space="0" w:color="auto"/>
        <w:left w:val="none" w:sz="0" w:space="0" w:color="auto"/>
        <w:bottom w:val="none" w:sz="0" w:space="0" w:color="auto"/>
        <w:right w:val="none" w:sz="0" w:space="0" w:color="auto"/>
      </w:divBdr>
    </w:div>
    <w:div w:id="1602105943">
      <w:marLeft w:val="640"/>
      <w:marRight w:val="0"/>
      <w:marTop w:val="0"/>
      <w:marBottom w:val="0"/>
      <w:divBdr>
        <w:top w:val="none" w:sz="0" w:space="0" w:color="auto"/>
        <w:left w:val="none" w:sz="0" w:space="0" w:color="auto"/>
        <w:bottom w:val="none" w:sz="0" w:space="0" w:color="auto"/>
        <w:right w:val="none" w:sz="0" w:space="0" w:color="auto"/>
      </w:divBdr>
    </w:div>
    <w:div w:id="1602372418">
      <w:marLeft w:val="640"/>
      <w:marRight w:val="0"/>
      <w:marTop w:val="0"/>
      <w:marBottom w:val="0"/>
      <w:divBdr>
        <w:top w:val="none" w:sz="0" w:space="0" w:color="auto"/>
        <w:left w:val="none" w:sz="0" w:space="0" w:color="auto"/>
        <w:bottom w:val="none" w:sz="0" w:space="0" w:color="auto"/>
        <w:right w:val="none" w:sz="0" w:space="0" w:color="auto"/>
      </w:divBdr>
    </w:div>
    <w:div w:id="1602640059">
      <w:marLeft w:val="640"/>
      <w:marRight w:val="0"/>
      <w:marTop w:val="0"/>
      <w:marBottom w:val="0"/>
      <w:divBdr>
        <w:top w:val="none" w:sz="0" w:space="0" w:color="auto"/>
        <w:left w:val="none" w:sz="0" w:space="0" w:color="auto"/>
        <w:bottom w:val="none" w:sz="0" w:space="0" w:color="auto"/>
        <w:right w:val="none" w:sz="0" w:space="0" w:color="auto"/>
      </w:divBdr>
    </w:div>
    <w:div w:id="1602761616">
      <w:marLeft w:val="640"/>
      <w:marRight w:val="0"/>
      <w:marTop w:val="0"/>
      <w:marBottom w:val="0"/>
      <w:divBdr>
        <w:top w:val="none" w:sz="0" w:space="0" w:color="auto"/>
        <w:left w:val="none" w:sz="0" w:space="0" w:color="auto"/>
        <w:bottom w:val="none" w:sz="0" w:space="0" w:color="auto"/>
        <w:right w:val="none" w:sz="0" w:space="0" w:color="auto"/>
      </w:divBdr>
    </w:div>
    <w:div w:id="1602951497">
      <w:marLeft w:val="640"/>
      <w:marRight w:val="0"/>
      <w:marTop w:val="0"/>
      <w:marBottom w:val="0"/>
      <w:divBdr>
        <w:top w:val="none" w:sz="0" w:space="0" w:color="auto"/>
        <w:left w:val="none" w:sz="0" w:space="0" w:color="auto"/>
        <w:bottom w:val="none" w:sz="0" w:space="0" w:color="auto"/>
        <w:right w:val="none" w:sz="0" w:space="0" w:color="auto"/>
      </w:divBdr>
    </w:div>
    <w:div w:id="1603492863">
      <w:marLeft w:val="640"/>
      <w:marRight w:val="0"/>
      <w:marTop w:val="0"/>
      <w:marBottom w:val="0"/>
      <w:divBdr>
        <w:top w:val="none" w:sz="0" w:space="0" w:color="auto"/>
        <w:left w:val="none" w:sz="0" w:space="0" w:color="auto"/>
        <w:bottom w:val="none" w:sz="0" w:space="0" w:color="auto"/>
        <w:right w:val="none" w:sz="0" w:space="0" w:color="auto"/>
      </w:divBdr>
    </w:div>
    <w:div w:id="1603493231">
      <w:marLeft w:val="640"/>
      <w:marRight w:val="0"/>
      <w:marTop w:val="0"/>
      <w:marBottom w:val="0"/>
      <w:divBdr>
        <w:top w:val="none" w:sz="0" w:space="0" w:color="auto"/>
        <w:left w:val="none" w:sz="0" w:space="0" w:color="auto"/>
        <w:bottom w:val="none" w:sz="0" w:space="0" w:color="auto"/>
        <w:right w:val="none" w:sz="0" w:space="0" w:color="auto"/>
      </w:divBdr>
    </w:div>
    <w:div w:id="1603604899">
      <w:marLeft w:val="640"/>
      <w:marRight w:val="0"/>
      <w:marTop w:val="0"/>
      <w:marBottom w:val="0"/>
      <w:divBdr>
        <w:top w:val="none" w:sz="0" w:space="0" w:color="auto"/>
        <w:left w:val="none" w:sz="0" w:space="0" w:color="auto"/>
        <w:bottom w:val="none" w:sz="0" w:space="0" w:color="auto"/>
        <w:right w:val="none" w:sz="0" w:space="0" w:color="auto"/>
      </w:divBdr>
    </w:div>
    <w:div w:id="1603613093">
      <w:marLeft w:val="640"/>
      <w:marRight w:val="0"/>
      <w:marTop w:val="0"/>
      <w:marBottom w:val="0"/>
      <w:divBdr>
        <w:top w:val="none" w:sz="0" w:space="0" w:color="auto"/>
        <w:left w:val="none" w:sz="0" w:space="0" w:color="auto"/>
        <w:bottom w:val="none" w:sz="0" w:space="0" w:color="auto"/>
        <w:right w:val="none" w:sz="0" w:space="0" w:color="auto"/>
      </w:divBdr>
    </w:div>
    <w:div w:id="1603876955">
      <w:marLeft w:val="640"/>
      <w:marRight w:val="0"/>
      <w:marTop w:val="0"/>
      <w:marBottom w:val="0"/>
      <w:divBdr>
        <w:top w:val="none" w:sz="0" w:space="0" w:color="auto"/>
        <w:left w:val="none" w:sz="0" w:space="0" w:color="auto"/>
        <w:bottom w:val="none" w:sz="0" w:space="0" w:color="auto"/>
        <w:right w:val="none" w:sz="0" w:space="0" w:color="auto"/>
      </w:divBdr>
    </w:div>
    <w:div w:id="1603950498">
      <w:marLeft w:val="640"/>
      <w:marRight w:val="0"/>
      <w:marTop w:val="0"/>
      <w:marBottom w:val="0"/>
      <w:divBdr>
        <w:top w:val="none" w:sz="0" w:space="0" w:color="auto"/>
        <w:left w:val="none" w:sz="0" w:space="0" w:color="auto"/>
        <w:bottom w:val="none" w:sz="0" w:space="0" w:color="auto"/>
        <w:right w:val="none" w:sz="0" w:space="0" w:color="auto"/>
      </w:divBdr>
    </w:div>
    <w:div w:id="1604260401">
      <w:marLeft w:val="640"/>
      <w:marRight w:val="0"/>
      <w:marTop w:val="0"/>
      <w:marBottom w:val="0"/>
      <w:divBdr>
        <w:top w:val="none" w:sz="0" w:space="0" w:color="auto"/>
        <w:left w:val="none" w:sz="0" w:space="0" w:color="auto"/>
        <w:bottom w:val="none" w:sz="0" w:space="0" w:color="auto"/>
        <w:right w:val="none" w:sz="0" w:space="0" w:color="auto"/>
      </w:divBdr>
    </w:div>
    <w:div w:id="1604798336">
      <w:marLeft w:val="640"/>
      <w:marRight w:val="0"/>
      <w:marTop w:val="0"/>
      <w:marBottom w:val="0"/>
      <w:divBdr>
        <w:top w:val="none" w:sz="0" w:space="0" w:color="auto"/>
        <w:left w:val="none" w:sz="0" w:space="0" w:color="auto"/>
        <w:bottom w:val="none" w:sz="0" w:space="0" w:color="auto"/>
        <w:right w:val="none" w:sz="0" w:space="0" w:color="auto"/>
      </w:divBdr>
    </w:div>
    <w:div w:id="1605189482">
      <w:marLeft w:val="640"/>
      <w:marRight w:val="0"/>
      <w:marTop w:val="0"/>
      <w:marBottom w:val="0"/>
      <w:divBdr>
        <w:top w:val="none" w:sz="0" w:space="0" w:color="auto"/>
        <w:left w:val="none" w:sz="0" w:space="0" w:color="auto"/>
        <w:bottom w:val="none" w:sz="0" w:space="0" w:color="auto"/>
        <w:right w:val="none" w:sz="0" w:space="0" w:color="auto"/>
      </w:divBdr>
    </w:div>
    <w:div w:id="1605258847">
      <w:marLeft w:val="640"/>
      <w:marRight w:val="0"/>
      <w:marTop w:val="0"/>
      <w:marBottom w:val="0"/>
      <w:divBdr>
        <w:top w:val="none" w:sz="0" w:space="0" w:color="auto"/>
        <w:left w:val="none" w:sz="0" w:space="0" w:color="auto"/>
        <w:bottom w:val="none" w:sz="0" w:space="0" w:color="auto"/>
        <w:right w:val="none" w:sz="0" w:space="0" w:color="auto"/>
      </w:divBdr>
    </w:div>
    <w:div w:id="1605964795">
      <w:marLeft w:val="640"/>
      <w:marRight w:val="0"/>
      <w:marTop w:val="0"/>
      <w:marBottom w:val="0"/>
      <w:divBdr>
        <w:top w:val="none" w:sz="0" w:space="0" w:color="auto"/>
        <w:left w:val="none" w:sz="0" w:space="0" w:color="auto"/>
        <w:bottom w:val="none" w:sz="0" w:space="0" w:color="auto"/>
        <w:right w:val="none" w:sz="0" w:space="0" w:color="auto"/>
      </w:divBdr>
    </w:div>
    <w:div w:id="1606188068">
      <w:marLeft w:val="640"/>
      <w:marRight w:val="0"/>
      <w:marTop w:val="0"/>
      <w:marBottom w:val="0"/>
      <w:divBdr>
        <w:top w:val="none" w:sz="0" w:space="0" w:color="auto"/>
        <w:left w:val="none" w:sz="0" w:space="0" w:color="auto"/>
        <w:bottom w:val="none" w:sz="0" w:space="0" w:color="auto"/>
        <w:right w:val="none" w:sz="0" w:space="0" w:color="auto"/>
      </w:divBdr>
    </w:div>
    <w:div w:id="1606765695">
      <w:marLeft w:val="640"/>
      <w:marRight w:val="0"/>
      <w:marTop w:val="0"/>
      <w:marBottom w:val="0"/>
      <w:divBdr>
        <w:top w:val="none" w:sz="0" w:space="0" w:color="auto"/>
        <w:left w:val="none" w:sz="0" w:space="0" w:color="auto"/>
        <w:bottom w:val="none" w:sz="0" w:space="0" w:color="auto"/>
        <w:right w:val="none" w:sz="0" w:space="0" w:color="auto"/>
      </w:divBdr>
    </w:div>
    <w:div w:id="1608196896">
      <w:marLeft w:val="640"/>
      <w:marRight w:val="0"/>
      <w:marTop w:val="0"/>
      <w:marBottom w:val="0"/>
      <w:divBdr>
        <w:top w:val="none" w:sz="0" w:space="0" w:color="auto"/>
        <w:left w:val="none" w:sz="0" w:space="0" w:color="auto"/>
        <w:bottom w:val="none" w:sz="0" w:space="0" w:color="auto"/>
        <w:right w:val="none" w:sz="0" w:space="0" w:color="auto"/>
      </w:divBdr>
    </w:div>
    <w:div w:id="1608729340">
      <w:marLeft w:val="640"/>
      <w:marRight w:val="0"/>
      <w:marTop w:val="0"/>
      <w:marBottom w:val="0"/>
      <w:divBdr>
        <w:top w:val="none" w:sz="0" w:space="0" w:color="auto"/>
        <w:left w:val="none" w:sz="0" w:space="0" w:color="auto"/>
        <w:bottom w:val="none" w:sz="0" w:space="0" w:color="auto"/>
        <w:right w:val="none" w:sz="0" w:space="0" w:color="auto"/>
      </w:divBdr>
    </w:div>
    <w:div w:id="1609241884">
      <w:marLeft w:val="640"/>
      <w:marRight w:val="0"/>
      <w:marTop w:val="0"/>
      <w:marBottom w:val="0"/>
      <w:divBdr>
        <w:top w:val="none" w:sz="0" w:space="0" w:color="auto"/>
        <w:left w:val="none" w:sz="0" w:space="0" w:color="auto"/>
        <w:bottom w:val="none" w:sz="0" w:space="0" w:color="auto"/>
        <w:right w:val="none" w:sz="0" w:space="0" w:color="auto"/>
      </w:divBdr>
    </w:div>
    <w:div w:id="1609385611">
      <w:marLeft w:val="640"/>
      <w:marRight w:val="0"/>
      <w:marTop w:val="0"/>
      <w:marBottom w:val="0"/>
      <w:divBdr>
        <w:top w:val="none" w:sz="0" w:space="0" w:color="auto"/>
        <w:left w:val="none" w:sz="0" w:space="0" w:color="auto"/>
        <w:bottom w:val="none" w:sz="0" w:space="0" w:color="auto"/>
        <w:right w:val="none" w:sz="0" w:space="0" w:color="auto"/>
      </w:divBdr>
    </w:div>
    <w:div w:id="1609387859">
      <w:marLeft w:val="640"/>
      <w:marRight w:val="0"/>
      <w:marTop w:val="0"/>
      <w:marBottom w:val="0"/>
      <w:divBdr>
        <w:top w:val="none" w:sz="0" w:space="0" w:color="auto"/>
        <w:left w:val="none" w:sz="0" w:space="0" w:color="auto"/>
        <w:bottom w:val="none" w:sz="0" w:space="0" w:color="auto"/>
        <w:right w:val="none" w:sz="0" w:space="0" w:color="auto"/>
      </w:divBdr>
    </w:div>
    <w:div w:id="1609853009">
      <w:marLeft w:val="640"/>
      <w:marRight w:val="0"/>
      <w:marTop w:val="0"/>
      <w:marBottom w:val="0"/>
      <w:divBdr>
        <w:top w:val="none" w:sz="0" w:space="0" w:color="auto"/>
        <w:left w:val="none" w:sz="0" w:space="0" w:color="auto"/>
        <w:bottom w:val="none" w:sz="0" w:space="0" w:color="auto"/>
        <w:right w:val="none" w:sz="0" w:space="0" w:color="auto"/>
      </w:divBdr>
    </w:div>
    <w:div w:id="1609922014">
      <w:marLeft w:val="640"/>
      <w:marRight w:val="0"/>
      <w:marTop w:val="0"/>
      <w:marBottom w:val="0"/>
      <w:divBdr>
        <w:top w:val="none" w:sz="0" w:space="0" w:color="auto"/>
        <w:left w:val="none" w:sz="0" w:space="0" w:color="auto"/>
        <w:bottom w:val="none" w:sz="0" w:space="0" w:color="auto"/>
        <w:right w:val="none" w:sz="0" w:space="0" w:color="auto"/>
      </w:divBdr>
    </w:div>
    <w:div w:id="1610626027">
      <w:marLeft w:val="640"/>
      <w:marRight w:val="0"/>
      <w:marTop w:val="0"/>
      <w:marBottom w:val="0"/>
      <w:divBdr>
        <w:top w:val="none" w:sz="0" w:space="0" w:color="auto"/>
        <w:left w:val="none" w:sz="0" w:space="0" w:color="auto"/>
        <w:bottom w:val="none" w:sz="0" w:space="0" w:color="auto"/>
        <w:right w:val="none" w:sz="0" w:space="0" w:color="auto"/>
      </w:divBdr>
    </w:div>
    <w:div w:id="1610816779">
      <w:marLeft w:val="640"/>
      <w:marRight w:val="0"/>
      <w:marTop w:val="0"/>
      <w:marBottom w:val="0"/>
      <w:divBdr>
        <w:top w:val="none" w:sz="0" w:space="0" w:color="auto"/>
        <w:left w:val="none" w:sz="0" w:space="0" w:color="auto"/>
        <w:bottom w:val="none" w:sz="0" w:space="0" w:color="auto"/>
        <w:right w:val="none" w:sz="0" w:space="0" w:color="auto"/>
      </w:divBdr>
    </w:div>
    <w:div w:id="1611089863">
      <w:marLeft w:val="640"/>
      <w:marRight w:val="0"/>
      <w:marTop w:val="0"/>
      <w:marBottom w:val="0"/>
      <w:divBdr>
        <w:top w:val="none" w:sz="0" w:space="0" w:color="auto"/>
        <w:left w:val="none" w:sz="0" w:space="0" w:color="auto"/>
        <w:bottom w:val="none" w:sz="0" w:space="0" w:color="auto"/>
        <w:right w:val="none" w:sz="0" w:space="0" w:color="auto"/>
      </w:divBdr>
    </w:div>
    <w:div w:id="1611625000">
      <w:marLeft w:val="640"/>
      <w:marRight w:val="0"/>
      <w:marTop w:val="0"/>
      <w:marBottom w:val="0"/>
      <w:divBdr>
        <w:top w:val="none" w:sz="0" w:space="0" w:color="auto"/>
        <w:left w:val="none" w:sz="0" w:space="0" w:color="auto"/>
        <w:bottom w:val="none" w:sz="0" w:space="0" w:color="auto"/>
        <w:right w:val="none" w:sz="0" w:space="0" w:color="auto"/>
      </w:divBdr>
    </w:div>
    <w:div w:id="1611863513">
      <w:marLeft w:val="640"/>
      <w:marRight w:val="0"/>
      <w:marTop w:val="0"/>
      <w:marBottom w:val="0"/>
      <w:divBdr>
        <w:top w:val="none" w:sz="0" w:space="0" w:color="auto"/>
        <w:left w:val="none" w:sz="0" w:space="0" w:color="auto"/>
        <w:bottom w:val="none" w:sz="0" w:space="0" w:color="auto"/>
        <w:right w:val="none" w:sz="0" w:space="0" w:color="auto"/>
      </w:divBdr>
    </w:div>
    <w:div w:id="1612202972">
      <w:marLeft w:val="640"/>
      <w:marRight w:val="0"/>
      <w:marTop w:val="0"/>
      <w:marBottom w:val="0"/>
      <w:divBdr>
        <w:top w:val="none" w:sz="0" w:space="0" w:color="auto"/>
        <w:left w:val="none" w:sz="0" w:space="0" w:color="auto"/>
        <w:bottom w:val="none" w:sz="0" w:space="0" w:color="auto"/>
        <w:right w:val="none" w:sz="0" w:space="0" w:color="auto"/>
      </w:divBdr>
    </w:div>
    <w:div w:id="1612279560">
      <w:marLeft w:val="640"/>
      <w:marRight w:val="0"/>
      <w:marTop w:val="0"/>
      <w:marBottom w:val="0"/>
      <w:divBdr>
        <w:top w:val="none" w:sz="0" w:space="0" w:color="auto"/>
        <w:left w:val="none" w:sz="0" w:space="0" w:color="auto"/>
        <w:bottom w:val="none" w:sz="0" w:space="0" w:color="auto"/>
        <w:right w:val="none" w:sz="0" w:space="0" w:color="auto"/>
      </w:divBdr>
    </w:div>
    <w:div w:id="1612543822">
      <w:marLeft w:val="640"/>
      <w:marRight w:val="0"/>
      <w:marTop w:val="0"/>
      <w:marBottom w:val="0"/>
      <w:divBdr>
        <w:top w:val="none" w:sz="0" w:space="0" w:color="auto"/>
        <w:left w:val="none" w:sz="0" w:space="0" w:color="auto"/>
        <w:bottom w:val="none" w:sz="0" w:space="0" w:color="auto"/>
        <w:right w:val="none" w:sz="0" w:space="0" w:color="auto"/>
      </w:divBdr>
    </w:div>
    <w:div w:id="1612860823">
      <w:marLeft w:val="640"/>
      <w:marRight w:val="0"/>
      <w:marTop w:val="0"/>
      <w:marBottom w:val="0"/>
      <w:divBdr>
        <w:top w:val="none" w:sz="0" w:space="0" w:color="auto"/>
        <w:left w:val="none" w:sz="0" w:space="0" w:color="auto"/>
        <w:bottom w:val="none" w:sz="0" w:space="0" w:color="auto"/>
        <w:right w:val="none" w:sz="0" w:space="0" w:color="auto"/>
      </w:divBdr>
    </w:div>
    <w:div w:id="1613126112">
      <w:marLeft w:val="640"/>
      <w:marRight w:val="0"/>
      <w:marTop w:val="0"/>
      <w:marBottom w:val="0"/>
      <w:divBdr>
        <w:top w:val="none" w:sz="0" w:space="0" w:color="auto"/>
        <w:left w:val="none" w:sz="0" w:space="0" w:color="auto"/>
        <w:bottom w:val="none" w:sz="0" w:space="0" w:color="auto"/>
        <w:right w:val="none" w:sz="0" w:space="0" w:color="auto"/>
      </w:divBdr>
    </w:div>
    <w:div w:id="1613855417">
      <w:marLeft w:val="640"/>
      <w:marRight w:val="0"/>
      <w:marTop w:val="0"/>
      <w:marBottom w:val="0"/>
      <w:divBdr>
        <w:top w:val="none" w:sz="0" w:space="0" w:color="auto"/>
        <w:left w:val="none" w:sz="0" w:space="0" w:color="auto"/>
        <w:bottom w:val="none" w:sz="0" w:space="0" w:color="auto"/>
        <w:right w:val="none" w:sz="0" w:space="0" w:color="auto"/>
      </w:divBdr>
    </w:div>
    <w:div w:id="1613975957">
      <w:marLeft w:val="640"/>
      <w:marRight w:val="0"/>
      <w:marTop w:val="0"/>
      <w:marBottom w:val="0"/>
      <w:divBdr>
        <w:top w:val="none" w:sz="0" w:space="0" w:color="auto"/>
        <w:left w:val="none" w:sz="0" w:space="0" w:color="auto"/>
        <w:bottom w:val="none" w:sz="0" w:space="0" w:color="auto"/>
        <w:right w:val="none" w:sz="0" w:space="0" w:color="auto"/>
      </w:divBdr>
    </w:div>
    <w:div w:id="1614633053">
      <w:marLeft w:val="640"/>
      <w:marRight w:val="0"/>
      <w:marTop w:val="0"/>
      <w:marBottom w:val="0"/>
      <w:divBdr>
        <w:top w:val="none" w:sz="0" w:space="0" w:color="auto"/>
        <w:left w:val="none" w:sz="0" w:space="0" w:color="auto"/>
        <w:bottom w:val="none" w:sz="0" w:space="0" w:color="auto"/>
        <w:right w:val="none" w:sz="0" w:space="0" w:color="auto"/>
      </w:divBdr>
    </w:div>
    <w:div w:id="1614824767">
      <w:marLeft w:val="640"/>
      <w:marRight w:val="0"/>
      <w:marTop w:val="0"/>
      <w:marBottom w:val="0"/>
      <w:divBdr>
        <w:top w:val="none" w:sz="0" w:space="0" w:color="auto"/>
        <w:left w:val="none" w:sz="0" w:space="0" w:color="auto"/>
        <w:bottom w:val="none" w:sz="0" w:space="0" w:color="auto"/>
        <w:right w:val="none" w:sz="0" w:space="0" w:color="auto"/>
      </w:divBdr>
    </w:div>
    <w:div w:id="1615555170">
      <w:marLeft w:val="640"/>
      <w:marRight w:val="0"/>
      <w:marTop w:val="0"/>
      <w:marBottom w:val="0"/>
      <w:divBdr>
        <w:top w:val="none" w:sz="0" w:space="0" w:color="auto"/>
        <w:left w:val="none" w:sz="0" w:space="0" w:color="auto"/>
        <w:bottom w:val="none" w:sz="0" w:space="0" w:color="auto"/>
        <w:right w:val="none" w:sz="0" w:space="0" w:color="auto"/>
      </w:divBdr>
    </w:div>
    <w:div w:id="1616063521">
      <w:marLeft w:val="640"/>
      <w:marRight w:val="0"/>
      <w:marTop w:val="0"/>
      <w:marBottom w:val="0"/>
      <w:divBdr>
        <w:top w:val="none" w:sz="0" w:space="0" w:color="auto"/>
        <w:left w:val="none" w:sz="0" w:space="0" w:color="auto"/>
        <w:bottom w:val="none" w:sz="0" w:space="0" w:color="auto"/>
        <w:right w:val="none" w:sz="0" w:space="0" w:color="auto"/>
      </w:divBdr>
    </w:div>
    <w:div w:id="1616134450">
      <w:marLeft w:val="640"/>
      <w:marRight w:val="0"/>
      <w:marTop w:val="0"/>
      <w:marBottom w:val="0"/>
      <w:divBdr>
        <w:top w:val="none" w:sz="0" w:space="0" w:color="auto"/>
        <w:left w:val="none" w:sz="0" w:space="0" w:color="auto"/>
        <w:bottom w:val="none" w:sz="0" w:space="0" w:color="auto"/>
        <w:right w:val="none" w:sz="0" w:space="0" w:color="auto"/>
      </w:divBdr>
    </w:div>
    <w:div w:id="1616713965">
      <w:marLeft w:val="640"/>
      <w:marRight w:val="0"/>
      <w:marTop w:val="0"/>
      <w:marBottom w:val="0"/>
      <w:divBdr>
        <w:top w:val="none" w:sz="0" w:space="0" w:color="auto"/>
        <w:left w:val="none" w:sz="0" w:space="0" w:color="auto"/>
        <w:bottom w:val="none" w:sz="0" w:space="0" w:color="auto"/>
        <w:right w:val="none" w:sz="0" w:space="0" w:color="auto"/>
      </w:divBdr>
    </w:div>
    <w:div w:id="1616978322">
      <w:marLeft w:val="640"/>
      <w:marRight w:val="0"/>
      <w:marTop w:val="0"/>
      <w:marBottom w:val="0"/>
      <w:divBdr>
        <w:top w:val="none" w:sz="0" w:space="0" w:color="auto"/>
        <w:left w:val="none" w:sz="0" w:space="0" w:color="auto"/>
        <w:bottom w:val="none" w:sz="0" w:space="0" w:color="auto"/>
        <w:right w:val="none" w:sz="0" w:space="0" w:color="auto"/>
      </w:divBdr>
    </w:div>
    <w:div w:id="1617177393">
      <w:marLeft w:val="640"/>
      <w:marRight w:val="0"/>
      <w:marTop w:val="0"/>
      <w:marBottom w:val="0"/>
      <w:divBdr>
        <w:top w:val="none" w:sz="0" w:space="0" w:color="auto"/>
        <w:left w:val="none" w:sz="0" w:space="0" w:color="auto"/>
        <w:bottom w:val="none" w:sz="0" w:space="0" w:color="auto"/>
        <w:right w:val="none" w:sz="0" w:space="0" w:color="auto"/>
      </w:divBdr>
    </w:div>
    <w:div w:id="1617565892">
      <w:marLeft w:val="640"/>
      <w:marRight w:val="0"/>
      <w:marTop w:val="0"/>
      <w:marBottom w:val="0"/>
      <w:divBdr>
        <w:top w:val="none" w:sz="0" w:space="0" w:color="auto"/>
        <w:left w:val="none" w:sz="0" w:space="0" w:color="auto"/>
        <w:bottom w:val="none" w:sz="0" w:space="0" w:color="auto"/>
        <w:right w:val="none" w:sz="0" w:space="0" w:color="auto"/>
      </w:divBdr>
    </w:div>
    <w:div w:id="1617567917">
      <w:marLeft w:val="640"/>
      <w:marRight w:val="0"/>
      <w:marTop w:val="0"/>
      <w:marBottom w:val="0"/>
      <w:divBdr>
        <w:top w:val="none" w:sz="0" w:space="0" w:color="auto"/>
        <w:left w:val="none" w:sz="0" w:space="0" w:color="auto"/>
        <w:bottom w:val="none" w:sz="0" w:space="0" w:color="auto"/>
        <w:right w:val="none" w:sz="0" w:space="0" w:color="auto"/>
      </w:divBdr>
    </w:div>
    <w:div w:id="1617954302">
      <w:marLeft w:val="640"/>
      <w:marRight w:val="0"/>
      <w:marTop w:val="0"/>
      <w:marBottom w:val="0"/>
      <w:divBdr>
        <w:top w:val="none" w:sz="0" w:space="0" w:color="auto"/>
        <w:left w:val="none" w:sz="0" w:space="0" w:color="auto"/>
        <w:bottom w:val="none" w:sz="0" w:space="0" w:color="auto"/>
        <w:right w:val="none" w:sz="0" w:space="0" w:color="auto"/>
      </w:divBdr>
    </w:div>
    <w:div w:id="1618293344">
      <w:marLeft w:val="640"/>
      <w:marRight w:val="0"/>
      <w:marTop w:val="0"/>
      <w:marBottom w:val="0"/>
      <w:divBdr>
        <w:top w:val="none" w:sz="0" w:space="0" w:color="auto"/>
        <w:left w:val="none" w:sz="0" w:space="0" w:color="auto"/>
        <w:bottom w:val="none" w:sz="0" w:space="0" w:color="auto"/>
        <w:right w:val="none" w:sz="0" w:space="0" w:color="auto"/>
      </w:divBdr>
    </w:div>
    <w:div w:id="1619527929">
      <w:marLeft w:val="640"/>
      <w:marRight w:val="0"/>
      <w:marTop w:val="0"/>
      <w:marBottom w:val="0"/>
      <w:divBdr>
        <w:top w:val="none" w:sz="0" w:space="0" w:color="auto"/>
        <w:left w:val="none" w:sz="0" w:space="0" w:color="auto"/>
        <w:bottom w:val="none" w:sz="0" w:space="0" w:color="auto"/>
        <w:right w:val="none" w:sz="0" w:space="0" w:color="auto"/>
      </w:divBdr>
    </w:div>
    <w:div w:id="1619600613">
      <w:marLeft w:val="640"/>
      <w:marRight w:val="0"/>
      <w:marTop w:val="0"/>
      <w:marBottom w:val="0"/>
      <w:divBdr>
        <w:top w:val="none" w:sz="0" w:space="0" w:color="auto"/>
        <w:left w:val="none" w:sz="0" w:space="0" w:color="auto"/>
        <w:bottom w:val="none" w:sz="0" w:space="0" w:color="auto"/>
        <w:right w:val="none" w:sz="0" w:space="0" w:color="auto"/>
      </w:divBdr>
    </w:div>
    <w:div w:id="1619603768">
      <w:marLeft w:val="640"/>
      <w:marRight w:val="0"/>
      <w:marTop w:val="0"/>
      <w:marBottom w:val="0"/>
      <w:divBdr>
        <w:top w:val="none" w:sz="0" w:space="0" w:color="auto"/>
        <w:left w:val="none" w:sz="0" w:space="0" w:color="auto"/>
        <w:bottom w:val="none" w:sz="0" w:space="0" w:color="auto"/>
        <w:right w:val="none" w:sz="0" w:space="0" w:color="auto"/>
      </w:divBdr>
    </w:div>
    <w:div w:id="1619753149">
      <w:marLeft w:val="640"/>
      <w:marRight w:val="0"/>
      <w:marTop w:val="0"/>
      <w:marBottom w:val="0"/>
      <w:divBdr>
        <w:top w:val="none" w:sz="0" w:space="0" w:color="auto"/>
        <w:left w:val="none" w:sz="0" w:space="0" w:color="auto"/>
        <w:bottom w:val="none" w:sz="0" w:space="0" w:color="auto"/>
        <w:right w:val="none" w:sz="0" w:space="0" w:color="auto"/>
      </w:divBdr>
    </w:div>
    <w:div w:id="1619795097">
      <w:marLeft w:val="640"/>
      <w:marRight w:val="0"/>
      <w:marTop w:val="0"/>
      <w:marBottom w:val="0"/>
      <w:divBdr>
        <w:top w:val="none" w:sz="0" w:space="0" w:color="auto"/>
        <w:left w:val="none" w:sz="0" w:space="0" w:color="auto"/>
        <w:bottom w:val="none" w:sz="0" w:space="0" w:color="auto"/>
        <w:right w:val="none" w:sz="0" w:space="0" w:color="auto"/>
      </w:divBdr>
    </w:div>
    <w:div w:id="1620067322">
      <w:marLeft w:val="640"/>
      <w:marRight w:val="0"/>
      <w:marTop w:val="0"/>
      <w:marBottom w:val="0"/>
      <w:divBdr>
        <w:top w:val="none" w:sz="0" w:space="0" w:color="auto"/>
        <w:left w:val="none" w:sz="0" w:space="0" w:color="auto"/>
        <w:bottom w:val="none" w:sz="0" w:space="0" w:color="auto"/>
        <w:right w:val="none" w:sz="0" w:space="0" w:color="auto"/>
      </w:divBdr>
    </w:div>
    <w:div w:id="1621302563">
      <w:marLeft w:val="640"/>
      <w:marRight w:val="0"/>
      <w:marTop w:val="0"/>
      <w:marBottom w:val="0"/>
      <w:divBdr>
        <w:top w:val="none" w:sz="0" w:space="0" w:color="auto"/>
        <w:left w:val="none" w:sz="0" w:space="0" w:color="auto"/>
        <w:bottom w:val="none" w:sz="0" w:space="0" w:color="auto"/>
        <w:right w:val="none" w:sz="0" w:space="0" w:color="auto"/>
      </w:divBdr>
    </w:div>
    <w:div w:id="1621640951">
      <w:marLeft w:val="640"/>
      <w:marRight w:val="0"/>
      <w:marTop w:val="0"/>
      <w:marBottom w:val="0"/>
      <w:divBdr>
        <w:top w:val="none" w:sz="0" w:space="0" w:color="auto"/>
        <w:left w:val="none" w:sz="0" w:space="0" w:color="auto"/>
        <w:bottom w:val="none" w:sz="0" w:space="0" w:color="auto"/>
        <w:right w:val="none" w:sz="0" w:space="0" w:color="auto"/>
      </w:divBdr>
    </w:div>
    <w:div w:id="1621841534">
      <w:marLeft w:val="640"/>
      <w:marRight w:val="0"/>
      <w:marTop w:val="0"/>
      <w:marBottom w:val="0"/>
      <w:divBdr>
        <w:top w:val="none" w:sz="0" w:space="0" w:color="auto"/>
        <w:left w:val="none" w:sz="0" w:space="0" w:color="auto"/>
        <w:bottom w:val="none" w:sz="0" w:space="0" w:color="auto"/>
        <w:right w:val="none" w:sz="0" w:space="0" w:color="auto"/>
      </w:divBdr>
    </w:div>
    <w:div w:id="1622304451">
      <w:marLeft w:val="640"/>
      <w:marRight w:val="0"/>
      <w:marTop w:val="0"/>
      <w:marBottom w:val="0"/>
      <w:divBdr>
        <w:top w:val="none" w:sz="0" w:space="0" w:color="auto"/>
        <w:left w:val="none" w:sz="0" w:space="0" w:color="auto"/>
        <w:bottom w:val="none" w:sz="0" w:space="0" w:color="auto"/>
        <w:right w:val="none" w:sz="0" w:space="0" w:color="auto"/>
      </w:divBdr>
    </w:div>
    <w:div w:id="1622489227">
      <w:marLeft w:val="640"/>
      <w:marRight w:val="0"/>
      <w:marTop w:val="0"/>
      <w:marBottom w:val="0"/>
      <w:divBdr>
        <w:top w:val="none" w:sz="0" w:space="0" w:color="auto"/>
        <w:left w:val="none" w:sz="0" w:space="0" w:color="auto"/>
        <w:bottom w:val="none" w:sz="0" w:space="0" w:color="auto"/>
        <w:right w:val="none" w:sz="0" w:space="0" w:color="auto"/>
      </w:divBdr>
    </w:div>
    <w:div w:id="1622758009">
      <w:marLeft w:val="640"/>
      <w:marRight w:val="0"/>
      <w:marTop w:val="0"/>
      <w:marBottom w:val="0"/>
      <w:divBdr>
        <w:top w:val="none" w:sz="0" w:space="0" w:color="auto"/>
        <w:left w:val="none" w:sz="0" w:space="0" w:color="auto"/>
        <w:bottom w:val="none" w:sz="0" w:space="0" w:color="auto"/>
        <w:right w:val="none" w:sz="0" w:space="0" w:color="auto"/>
      </w:divBdr>
    </w:div>
    <w:div w:id="1623220491">
      <w:marLeft w:val="640"/>
      <w:marRight w:val="0"/>
      <w:marTop w:val="0"/>
      <w:marBottom w:val="0"/>
      <w:divBdr>
        <w:top w:val="none" w:sz="0" w:space="0" w:color="auto"/>
        <w:left w:val="none" w:sz="0" w:space="0" w:color="auto"/>
        <w:bottom w:val="none" w:sz="0" w:space="0" w:color="auto"/>
        <w:right w:val="none" w:sz="0" w:space="0" w:color="auto"/>
      </w:divBdr>
    </w:div>
    <w:div w:id="1623730753">
      <w:marLeft w:val="640"/>
      <w:marRight w:val="0"/>
      <w:marTop w:val="0"/>
      <w:marBottom w:val="0"/>
      <w:divBdr>
        <w:top w:val="none" w:sz="0" w:space="0" w:color="auto"/>
        <w:left w:val="none" w:sz="0" w:space="0" w:color="auto"/>
        <w:bottom w:val="none" w:sz="0" w:space="0" w:color="auto"/>
        <w:right w:val="none" w:sz="0" w:space="0" w:color="auto"/>
      </w:divBdr>
    </w:div>
    <w:div w:id="1624188980">
      <w:marLeft w:val="640"/>
      <w:marRight w:val="0"/>
      <w:marTop w:val="0"/>
      <w:marBottom w:val="0"/>
      <w:divBdr>
        <w:top w:val="none" w:sz="0" w:space="0" w:color="auto"/>
        <w:left w:val="none" w:sz="0" w:space="0" w:color="auto"/>
        <w:bottom w:val="none" w:sz="0" w:space="0" w:color="auto"/>
        <w:right w:val="none" w:sz="0" w:space="0" w:color="auto"/>
      </w:divBdr>
    </w:div>
    <w:div w:id="1624925297">
      <w:marLeft w:val="640"/>
      <w:marRight w:val="0"/>
      <w:marTop w:val="0"/>
      <w:marBottom w:val="0"/>
      <w:divBdr>
        <w:top w:val="none" w:sz="0" w:space="0" w:color="auto"/>
        <w:left w:val="none" w:sz="0" w:space="0" w:color="auto"/>
        <w:bottom w:val="none" w:sz="0" w:space="0" w:color="auto"/>
        <w:right w:val="none" w:sz="0" w:space="0" w:color="auto"/>
      </w:divBdr>
    </w:div>
    <w:div w:id="1625116168">
      <w:marLeft w:val="640"/>
      <w:marRight w:val="0"/>
      <w:marTop w:val="0"/>
      <w:marBottom w:val="0"/>
      <w:divBdr>
        <w:top w:val="none" w:sz="0" w:space="0" w:color="auto"/>
        <w:left w:val="none" w:sz="0" w:space="0" w:color="auto"/>
        <w:bottom w:val="none" w:sz="0" w:space="0" w:color="auto"/>
        <w:right w:val="none" w:sz="0" w:space="0" w:color="auto"/>
      </w:divBdr>
    </w:div>
    <w:div w:id="1625501404">
      <w:marLeft w:val="640"/>
      <w:marRight w:val="0"/>
      <w:marTop w:val="0"/>
      <w:marBottom w:val="0"/>
      <w:divBdr>
        <w:top w:val="none" w:sz="0" w:space="0" w:color="auto"/>
        <w:left w:val="none" w:sz="0" w:space="0" w:color="auto"/>
        <w:bottom w:val="none" w:sz="0" w:space="0" w:color="auto"/>
        <w:right w:val="none" w:sz="0" w:space="0" w:color="auto"/>
      </w:divBdr>
    </w:div>
    <w:div w:id="1625622283">
      <w:marLeft w:val="640"/>
      <w:marRight w:val="0"/>
      <w:marTop w:val="0"/>
      <w:marBottom w:val="0"/>
      <w:divBdr>
        <w:top w:val="none" w:sz="0" w:space="0" w:color="auto"/>
        <w:left w:val="none" w:sz="0" w:space="0" w:color="auto"/>
        <w:bottom w:val="none" w:sz="0" w:space="0" w:color="auto"/>
        <w:right w:val="none" w:sz="0" w:space="0" w:color="auto"/>
      </w:divBdr>
    </w:div>
    <w:div w:id="1625840896">
      <w:marLeft w:val="640"/>
      <w:marRight w:val="0"/>
      <w:marTop w:val="0"/>
      <w:marBottom w:val="0"/>
      <w:divBdr>
        <w:top w:val="none" w:sz="0" w:space="0" w:color="auto"/>
        <w:left w:val="none" w:sz="0" w:space="0" w:color="auto"/>
        <w:bottom w:val="none" w:sz="0" w:space="0" w:color="auto"/>
        <w:right w:val="none" w:sz="0" w:space="0" w:color="auto"/>
      </w:divBdr>
    </w:div>
    <w:div w:id="1626351255">
      <w:marLeft w:val="640"/>
      <w:marRight w:val="0"/>
      <w:marTop w:val="0"/>
      <w:marBottom w:val="0"/>
      <w:divBdr>
        <w:top w:val="none" w:sz="0" w:space="0" w:color="auto"/>
        <w:left w:val="none" w:sz="0" w:space="0" w:color="auto"/>
        <w:bottom w:val="none" w:sz="0" w:space="0" w:color="auto"/>
        <w:right w:val="none" w:sz="0" w:space="0" w:color="auto"/>
      </w:divBdr>
    </w:div>
    <w:div w:id="1626691898">
      <w:marLeft w:val="640"/>
      <w:marRight w:val="0"/>
      <w:marTop w:val="0"/>
      <w:marBottom w:val="0"/>
      <w:divBdr>
        <w:top w:val="none" w:sz="0" w:space="0" w:color="auto"/>
        <w:left w:val="none" w:sz="0" w:space="0" w:color="auto"/>
        <w:bottom w:val="none" w:sz="0" w:space="0" w:color="auto"/>
        <w:right w:val="none" w:sz="0" w:space="0" w:color="auto"/>
      </w:divBdr>
    </w:div>
    <w:div w:id="1626934590">
      <w:marLeft w:val="640"/>
      <w:marRight w:val="0"/>
      <w:marTop w:val="0"/>
      <w:marBottom w:val="0"/>
      <w:divBdr>
        <w:top w:val="none" w:sz="0" w:space="0" w:color="auto"/>
        <w:left w:val="none" w:sz="0" w:space="0" w:color="auto"/>
        <w:bottom w:val="none" w:sz="0" w:space="0" w:color="auto"/>
        <w:right w:val="none" w:sz="0" w:space="0" w:color="auto"/>
      </w:divBdr>
    </w:div>
    <w:div w:id="1627933803">
      <w:marLeft w:val="640"/>
      <w:marRight w:val="0"/>
      <w:marTop w:val="0"/>
      <w:marBottom w:val="0"/>
      <w:divBdr>
        <w:top w:val="none" w:sz="0" w:space="0" w:color="auto"/>
        <w:left w:val="none" w:sz="0" w:space="0" w:color="auto"/>
        <w:bottom w:val="none" w:sz="0" w:space="0" w:color="auto"/>
        <w:right w:val="none" w:sz="0" w:space="0" w:color="auto"/>
      </w:divBdr>
    </w:div>
    <w:div w:id="1628316529">
      <w:marLeft w:val="640"/>
      <w:marRight w:val="0"/>
      <w:marTop w:val="0"/>
      <w:marBottom w:val="0"/>
      <w:divBdr>
        <w:top w:val="none" w:sz="0" w:space="0" w:color="auto"/>
        <w:left w:val="none" w:sz="0" w:space="0" w:color="auto"/>
        <w:bottom w:val="none" w:sz="0" w:space="0" w:color="auto"/>
        <w:right w:val="none" w:sz="0" w:space="0" w:color="auto"/>
      </w:divBdr>
    </w:div>
    <w:div w:id="1628506180">
      <w:marLeft w:val="640"/>
      <w:marRight w:val="0"/>
      <w:marTop w:val="0"/>
      <w:marBottom w:val="0"/>
      <w:divBdr>
        <w:top w:val="none" w:sz="0" w:space="0" w:color="auto"/>
        <w:left w:val="none" w:sz="0" w:space="0" w:color="auto"/>
        <w:bottom w:val="none" w:sz="0" w:space="0" w:color="auto"/>
        <w:right w:val="none" w:sz="0" w:space="0" w:color="auto"/>
      </w:divBdr>
    </w:div>
    <w:div w:id="1628660010">
      <w:marLeft w:val="640"/>
      <w:marRight w:val="0"/>
      <w:marTop w:val="0"/>
      <w:marBottom w:val="0"/>
      <w:divBdr>
        <w:top w:val="none" w:sz="0" w:space="0" w:color="auto"/>
        <w:left w:val="none" w:sz="0" w:space="0" w:color="auto"/>
        <w:bottom w:val="none" w:sz="0" w:space="0" w:color="auto"/>
        <w:right w:val="none" w:sz="0" w:space="0" w:color="auto"/>
      </w:divBdr>
    </w:div>
    <w:div w:id="1628857519">
      <w:marLeft w:val="640"/>
      <w:marRight w:val="0"/>
      <w:marTop w:val="0"/>
      <w:marBottom w:val="0"/>
      <w:divBdr>
        <w:top w:val="none" w:sz="0" w:space="0" w:color="auto"/>
        <w:left w:val="none" w:sz="0" w:space="0" w:color="auto"/>
        <w:bottom w:val="none" w:sz="0" w:space="0" w:color="auto"/>
        <w:right w:val="none" w:sz="0" w:space="0" w:color="auto"/>
      </w:divBdr>
    </w:div>
    <w:div w:id="1629240838">
      <w:marLeft w:val="640"/>
      <w:marRight w:val="0"/>
      <w:marTop w:val="0"/>
      <w:marBottom w:val="0"/>
      <w:divBdr>
        <w:top w:val="none" w:sz="0" w:space="0" w:color="auto"/>
        <w:left w:val="none" w:sz="0" w:space="0" w:color="auto"/>
        <w:bottom w:val="none" w:sz="0" w:space="0" w:color="auto"/>
        <w:right w:val="none" w:sz="0" w:space="0" w:color="auto"/>
      </w:divBdr>
    </w:div>
    <w:div w:id="1629430079">
      <w:marLeft w:val="640"/>
      <w:marRight w:val="0"/>
      <w:marTop w:val="0"/>
      <w:marBottom w:val="0"/>
      <w:divBdr>
        <w:top w:val="none" w:sz="0" w:space="0" w:color="auto"/>
        <w:left w:val="none" w:sz="0" w:space="0" w:color="auto"/>
        <w:bottom w:val="none" w:sz="0" w:space="0" w:color="auto"/>
        <w:right w:val="none" w:sz="0" w:space="0" w:color="auto"/>
      </w:divBdr>
    </w:div>
    <w:div w:id="1630278598">
      <w:marLeft w:val="640"/>
      <w:marRight w:val="0"/>
      <w:marTop w:val="0"/>
      <w:marBottom w:val="0"/>
      <w:divBdr>
        <w:top w:val="none" w:sz="0" w:space="0" w:color="auto"/>
        <w:left w:val="none" w:sz="0" w:space="0" w:color="auto"/>
        <w:bottom w:val="none" w:sz="0" w:space="0" w:color="auto"/>
        <w:right w:val="none" w:sz="0" w:space="0" w:color="auto"/>
      </w:divBdr>
    </w:div>
    <w:div w:id="1630551813">
      <w:marLeft w:val="640"/>
      <w:marRight w:val="0"/>
      <w:marTop w:val="0"/>
      <w:marBottom w:val="0"/>
      <w:divBdr>
        <w:top w:val="none" w:sz="0" w:space="0" w:color="auto"/>
        <w:left w:val="none" w:sz="0" w:space="0" w:color="auto"/>
        <w:bottom w:val="none" w:sz="0" w:space="0" w:color="auto"/>
        <w:right w:val="none" w:sz="0" w:space="0" w:color="auto"/>
      </w:divBdr>
    </w:div>
    <w:div w:id="1630816271">
      <w:marLeft w:val="640"/>
      <w:marRight w:val="0"/>
      <w:marTop w:val="0"/>
      <w:marBottom w:val="0"/>
      <w:divBdr>
        <w:top w:val="none" w:sz="0" w:space="0" w:color="auto"/>
        <w:left w:val="none" w:sz="0" w:space="0" w:color="auto"/>
        <w:bottom w:val="none" w:sz="0" w:space="0" w:color="auto"/>
        <w:right w:val="none" w:sz="0" w:space="0" w:color="auto"/>
      </w:divBdr>
    </w:div>
    <w:div w:id="1630865113">
      <w:marLeft w:val="640"/>
      <w:marRight w:val="0"/>
      <w:marTop w:val="0"/>
      <w:marBottom w:val="0"/>
      <w:divBdr>
        <w:top w:val="none" w:sz="0" w:space="0" w:color="auto"/>
        <w:left w:val="none" w:sz="0" w:space="0" w:color="auto"/>
        <w:bottom w:val="none" w:sz="0" w:space="0" w:color="auto"/>
        <w:right w:val="none" w:sz="0" w:space="0" w:color="auto"/>
      </w:divBdr>
    </w:div>
    <w:div w:id="1630893092">
      <w:marLeft w:val="640"/>
      <w:marRight w:val="0"/>
      <w:marTop w:val="0"/>
      <w:marBottom w:val="0"/>
      <w:divBdr>
        <w:top w:val="none" w:sz="0" w:space="0" w:color="auto"/>
        <w:left w:val="none" w:sz="0" w:space="0" w:color="auto"/>
        <w:bottom w:val="none" w:sz="0" w:space="0" w:color="auto"/>
        <w:right w:val="none" w:sz="0" w:space="0" w:color="auto"/>
      </w:divBdr>
    </w:div>
    <w:div w:id="1631207569">
      <w:marLeft w:val="640"/>
      <w:marRight w:val="0"/>
      <w:marTop w:val="0"/>
      <w:marBottom w:val="0"/>
      <w:divBdr>
        <w:top w:val="none" w:sz="0" w:space="0" w:color="auto"/>
        <w:left w:val="none" w:sz="0" w:space="0" w:color="auto"/>
        <w:bottom w:val="none" w:sz="0" w:space="0" w:color="auto"/>
        <w:right w:val="none" w:sz="0" w:space="0" w:color="auto"/>
      </w:divBdr>
    </w:div>
    <w:div w:id="1631789086">
      <w:marLeft w:val="640"/>
      <w:marRight w:val="0"/>
      <w:marTop w:val="0"/>
      <w:marBottom w:val="0"/>
      <w:divBdr>
        <w:top w:val="none" w:sz="0" w:space="0" w:color="auto"/>
        <w:left w:val="none" w:sz="0" w:space="0" w:color="auto"/>
        <w:bottom w:val="none" w:sz="0" w:space="0" w:color="auto"/>
        <w:right w:val="none" w:sz="0" w:space="0" w:color="auto"/>
      </w:divBdr>
    </w:div>
    <w:div w:id="1631938467">
      <w:marLeft w:val="640"/>
      <w:marRight w:val="0"/>
      <w:marTop w:val="0"/>
      <w:marBottom w:val="0"/>
      <w:divBdr>
        <w:top w:val="none" w:sz="0" w:space="0" w:color="auto"/>
        <w:left w:val="none" w:sz="0" w:space="0" w:color="auto"/>
        <w:bottom w:val="none" w:sz="0" w:space="0" w:color="auto"/>
        <w:right w:val="none" w:sz="0" w:space="0" w:color="auto"/>
      </w:divBdr>
    </w:div>
    <w:div w:id="1632245156">
      <w:marLeft w:val="640"/>
      <w:marRight w:val="0"/>
      <w:marTop w:val="0"/>
      <w:marBottom w:val="0"/>
      <w:divBdr>
        <w:top w:val="none" w:sz="0" w:space="0" w:color="auto"/>
        <w:left w:val="none" w:sz="0" w:space="0" w:color="auto"/>
        <w:bottom w:val="none" w:sz="0" w:space="0" w:color="auto"/>
        <w:right w:val="none" w:sz="0" w:space="0" w:color="auto"/>
      </w:divBdr>
    </w:div>
    <w:div w:id="1633051100">
      <w:marLeft w:val="640"/>
      <w:marRight w:val="0"/>
      <w:marTop w:val="0"/>
      <w:marBottom w:val="0"/>
      <w:divBdr>
        <w:top w:val="none" w:sz="0" w:space="0" w:color="auto"/>
        <w:left w:val="none" w:sz="0" w:space="0" w:color="auto"/>
        <w:bottom w:val="none" w:sz="0" w:space="0" w:color="auto"/>
        <w:right w:val="none" w:sz="0" w:space="0" w:color="auto"/>
      </w:divBdr>
    </w:div>
    <w:div w:id="1633094573">
      <w:marLeft w:val="640"/>
      <w:marRight w:val="0"/>
      <w:marTop w:val="0"/>
      <w:marBottom w:val="0"/>
      <w:divBdr>
        <w:top w:val="none" w:sz="0" w:space="0" w:color="auto"/>
        <w:left w:val="none" w:sz="0" w:space="0" w:color="auto"/>
        <w:bottom w:val="none" w:sz="0" w:space="0" w:color="auto"/>
        <w:right w:val="none" w:sz="0" w:space="0" w:color="auto"/>
      </w:divBdr>
    </w:div>
    <w:div w:id="1633247225">
      <w:marLeft w:val="640"/>
      <w:marRight w:val="0"/>
      <w:marTop w:val="0"/>
      <w:marBottom w:val="0"/>
      <w:divBdr>
        <w:top w:val="none" w:sz="0" w:space="0" w:color="auto"/>
        <w:left w:val="none" w:sz="0" w:space="0" w:color="auto"/>
        <w:bottom w:val="none" w:sz="0" w:space="0" w:color="auto"/>
        <w:right w:val="none" w:sz="0" w:space="0" w:color="auto"/>
      </w:divBdr>
    </w:div>
    <w:div w:id="1633829760">
      <w:marLeft w:val="640"/>
      <w:marRight w:val="0"/>
      <w:marTop w:val="0"/>
      <w:marBottom w:val="0"/>
      <w:divBdr>
        <w:top w:val="none" w:sz="0" w:space="0" w:color="auto"/>
        <w:left w:val="none" w:sz="0" w:space="0" w:color="auto"/>
        <w:bottom w:val="none" w:sz="0" w:space="0" w:color="auto"/>
        <w:right w:val="none" w:sz="0" w:space="0" w:color="auto"/>
      </w:divBdr>
    </w:div>
    <w:div w:id="1635208748">
      <w:marLeft w:val="640"/>
      <w:marRight w:val="0"/>
      <w:marTop w:val="0"/>
      <w:marBottom w:val="0"/>
      <w:divBdr>
        <w:top w:val="none" w:sz="0" w:space="0" w:color="auto"/>
        <w:left w:val="none" w:sz="0" w:space="0" w:color="auto"/>
        <w:bottom w:val="none" w:sz="0" w:space="0" w:color="auto"/>
        <w:right w:val="none" w:sz="0" w:space="0" w:color="auto"/>
      </w:divBdr>
    </w:div>
    <w:div w:id="1635717726">
      <w:marLeft w:val="640"/>
      <w:marRight w:val="0"/>
      <w:marTop w:val="0"/>
      <w:marBottom w:val="0"/>
      <w:divBdr>
        <w:top w:val="none" w:sz="0" w:space="0" w:color="auto"/>
        <w:left w:val="none" w:sz="0" w:space="0" w:color="auto"/>
        <w:bottom w:val="none" w:sz="0" w:space="0" w:color="auto"/>
        <w:right w:val="none" w:sz="0" w:space="0" w:color="auto"/>
      </w:divBdr>
    </w:div>
    <w:div w:id="1635721484">
      <w:marLeft w:val="640"/>
      <w:marRight w:val="0"/>
      <w:marTop w:val="0"/>
      <w:marBottom w:val="0"/>
      <w:divBdr>
        <w:top w:val="none" w:sz="0" w:space="0" w:color="auto"/>
        <w:left w:val="none" w:sz="0" w:space="0" w:color="auto"/>
        <w:bottom w:val="none" w:sz="0" w:space="0" w:color="auto"/>
        <w:right w:val="none" w:sz="0" w:space="0" w:color="auto"/>
      </w:divBdr>
    </w:div>
    <w:div w:id="1635987550">
      <w:marLeft w:val="640"/>
      <w:marRight w:val="0"/>
      <w:marTop w:val="0"/>
      <w:marBottom w:val="0"/>
      <w:divBdr>
        <w:top w:val="none" w:sz="0" w:space="0" w:color="auto"/>
        <w:left w:val="none" w:sz="0" w:space="0" w:color="auto"/>
        <w:bottom w:val="none" w:sz="0" w:space="0" w:color="auto"/>
        <w:right w:val="none" w:sz="0" w:space="0" w:color="auto"/>
      </w:divBdr>
    </w:div>
    <w:div w:id="1636989438">
      <w:marLeft w:val="640"/>
      <w:marRight w:val="0"/>
      <w:marTop w:val="0"/>
      <w:marBottom w:val="0"/>
      <w:divBdr>
        <w:top w:val="none" w:sz="0" w:space="0" w:color="auto"/>
        <w:left w:val="none" w:sz="0" w:space="0" w:color="auto"/>
        <w:bottom w:val="none" w:sz="0" w:space="0" w:color="auto"/>
        <w:right w:val="none" w:sz="0" w:space="0" w:color="auto"/>
      </w:divBdr>
    </w:div>
    <w:div w:id="1637373809">
      <w:marLeft w:val="640"/>
      <w:marRight w:val="0"/>
      <w:marTop w:val="0"/>
      <w:marBottom w:val="0"/>
      <w:divBdr>
        <w:top w:val="none" w:sz="0" w:space="0" w:color="auto"/>
        <w:left w:val="none" w:sz="0" w:space="0" w:color="auto"/>
        <w:bottom w:val="none" w:sz="0" w:space="0" w:color="auto"/>
        <w:right w:val="none" w:sz="0" w:space="0" w:color="auto"/>
      </w:divBdr>
    </w:div>
    <w:div w:id="1637685007">
      <w:marLeft w:val="640"/>
      <w:marRight w:val="0"/>
      <w:marTop w:val="0"/>
      <w:marBottom w:val="0"/>
      <w:divBdr>
        <w:top w:val="none" w:sz="0" w:space="0" w:color="auto"/>
        <w:left w:val="none" w:sz="0" w:space="0" w:color="auto"/>
        <w:bottom w:val="none" w:sz="0" w:space="0" w:color="auto"/>
        <w:right w:val="none" w:sz="0" w:space="0" w:color="auto"/>
      </w:divBdr>
    </w:div>
    <w:div w:id="1637904719">
      <w:marLeft w:val="640"/>
      <w:marRight w:val="0"/>
      <w:marTop w:val="0"/>
      <w:marBottom w:val="0"/>
      <w:divBdr>
        <w:top w:val="none" w:sz="0" w:space="0" w:color="auto"/>
        <w:left w:val="none" w:sz="0" w:space="0" w:color="auto"/>
        <w:bottom w:val="none" w:sz="0" w:space="0" w:color="auto"/>
        <w:right w:val="none" w:sz="0" w:space="0" w:color="auto"/>
      </w:divBdr>
    </w:div>
    <w:div w:id="1638029718">
      <w:marLeft w:val="640"/>
      <w:marRight w:val="0"/>
      <w:marTop w:val="0"/>
      <w:marBottom w:val="0"/>
      <w:divBdr>
        <w:top w:val="none" w:sz="0" w:space="0" w:color="auto"/>
        <w:left w:val="none" w:sz="0" w:space="0" w:color="auto"/>
        <w:bottom w:val="none" w:sz="0" w:space="0" w:color="auto"/>
        <w:right w:val="none" w:sz="0" w:space="0" w:color="auto"/>
      </w:divBdr>
    </w:div>
    <w:div w:id="1638030076">
      <w:marLeft w:val="640"/>
      <w:marRight w:val="0"/>
      <w:marTop w:val="0"/>
      <w:marBottom w:val="0"/>
      <w:divBdr>
        <w:top w:val="none" w:sz="0" w:space="0" w:color="auto"/>
        <w:left w:val="none" w:sz="0" w:space="0" w:color="auto"/>
        <w:bottom w:val="none" w:sz="0" w:space="0" w:color="auto"/>
        <w:right w:val="none" w:sz="0" w:space="0" w:color="auto"/>
      </w:divBdr>
    </w:div>
    <w:div w:id="1638031890">
      <w:marLeft w:val="640"/>
      <w:marRight w:val="0"/>
      <w:marTop w:val="0"/>
      <w:marBottom w:val="0"/>
      <w:divBdr>
        <w:top w:val="none" w:sz="0" w:space="0" w:color="auto"/>
        <w:left w:val="none" w:sz="0" w:space="0" w:color="auto"/>
        <w:bottom w:val="none" w:sz="0" w:space="0" w:color="auto"/>
        <w:right w:val="none" w:sz="0" w:space="0" w:color="auto"/>
      </w:divBdr>
    </w:div>
    <w:div w:id="1638609352">
      <w:marLeft w:val="640"/>
      <w:marRight w:val="0"/>
      <w:marTop w:val="0"/>
      <w:marBottom w:val="0"/>
      <w:divBdr>
        <w:top w:val="none" w:sz="0" w:space="0" w:color="auto"/>
        <w:left w:val="none" w:sz="0" w:space="0" w:color="auto"/>
        <w:bottom w:val="none" w:sz="0" w:space="0" w:color="auto"/>
        <w:right w:val="none" w:sz="0" w:space="0" w:color="auto"/>
      </w:divBdr>
    </w:div>
    <w:div w:id="1638684996">
      <w:marLeft w:val="640"/>
      <w:marRight w:val="0"/>
      <w:marTop w:val="0"/>
      <w:marBottom w:val="0"/>
      <w:divBdr>
        <w:top w:val="none" w:sz="0" w:space="0" w:color="auto"/>
        <w:left w:val="none" w:sz="0" w:space="0" w:color="auto"/>
        <w:bottom w:val="none" w:sz="0" w:space="0" w:color="auto"/>
        <w:right w:val="none" w:sz="0" w:space="0" w:color="auto"/>
      </w:divBdr>
    </w:div>
    <w:div w:id="1638947006">
      <w:marLeft w:val="640"/>
      <w:marRight w:val="0"/>
      <w:marTop w:val="0"/>
      <w:marBottom w:val="0"/>
      <w:divBdr>
        <w:top w:val="none" w:sz="0" w:space="0" w:color="auto"/>
        <w:left w:val="none" w:sz="0" w:space="0" w:color="auto"/>
        <w:bottom w:val="none" w:sz="0" w:space="0" w:color="auto"/>
        <w:right w:val="none" w:sz="0" w:space="0" w:color="auto"/>
      </w:divBdr>
    </w:div>
    <w:div w:id="1639073342">
      <w:marLeft w:val="640"/>
      <w:marRight w:val="0"/>
      <w:marTop w:val="0"/>
      <w:marBottom w:val="0"/>
      <w:divBdr>
        <w:top w:val="none" w:sz="0" w:space="0" w:color="auto"/>
        <w:left w:val="none" w:sz="0" w:space="0" w:color="auto"/>
        <w:bottom w:val="none" w:sz="0" w:space="0" w:color="auto"/>
        <w:right w:val="none" w:sz="0" w:space="0" w:color="auto"/>
      </w:divBdr>
    </w:div>
    <w:div w:id="1639147091">
      <w:marLeft w:val="640"/>
      <w:marRight w:val="0"/>
      <w:marTop w:val="0"/>
      <w:marBottom w:val="0"/>
      <w:divBdr>
        <w:top w:val="none" w:sz="0" w:space="0" w:color="auto"/>
        <w:left w:val="none" w:sz="0" w:space="0" w:color="auto"/>
        <w:bottom w:val="none" w:sz="0" w:space="0" w:color="auto"/>
        <w:right w:val="none" w:sz="0" w:space="0" w:color="auto"/>
      </w:divBdr>
    </w:div>
    <w:div w:id="1639460244">
      <w:marLeft w:val="640"/>
      <w:marRight w:val="0"/>
      <w:marTop w:val="0"/>
      <w:marBottom w:val="0"/>
      <w:divBdr>
        <w:top w:val="none" w:sz="0" w:space="0" w:color="auto"/>
        <w:left w:val="none" w:sz="0" w:space="0" w:color="auto"/>
        <w:bottom w:val="none" w:sz="0" w:space="0" w:color="auto"/>
        <w:right w:val="none" w:sz="0" w:space="0" w:color="auto"/>
      </w:divBdr>
    </w:div>
    <w:div w:id="1640069816">
      <w:marLeft w:val="640"/>
      <w:marRight w:val="0"/>
      <w:marTop w:val="0"/>
      <w:marBottom w:val="0"/>
      <w:divBdr>
        <w:top w:val="none" w:sz="0" w:space="0" w:color="auto"/>
        <w:left w:val="none" w:sz="0" w:space="0" w:color="auto"/>
        <w:bottom w:val="none" w:sz="0" w:space="0" w:color="auto"/>
        <w:right w:val="none" w:sz="0" w:space="0" w:color="auto"/>
      </w:divBdr>
    </w:div>
    <w:div w:id="1640106184">
      <w:marLeft w:val="640"/>
      <w:marRight w:val="0"/>
      <w:marTop w:val="0"/>
      <w:marBottom w:val="0"/>
      <w:divBdr>
        <w:top w:val="none" w:sz="0" w:space="0" w:color="auto"/>
        <w:left w:val="none" w:sz="0" w:space="0" w:color="auto"/>
        <w:bottom w:val="none" w:sz="0" w:space="0" w:color="auto"/>
        <w:right w:val="none" w:sz="0" w:space="0" w:color="auto"/>
      </w:divBdr>
    </w:div>
    <w:div w:id="1640725054">
      <w:marLeft w:val="640"/>
      <w:marRight w:val="0"/>
      <w:marTop w:val="0"/>
      <w:marBottom w:val="0"/>
      <w:divBdr>
        <w:top w:val="none" w:sz="0" w:space="0" w:color="auto"/>
        <w:left w:val="none" w:sz="0" w:space="0" w:color="auto"/>
        <w:bottom w:val="none" w:sz="0" w:space="0" w:color="auto"/>
        <w:right w:val="none" w:sz="0" w:space="0" w:color="auto"/>
      </w:divBdr>
    </w:div>
    <w:div w:id="1641495091">
      <w:marLeft w:val="640"/>
      <w:marRight w:val="0"/>
      <w:marTop w:val="0"/>
      <w:marBottom w:val="0"/>
      <w:divBdr>
        <w:top w:val="none" w:sz="0" w:space="0" w:color="auto"/>
        <w:left w:val="none" w:sz="0" w:space="0" w:color="auto"/>
        <w:bottom w:val="none" w:sz="0" w:space="0" w:color="auto"/>
        <w:right w:val="none" w:sz="0" w:space="0" w:color="auto"/>
      </w:divBdr>
    </w:div>
    <w:div w:id="1641767151">
      <w:marLeft w:val="640"/>
      <w:marRight w:val="0"/>
      <w:marTop w:val="0"/>
      <w:marBottom w:val="0"/>
      <w:divBdr>
        <w:top w:val="none" w:sz="0" w:space="0" w:color="auto"/>
        <w:left w:val="none" w:sz="0" w:space="0" w:color="auto"/>
        <w:bottom w:val="none" w:sz="0" w:space="0" w:color="auto"/>
        <w:right w:val="none" w:sz="0" w:space="0" w:color="auto"/>
      </w:divBdr>
    </w:div>
    <w:div w:id="1641887926">
      <w:marLeft w:val="640"/>
      <w:marRight w:val="0"/>
      <w:marTop w:val="0"/>
      <w:marBottom w:val="0"/>
      <w:divBdr>
        <w:top w:val="none" w:sz="0" w:space="0" w:color="auto"/>
        <w:left w:val="none" w:sz="0" w:space="0" w:color="auto"/>
        <w:bottom w:val="none" w:sz="0" w:space="0" w:color="auto"/>
        <w:right w:val="none" w:sz="0" w:space="0" w:color="auto"/>
      </w:divBdr>
    </w:div>
    <w:div w:id="1641958462">
      <w:marLeft w:val="640"/>
      <w:marRight w:val="0"/>
      <w:marTop w:val="0"/>
      <w:marBottom w:val="0"/>
      <w:divBdr>
        <w:top w:val="none" w:sz="0" w:space="0" w:color="auto"/>
        <w:left w:val="none" w:sz="0" w:space="0" w:color="auto"/>
        <w:bottom w:val="none" w:sz="0" w:space="0" w:color="auto"/>
        <w:right w:val="none" w:sz="0" w:space="0" w:color="auto"/>
      </w:divBdr>
    </w:div>
    <w:div w:id="1642542340">
      <w:marLeft w:val="640"/>
      <w:marRight w:val="0"/>
      <w:marTop w:val="0"/>
      <w:marBottom w:val="0"/>
      <w:divBdr>
        <w:top w:val="none" w:sz="0" w:space="0" w:color="auto"/>
        <w:left w:val="none" w:sz="0" w:space="0" w:color="auto"/>
        <w:bottom w:val="none" w:sz="0" w:space="0" w:color="auto"/>
        <w:right w:val="none" w:sz="0" w:space="0" w:color="auto"/>
      </w:divBdr>
    </w:div>
    <w:div w:id="1642611592">
      <w:marLeft w:val="640"/>
      <w:marRight w:val="0"/>
      <w:marTop w:val="0"/>
      <w:marBottom w:val="0"/>
      <w:divBdr>
        <w:top w:val="none" w:sz="0" w:space="0" w:color="auto"/>
        <w:left w:val="none" w:sz="0" w:space="0" w:color="auto"/>
        <w:bottom w:val="none" w:sz="0" w:space="0" w:color="auto"/>
        <w:right w:val="none" w:sz="0" w:space="0" w:color="auto"/>
      </w:divBdr>
    </w:div>
    <w:div w:id="1642735287">
      <w:marLeft w:val="640"/>
      <w:marRight w:val="0"/>
      <w:marTop w:val="0"/>
      <w:marBottom w:val="0"/>
      <w:divBdr>
        <w:top w:val="none" w:sz="0" w:space="0" w:color="auto"/>
        <w:left w:val="none" w:sz="0" w:space="0" w:color="auto"/>
        <w:bottom w:val="none" w:sz="0" w:space="0" w:color="auto"/>
        <w:right w:val="none" w:sz="0" w:space="0" w:color="auto"/>
      </w:divBdr>
    </w:div>
    <w:div w:id="1643271182">
      <w:marLeft w:val="640"/>
      <w:marRight w:val="0"/>
      <w:marTop w:val="0"/>
      <w:marBottom w:val="0"/>
      <w:divBdr>
        <w:top w:val="none" w:sz="0" w:space="0" w:color="auto"/>
        <w:left w:val="none" w:sz="0" w:space="0" w:color="auto"/>
        <w:bottom w:val="none" w:sz="0" w:space="0" w:color="auto"/>
        <w:right w:val="none" w:sz="0" w:space="0" w:color="auto"/>
      </w:divBdr>
    </w:div>
    <w:div w:id="1643340933">
      <w:marLeft w:val="640"/>
      <w:marRight w:val="0"/>
      <w:marTop w:val="0"/>
      <w:marBottom w:val="0"/>
      <w:divBdr>
        <w:top w:val="none" w:sz="0" w:space="0" w:color="auto"/>
        <w:left w:val="none" w:sz="0" w:space="0" w:color="auto"/>
        <w:bottom w:val="none" w:sz="0" w:space="0" w:color="auto"/>
        <w:right w:val="none" w:sz="0" w:space="0" w:color="auto"/>
      </w:divBdr>
    </w:div>
    <w:div w:id="1643844410">
      <w:marLeft w:val="640"/>
      <w:marRight w:val="0"/>
      <w:marTop w:val="0"/>
      <w:marBottom w:val="0"/>
      <w:divBdr>
        <w:top w:val="none" w:sz="0" w:space="0" w:color="auto"/>
        <w:left w:val="none" w:sz="0" w:space="0" w:color="auto"/>
        <w:bottom w:val="none" w:sz="0" w:space="0" w:color="auto"/>
        <w:right w:val="none" w:sz="0" w:space="0" w:color="auto"/>
      </w:divBdr>
    </w:div>
    <w:div w:id="1644043565">
      <w:marLeft w:val="640"/>
      <w:marRight w:val="0"/>
      <w:marTop w:val="0"/>
      <w:marBottom w:val="0"/>
      <w:divBdr>
        <w:top w:val="none" w:sz="0" w:space="0" w:color="auto"/>
        <w:left w:val="none" w:sz="0" w:space="0" w:color="auto"/>
        <w:bottom w:val="none" w:sz="0" w:space="0" w:color="auto"/>
        <w:right w:val="none" w:sz="0" w:space="0" w:color="auto"/>
      </w:divBdr>
    </w:div>
    <w:div w:id="1644433256">
      <w:marLeft w:val="640"/>
      <w:marRight w:val="0"/>
      <w:marTop w:val="0"/>
      <w:marBottom w:val="0"/>
      <w:divBdr>
        <w:top w:val="none" w:sz="0" w:space="0" w:color="auto"/>
        <w:left w:val="none" w:sz="0" w:space="0" w:color="auto"/>
        <w:bottom w:val="none" w:sz="0" w:space="0" w:color="auto"/>
        <w:right w:val="none" w:sz="0" w:space="0" w:color="auto"/>
      </w:divBdr>
    </w:div>
    <w:div w:id="1645309381">
      <w:marLeft w:val="640"/>
      <w:marRight w:val="0"/>
      <w:marTop w:val="0"/>
      <w:marBottom w:val="0"/>
      <w:divBdr>
        <w:top w:val="none" w:sz="0" w:space="0" w:color="auto"/>
        <w:left w:val="none" w:sz="0" w:space="0" w:color="auto"/>
        <w:bottom w:val="none" w:sz="0" w:space="0" w:color="auto"/>
        <w:right w:val="none" w:sz="0" w:space="0" w:color="auto"/>
      </w:divBdr>
    </w:div>
    <w:div w:id="1645576065">
      <w:marLeft w:val="640"/>
      <w:marRight w:val="0"/>
      <w:marTop w:val="0"/>
      <w:marBottom w:val="0"/>
      <w:divBdr>
        <w:top w:val="none" w:sz="0" w:space="0" w:color="auto"/>
        <w:left w:val="none" w:sz="0" w:space="0" w:color="auto"/>
        <w:bottom w:val="none" w:sz="0" w:space="0" w:color="auto"/>
        <w:right w:val="none" w:sz="0" w:space="0" w:color="auto"/>
      </w:divBdr>
    </w:div>
    <w:div w:id="1646277888">
      <w:marLeft w:val="640"/>
      <w:marRight w:val="0"/>
      <w:marTop w:val="0"/>
      <w:marBottom w:val="0"/>
      <w:divBdr>
        <w:top w:val="none" w:sz="0" w:space="0" w:color="auto"/>
        <w:left w:val="none" w:sz="0" w:space="0" w:color="auto"/>
        <w:bottom w:val="none" w:sz="0" w:space="0" w:color="auto"/>
        <w:right w:val="none" w:sz="0" w:space="0" w:color="auto"/>
      </w:divBdr>
    </w:div>
    <w:div w:id="1646663549">
      <w:marLeft w:val="640"/>
      <w:marRight w:val="0"/>
      <w:marTop w:val="0"/>
      <w:marBottom w:val="0"/>
      <w:divBdr>
        <w:top w:val="none" w:sz="0" w:space="0" w:color="auto"/>
        <w:left w:val="none" w:sz="0" w:space="0" w:color="auto"/>
        <w:bottom w:val="none" w:sz="0" w:space="0" w:color="auto"/>
        <w:right w:val="none" w:sz="0" w:space="0" w:color="auto"/>
      </w:divBdr>
    </w:div>
    <w:div w:id="1647247902">
      <w:marLeft w:val="640"/>
      <w:marRight w:val="0"/>
      <w:marTop w:val="0"/>
      <w:marBottom w:val="0"/>
      <w:divBdr>
        <w:top w:val="none" w:sz="0" w:space="0" w:color="auto"/>
        <w:left w:val="none" w:sz="0" w:space="0" w:color="auto"/>
        <w:bottom w:val="none" w:sz="0" w:space="0" w:color="auto"/>
        <w:right w:val="none" w:sz="0" w:space="0" w:color="auto"/>
      </w:divBdr>
    </w:div>
    <w:div w:id="1647468366">
      <w:marLeft w:val="640"/>
      <w:marRight w:val="0"/>
      <w:marTop w:val="0"/>
      <w:marBottom w:val="0"/>
      <w:divBdr>
        <w:top w:val="none" w:sz="0" w:space="0" w:color="auto"/>
        <w:left w:val="none" w:sz="0" w:space="0" w:color="auto"/>
        <w:bottom w:val="none" w:sz="0" w:space="0" w:color="auto"/>
        <w:right w:val="none" w:sz="0" w:space="0" w:color="auto"/>
      </w:divBdr>
    </w:div>
    <w:div w:id="1647589719">
      <w:marLeft w:val="640"/>
      <w:marRight w:val="0"/>
      <w:marTop w:val="0"/>
      <w:marBottom w:val="0"/>
      <w:divBdr>
        <w:top w:val="none" w:sz="0" w:space="0" w:color="auto"/>
        <w:left w:val="none" w:sz="0" w:space="0" w:color="auto"/>
        <w:bottom w:val="none" w:sz="0" w:space="0" w:color="auto"/>
        <w:right w:val="none" w:sz="0" w:space="0" w:color="auto"/>
      </w:divBdr>
    </w:div>
    <w:div w:id="1647978267">
      <w:marLeft w:val="640"/>
      <w:marRight w:val="0"/>
      <w:marTop w:val="0"/>
      <w:marBottom w:val="0"/>
      <w:divBdr>
        <w:top w:val="none" w:sz="0" w:space="0" w:color="auto"/>
        <w:left w:val="none" w:sz="0" w:space="0" w:color="auto"/>
        <w:bottom w:val="none" w:sz="0" w:space="0" w:color="auto"/>
        <w:right w:val="none" w:sz="0" w:space="0" w:color="auto"/>
      </w:divBdr>
    </w:div>
    <w:div w:id="1648120635">
      <w:marLeft w:val="640"/>
      <w:marRight w:val="0"/>
      <w:marTop w:val="0"/>
      <w:marBottom w:val="0"/>
      <w:divBdr>
        <w:top w:val="none" w:sz="0" w:space="0" w:color="auto"/>
        <w:left w:val="none" w:sz="0" w:space="0" w:color="auto"/>
        <w:bottom w:val="none" w:sz="0" w:space="0" w:color="auto"/>
        <w:right w:val="none" w:sz="0" w:space="0" w:color="auto"/>
      </w:divBdr>
    </w:div>
    <w:div w:id="1648125628">
      <w:marLeft w:val="640"/>
      <w:marRight w:val="0"/>
      <w:marTop w:val="0"/>
      <w:marBottom w:val="0"/>
      <w:divBdr>
        <w:top w:val="none" w:sz="0" w:space="0" w:color="auto"/>
        <w:left w:val="none" w:sz="0" w:space="0" w:color="auto"/>
        <w:bottom w:val="none" w:sz="0" w:space="0" w:color="auto"/>
        <w:right w:val="none" w:sz="0" w:space="0" w:color="auto"/>
      </w:divBdr>
    </w:div>
    <w:div w:id="1648514290">
      <w:marLeft w:val="640"/>
      <w:marRight w:val="0"/>
      <w:marTop w:val="0"/>
      <w:marBottom w:val="0"/>
      <w:divBdr>
        <w:top w:val="none" w:sz="0" w:space="0" w:color="auto"/>
        <w:left w:val="none" w:sz="0" w:space="0" w:color="auto"/>
        <w:bottom w:val="none" w:sz="0" w:space="0" w:color="auto"/>
        <w:right w:val="none" w:sz="0" w:space="0" w:color="auto"/>
      </w:divBdr>
    </w:div>
    <w:div w:id="1648515442">
      <w:marLeft w:val="640"/>
      <w:marRight w:val="0"/>
      <w:marTop w:val="0"/>
      <w:marBottom w:val="0"/>
      <w:divBdr>
        <w:top w:val="none" w:sz="0" w:space="0" w:color="auto"/>
        <w:left w:val="none" w:sz="0" w:space="0" w:color="auto"/>
        <w:bottom w:val="none" w:sz="0" w:space="0" w:color="auto"/>
        <w:right w:val="none" w:sz="0" w:space="0" w:color="auto"/>
      </w:divBdr>
    </w:div>
    <w:div w:id="1649094996">
      <w:marLeft w:val="640"/>
      <w:marRight w:val="0"/>
      <w:marTop w:val="0"/>
      <w:marBottom w:val="0"/>
      <w:divBdr>
        <w:top w:val="none" w:sz="0" w:space="0" w:color="auto"/>
        <w:left w:val="none" w:sz="0" w:space="0" w:color="auto"/>
        <w:bottom w:val="none" w:sz="0" w:space="0" w:color="auto"/>
        <w:right w:val="none" w:sz="0" w:space="0" w:color="auto"/>
      </w:divBdr>
    </w:div>
    <w:div w:id="1649894291">
      <w:marLeft w:val="640"/>
      <w:marRight w:val="0"/>
      <w:marTop w:val="0"/>
      <w:marBottom w:val="0"/>
      <w:divBdr>
        <w:top w:val="none" w:sz="0" w:space="0" w:color="auto"/>
        <w:left w:val="none" w:sz="0" w:space="0" w:color="auto"/>
        <w:bottom w:val="none" w:sz="0" w:space="0" w:color="auto"/>
        <w:right w:val="none" w:sz="0" w:space="0" w:color="auto"/>
      </w:divBdr>
    </w:div>
    <w:div w:id="1650401882">
      <w:marLeft w:val="640"/>
      <w:marRight w:val="0"/>
      <w:marTop w:val="0"/>
      <w:marBottom w:val="0"/>
      <w:divBdr>
        <w:top w:val="none" w:sz="0" w:space="0" w:color="auto"/>
        <w:left w:val="none" w:sz="0" w:space="0" w:color="auto"/>
        <w:bottom w:val="none" w:sz="0" w:space="0" w:color="auto"/>
        <w:right w:val="none" w:sz="0" w:space="0" w:color="auto"/>
      </w:divBdr>
    </w:div>
    <w:div w:id="1650935889">
      <w:marLeft w:val="640"/>
      <w:marRight w:val="0"/>
      <w:marTop w:val="0"/>
      <w:marBottom w:val="0"/>
      <w:divBdr>
        <w:top w:val="none" w:sz="0" w:space="0" w:color="auto"/>
        <w:left w:val="none" w:sz="0" w:space="0" w:color="auto"/>
        <w:bottom w:val="none" w:sz="0" w:space="0" w:color="auto"/>
        <w:right w:val="none" w:sz="0" w:space="0" w:color="auto"/>
      </w:divBdr>
    </w:div>
    <w:div w:id="1651012768">
      <w:marLeft w:val="640"/>
      <w:marRight w:val="0"/>
      <w:marTop w:val="0"/>
      <w:marBottom w:val="0"/>
      <w:divBdr>
        <w:top w:val="none" w:sz="0" w:space="0" w:color="auto"/>
        <w:left w:val="none" w:sz="0" w:space="0" w:color="auto"/>
        <w:bottom w:val="none" w:sz="0" w:space="0" w:color="auto"/>
        <w:right w:val="none" w:sz="0" w:space="0" w:color="auto"/>
      </w:divBdr>
    </w:div>
    <w:div w:id="1651056820">
      <w:marLeft w:val="640"/>
      <w:marRight w:val="0"/>
      <w:marTop w:val="0"/>
      <w:marBottom w:val="0"/>
      <w:divBdr>
        <w:top w:val="none" w:sz="0" w:space="0" w:color="auto"/>
        <w:left w:val="none" w:sz="0" w:space="0" w:color="auto"/>
        <w:bottom w:val="none" w:sz="0" w:space="0" w:color="auto"/>
        <w:right w:val="none" w:sz="0" w:space="0" w:color="auto"/>
      </w:divBdr>
    </w:div>
    <w:div w:id="1651205385">
      <w:marLeft w:val="640"/>
      <w:marRight w:val="0"/>
      <w:marTop w:val="0"/>
      <w:marBottom w:val="0"/>
      <w:divBdr>
        <w:top w:val="none" w:sz="0" w:space="0" w:color="auto"/>
        <w:left w:val="none" w:sz="0" w:space="0" w:color="auto"/>
        <w:bottom w:val="none" w:sz="0" w:space="0" w:color="auto"/>
        <w:right w:val="none" w:sz="0" w:space="0" w:color="auto"/>
      </w:divBdr>
    </w:div>
    <w:div w:id="1651205829">
      <w:marLeft w:val="640"/>
      <w:marRight w:val="0"/>
      <w:marTop w:val="0"/>
      <w:marBottom w:val="0"/>
      <w:divBdr>
        <w:top w:val="none" w:sz="0" w:space="0" w:color="auto"/>
        <w:left w:val="none" w:sz="0" w:space="0" w:color="auto"/>
        <w:bottom w:val="none" w:sz="0" w:space="0" w:color="auto"/>
        <w:right w:val="none" w:sz="0" w:space="0" w:color="auto"/>
      </w:divBdr>
    </w:div>
    <w:div w:id="1651211899">
      <w:marLeft w:val="640"/>
      <w:marRight w:val="0"/>
      <w:marTop w:val="0"/>
      <w:marBottom w:val="0"/>
      <w:divBdr>
        <w:top w:val="none" w:sz="0" w:space="0" w:color="auto"/>
        <w:left w:val="none" w:sz="0" w:space="0" w:color="auto"/>
        <w:bottom w:val="none" w:sz="0" w:space="0" w:color="auto"/>
        <w:right w:val="none" w:sz="0" w:space="0" w:color="auto"/>
      </w:divBdr>
    </w:div>
    <w:div w:id="1652128235">
      <w:marLeft w:val="640"/>
      <w:marRight w:val="0"/>
      <w:marTop w:val="0"/>
      <w:marBottom w:val="0"/>
      <w:divBdr>
        <w:top w:val="none" w:sz="0" w:space="0" w:color="auto"/>
        <w:left w:val="none" w:sz="0" w:space="0" w:color="auto"/>
        <w:bottom w:val="none" w:sz="0" w:space="0" w:color="auto"/>
        <w:right w:val="none" w:sz="0" w:space="0" w:color="auto"/>
      </w:divBdr>
    </w:div>
    <w:div w:id="1652633977">
      <w:marLeft w:val="640"/>
      <w:marRight w:val="0"/>
      <w:marTop w:val="0"/>
      <w:marBottom w:val="0"/>
      <w:divBdr>
        <w:top w:val="none" w:sz="0" w:space="0" w:color="auto"/>
        <w:left w:val="none" w:sz="0" w:space="0" w:color="auto"/>
        <w:bottom w:val="none" w:sz="0" w:space="0" w:color="auto"/>
        <w:right w:val="none" w:sz="0" w:space="0" w:color="auto"/>
      </w:divBdr>
    </w:div>
    <w:div w:id="1652755067">
      <w:marLeft w:val="640"/>
      <w:marRight w:val="0"/>
      <w:marTop w:val="0"/>
      <w:marBottom w:val="0"/>
      <w:divBdr>
        <w:top w:val="none" w:sz="0" w:space="0" w:color="auto"/>
        <w:left w:val="none" w:sz="0" w:space="0" w:color="auto"/>
        <w:bottom w:val="none" w:sz="0" w:space="0" w:color="auto"/>
        <w:right w:val="none" w:sz="0" w:space="0" w:color="auto"/>
      </w:divBdr>
    </w:div>
    <w:div w:id="1652783683">
      <w:marLeft w:val="640"/>
      <w:marRight w:val="0"/>
      <w:marTop w:val="0"/>
      <w:marBottom w:val="0"/>
      <w:divBdr>
        <w:top w:val="none" w:sz="0" w:space="0" w:color="auto"/>
        <w:left w:val="none" w:sz="0" w:space="0" w:color="auto"/>
        <w:bottom w:val="none" w:sz="0" w:space="0" w:color="auto"/>
        <w:right w:val="none" w:sz="0" w:space="0" w:color="auto"/>
      </w:divBdr>
    </w:div>
    <w:div w:id="1653289442">
      <w:marLeft w:val="640"/>
      <w:marRight w:val="0"/>
      <w:marTop w:val="0"/>
      <w:marBottom w:val="0"/>
      <w:divBdr>
        <w:top w:val="none" w:sz="0" w:space="0" w:color="auto"/>
        <w:left w:val="none" w:sz="0" w:space="0" w:color="auto"/>
        <w:bottom w:val="none" w:sz="0" w:space="0" w:color="auto"/>
        <w:right w:val="none" w:sz="0" w:space="0" w:color="auto"/>
      </w:divBdr>
    </w:div>
    <w:div w:id="1653486081">
      <w:marLeft w:val="640"/>
      <w:marRight w:val="0"/>
      <w:marTop w:val="0"/>
      <w:marBottom w:val="0"/>
      <w:divBdr>
        <w:top w:val="none" w:sz="0" w:space="0" w:color="auto"/>
        <w:left w:val="none" w:sz="0" w:space="0" w:color="auto"/>
        <w:bottom w:val="none" w:sz="0" w:space="0" w:color="auto"/>
        <w:right w:val="none" w:sz="0" w:space="0" w:color="auto"/>
      </w:divBdr>
    </w:div>
    <w:div w:id="1653563633">
      <w:marLeft w:val="640"/>
      <w:marRight w:val="0"/>
      <w:marTop w:val="0"/>
      <w:marBottom w:val="0"/>
      <w:divBdr>
        <w:top w:val="none" w:sz="0" w:space="0" w:color="auto"/>
        <w:left w:val="none" w:sz="0" w:space="0" w:color="auto"/>
        <w:bottom w:val="none" w:sz="0" w:space="0" w:color="auto"/>
        <w:right w:val="none" w:sz="0" w:space="0" w:color="auto"/>
      </w:divBdr>
    </w:div>
    <w:div w:id="1654213085">
      <w:marLeft w:val="640"/>
      <w:marRight w:val="0"/>
      <w:marTop w:val="0"/>
      <w:marBottom w:val="0"/>
      <w:divBdr>
        <w:top w:val="none" w:sz="0" w:space="0" w:color="auto"/>
        <w:left w:val="none" w:sz="0" w:space="0" w:color="auto"/>
        <w:bottom w:val="none" w:sz="0" w:space="0" w:color="auto"/>
        <w:right w:val="none" w:sz="0" w:space="0" w:color="auto"/>
      </w:divBdr>
    </w:div>
    <w:div w:id="1654218577">
      <w:marLeft w:val="640"/>
      <w:marRight w:val="0"/>
      <w:marTop w:val="0"/>
      <w:marBottom w:val="0"/>
      <w:divBdr>
        <w:top w:val="none" w:sz="0" w:space="0" w:color="auto"/>
        <w:left w:val="none" w:sz="0" w:space="0" w:color="auto"/>
        <w:bottom w:val="none" w:sz="0" w:space="0" w:color="auto"/>
        <w:right w:val="none" w:sz="0" w:space="0" w:color="auto"/>
      </w:divBdr>
    </w:div>
    <w:div w:id="1654329306">
      <w:marLeft w:val="640"/>
      <w:marRight w:val="0"/>
      <w:marTop w:val="0"/>
      <w:marBottom w:val="0"/>
      <w:divBdr>
        <w:top w:val="none" w:sz="0" w:space="0" w:color="auto"/>
        <w:left w:val="none" w:sz="0" w:space="0" w:color="auto"/>
        <w:bottom w:val="none" w:sz="0" w:space="0" w:color="auto"/>
        <w:right w:val="none" w:sz="0" w:space="0" w:color="auto"/>
      </w:divBdr>
    </w:div>
    <w:div w:id="1654336661">
      <w:marLeft w:val="640"/>
      <w:marRight w:val="0"/>
      <w:marTop w:val="0"/>
      <w:marBottom w:val="0"/>
      <w:divBdr>
        <w:top w:val="none" w:sz="0" w:space="0" w:color="auto"/>
        <w:left w:val="none" w:sz="0" w:space="0" w:color="auto"/>
        <w:bottom w:val="none" w:sz="0" w:space="0" w:color="auto"/>
        <w:right w:val="none" w:sz="0" w:space="0" w:color="auto"/>
      </w:divBdr>
    </w:div>
    <w:div w:id="1655066135">
      <w:marLeft w:val="640"/>
      <w:marRight w:val="0"/>
      <w:marTop w:val="0"/>
      <w:marBottom w:val="0"/>
      <w:divBdr>
        <w:top w:val="none" w:sz="0" w:space="0" w:color="auto"/>
        <w:left w:val="none" w:sz="0" w:space="0" w:color="auto"/>
        <w:bottom w:val="none" w:sz="0" w:space="0" w:color="auto"/>
        <w:right w:val="none" w:sz="0" w:space="0" w:color="auto"/>
      </w:divBdr>
    </w:div>
    <w:div w:id="1655180166">
      <w:marLeft w:val="640"/>
      <w:marRight w:val="0"/>
      <w:marTop w:val="0"/>
      <w:marBottom w:val="0"/>
      <w:divBdr>
        <w:top w:val="none" w:sz="0" w:space="0" w:color="auto"/>
        <w:left w:val="none" w:sz="0" w:space="0" w:color="auto"/>
        <w:bottom w:val="none" w:sz="0" w:space="0" w:color="auto"/>
        <w:right w:val="none" w:sz="0" w:space="0" w:color="auto"/>
      </w:divBdr>
    </w:div>
    <w:div w:id="1655333299">
      <w:marLeft w:val="640"/>
      <w:marRight w:val="0"/>
      <w:marTop w:val="0"/>
      <w:marBottom w:val="0"/>
      <w:divBdr>
        <w:top w:val="none" w:sz="0" w:space="0" w:color="auto"/>
        <w:left w:val="none" w:sz="0" w:space="0" w:color="auto"/>
        <w:bottom w:val="none" w:sz="0" w:space="0" w:color="auto"/>
        <w:right w:val="none" w:sz="0" w:space="0" w:color="auto"/>
      </w:divBdr>
    </w:div>
    <w:div w:id="1655644590">
      <w:marLeft w:val="640"/>
      <w:marRight w:val="0"/>
      <w:marTop w:val="0"/>
      <w:marBottom w:val="0"/>
      <w:divBdr>
        <w:top w:val="none" w:sz="0" w:space="0" w:color="auto"/>
        <w:left w:val="none" w:sz="0" w:space="0" w:color="auto"/>
        <w:bottom w:val="none" w:sz="0" w:space="0" w:color="auto"/>
        <w:right w:val="none" w:sz="0" w:space="0" w:color="auto"/>
      </w:divBdr>
    </w:div>
    <w:div w:id="1655717914">
      <w:marLeft w:val="640"/>
      <w:marRight w:val="0"/>
      <w:marTop w:val="0"/>
      <w:marBottom w:val="0"/>
      <w:divBdr>
        <w:top w:val="none" w:sz="0" w:space="0" w:color="auto"/>
        <w:left w:val="none" w:sz="0" w:space="0" w:color="auto"/>
        <w:bottom w:val="none" w:sz="0" w:space="0" w:color="auto"/>
        <w:right w:val="none" w:sz="0" w:space="0" w:color="auto"/>
      </w:divBdr>
    </w:div>
    <w:div w:id="1655840031">
      <w:marLeft w:val="640"/>
      <w:marRight w:val="0"/>
      <w:marTop w:val="0"/>
      <w:marBottom w:val="0"/>
      <w:divBdr>
        <w:top w:val="none" w:sz="0" w:space="0" w:color="auto"/>
        <w:left w:val="none" w:sz="0" w:space="0" w:color="auto"/>
        <w:bottom w:val="none" w:sz="0" w:space="0" w:color="auto"/>
        <w:right w:val="none" w:sz="0" w:space="0" w:color="auto"/>
      </w:divBdr>
    </w:div>
    <w:div w:id="1656838994">
      <w:marLeft w:val="640"/>
      <w:marRight w:val="0"/>
      <w:marTop w:val="0"/>
      <w:marBottom w:val="0"/>
      <w:divBdr>
        <w:top w:val="none" w:sz="0" w:space="0" w:color="auto"/>
        <w:left w:val="none" w:sz="0" w:space="0" w:color="auto"/>
        <w:bottom w:val="none" w:sz="0" w:space="0" w:color="auto"/>
        <w:right w:val="none" w:sz="0" w:space="0" w:color="auto"/>
      </w:divBdr>
    </w:div>
    <w:div w:id="1657341702">
      <w:marLeft w:val="640"/>
      <w:marRight w:val="0"/>
      <w:marTop w:val="0"/>
      <w:marBottom w:val="0"/>
      <w:divBdr>
        <w:top w:val="none" w:sz="0" w:space="0" w:color="auto"/>
        <w:left w:val="none" w:sz="0" w:space="0" w:color="auto"/>
        <w:bottom w:val="none" w:sz="0" w:space="0" w:color="auto"/>
        <w:right w:val="none" w:sz="0" w:space="0" w:color="auto"/>
      </w:divBdr>
    </w:div>
    <w:div w:id="1657414900">
      <w:marLeft w:val="640"/>
      <w:marRight w:val="0"/>
      <w:marTop w:val="0"/>
      <w:marBottom w:val="0"/>
      <w:divBdr>
        <w:top w:val="none" w:sz="0" w:space="0" w:color="auto"/>
        <w:left w:val="none" w:sz="0" w:space="0" w:color="auto"/>
        <w:bottom w:val="none" w:sz="0" w:space="0" w:color="auto"/>
        <w:right w:val="none" w:sz="0" w:space="0" w:color="auto"/>
      </w:divBdr>
    </w:div>
    <w:div w:id="1657492257">
      <w:marLeft w:val="640"/>
      <w:marRight w:val="0"/>
      <w:marTop w:val="0"/>
      <w:marBottom w:val="0"/>
      <w:divBdr>
        <w:top w:val="none" w:sz="0" w:space="0" w:color="auto"/>
        <w:left w:val="none" w:sz="0" w:space="0" w:color="auto"/>
        <w:bottom w:val="none" w:sz="0" w:space="0" w:color="auto"/>
        <w:right w:val="none" w:sz="0" w:space="0" w:color="auto"/>
      </w:divBdr>
    </w:div>
    <w:div w:id="1657562994">
      <w:marLeft w:val="640"/>
      <w:marRight w:val="0"/>
      <w:marTop w:val="0"/>
      <w:marBottom w:val="0"/>
      <w:divBdr>
        <w:top w:val="none" w:sz="0" w:space="0" w:color="auto"/>
        <w:left w:val="none" w:sz="0" w:space="0" w:color="auto"/>
        <w:bottom w:val="none" w:sz="0" w:space="0" w:color="auto"/>
        <w:right w:val="none" w:sz="0" w:space="0" w:color="auto"/>
      </w:divBdr>
    </w:div>
    <w:div w:id="1657799019">
      <w:marLeft w:val="640"/>
      <w:marRight w:val="0"/>
      <w:marTop w:val="0"/>
      <w:marBottom w:val="0"/>
      <w:divBdr>
        <w:top w:val="none" w:sz="0" w:space="0" w:color="auto"/>
        <w:left w:val="none" w:sz="0" w:space="0" w:color="auto"/>
        <w:bottom w:val="none" w:sz="0" w:space="0" w:color="auto"/>
        <w:right w:val="none" w:sz="0" w:space="0" w:color="auto"/>
      </w:divBdr>
    </w:div>
    <w:div w:id="1657949216">
      <w:marLeft w:val="640"/>
      <w:marRight w:val="0"/>
      <w:marTop w:val="0"/>
      <w:marBottom w:val="0"/>
      <w:divBdr>
        <w:top w:val="none" w:sz="0" w:space="0" w:color="auto"/>
        <w:left w:val="none" w:sz="0" w:space="0" w:color="auto"/>
        <w:bottom w:val="none" w:sz="0" w:space="0" w:color="auto"/>
        <w:right w:val="none" w:sz="0" w:space="0" w:color="auto"/>
      </w:divBdr>
    </w:div>
    <w:div w:id="1659071831">
      <w:marLeft w:val="640"/>
      <w:marRight w:val="0"/>
      <w:marTop w:val="0"/>
      <w:marBottom w:val="0"/>
      <w:divBdr>
        <w:top w:val="none" w:sz="0" w:space="0" w:color="auto"/>
        <w:left w:val="none" w:sz="0" w:space="0" w:color="auto"/>
        <w:bottom w:val="none" w:sz="0" w:space="0" w:color="auto"/>
        <w:right w:val="none" w:sz="0" w:space="0" w:color="auto"/>
      </w:divBdr>
    </w:div>
    <w:div w:id="1659185466">
      <w:marLeft w:val="640"/>
      <w:marRight w:val="0"/>
      <w:marTop w:val="0"/>
      <w:marBottom w:val="0"/>
      <w:divBdr>
        <w:top w:val="none" w:sz="0" w:space="0" w:color="auto"/>
        <w:left w:val="none" w:sz="0" w:space="0" w:color="auto"/>
        <w:bottom w:val="none" w:sz="0" w:space="0" w:color="auto"/>
        <w:right w:val="none" w:sz="0" w:space="0" w:color="auto"/>
      </w:divBdr>
    </w:div>
    <w:div w:id="1659335302">
      <w:marLeft w:val="640"/>
      <w:marRight w:val="0"/>
      <w:marTop w:val="0"/>
      <w:marBottom w:val="0"/>
      <w:divBdr>
        <w:top w:val="none" w:sz="0" w:space="0" w:color="auto"/>
        <w:left w:val="none" w:sz="0" w:space="0" w:color="auto"/>
        <w:bottom w:val="none" w:sz="0" w:space="0" w:color="auto"/>
        <w:right w:val="none" w:sz="0" w:space="0" w:color="auto"/>
      </w:divBdr>
    </w:div>
    <w:div w:id="1660306783">
      <w:marLeft w:val="640"/>
      <w:marRight w:val="0"/>
      <w:marTop w:val="0"/>
      <w:marBottom w:val="0"/>
      <w:divBdr>
        <w:top w:val="none" w:sz="0" w:space="0" w:color="auto"/>
        <w:left w:val="none" w:sz="0" w:space="0" w:color="auto"/>
        <w:bottom w:val="none" w:sz="0" w:space="0" w:color="auto"/>
        <w:right w:val="none" w:sz="0" w:space="0" w:color="auto"/>
      </w:divBdr>
    </w:div>
    <w:div w:id="1660497839">
      <w:marLeft w:val="640"/>
      <w:marRight w:val="0"/>
      <w:marTop w:val="0"/>
      <w:marBottom w:val="0"/>
      <w:divBdr>
        <w:top w:val="none" w:sz="0" w:space="0" w:color="auto"/>
        <w:left w:val="none" w:sz="0" w:space="0" w:color="auto"/>
        <w:bottom w:val="none" w:sz="0" w:space="0" w:color="auto"/>
        <w:right w:val="none" w:sz="0" w:space="0" w:color="auto"/>
      </w:divBdr>
    </w:div>
    <w:div w:id="1660963827">
      <w:marLeft w:val="640"/>
      <w:marRight w:val="0"/>
      <w:marTop w:val="0"/>
      <w:marBottom w:val="0"/>
      <w:divBdr>
        <w:top w:val="none" w:sz="0" w:space="0" w:color="auto"/>
        <w:left w:val="none" w:sz="0" w:space="0" w:color="auto"/>
        <w:bottom w:val="none" w:sz="0" w:space="0" w:color="auto"/>
        <w:right w:val="none" w:sz="0" w:space="0" w:color="auto"/>
      </w:divBdr>
    </w:div>
    <w:div w:id="1661032566">
      <w:marLeft w:val="640"/>
      <w:marRight w:val="0"/>
      <w:marTop w:val="0"/>
      <w:marBottom w:val="0"/>
      <w:divBdr>
        <w:top w:val="none" w:sz="0" w:space="0" w:color="auto"/>
        <w:left w:val="none" w:sz="0" w:space="0" w:color="auto"/>
        <w:bottom w:val="none" w:sz="0" w:space="0" w:color="auto"/>
        <w:right w:val="none" w:sz="0" w:space="0" w:color="auto"/>
      </w:divBdr>
    </w:div>
    <w:div w:id="1661153256">
      <w:marLeft w:val="640"/>
      <w:marRight w:val="0"/>
      <w:marTop w:val="0"/>
      <w:marBottom w:val="0"/>
      <w:divBdr>
        <w:top w:val="none" w:sz="0" w:space="0" w:color="auto"/>
        <w:left w:val="none" w:sz="0" w:space="0" w:color="auto"/>
        <w:bottom w:val="none" w:sz="0" w:space="0" w:color="auto"/>
        <w:right w:val="none" w:sz="0" w:space="0" w:color="auto"/>
      </w:divBdr>
    </w:div>
    <w:div w:id="1661694859">
      <w:marLeft w:val="640"/>
      <w:marRight w:val="0"/>
      <w:marTop w:val="0"/>
      <w:marBottom w:val="0"/>
      <w:divBdr>
        <w:top w:val="none" w:sz="0" w:space="0" w:color="auto"/>
        <w:left w:val="none" w:sz="0" w:space="0" w:color="auto"/>
        <w:bottom w:val="none" w:sz="0" w:space="0" w:color="auto"/>
        <w:right w:val="none" w:sz="0" w:space="0" w:color="auto"/>
      </w:divBdr>
    </w:div>
    <w:div w:id="1661814290">
      <w:marLeft w:val="640"/>
      <w:marRight w:val="0"/>
      <w:marTop w:val="0"/>
      <w:marBottom w:val="0"/>
      <w:divBdr>
        <w:top w:val="none" w:sz="0" w:space="0" w:color="auto"/>
        <w:left w:val="none" w:sz="0" w:space="0" w:color="auto"/>
        <w:bottom w:val="none" w:sz="0" w:space="0" w:color="auto"/>
        <w:right w:val="none" w:sz="0" w:space="0" w:color="auto"/>
      </w:divBdr>
    </w:div>
    <w:div w:id="1661958572">
      <w:marLeft w:val="640"/>
      <w:marRight w:val="0"/>
      <w:marTop w:val="0"/>
      <w:marBottom w:val="0"/>
      <w:divBdr>
        <w:top w:val="none" w:sz="0" w:space="0" w:color="auto"/>
        <w:left w:val="none" w:sz="0" w:space="0" w:color="auto"/>
        <w:bottom w:val="none" w:sz="0" w:space="0" w:color="auto"/>
        <w:right w:val="none" w:sz="0" w:space="0" w:color="auto"/>
      </w:divBdr>
    </w:div>
    <w:div w:id="1662269030">
      <w:marLeft w:val="640"/>
      <w:marRight w:val="0"/>
      <w:marTop w:val="0"/>
      <w:marBottom w:val="0"/>
      <w:divBdr>
        <w:top w:val="none" w:sz="0" w:space="0" w:color="auto"/>
        <w:left w:val="none" w:sz="0" w:space="0" w:color="auto"/>
        <w:bottom w:val="none" w:sz="0" w:space="0" w:color="auto"/>
        <w:right w:val="none" w:sz="0" w:space="0" w:color="auto"/>
      </w:divBdr>
    </w:div>
    <w:div w:id="1662587886">
      <w:marLeft w:val="640"/>
      <w:marRight w:val="0"/>
      <w:marTop w:val="0"/>
      <w:marBottom w:val="0"/>
      <w:divBdr>
        <w:top w:val="none" w:sz="0" w:space="0" w:color="auto"/>
        <w:left w:val="none" w:sz="0" w:space="0" w:color="auto"/>
        <w:bottom w:val="none" w:sz="0" w:space="0" w:color="auto"/>
        <w:right w:val="none" w:sz="0" w:space="0" w:color="auto"/>
      </w:divBdr>
    </w:div>
    <w:div w:id="1662804878">
      <w:marLeft w:val="640"/>
      <w:marRight w:val="0"/>
      <w:marTop w:val="0"/>
      <w:marBottom w:val="0"/>
      <w:divBdr>
        <w:top w:val="none" w:sz="0" w:space="0" w:color="auto"/>
        <w:left w:val="none" w:sz="0" w:space="0" w:color="auto"/>
        <w:bottom w:val="none" w:sz="0" w:space="0" w:color="auto"/>
        <w:right w:val="none" w:sz="0" w:space="0" w:color="auto"/>
      </w:divBdr>
    </w:div>
    <w:div w:id="1663042032">
      <w:marLeft w:val="640"/>
      <w:marRight w:val="0"/>
      <w:marTop w:val="0"/>
      <w:marBottom w:val="0"/>
      <w:divBdr>
        <w:top w:val="none" w:sz="0" w:space="0" w:color="auto"/>
        <w:left w:val="none" w:sz="0" w:space="0" w:color="auto"/>
        <w:bottom w:val="none" w:sz="0" w:space="0" w:color="auto"/>
        <w:right w:val="none" w:sz="0" w:space="0" w:color="auto"/>
      </w:divBdr>
    </w:div>
    <w:div w:id="1663116576">
      <w:marLeft w:val="640"/>
      <w:marRight w:val="0"/>
      <w:marTop w:val="0"/>
      <w:marBottom w:val="0"/>
      <w:divBdr>
        <w:top w:val="none" w:sz="0" w:space="0" w:color="auto"/>
        <w:left w:val="none" w:sz="0" w:space="0" w:color="auto"/>
        <w:bottom w:val="none" w:sz="0" w:space="0" w:color="auto"/>
        <w:right w:val="none" w:sz="0" w:space="0" w:color="auto"/>
      </w:divBdr>
    </w:div>
    <w:div w:id="1663239331">
      <w:marLeft w:val="640"/>
      <w:marRight w:val="0"/>
      <w:marTop w:val="0"/>
      <w:marBottom w:val="0"/>
      <w:divBdr>
        <w:top w:val="none" w:sz="0" w:space="0" w:color="auto"/>
        <w:left w:val="none" w:sz="0" w:space="0" w:color="auto"/>
        <w:bottom w:val="none" w:sz="0" w:space="0" w:color="auto"/>
        <w:right w:val="none" w:sz="0" w:space="0" w:color="auto"/>
      </w:divBdr>
    </w:div>
    <w:div w:id="1663311542">
      <w:marLeft w:val="640"/>
      <w:marRight w:val="0"/>
      <w:marTop w:val="0"/>
      <w:marBottom w:val="0"/>
      <w:divBdr>
        <w:top w:val="none" w:sz="0" w:space="0" w:color="auto"/>
        <w:left w:val="none" w:sz="0" w:space="0" w:color="auto"/>
        <w:bottom w:val="none" w:sz="0" w:space="0" w:color="auto"/>
        <w:right w:val="none" w:sz="0" w:space="0" w:color="auto"/>
      </w:divBdr>
    </w:div>
    <w:div w:id="1664503326">
      <w:marLeft w:val="640"/>
      <w:marRight w:val="0"/>
      <w:marTop w:val="0"/>
      <w:marBottom w:val="0"/>
      <w:divBdr>
        <w:top w:val="none" w:sz="0" w:space="0" w:color="auto"/>
        <w:left w:val="none" w:sz="0" w:space="0" w:color="auto"/>
        <w:bottom w:val="none" w:sz="0" w:space="0" w:color="auto"/>
        <w:right w:val="none" w:sz="0" w:space="0" w:color="auto"/>
      </w:divBdr>
    </w:div>
    <w:div w:id="1664508232">
      <w:marLeft w:val="640"/>
      <w:marRight w:val="0"/>
      <w:marTop w:val="0"/>
      <w:marBottom w:val="0"/>
      <w:divBdr>
        <w:top w:val="none" w:sz="0" w:space="0" w:color="auto"/>
        <w:left w:val="none" w:sz="0" w:space="0" w:color="auto"/>
        <w:bottom w:val="none" w:sz="0" w:space="0" w:color="auto"/>
        <w:right w:val="none" w:sz="0" w:space="0" w:color="auto"/>
      </w:divBdr>
    </w:div>
    <w:div w:id="1664777928">
      <w:marLeft w:val="640"/>
      <w:marRight w:val="0"/>
      <w:marTop w:val="0"/>
      <w:marBottom w:val="0"/>
      <w:divBdr>
        <w:top w:val="none" w:sz="0" w:space="0" w:color="auto"/>
        <w:left w:val="none" w:sz="0" w:space="0" w:color="auto"/>
        <w:bottom w:val="none" w:sz="0" w:space="0" w:color="auto"/>
        <w:right w:val="none" w:sz="0" w:space="0" w:color="auto"/>
      </w:divBdr>
    </w:div>
    <w:div w:id="1664967771">
      <w:marLeft w:val="640"/>
      <w:marRight w:val="0"/>
      <w:marTop w:val="0"/>
      <w:marBottom w:val="0"/>
      <w:divBdr>
        <w:top w:val="none" w:sz="0" w:space="0" w:color="auto"/>
        <w:left w:val="none" w:sz="0" w:space="0" w:color="auto"/>
        <w:bottom w:val="none" w:sz="0" w:space="0" w:color="auto"/>
        <w:right w:val="none" w:sz="0" w:space="0" w:color="auto"/>
      </w:divBdr>
    </w:div>
    <w:div w:id="1665282436">
      <w:marLeft w:val="640"/>
      <w:marRight w:val="0"/>
      <w:marTop w:val="0"/>
      <w:marBottom w:val="0"/>
      <w:divBdr>
        <w:top w:val="none" w:sz="0" w:space="0" w:color="auto"/>
        <w:left w:val="none" w:sz="0" w:space="0" w:color="auto"/>
        <w:bottom w:val="none" w:sz="0" w:space="0" w:color="auto"/>
        <w:right w:val="none" w:sz="0" w:space="0" w:color="auto"/>
      </w:divBdr>
    </w:div>
    <w:div w:id="1665475463">
      <w:marLeft w:val="640"/>
      <w:marRight w:val="0"/>
      <w:marTop w:val="0"/>
      <w:marBottom w:val="0"/>
      <w:divBdr>
        <w:top w:val="none" w:sz="0" w:space="0" w:color="auto"/>
        <w:left w:val="none" w:sz="0" w:space="0" w:color="auto"/>
        <w:bottom w:val="none" w:sz="0" w:space="0" w:color="auto"/>
        <w:right w:val="none" w:sz="0" w:space="0" w:color="auto"/>
      </w:divBdr>
    </w:div>
    <w:div w:id="1665737204">
      <w:marLeft w:val="640"/>
      <w:marRight w:val="0"/>
      <w:marTop w:val="0"/>
      <w:marBottom w:val="0"/>
      <w:divBdr>
        <w:top w:val="none" w:sz="0" w:space="0" w:color="auto"/>
        <w:left w:val="none" w:sz="0" w:space="0" w:color="auto"/>
        <w:bottom w:val="none" w:sz="0" w:space="0" w:color="auto"/>
        <w:right w:val="none" w:sz="0" w:space="0" w:color="auto"/>
      </w:divBdr>
    </w:div>
    <w:div w:id="1665931970">
      <w:marLeft w:val="640"/>
      <w:marRight w:val="0"/>
      <w:marTop w:val="0"/>
      <w:marBottom w:val="0"/>
      <w:divBdr>
        <w:top w:val="none" w:sz="0" w:space="0" w:color="auto"/>
        <w:left w:val="none" w:sz="0" w:space="0" w:color="auto"/>
        <w:bottom w:val="none" w:sz="0" w:space="0" w:color="auto"/>
        <w:right w:val="none" w:sz="0" w:space="0" w:color="auto"/>
      </w:divBdr>
    </w:div>
    <w:div w:id="1666206969">
      <w:marLeft w:val="640"/>
      <w:marRight w:val="0"/>
      <w:marTop w:val="0"/>
      <w:marBottom w:val="0"/>
      <w:divBdr>
        <w:top w:val="none" w:sz="0" w:space="0" w:color="auto"/>
        <w:left w:val="none" w:sz="0" w:space="0" w:color="auto"/>
        <w:bottom w:val="none" w:sz="0" w:space="0" w:color="auto"/>
        <w:right w:val="none" w:sz="0" w:space="0" w:color="auto"/>
      </w:divBdr>
    </w:div>
    <w:div w:id="1666738439">
      <w:marLeft w:val="640"/>
      <w:marRight w:val="0"/>
      <w:marTop w:val="0"/>
      <w:marBottom w:val="0"/>
      <w:divBdr>
        <w:top w:val="none" w:sz="0" w:space="0" w:color="auto"/>
        <w:left w:val="none" w:sz="0" w:space="0" w:color="auto"/>
        <w:bottom w:val="none" w:sz="0" w:space="0" w:color="auto"/>
        <w:right w:val="none" w:sz="0" w:space="0" w:color="auto"/>
      </w:divBdr>
    </w:div>
    <w:div w:id="1666785654">
      <w:marLeft w:val="640"/>
      <w:marRight w:val="0"/>
      <w:marTop w:val="0"/>
      <w:marBottom w:val="0"/>
      <w:divBdr>
        <w:top w:val="none" w:sz="0" w:space="0" w:color="auto"/>
        <w:left w:val="none" w:sz="0" w:space="0" w:color="auto"/>
        <w:bottom w:val="none" w:sz="0" w:space="0" w:color="auto"/>
        <w:right w:val="none" w:sz="0" w:space="0" w:color="auto"/>
      </w:divBdr>
    </w:div>
    <w:div w:id="1666861657">
      <w:marLeft w:val="640"/>
      <w:marRight w:val="0"/>
      <w:marTop w:val="0"/>
      <w:marBottom w:val="0"/>
      <w:divBdr>
        <w:top w:val="none" w:sz="0" w:space="0" w:color="auto"/>
        <w:left w:val="none" w:sz="0" w:space="0" w:color="auto"/>
        <w:bottom w:val="none" w:sz="0" w:space="0" w:color="auto"/>
        <w:right w:val="none" w:sz="0" w:space="0" w:color="auto"/>
      </w:divBdr>
    </w:div>
    <w:div w:id="1667123918">
      <w:marLeft w:val="640"/>
      <w:marRight w:val="0"/>
      <w:marTop w:val="0"/>
      <w:marBottom w:val="0"/>
      <w:divBdr>
        <w:top w:val="none" w:sz="0" w:space="0" w:color="auto"/>
        <w:left w:val="none" w:sz="0" w:space="0" w:color="auto"/>
        <w:bottom w:val="none" w:sz="0" w:space="0" w:color="auto"/>
        <w:right w:val="none" w:sz="0" w:space="0" w:color="auto"/>
      </w:divBdr>
    </w:div>
    <w:div w:id="1667131915">
      <w:marLeft w:val="640"/>
      <w:marRight w:val="0"/>
      <w:marTop w:val="0"/>
      <w:marBottom w:val="0"/>
      <w:divBdr>
        <w:top w:val="none" w:sz="0" w:space="0" w:color="auto"/>
        <w:left w:val="none" w:sz="0" w:space="0" w:color="auto"/>
        <w:bottom w:val="none" w:sz="0" w:space="0" w:color="auto"/>
        <w:right w:val="none" w:sz="0" w:space="0" w:color="auto"/>
      </w:divBdr>
    </w:div>
    <w:div w:id="1667199268">
      <w:marLeft w:val="640"/>
      <w:marRight w:val="0"/>
      <w:marTop w:val="0"/>
      <w:marBottom w:val="0"/>
      <w:divBdr>
        <w:top w:val="none" w:sz="0" w:space="0" w:color="auto"/>
        <w:left w:val="none" w:sz="0" w:space="0" w:color="auto"/>
        <w:bottom w:val="none" w:sz="0" w:space="0" w:color="auto"/>
        <w:right w:val="none" w:sz="0" w:space="0" w:color="auto"/>
      </w:divBdr>
    </w:div>
    <w:div w:id="1667588733">
      <w:marLeft w:val="640"/>
      <w:marRight w:val="0"/>
      <w:marTop w:val="0"/>
      <w:marBottom w:val="0"/>
      <w:divBdr>
        <w:top w:val="none" w:sz="0" w:space="0" w:color="auto"/>
        <w:left w:val="none" w:sz="0" w:space="0" w:color="auto"/>
        <w:bottom w:val="none" w:sz="0" w:space="0" w:color="auto"/>
        <w:right w:val="none" w:sz="0" w:space="0" w:color="auto"/>
      </w:divBdr>
    </w:div>
    <w:div w:id="1667779786">
      <w:marLeft w:val="640"/>
      <w:marRight w:val="0"/>
      <w:marTop w:val="0"/>
      <w:marBottom w:val="0"/>
      <w:divBdr>
        <w:top w:val="none" w:sz="0" w:space="0" w:color="auto"/>
        <w:left w:val="none" w:sz="0" w:space="0" w:color="auto"/>
        <w:bottom w:val="none" w:sz="0" w:space="0" w:color="auto"/>
        <w:right w:val="none" w:sz="0" w:space="0" w:color="auto"/>
      </w:divBdr>
    </w:div>
    <w:div w:id="1668247093">
      <w:marLeft w:val="640"/>
      <w:marRight w:val="0"/>
      <w:marTop w:val="0"/>
      <w:marBottom w:val="0"/>
      <w:divBdr>
        <w:top w:val="none" w:sz="0" w:space="0" w:color="auto"/>
        <w:left w:val="none" w:sz="0" w:space="0" w:color="auto"/>
        <w:bottom w:val="none" w:sz="0" w:space="0" w:color="auto"/>
        <w:right w:val="none" w:sz="0" w:space="0" w:color="auto"/>
      </w:divBdr>
    </w:div>
    <w:div w:id="1668631507">
      <w:marLeft w:val="640"/>
      <w:marRight w:val="0"/>
      <w:marTop w:val="0"/>
      <w:marBottom w:val="0"/>
      <w:divBdr>
        <w:top w:val="none" w:sz="0" w:space="0" w:color="auto"/>
        <w:left w:val="none" w:sz="0" w:space="0" w:color="auto"/>
        <w:bottom w:val="none" w:sz="0" w:space="0" w:color="auto"/>
        <w:right w:val="none" w:sz="0" w:space="0" w:color="auto"/>
      </w:divBdr>
    </w:div>
    <w:div w:id="1668941094">
      <w:marLeft w:val="640"/>
      <w:marRight w:val="0"/>
      <w:marTop w:val="0"/>
      <w:marBottom w:val="0"/>
      <w:divBdr>
        <w:top w:val="none" w:sz="0" w:space="0" w:color="auto"/>
        <w:left w:val="none" w:sz="0" w:space="0" w:color="auto"/>
        <w:bottom w:val="none" w:sz="0" w:space="0" w:color="auto"/>
        <w:right w:val="none" w:sz="0" w:space="0" w:color="auto"/>
      </w:divBdr>
    </w:div>
    <w:div w:id="1668971253">
      <w:marLeft w:val="640"/>
      <w:marRight w:val="0"/>
      <w:marTop w:val="0"/>
      <w:marBottom w:val="0"/>
      <w:divBdr>
        <w:top w:val="none" w:sz="0" w:space="0" w:color="auto"/>
        <w:left w:val="none" w:sz="0" w:space="0" w:color="auto"/>
        <w:bottom w:val="none" w:sz="0" w:space="0" w:color="auto"/>
        <w:right w:val="none" w:sz="0" w:space="0" w:color="auto"/>
      </w:divBdr>
    </w:div>
    <w:div w:id="1669138726">
      <w:marLeft w:val="640"/>
      <w:marRight w:val="0"/>
      <w:marTop w:val="0"/>
      <w:marBottom w:val="0"/>
      <w:divBdr>
        <w:top w:val="none" w:sz="0" w:space="0" w:color="auto"/>
        <w:left w:val="none" w:sz="0" w:space="0" w:color="auto"/>
        <w:bottom w:val="none" w:sz="0" w:space="0" w:color="auto"/>
        <w:right w:val="none" w:sz="0" w:space="0" w:color="auto"/>
      </w:divBdr>
    </w:div>
    <w:div w:id="1669402375">
      <w:marLeft w:val="640"/>
      <w:marRight w:val="0"/>
      <w:marTop w:val="0"/>
      <w:marBottom w:val="0"/>
      <w:divBdr>
        <w:top w:val="none" w:sz="0" w:space="0" w:color="auto"/>
        <w:left w:val="none" w:sz="0" w:space="0" w:color="auto"/>
        <w:bottom w:val="none" w:sz="0" w:space="0" w:color="auto"/>
        <w:right w:val="none" w:sz="0" w:space="0" w:color="auto"/>
      </w:divBdr>
    </w:div>
    <w:div w:id="1669552669">
      <w:marLeft w:val="640"/>
      <w:marRight w:val="0"/>
      <w:marTop w:val="0"/>
      <w:marBottom w:val="0"/>
      <w:divBdr>
        <w:top w:val="none" w:sz="0" w:space="0" w:color="auto"/>
        <w:left w:val="none" w:sz="0" w:space="0" w:color="auto"/>
        <w:bottom w:val="none" w:sz="0" w:space="0" w:color="auto"/>
        <w:right w:val="none" w:sz="0" w:space="0" w:color="auto"/>
      </w:divBdr>
    </w:div>
    <w:div w:id="1669795105">
      <w:marLeft w:val="640"/>
      <w:marRight w:val="0"/>
      <w:marTop w:val="0"/>
      <w:marBottom w:val="0"/>
      <w:divBdr>
        <w:top w:val="none" w:sz="0" w:space="0" w:color="auto"/>
        <w:left w:val="none" w:sz="0" w:space="0" w:color="auto"/>
        <w:bottom w:val="none" w:sz="0" w:space="0" w:color="auto"/>
        <w:right w:val="none" w:sz="0" w:space="0" w:color="auto"/>
      </w:divBdr>
    </w:div>
    <w:div w:id="1669863313">
      <w:marLeft w:val="640"/>
      <w:marRight w:val="0"/>
      <w:marTop w:val="0"/>
      <w:marBottom w:val="0"/>
      <w:divBdr>
        <w:top w:val="none" w:sz="0" w:space="0" w:color="auto"/>
        <w:left w:val="none" w:sz="0" w:space="0" w:color="auto"/>
        <w:bottom w:val="none" w:sz="0" w:space="0" w:color="auto"/>
        <w:right w:val="none" w:sz="0" w:space="0" w:color="auto"/>
      </w:divBdr>
    </w:div>
    <w:div w:id="1670206618">
      <w:marLeft w:val="640"/>
      <w:marRight w:val="0"/>
      <w:marTop w:val="0"/>
      <w:marBottom w:val="0"/>
      <w:divBdr>
        <w:top w:val="none" w:sz="0" w:space="0" w:color="auto"/>
        <w:left w:val="none" w:sz="0" w:space="0" w:color="auto"/>
        <w:bottom w:val="none" w:sz="0" w:space="0" w:color="auto"/>
        <w:right w:val="none" w:sz="0" w:space="0" w:color="auto"/>
      </w:divBdr>
    </w:div>
    <w:div w:id="1670477060">
      <w:marLeft w:val="640"/>
      <w:marRight w:val="0"/>
      <w:marTop w:val="0"/>
      <w:marBottom w:val="0"/>
      <w:divBdr>
        <w:top w:val="none" w:sz="0" w:space="0" w:color="auto"/>
        <w:left w:val="none" w:sz="0" w:space="0" w:color="auto"/>
        <w:bottom w:val="none" w:sz="0" w:space="0" w:color="auto"/>
        <w:right w:val="none" w:sz="0" w:space="0" w:color="auto"/>
      </w:divBdr>
    </w:div>
    <w:div w:id="1671058177">
      <w:marLeft w:val="640"/>
      <w:marRight w:val="0"/>
      <w:marTop w:val="0"/>
      <w:marBottom w:val="0"/>
      <w:divBdr>
        <w:top w:val="none" w:sz="0" w:space="0" w:color="auto"/>
        <w:left w:val="none" w:sz="0" w:space="0" w:color="auto"/>
        <w:bottom w:val="none" w:sz="0" w:space="0" w:color="auto"/>
        <w:right w:val="none" w:sz="0" w:space="0" w:color="auto"/>
      </w:divBdr>
    </w:div>
    <w:div w:id="1671254962">
      <w:marLeft w:val="640"/>
      <w:marRight w:val="0"/>
      <w:marTop w:val="0"/>
      <w:marBottom w:val="0"/>
      <w:divBdr>
        <w:top w:val="none" w:sz="0" w:space="0" w:color="auto"/>
        <w:left w:val="none" w:sz="0" w:space="0" w:color="auto"/>
        <w:bottom w:val="none" w:sz="0" w:space="0" w:color="auto"/>
        <w:right w:val="none" w:sz="0" w:space="0" w:color="auto"/>
      </w:divBdr>
    </w:div>
    <w:div w:id="1671714787">
      <w:marLeft w:val="640"/>
      <w:marRight w:val="0"/>
      <w:marTop w:val="0"/>
      <w:marBottom w:val="0"/>
      <w:divBdr>
        <w:top w:val="none" w:sz="0" w:space="0" w:color="auto"/>
        <w:left w:val="none" w:sz="0" w:space="0" w:color="auto"/>
        <w:bottom w:val="none" w:sz="0" w:space="0" w:color="auto"/>
        <w:right w:val="none" w:sz="0" w:space="0" w:color="auto"/>
      </w:divBdr>
    </w:div>
    <w:div w:id="1671827672">
      <w:marLeft w:val="640"/>
      <w:marRight w:val="0"/>
      <w:marTop w:val="0"/>
      <w:marBottom w:val="0"/>
      <w:divBdr>
        <w:top w:val="none" w:sz="0" w:space="0" w:color="auto"/>
        <w:left w:val="none" w:sz="0" w:space="0" w:color="auto"/>
        <w:bottom w:val="none" w:sz="0" w:space="0" w:color="auto"/>
        <w:right w:val="none" w:sz="0" w:space="0" w:color="auto"/>
      </w:divBdr>
    </w:div>
    <w:div w:id="1671909519">
      <w:marLeft w:val="640"/>
      <w:marRight w:val="0"/>
      <w:marTop w:val="0"/>
      <w:marBottom w:val="0"/>
      <w:divBdr>
        <w:top w:val="none" w:sz="0" w:space="0" w:color="auto"/>
        <w:left w:val="none" w:sz="0" w:space="0" w:color="auto"/>
        <w:bottom w:val="none" w:sz="0" w:space="0" w:color="auto"/>
        <w:right w:val="none" w:sz="0" w:space="0" w:color="auto"/>
      </w:divBdr>
    </w:div>
    <w:div w:id="1671983718">
      <w:marLeft w:val="640"/>
      <w:marRight w:val="0"/>
      <w:marTop w:val="0"/>
      <w:marBottom w:val="0"/>
      <w:divBdr>
        <w:top w:val="none" w:sz="0" w:space="0" w:color="auto"/>
        <w:left w:val="none" w:sz="0" w:space="0" w:color="auto"/>
        <w:bottom w:val="none" w:sz="0" w:space="0" w:color="auto"/>
        <w:right w:val="none" w:sz="0" w:space="0" w:color="auto"/>
      </w:divBdr>
    </w:div>
    <w:div w:id="1672222358">
      <w:marLeft w:val="640"/>
      <w:marRight w:val="0"/>
      <w:marTop w:val="0"/>
      <w:marBottom w:val="0"/>
      <w:divBdr>
        <w:top w:val="none" w:sz="0" w:space="0" w:color="auto"/>
        <w:left w:val="none" w:sz="0" w:space="0" w:color="auto"/>
        <w:bottom w:val="none" w:sz="0" w:space="0" w:color="auto"/>
        <w:right w:val="none" w:sz="0" w:space="0" w:color="auto"/>
      </w:divBdr>
    </w:div>
    <w:div w:id="1672440520">
      <w:marLeft w:val="640"/>
      <w:marRight w:val="0"/>
      <w:marTop w:val="0"/>
      <w:marBottom w:val="0"/>
      <w:divBdr>
        <w:top w:val="none" w:sz="0" w:space="0" w:color="auto"/>
        <w:left w:val="none" w:sz="0" w:space="0" w:color="auto"/>
        <w:bottom w:val="none" w:sz="0" w:space="0" w:color="auto"/>
        <w:right w:val="none" w:sz="0" w:space="0" w:color="auto"/>
      </w:divBdr>
    </w:div>
    <w:div w:id="1672831085">
      <w:marLeft w:val="640"/>
      <w:marRight w:val="0"/>
      <w:marTop w:val="0"/>
      <w:marBottom w:val="0"/>
      <w:divBdr>
        <w:top w:val="none" w:sz="0" w:space="0" w:color="auto"/>
        <w:left w:val="none" w:sz="0" w:space="0" w:color="auto"/>
        <w:bottom w:val="none" w:sz="0" w:space="0" w:color="auto"/>
        <w:right w:val="none" w:sz="0" w:space="0" w:color="auto"/>
      </w:divBdr>
    </w:div>
    <w:div w:id="1672950755">
      <w:marLeft w:val="640"/>
      <w:marRight w:val="0"/>
      <w:marTop w:val="0"/>
      <w:marBottom w:val="0"/>
      <w:divBdr>
        <w:top w:val="none" w:sz="0" w:space="0" w:color="auto"/>
        <w:left w:val="none" w:sz="0" w:space="0" w:color="auto"/>
        <w:bottom w:val="none" w:sz="0" w:space="0" w:color="auto"/>
        <w:right w:val="none" w:sz="0" w:space="0" w:color="auto"/>
      </w:divBdr>
    </w:div>
    <w:div w:id="1673532661">
      <w:marLeft w:val="640"/>
      <w:marRight w:val="0"/>
      <w:marTop w:val="0"/>
      <w:marBottom w:val="0"/>
      <w:divBdr>
        <w:top w:val="none" w:sz="0" w:space="0" w:color="auto"/>
        <w:left w:val="none" w:sz="0" w:space="0" w:color="auto"/>
        <w:bottom w:val="none" w:sz="0" w:space="0" w:color="auto"/>
        <w:right w:val="none" w:sz="0" w:space="0" w:color="auto"/>
      </w:divBdr>
    </w:div>
    <w:div w:id="1673871561">
      <w:marLeft w:val="640"/>
      <w:marRight w:val="0"/>
      <w:marTop w:val="0"/>
      <w:marBottom w:val="0"/>
      <w:divBdr>
        <w:top w:val="none" w:sz="0" w:space="0" w:color="auto"/>
        <w:left w:val="none" w:sz="0" w:space="0" w:color="auto"/>
        <w:bottom w:val="none" w:sz="0" w:space="0" w:color="auto"/>
        <w:right w:val="none" w:sz="0" w:space="0" w:color="auto"/>
      </w:divBdr>
    </w:div>
    <w:div w:id="1674410516">
      <w:marLeft w:val="640"/>
      <w:marRight w:val="0"/>
      <w:marTop w:val="0"/>
      <w:marBottom w:val="0"/>
      <w:divBdr>
        <w:top w:val="none" w:sz="0" w:space="0" w:color="auto"/>
        <w:left w:val="none" w:sz="0" w:space="0" w:color="auto"/>
        <w:bottom w:val="none" w:sz="0" w:space="0" w:color="auto"/>
        <w:right w:val="none" w:sz="0" w:space="0" w:color="auto"/>
      </w:divBdr>
    </w:div>
    <w:div w:id="1675185915">
      <w:marLeft w:val="640"/>
      <w:marRight w:val="0"/>
      <w:marTop w:val="0"/>
      <w:marBottom w:val="0"/>
      <w:divBdr>
        <w:top w:val="none" w:sz="0" w:space="0" w:color="auto"/>
        <w:left w:val="none" w:sz="0" w:space="0" w:color="auto"/>
        <w:bottom w:val="none" w:sz="0" w:space="0" w:color="auto"/>
        <w:right w:val="none" w:sz="0" w:space="0" w:color="auto"/>
      </w:divBdr>
    </w:div>
    <w:div w:id="1675642540">
      <w:marLeft w:val="640"/>
      <w:marRight w:val="0"/>
      <w:marTop w:val="0"/>
      <w:marBottom w:val="0"/>
      <w:divBdr>
        <w:top w:val="none" w:sz="0" w:space="0" w:color="auto"/>
        <w:left w:val="none" w:sz="0" w:space="0" w:color="auto"/>
        <w:bottom w:val="none" w:sz="0" w:space="0" w:color="auto"/>
        <w:right w:val="none" w:sz="0" w:space="0" w:color="auto"/>
      </w:divBdr>
    </w:div>
    <w:div w:id="1675644280">
      <w:marLeft w:val="640"/>
      <w:marRight w:val="0"/>
      <w:marTop w:val="0"/>
      <w:marBottom w:val="0"/>
      <w:divBdr>
        <w:top w:val="none" w:sz="0" w:space="0" w:color="auto"/>
        <w:left w:val="none" w:sz="0" w:space="0" w:color="auto"/>
        <w:bottom w:val="none" w:sz="0" w:space="0" w:color="auto"/>
        <w:right w:val="none" w:sz="0" w:space="0" w:color="auto"/>
      </w:divBdr>
    </w:div>
    <w:div w:id="1676302622">
      <w:marLeft w:val="640"/>
      <w:marRight w:val="0"/>
      <w:marTop w:val="0"/>
      <w:marBottom w:val="0"/>
      <w:divBdr>
        <w:top w:val="none" w:sz="0" w:space="0" w:color="auto"/>
        <w:left w:val="none" w:sz="0" w:space="0" w:color="auto"/>
        <w:bottom w:val="none" w:sz="0" w:space="0" w:color="auto"/>
        <w:right w:val="none" w:sz="0" w:space="0" w:color="auto"/>
      </w:divBdr>
    </w:div>
    <w:div w:id="1677229694">
      <w:marLeft w:val="640"/>
      <w:marRight w:val="0"/>
      <w:marTop w:val="0"/>
      <w:marBottom w:val="0"/>
      <w:divBdr>
        <w:top w:val="none" w:sz="0" w:space="0" w:color="auto"/>
        <w:left w:val="none" w:sz="0" w:space="0" w:color="auto"/>
        <w:bottom w:val="none" w:sz="0" w:space="0" w:color="auto"/>
        <w:right w:val="none" w:sz="0" w:space="0" w:color="auto"/>
      </w:divBdr>
    </w:div>
    <w:div w:id="1677343369">
      <w:marLeft w:val="640"/>
      <w:marRight w:val="0"/>
      <w:marTop w:val="0"/>
      <w:marBottom w:val="0"/>
      <w:divBdr>
        <w:top w:val="none" w:sz="0" w:space="0" w:color="auto"/>
        <w:left w:val="none" w:sz="0" w:space="0" w:color="auto"/>
        <w:bottom w:val="none" w:sz="0" w:space="0" w:color="auto"/>
        <w:right w:val="none" w:sz="0" w:space="0" w:color="auto"/>
      </w:divBdr>
    </w:div>
    <w:div w:id="1677611301">
      <w:marLeft w:val="640"/>
      <w:marRight w:val="0"/>
      <w:marTop w:val="0"/>
      <w:marBottom w:val="0"/>
      <w:divBdr>
        <w:top w:val="none" w:sz="0" w:space="0" w:color="auto"/>
        <w:left w:val="none" w:sz="0" w:space="0" w:color="auto"/>
        <w:bottom w:val="none" w:sz="0" w:space="0" w:color="auto"/>
        <w:right w:val="none" w:sz="0" w:space="0" w:color="auto"/>
      </w:divBdr>
    </w:div>
    <w:div w:id="1677615875">
      <w:marLeft w:val="640"/>
      <w:marRight w:val="0"/>
      <w:marTop w:val="0"/>
      <w:marBottom w:val="0"/>
      <w:divBdr>
        <w:top w:val="none" w:sz="0" w:space="0" w:color="auto"/>
        <w:left w:val="none" w:sz="0" w:space="0" w:color="auto"/>
        <w:bottom w:val="none" w:sz="0" w:space="0" w:color="auto"/>
        <w:right w:val="none" w:sz="0" w:space="0" w:color="auto"/>
      </w:divBdr>
    </w:div>
    <w:div w:id="1678732944">
      <w:marLeft w:val="640"/>
      <w:marRight w:val="0"/>
      <w:marTop w:val="0"/>
      <w:marBottom w:val="0"/>
      <w:divBdr>
        <w:top w:val="none" w:sz="0" w:space="0" w:color="auto"/>
        <w:left w:val="none" w:sz="0" w:space="0" w:color="auto"/>
        <w:bottom w:val="none" w:sz="0" w:space="0" w:color="auto"/>
        <w:right w:val="none" w:sz="0" w:space="0" w:color="auto"/>
      </w:divBdr>
    </w:div>
    <w:div w:id="1679037284">
      <w:marLeft w:val="640"/>
      <w:marRight w:val="0"/>
      <w:marTop w:val="0"/>
      <w:marBottom w:val="0"/>
      <w:divBdr>
        <w:top w:val="none" w:sz="0" w:space="0" w:color="auto"/>
        <w:left w:val="none" w:sz="0" w:space="0" w:color="auto"/>
        <w:bottom w:val="none" w:sz="0" w:space="0" w:color="auto"/>
        <w:right w:val="none" w:sz="0" w:space="0" w:color="auto"/>
      </w:divBdr>
    </w:div>
    <w:div w:id="1680086984">
      <w:marLeft w:val="640"/>
      <w:marRight w:val="0"/>
      <w:marTop w:val="0"/>
      <w:marBottom w:val="0"/>
      <w:divBdr>
        <w:top w:val="none" w:sz="0" w:space="0" w:color="auto"/>
        <w:left w:val="none" w:sz="0" w:space="0" w:color="auto"/>
        <w:bottom w:val="none" w:sz="0" w:space="0" w:color="auto"/>
        <w:right w:val="none" w:sz="0" w:space="0" w:color="auto"/>
      </w:divBdr>
    </w:div>
    <w:div w:id="1681349393">
      <w:marLeft w:val="640"/>
      <w:marRight w:val="0"/>
      <w:marTop w:val="0"/>
      <w:marBottom w:val="0"/>
      <w:divBdr>
        <w:top w:val="none" w:sz="0" w:space="0" w:color="auto"/>
        <w:left w:val="none" w:sz="0" w:space="0" w:color="auto"/>
        <w:bottom w:val="none" w:sz="0" w:space="0" w:color="auto"/>
        <w:right w:val="none" w:sz="0" w:space="0" w:color="auto"/>
      </w:divBdr>
    </w:div>
    <w:div w:id="1681423827">
      <w:marLeft w:val="640"/>
      <w:marRight w:val="0"/>
      <w:marTop w:val="0"/>
      <w:marBottom w:val="0"/>
      <w:divBdr>
        <w:top w:val="none" w:sz="0" w:space="0" w:color="auto"/>
        <w:left w:val="none" w:sz="0" w:space="0" w:color="auto"/>
        <w:bottom w:val="none" w:sz="0" w:space="0" w:color="auto"/>
        <w:right w:val="none" w:sz="0" w:space="0" w:color="auto"/>
      </w:divBdr>
    </w:div>
    <w:div w:id="1681927877">
      <w:marLeft w:val="640"/>
      <w:marRight w:val="0"/>
      <w:marTop w:val="0"/>
      <w:marBottom w:val="0"/>
      <w:divBdr>
        <w:top w:val="none" w:sz="0" w:space="0" w:color="auto"/>
        <w:left w:val="none" w:sz="0" w:space="0" w:color="auto"/>
        <w:bottom w:val="none" w:sz="0" w:space="0" w:color="auto"/>
        <w:right w:val="none" w:sz="0" w:space="0" w:color="auto"/>
      </w:divBdr>
    </w:div>
    <w:div w:id="1682000964">
      <w:marLeft w:val="640"/>
      <w:marRight w:val="0"/>
      <w:marTop w:val="0"/>
      <w:marBottom w:val="0"/>
      <w:divBdr>
        <w:top w:val="none" w:sz="0" w:space="0" w:color="auto"/>
        <w:left w:val="none" w:sz="0" w:space="0" w:color="auto"/>
        <w:bottom w:val="none" w:sz="0" w:space="0" w:color="auto"/>
        <w:right w:val="none" w:sz="0" w:space="0" w:color="auto"/>
      </w:divBdr>
    </w:div>
    <w:div w:id="1682321108">
      <w:marLeft w:val="640"/>
      <w:marRight w:val="0"/>
      <w:marTop w:val="0"/>
      <w:marBottom w:val="0"/>
      <w:divBdr>
        <w:top w:val="none" w:sz="0" w:space="0" w:color="auto"/>
        <w:left w:val="none" w:sz="0" w:space="0" w:color="auto"/>
        <w:bottom w:val="none" w:sz="0" w:space="0" w:color="auto"/>
        <w:right w:val="none" w:sz="0" w:space="0" w:color="auto"/>
      </w:divBdr>
    </w:div>
    <w:div w:id="1683584554">
      <w:marLeft w:val="640"/>
      <w:marRight w:val="0"/>
      <w:marTop w:val="0"/>
      <w:marBottom w:val="0"/>
      <w:divBdr>
        <w:top w:val="none" w:sz="0" w:space="0" w:color="auto"/>
        <w:left w:val="none" w:sz="0" w:space="0" w:color="auto"/>
        <w:bottom w:val="none" w:sz="0" w:space="0" w:color="auto"/>
        <w:right w:val="none" w:sz="0" w:space="0" w:color="auto"/>
      </w:divBdr>
    </w:div>
    <w:div w:id="1683971794">
      <w:marLeft w:val="640"/>
      <w:marRight w:val="0"/>
      <w:marTop w:val="0"/>
      <w:marBottom w:val="0"/>
      <w:divBdr>
        <w:top w:val="none" w:sz="0" w:space="0" w:color="auto"/>
        <w:left w:val="none" w:sz="0" w:space="0" w:color="auto"/>
        <w:bottom w:val="none" w:sz="0" w:space="0" w:color="auto"/>
        <w:right w:val="none" w:sz="0" w:space="0" w:color="auto"/>
      </w:divBdr>
    </w:div>
    <w:div w:id="1684435591">
      <w:marLeft w:val="640"/>
      <w:marRight w:val="0"/>
      <w:marTop w:val="0"/>
      <w:marBottom w:val="0"/>
      <w:divBdr>
        <w:top w:val="none" w:sz="0" w:space="0" w:color="auto"/>
        <w:left w:val="none" w:sz="0" w:space="0" w:color="auto"/>
        <w:bottom w:val="none" w:sz="0" w:space="0" w:color="auto"/>
        <w:right w:val="none" w:sz="0" w:space="0" w:color="auto"/>
      </w:divBdr>
    </w:div>
    <w:div w:id="1684552568">
      <w:marLeft w:val="640"/>
      <w:marRight w:val="0"/>
      <w:marTop w:val="0"/>
      <w:marBottom w:val="0"/>
      <w:divBdr>
        <w:top w:val="none" w:sz="0" w:space="0" w:color="auto"/>
        <w:left w:val="none" w:sz="0" w:space="0" w:color="auto"/>
        <w:bottom w:val="none" w:sz="0" w:space="0" w:color="auto"/>
        <w:right w:val="none" w:sz="0" w:space="0" w:color="auto"/>
      </w:divBdr>
    </w:div>
    <w:div w:id="1685085971">
      <w:marLeft w:val="640"/>
      <w:marRight w:val="0"/>
      <w:marTop w:val="0"/>
      <w:marBottom w:val="0"/>
      <w:divBdr>
        <w:top w:val="none" w:sz="0" w:space="0" w:color="auto"/>
        <w:left w:val="none" w:sz="0" w:space="0" w:color="auto"/>
        <w:bottom w:val="none" w:sz="0" w:space="0" w:color="auto"/>
        <w:right w:val="none" w:sz="0" w:space="0" w:color="auto"/>
      </w:divBdr>
    </w:div>
    <w:div w:id="1685327452">
      <w:marLeft w:val="640"/>
      <w:marRight w:val="0"/>
      <w:marTop w:val="0"/>
      <w:marBottom w:val="0"/>
      <w:divBdr>
        <w:top w:val="none" w:sz="0" w:space="0" w:color="auto"/>
        <w:left w:val="none" w:sz="0" w:space="0" w:color="auto"/>
        <w:bottom w:val="none" w:sz="0" w:space="0" w:color="auto"/>
        <w:right w:val="none" w:sz="0" w:space="0" w:color="auto"/>
      </w:divBdr>
    </w:div>
    <w:div w:id="1686443415">
      <w:marLeft w:val="640"/>
      <w:marRight w:val="0"/>
      <w:marTop w:val="0"/>
      <w:marBottom w:val="0"/>
      <w:divBdr>
        <w:top w:val="none" w:sz="0" w:space="0" w:color="auto"/>
        <w:left w:val="none" w:sz="0" w:space="0" w:color="auto"/>
        <w:bottom w:val="none" w:sz="0" w:space="0" w:color="auto"/>
        <w:right w:val="none" w:sz="0" w:space="0" w:color="auto"/>
      </w:divBdr>
    </w:div>
    <w:div w:id="1686901327">
      <w:marLeft w:val="640"/>
      <w:marRight w:val="0"/>
      <w:marTop w:val="0"/>
      <w:marBottom w:val="0"/>
      <w:divBdr>
        <w:top w:val="none" w:sz="0" w:space="0" w:color="auto"/>
        <w:left w:val="none" w:sz="0" w:space="0" w:color="auto"/>
        <w:bottom w:val="none" w:sz="0" w:space="0" w:color="auto"/>
        <w:right w:val="none" w:sz="0" w:space="0" w:color="auto"/>
      </w:divBdr>
    </w:div>
    <w:div w:id="1687899187">
      <w:marLeft w:val="640"/>
      <w:marRight w:val="0"/>
      <w:marTop w:val="0"/>
      <w:marBottom w:val="0"/>
      <w:divBdr>
        <w:top w:val="none" w:sz="0" w:space="0" w:color="auto"/>
        <w:left w:val="none" w:sz="0" w:space="0" w:color="auto"/>
        <w:bottom w:val="none" w:sz="0" w:space="0" w:color="auto"/>
        <w:right w:val="none" w:sz="0" w:space="0" w:color="auto"/>
      </w:divBdr>
    </w:div>
    <w:div w:id="1688097168">
      <w:marLeft w:val="640"/>
      <w:marRight w:val="0"/>
      <w:marTop w:val="0"/>
      <w:marBottom w:val="0"/>
      <w:divBdr>
        <w:top w:val="none" w:sz="0" w:space="0" w:color="auto"/>
        <w:left w:val="none" w:sz="0" w:space="0" w:color="auto"/>
        <w:bottom w:val="none" w:sz="0" w:space="0" w:color="auto"/>
        <w:right w:val="none" w:sz="0" w:space="0" w:color="auto"/>
      </w:divBdr>
    </w:div>
    <w:div w:id="1688360443">
      <w:marLeft w:val="640"/>
      <w:marRight w:val="0"/>
      <w:marTop w:val="0"/>
      <w:marBottom w:val="0"/>
      <w:divBdr>
        <w:top w:val="none" w:sz="0" w:space="0" w:color="auto"/>
        <w:left w:val="none" w:sz="0" w:space="0" w:color="auto"/>
        <w:bottom w:val="none" w:sz="0" w:space="0" w:color="auto"/>
        <w:right w:val="none" w:sz="0" w:space="0" w:color="auto"/>
      </w:divBdr>
    </w:div>
    <w:div w:id="1689140441">
      <w:marLeft w:val="640"/>
      <w:marRight w:val="0"/>
      <w:marTop w:val="0"/>
      <w:marBottom w:val="0"/>
      <w:divBdr>
        <w:top w:val="none" w:sz="0" w:space="0" w:color="auto"/>
        <w:left w:val="none" w:sz="0" w:space="0" w:color="auto"/>
        <w:bottom w:val="none" w:sz="0" w:space="0" w:color="auto"/>
        <w:right w:val="none" w:sz="0" w:space="0" w:color="auto"/>
      </w:divBdr>
    </w:div>
    <w:div w:id="1689286017">
      <w:marLeft w:val="640"/>
      <w:marRight w:val="0"/>
      <w:marTop w:val="0"/>
      <w:marBottom w:val="0"/>
      <w:divBdr>
        <w:top w:val="none" w:sz="0" w:space="0" w:color="auto"/>
        <w:left w:val="none" w:sz="0" w:space="0" w:color="auto"/>
        <w:bottom w:val="none" w:sz="0" w:space="0" w:color="auto"/>
        <w:right w:val="none" w:sz="0" w:space="0" w:color="auto"/>
      </w:divBdr>
    </w:div>
    <w:div w:id="1689599028">
      <w:marLeft w:val="640"/>
      <w:marRight w:val="0"/>
      <w:marTop w:val="0"/>
      <w:marBottom w:val="0"/>
      <w:divBdr>
        <w:top w:val="none" w:sz="0" w:space="0" w:color="auto"/>
        <w:left w:val="none" w:sz="0" w:space="0" w:color="auto"/>
        <w:bottom w:val="none" w:sz="0" w:space="0" w:color="auto"/>
        <w:right w:val="none" w:sz="0" w:space="0" w:color="auto"/>
      </w:divBdr>
    </w:div>
    <w:div w:id="1689940318">
      <w:marLeft w:val="640"/>
      <w:marRight w:val="0"/>
      <w:marTop w:val="0"/>
      <w:marBottom w:val="0"/>
      <w:divBdr>
        <w:top w:val="none" w:sz="0" w:space="0" w:color="auto"/>
        <w:left w:val="none" w:sz="0" w:space="0" w:color="auto"/>
        <w:bottom w:val="none" w:sz="0" w:space="0" w:color="auto"/>
        <w:right w:val="none" w:sz="0" w:space="0" w:color="auto"/>
      </w:divBdr>
    </w:div>
    <w:div w:id="1690257525">
      <w:marLeft w:val="640"/>
      <w:marRight w:val="0"/>
      <w:marTop w:val="0"/>
      <w:marBottom w:val="0"/>
      <w:divBdr>
        <w:top w:val="none" w:sz="0" w:space="0" w:color="auto"/>
        <w:left w:val="none" w:sz="0" w:space="0" w:color="auto"/>
        <w:bottom w:val="none" w:sz="0" w:space="0" w:color="auto"/>
        <w:right w:val="none" w:sz="0" w:space="0" w:color="auto"/>
      </w:divBdr>
    </w:div>
    <w:div w:id="1690327750">
      <w:marLeft w:val="640"/>
      <w:marRight w:val="0"/>
      <w:marTop w:val="0"/>
      <w:marBottom w:val="0"/>
      <w:divBdr>
        <w:top w:val="none" w:sz="0" w:space="0" w:color="auto"/>
        <w:left w:val="none" w:sz="0" w:space="0" w:color="auto"/>
        <w:bottom w:val="none" w:sz="0" w:space="0" w:color="auto"/>
        <w:right w:val="none" w:sz="0" w:space="0" w:color="auto"/>
      </w:divBdr>
    </w:div>
    <w:div w:id="1690641746">
      <w:marLeft w:val="640"/>
      <w:marRight w:val="0"/>
      <w:marTop w:val="0"/>
      <w:marBottom w:val="0"/>
      <w:divBdr>
        <w:top w:val="none" w:sz="0" w:space="0" w:color="auto"/>
        <w:left w:val="none" w:sz="0" w:space="0" w:color="auto"/>
        <w:bottom w:val="none" w:sz="0" w:space="0" w:color="auto"/>
        <w:right w:val="none" w:sz="0" w:space="0" w:color="auto"/>
      </w:divBdr>
    </w:div>
    <w:div w:id="1690721528">
      <w:marLeft w:val="640"/>
      <w:marRight w:val="0"/>
      <w:marTop w:val="0"/>
      <w:marBottom w:val="0"/>
      <w:divBdr>
        <w:top w:val="none" w:sz="0" w:space="0" w:color="auto"/>
        <w:left w:val="none" w:sz="0" w:space="0" w:color="auto"/>
        <w:bottom w:val="none" w:sz="0" w:space="0" w:color="auto"/>
        <w:right w:val="none" w:sz="0" w:space="0" w:color="auto"/>
      </w:divBdr>
    </w:div>
    <w:div w:id="1692147669">
      <w:marLeft w:val="640"/>
      <w:marRight w:val="0"/>
      <w:marTop w:val="0"/>
      <w:marBottom w:val="0"/>
      <w:divBdr>
        <w:top w:val="none" w:sz="0" w:space="0" w:color="auto"/>
        <w:left w:val="none" w:sz="0" w:space="0" w:color="auto"/>
        <w:bottom w:val="none" w:sz="0" w:space="0" w:color="auto"/>
        <w:right w:val="none" w:sz="0" w:space="0" w:color="auto"/>
      </w:divBdr>
    </w:div>
    <w:div w:id="1692414846">
      <w:marLeft w:val="640"/>
      <w:marRight w:val="0"/>
      <w:marTop w:val="0"/>
      <w:marBottom w:val="0"/>
      <w:divBdr>
        <w:top w:val="none" w:sz="0" w:space="0" w:color="auto"/>
        <w:left w:val="none" w:sz="0" w:space="0" w:color="auto"/>
        <w:bottom w:val="none" w:sz="0" w:space="0" w:color="auto"/>
        <w:right w:val="none" w:sz="0" w:space="0" w:color="auto"/>
      </w:divBdr>
    </w:div>
    <w:div w:id="1692608838">
      <w:marLeft w:val="640"/>
      <w:marRight w:val="0"/>
      <w:marTop w:val="0"/>
      <w:marBottom w:val="0"/>
      <w:divBdr>
        <w:top w:val="none" w:sz="0" w:space="0" w:color="auto"/>
        <w:left w:val="none" w:sz="0" w:space="0" w:color="auto"/>
        <w:bottom w:val="none" w:sz="0" w:space="0" w:color="auto"/>
        <w:right w:val="none" w:sz="0" w:space="0" w:color="auto"/>
      </w:divBdr>
    </w:div>
    <w:div w:id="1692611443">
      <w:marLeft w:val="640"/>
      <w:marRight w:val="0"/>
      <w:marTop w:val="0"/>
      <w:marBottom w:val="0"/>
      <w:divBdr>
        <w:top w:val="none" w:sz="0" w:space="0" w:color="auto"/>
        <w:left w:val="none" w:sz="0" w:space="0" w:color="auto"/>
        <w:bottom w:val="none" w:sz="0" w:space="0" w:color="auto"/>
        <w:right w:val="none" w:sz="0" w:space="0" w:color="auto"/>
      </w:divBdr>
    </w:div>
    <w:div w:id="1692679073">
      <w:marLeft w:val="640"/>
      <w:marRight w:val="0"/>
      <w:marTop w:val="0"/>
      <w:marBottom w:val="0"/>
      <w:divBdr>
        <w:top w:val="none" w:sz="0" w:space="0" w:color="auto"/>
        <w:left w:val="none" w:sz="0" w:space="0" w:color="auto"/>
        <w:bottom w:val="none" w:sz="0" w:space="0" w:color="auto"/>
        <w:right w:val="none" w:sz="0" w:space="0" w:color="auto"/>
      </w:divBdr>
    </w:div>
    <w:div w:id="1692797662">
      <w:marLeft w:val="640"/>
      <w:marRight w:val="0"/>
      <w:marTop w:val="0"/>
      <w:marBottom w:val="0"/>
      <w:divBdr>
        <w:top w:val="none" w:sz="0" w:space="0" w:color="auto"/>
        <w:left w:val="none" w:sz="0" w:space="0" w:color="auto"/>
        <w:bottom w:val="none" w:sz="0" w:space="0" w:color="auto"/>
        <w:right w:val="none" w:sz="0" w:space="0" w:color="auto"/>
      </w:divBdr>
    </w:div>
    <w:div w:id="1693022884">
      <w:marLeft w:val="640"/>
      <w:marRight w:val="0"/>
      <w:marTop w:val="0"/>
      <w:marBottom w:val="0"/>
      <w:divBdr>
        <w:top w:val="none" w:sz="0" w:space="0" w:color="auto"/>
        <w:left w:val="none" w:sz="0" w:space="0" w:color="auto"/>
        <w:bottom w:val="none" w:sz="0" w:space="0" w:color="auto"/>
        <w:right w:val="none" w:sz="0" w:space="0" w:color="auto"/>
      </w:divBdr>
    </w:div>
    <w:div w:id="1693068582">
      <w:marLeft w:val="640"/>
      <w:marRight w:val="0"/>
      <w:marTop w:val="0"/>
      <w:marBottom w:val="0"/>
      <w:divBdr>
        <w:top w:val="none" w:sz="0" w:space="0" w:color="auto"/>
        <w:left w:val="none" w:sz="0" w:space="0" w:color="auto"/>
        <w:bottom w:val="none" w:sz="0" w:space="0" w:color="auto"/>
        <w:right w:val="none" w:sz="0" w:space="0" w:color="auto"/>
      </w:divBdr>
    </w:div>
    <w:div w:id="1693071839">
      <w:marLeft w:val="640"/>
      <w:marRight w:val="0"/>
      <w:marTop w:val="0"/>
      <w:marBottom w:val="0"/>
      <w:divBdr>
        <w:top w:val="none" w:sz="0" w:space="0" w:color="auto"/>
        <w:left w:val="none" w:sz="0" w:space="0" w:color="auto"/>
        <w:bottom w:val="none" w:sz="0" w:space="0" w:color="auto"/>
        <w:right w:val="none" w:sz="0" w:space="0" w:color="auto"/>
      </w:divBdr>
    </w:div>
    <w:div w:id="1693528941">
      <w:marLeft w:val="640"/>
      <w:marRight w:val="0"/>
      <w:marTop w:val="0"/>
      <w:marBottom w:val="0"/>
      <w:divBdr>
        <w:top w:val="none" w:sz="0" w:space="0" w:color="auto"/>
        <w:left w:val="none" w:sz="0" w:space="0" w:color="auto"/>
        <w:bottom w:val="none" w:sz="0" w:space="0" w:color="auto"/>
        <w:right w:val="none" w:sz="0" w:space="0" w:color="auto"/>
      </w:divBdr>
    </w:div>
    <w:div w:id="1693725661">
      <w:marLeft w:val="640"/>
      <w:marRight w:val="0"/>
      <w:marTop w:val="0"/>
      <w:marBottom w:val="0"/>
      <w:divBdr>
        <w:top w:val="none" w:sz="0" w:space="0" w:color="auto"/>
        <w:left w:val="none" w:sz="0" w:space="0" w:color="auto"/>
        <w:bottom w:val="none" w:sz="0" w:space="0" w:color="auto"/>
        <w:right w:val="none" w:sz="0" w:space="0" w:color="auto"/>
      </w:divBdr>
    </w:div>
    <w:div w:id="1694574508">
      <w:marLeft w:val="640"/>
      <w:marRight w:val="0"/>
      <w:marTop w:val="0"/>
      <w:marBottom w:val="0"/>
      <w:divBdr>
        <w:top w:val="none" w:sz="0" w:space="0" w:color="auto"/>
        <w:left w:val="none" w:sz="0" w:space="0" w:color="auto"/>
        <w:bottom w:val="none" w:sz="0" w:space="0" w:color="auto"/>
        <w:right w:val="none" w:sz="0" w:space="0" w:color="auto"/>
      </w:divBdr>
    </w:div>
    <w:div w:id="1694576536">
      <w:marLeft w:val="640"/>
      <w:marRight w:val="0"/>
      <w:marTop w:val="0"/>
      <w:marBottom w:val="0"/>
      <w:divBdr>
        <w:top w:val="none" w:sz="0" w:space="0" w:color="auto"/>
        <w:left w:val="none" w:sz="0" w:space="0" w:color="auto"/>
        <w:bottom w:val="none" w:sz="0" w:space="0" w:color="auto"/>
        <w:right w:val="none" w:sz="0" w:space="0" w:color="auto"/>
      </w:divBdr>
    </w:div>
    <w:div w:id="1694728015">
      <w:marLeft w:val="640"/>
      <w:marRight w:val="0"/>
      <w:marTop w:val="0"/>
      <w:marBottom w:val="0"/>
      <w:divBdr>
        <w:top w:val="none" w:sz="0" w:space="0" w:color="auto"/>
        <w:left w:val="none" w:sz="0" w:space="0" w:color="auto"/>
        <w:bottom w:val="none" w:sz="0" w:space="0" w:color="auto"/>
        <w:right w:val="none" w:sz="0" w:space="0" w:color="auto"/>
      </w:divBdr>
    </w:div>
    <w:div w:id="1694843842">
      <w:marLeft w:val="640"/>
      <w:marRight w:val="0"/>
      <w:marTop w:val="0"/>
      <w:marBottom w:val="0"/>
      <w:divBdr>
        <w:top w:val="none" w:sz="0" w:space="0" w:color="auto"/>
        <w:left w:val="none" w:sz="0" w:space="0" w:color="auto"/>
        <w:bottom w:val="none" w:sz="0" w:space="0" w:color="auto"/>
        <w:right w:val="none" w:sz="0" w:space="0" w:color="auto"/>
      </w:divBdr>
    </w:div>
    <w:div w:id="1695112065">
      <w:marLeft w:val="640"/>
      <w:marRight w:val="0"/>
      <w:marTop w:val="0"/>
      <w:marBottom w:val="0"/>
      <w:divBdr>
        <w:top w:val="none" w:sz="0" w:space="0" w:color="auto"/>
        <w:left w:val="none" w:sz="0" w:space="0" w:color="auto"/>
        <w:bottom w:val="none" w:sz="0" w:space="0" w:color="auto"/>
        <w:right w:val="none" w:sz="0" w:space="0" w:color="auto"/>
      </w:divBdr>
    </w:div>
    <w:div w:id="1695301226">
      <w:marLeft w:val="640"/>
      <w:marRight w:val="0"/>
      <w:marTop w:val="0"/>
      <w:marBottom w:val="0"/>
      <w:divBdr>
        <w:top w:val="none" w:sz="0" w:space="0" w:color="auto"/>
        <w:left w:val="none" w:sz="0" w:space="0" w:color="auto"/>
        <w:bottom w:val="none" w:sz="0" w:space="0" w:color="auto"/>
        <w:right w:val="none" w:sz="0" w:space="0" w:color="auto"/>
      </w:divBdr>
    </w:div>
    <w:div w:id="1695305345">
      <w:marLeft w:val="640"/>
      <w:marRight w:val="0"/>
      <w:marTop w:val="0"/>
      <w:marBottom w:val="0"/>
      <w:divBdr>
        <w:top w:val="none" w:sz="0" w:space="0" w:color="auto"/>
        <w:left w:val="none" w:sz="0" w:space="0" w:color="auto"/>
        <w:bottom w:val="none" w:sz="0" w:space="0" w:color="auto"/>
        <w:right w:val="none" w:sz="0" w:space="0" w:color="auto"/>
      </w:divBdr>
    </w:div>
    <w:div w:id="1695382814">
      <w:marLeft w:val="640"/>
      <w:marRight w:val="0"/>
      <w:marTop w:val="0"/>
      <w:marBottom w:val="0"/>
      <w:divBdr>
        <w:top w:val="none" w:sz="0" w:space="0" w:color="auto"/>
        <w:left w:val="none" w:sz="0" w:space="0" w:color="auto"/>
        <w:bottom w:val="none" w:sz="0" w:space="0" w:color="auto"/>
        <w:right w:val="none" w:sz="0" w:space="0" w:color="auto"/>
      </w:divBdr>
    </w:div>
    <w:div w:id="1695496364">
      <w:marLeft w:val="640"/>
      <w:marRight w:val="0"/>
      <w:marTop w:val="0"/>
      <w:marBottom w:val="0"/>
      <w:divBdr>
        <w:top w:val="none" w:sz="0" w:space="0" w:color="auto"/>
        <w:left w:val="none" w:sz="0" w:space="0" w:color="auto"/>
        <w:bottom w:val="none" w:sz="0" w:space="0" w:color="auto"/>
        <w:right w:val="none" w:sz="0" w:space="0" w:color="auto"/>
      </w:divBdr>
    </w:div>
    <w:div w:id="1695955725">
      <w:marLeft w:val="640"/>
      <w:marRight w:val="0"/>
      <w:marTop w:val="0"/>
      <w:marBottom w:val="0"/>
      <w:divBdr>
        <w:top w:val="none" w:sz="0" w:space="0" w:color="auto"/>
        <w:left w:val="none" w:sz="0" w:space="0" w:color="auto"/>
        <w:bottom w:val="none" w:sz="0" w:space="0" w:color="auto"/>
        <w:right w:val="none" w:sz="0" w:space="0" w:color="auto"/>
      </w:divBdr>
    </w:div>
    <w:div w:id="1696150508">
      <w:marLeft w:val="640"/>
      <w:marRight w:val="0"/>
      <w:marTop w:val="0"/>
      <w:marBottom w:val="0"/>
      <w:divBdr>
        <w:top w:val="none" w:sz="0" w:space="0" w:color="auto"/>
        <w:left w:val="none" w:sz="0" w:space="0" w:color="auto"/>
        <w:bottom w:val="none" w:sz="0" w:space="0" w:color="auto"/>
        <w:right w:val="none" w:sz="0" w:space="0" w:color="auto"/>
      </w:divBdr>
    </w:div>
    <w:div w:id="1696268720">
      <w:marLeft w:val="640"/>
      <w:marRight w:val="0"/>
      <w:marTop w:val="0"/>
      <w:marBottom w:val="0"/>
      <w:divBdr>
        <w:top w:val="none" w:sz="0" w:space="0" w:color="auto"/>
        <w:left w:val="none" w:sz="0" w:space="0" w:color="auto"/>
        <w:bottom w:val="none" w:sz="0" w:space="0" w:color="auto"/>
        <w:right w:val="none" w:sz="0" w:space="0" w:color="auto"/>
      </w:divBdr>
    </w:div>
    <w:div w:id="1696539532">
      <w:marLeft w:val="640"/>
      <w:marRight w:val="0"/>
      <w:marTop w:val="0"/>
      <w:marBottom w:val="0"/>
      <w:divBdr>
        <w:top w:val="none" w:sz="0" w:space="0" w:color="auto"/>
        <w:left w:val="none" w:sz="0" w:space="0" w:color="auto"/>
        <w:bottom w:val="none" w:sz="0" w:space="0" w:color="auto"/>
        <w:right w:val="none" w:sz="0" w:space="0" w:color="auto"/>
      </w:divBdr>
    </w:div>
    <w:div w:id="1696694006">
      <w:marLeft w:val="640"/>
      <w:marRight w:val="0"/>
      <w:marTop w:val="0"/>
      <w:marBottom w:val="0"/>
      <w:divBdr>
        <w:top w:val="none" w:sz="0" w:space="0" w:color="auto"/>
        <w:left w:val="none" w:sz="0" w:space="0" w:color="auto"/>
        <w:bottom w:val="none" w:sz="0" w:space="0" w:color="auto"/>
        <w:right w:val="none" w:sz="0" w:space="0" w:color="auto"/>
      </w:divBdr>
    </w:div>
    <w:div w:id="1697074891">
      <w:marLeft w:val="640"/>
      <w:marRight w:val="0"/>
      <w:marTop w:val="0"/>
      <w:marBottom w:val="0"/>
      <w:divBdr>
        <w:top w:val="none" w:sz="0" w:space="0" w:color="auto"/>
        <w:left w:val="none" w:sz="0" w:space="0" w:color="auto"/>
        <w:bottom w:val="none" w:sz="0" w:space="0" w:color="auto"/>
        <w:right w:val="none" w:sz="0" w:space="0" w:color="auto"/>
      </w:divBdr>
    </w:div>
    <w:div w:id="1697148170">
      <w:marLeft w:val="640"/>
      <w:marRight w:val="0"/>
      <w:marTop w:val="0"/>
      <w:marBottom w:val="0"/>
      <w:divBdr>
        <w:top w:val="none" w:sz="0" w:space="0" w:color="auto"/>
        <w:left w:val="none" w:sz="0" w:space="0" w:color="auto"/>
        <w:bottom w:val="none" w:sz="0" w:space="0" w:color="auto"/>
        <w:right w:val="none" w:sz="0" w:space="0" w:color="auto"/>
      </w:divBdr>
    </w:div>
    <w:div w:id="1697266260">
      <w:marLeft w:val="640"/>
      <w:marRight w:val="0"/>
      <w:marTop w:val="0"/>
      <w:marBottom w:val="0"/>
      <w:divBdr>
        <w:top w:val="none" w:sz="0" w:space="0" w:color="auto"/>
        <w:left w:val="none" w:sz="0" w:space="0" w:color="auto"/>
        <w:bottom w:val="none" w:sz="0" w:space="0" w:color="auto"/>
        <w:right w:val="none" w:sz="0" w:space="0" w:color="auto"/>
      </w:divBdr>
    </w:div>
    <w:div w:id="1697271887">
      <w:marLeft w:val="640"/>
      <w:marRight w:val="0"/>
      <w:marTop w:val="0"/>
      <w:marBottom w:val="0"/>
      <w:divBdr>
        <w:top w:val="none" w:sz="0" w:space="0" w:color="auto"/>
        <w:left w:val="none" w:sz="0" w:space="0" w:color="auto"/>
        <w:bottom w:val="none" w:sz="0" w:space="0" w:color="auto"/>
        <w:right w:val="none" w:sz="0" w:space="0" w:color="auto"/>
      </w:divBdr>
    </w:div>
    <w:div w:id="1697580021">
      <w:marLeft w:val="640"/>
      <w:marRight w:val="0"/>
      <w:marTop w:val="0"/>
      <w:marBottom w:val="0"/>
      <w:divBdr>
        <w:top w:val="none" w:sz="0" w:space="0" w:color="auto"/>
        <w:left w:val="none" w:sz="0" w:space="0" w:color="auto"/>
        <w:bottom w:val="none" w:sz="0" w:space="0" w:color="auto"/>
        <w:right w:val="none" w:sz="0" w:space="0" w:color="auto"/>
      </w:divBdr>
    </w:div>
    <w:div w:id="1698119235">
      <w:marLeft w:val="640"/>
      <w:marRight w:val="0"/>
      <w:marTop w:val="0"/>
      <w:marBottom w:val="0"/>
      <w:divBdr>
        <w:top w:val="none" w:sz="0" w:space="0" w:color="auto"/>
        <w:left w:val="none" w:sz="0" w:space="0" w:color="auto"/>
        <w:bottom w:val="none" w:sz="0" w:space="0" w:color="auto"/>
        <w:right w:val="none" w:sz="0" w:space="0" w:color="auto"/>
      </w:divBdr>
    </w:div>
    <w:div w:id="1699769250">
      <w:marLeft w:val="640"/>
      <w:marRight w:val="0"/>
      <w:marTop w:val="0"/>
      <w:marBottom w:val="0"/>
      <w:divBdr>
        <w:top w:val="none" w:sz="0" w:space="0" w:color="auto"/>
        <w:left w:val="none" w:sz="0" w:space="0" w:color="auto"/>
        <w:bottom w:val="none" w:sz="0" w:space="0" w:color="auto"/>
        <w:right w:val="none" w:sz="0" w:space="0" w:color="auto"/>
      </w:divBdr>
    </w:div>
    <w:div w:id="1700013233">
      <w:marLeft w:val="640"/>
      <w:marRight w:val="0"/>
      <w:marTop w:val="0"/>
      <w:marBottom w:val="0"/>
      <w:divBdr>
        <w:top w:val="none" w:sz="0" w:space="0" w:color="auto"/>
        <w:left w:val="none" w:sz="0" w:space="0" w:color="auto"/>
        <w:bottom w:val="none" w:sz="0" w:space="0" w:color="auto"/>
        <w:right w:val="none" w:sz="0" w:space="0" w:color="auto"/>
      </w:divBdr>
    </w:div>
    <w:div w:id="1700427409">
      <w:marLeft w:val="640"/>
      <w:marRight w:val="0"/>
      <w:marTop w:val="0"/>
      <w:marBottom w:val="0"/>
      <w:divBdr>
        <w:top w:val="none" w:sz="0" w:space="0" w:color="auto"/>
        <w:left w:val="none" w:sz="0" w:space="0" w:color="auto"/>
        <w:bottom w:val="none" w:sz="0" w:space="0" w:color="auto"/>
        <w:right w:val="none" w:sz="0" w:space="0" w:color="auto"/>
      </w:divBdr>
    </w:div>
    <w:div w:id="1700542812">
      <w:marLeft w:val="640"/>
      <w:marRight w:val="0"/>
      <w:marTop w:val="0"/>
      <w:marBottom w:val="0"/>
      <w:divBdr>
        <w:top w:val="none" w:sz="0" w:space="0" w:color="auto"/>
        <w:left w:val="none" w:sz="0" w:space="0" w:color="auto"/>
        <w:bottom w:val="none" w:sz="0" w:space="0" w:color="auto"/>
        <w:right w:val="none" w:sz="0" w:space="0" w:color="auto"/>
      </w:divBdr>
    </w:div>
    <w:div w:id="1701123020">
      <w:marLeft w:val="640"/>
      <w:marRight w:val="0"/>
      <w:marTop w:val="0"/>
      <w:marBottom w:val="0"/>
      <w:divBdr>
        <w:top w:val="none" w:sz="0" w:space="0" w:color="auto"/>
        <w:left w:val="none" w:sz="0" w:space="0" w:color="auto"/>
        <w:bottom w:val="none" w:sz="0" w:space="0" w:color="auto"/>
        <w:right w:val="none" w:sz="0" w:space="0" w:color="auto"/>
      </w:divBdr>
    </w:div>
    <w:div w:id="1701126298">
      <w:marLeft w:val="640"/>
      <w:marRight w:val="0"/>
      <w:marTop w:val="0"/>
      <w:marBottom w:val="0"/>
      <w:divBdr>
        <w:top w:val="none" w:sz="0" w:space="0" w:color="auto"/>
        <w:left w:val="none" w:sz="0" w:space="0" w:color="auto"/>
        <w:bottom w:val="none" w:sz="0" w:space="0" w:color="auto"/>
        <w:right w:val="none" w:sz="0" w:space="0" w:color="auto"/>
      </w:divBdr>
    </w:div>
    <w:div w:id="1701740450">
      <w:marLeft w:val="640"/>
      <w:marRight w:val="0"/>
      <w:marTop w:val="0"/>
      <w:marBottom w:val="0"/>
      <w:divBdr>
        <w:top w:val="none" w:sz="0" w:space="0" w:color="auto"/>
        <w:left w:val="none" w:sz="0" w:space="0" w:color="auto"/>
        <w:bottom w:val="none" w:sz="0" w:space="0" w:color="auto"/>
        <w:right w:val="none" w:sz="0" w:space="0" w:color="auto"/>
      </w:divBdr>
    </w:div>
    <w:div w:id="1701859465">
      <w:marLeft w:val="640"/>
      <w:marRight w:val="0"/>
      <w:marTop w:val="0"/>
      <w:marBottom w:val="0"/>
      <w:divBdr>
        <w:top w:val="none" w:sz="0" w:space="0" w:color="auto"/>
        <w:left w:val="none" w:sz="0" w:space="0" w:color="auto"/>
        <w:bottom w:val="none" w:sz="0" w:space="0" w:color="auto"/>
        <w:right w:val="none" w:sz="0" w:space="0" w:color="auto"/>
      </w:divBdr>
    </w:div>
    <w:div w:id="1701929798">
      <w:marLeft w:val="640"/>
      <w:marRight w:val="0"/>
      <w:marTop w:val="0"/>
      <w:marBottom w:val="0"/>
      <w:divBdr>
        <w:top w:val="none" w:sz="0" w:space="0" w:color="auto"/>
        <w:left w:val="none" w:sz="0" w:space="0" w:color="auto"/>
        <w:bottom w:val="none" w:sz="0" w:space="0" w:color="auto"/>
        <w:right w:val="none" w:sz="0" w:space="0" w:color="auto"/>
      </w:divBdr>
    </w:div>
    <w:div w:id="1702046290">
      <w:marLeft w:val="640"/>
      <w:marRight w:val="0"/>
      <w:marTop w:val="0"/>
      <w:marBottom w:val="0"/>
      <w:divBdr>
        <w:top w:val="none" w:sz="0" w:space="0" w:color="auto"/>
        <w:left w:val="none" w:sz="0" w:space="0" w:color="auto"/>
        <w:bottom w:val="none" w:sz="0" w:space="0" w:color="auto"/>
        <w:right w:val="none" w:sz="0" w:space="0" w:color="auto"/>
      </w:divBdr>
    </w:div>
    <w:div w:id="1702701694">
      <w:marLeft w:val="640"/>
      <w:marRight w:val="0"/>
      <w:marTop w:val="0"/>
      <w:marBottom w:val="0"/>
      <w:divBdr>
        <w:top w:val="none" w:sz="0" w:space="0" w:color="auto"/>
        <w:left w:val="none" w:sz="0" w:space="0" w:color="auto"/>
        <w:bottom w:val="none" w:sz="0" w:space="0" w:color="auto"/>
        <w:right w:val="none" w:sz="0" w:space="0" w:color="auto"/>
      </w:divBdr>
    </w:div>
    <w:div w:id="1702894021">
      <w:marLeft w:val="640"/>
      <w:marRight w:val="0"/>
      <w:marTop w:val="0"/>
      <w:marBottom w:val="0"/>
      <w:divBdr>
        <w:top w:val="none" w:sz="0" w:space="0" w:color="auto"/>
        <w:left w:val="none" w:sz="0" w:space="0" w:color="auto"/>
        <w:bottom w:val="none" w:sz="0" w:space="0" w:color="auto"/>
        <w:right w:val="none" w:sz="0" w:space="0" w:color="auto"/>
      </w:divBdr>
    </w:div>
    <w:div w:id="1703479525">
      <w:marLeft w:val="640"/>
      <w:marRight w:val="0"/>
      <w:marTop w:val="0"/>
      <w:marBottom w:val="0"/>
      <w:divBdr>
        <w:top w:val="none" w:sz="0" w:space="0" w:color="auto"/>
        <w:left w:val="none" w:sz="0" w:space="0" w:color="auto"/>
        <w:bottom w:val="none" w:sz="0" w:space="0" w:color="auto"/>
        <w:right w:val="none" w:sz="0" w:space="0" w:color="auto"/>
      </w:divBdr>
    </w:div>
    <w:div w:id="1703555460">
      <w:marLeft w:val="640"/>
      <w:marRight w:val="0"/>
      <w:marTop w:val="0"/>
      <w:marBottom w:val="0"/>
      <w:divBdr>
        <w:top w:val="none" w:sz="0" w:space="0" w:color="auto"/>
        <w:left w:val="none" w:sz="0" w:space="0" w:color="auto"/>
        <w:bottom w:val="none" w:sz="0" w:space="0" w:color="auto"/>
        <w:right w:val="none" w:sz="0" w:space="0" w:color="auto"/>
      </w:divBdr>
    </w:div>
    <w:div w:id="1703748893">
      <w:marLeft w:val="640"/>
      <w:marRight w:val="0"/>
      <w:marTop w:val="0"/>
      <w:marBottom w:val="0"/>
      <w:divBdr>
        <w:top w:val="none" w:sz="0" w:space="0" w:color="auto"/>
        <w:left w:val="none" w:sz="0" w:space="0" w:color="auto"/>
        <w:bottom w:val="none" w:sz="0" w:space="0" w:color="auto"/>
        <w:right w:val="none" w:sz="0" w:space="0" w:color="auto"/>
      </w:divBdr>
    </w:div>
    <w:div w:id="1704361107">
      <w:marLeft w:val="640"/>
      <w:marRight w:val="0"/>
      <w:marTop w:val="0"/>
      <w:marBottom w:val="0"/>
      <w:divBdr>
        <w:top w:val="none" w:sz="0" w:space="0" w:color="auto"/>
        <w:left w:val="none" w:sz="0" w:space="0" w:color="auto"/>
        <w:bottom w:val="none" w:sz="0" w:space="0" w:color="auto"/>
        <w:right w:val="none" w:sz="0" w:space="0" w:color="auto"/>
      </w:divBdr>
    </w:div>
    <w:div w:id="1704938375">
      <w:marLeft w:val="640"/>
      <w:marRight w:val="0"/>
      <w:marTop w:val="0"/>
      <w:marBottom w:val="0"/>
      <w:divBdr>
        <w:top w:val="none" w:sz="0" w:space="0" w:color="auto"/>
        <w:left w:val="none" w:sz="0" w:space="0" w:color="auto"/>
        <w:bottom w:val="none" w:sz="0" w:space="0" w:color="auto"/>
        <w:right w:val="none" w:sz="0" w:space="0" w:color="auto"/>
      </w:divBdr>
    </w:div>
    <w:div w:id="1705406489">
      <w:marLeft w:val="640"/>
      <w:marRight w:val="0"/>
      <w:marTop w:val="0"/>
      <w:marBottom w:val="0"/>
      <w:divBdr>
        <w:top w:val="none" w:sz="0" w:space="0" w:color="auto"/>
        <w:left w:val="none" w:sz="0" w:space="0" w:color="auto"/>
        <w:bottom w:val="none" w:sz="0" w:space="0" w:color="auto"/>
        <w:right w:val="none" w:sz="0" w:space="0" w:color="auto"/>
      </w:divBdr>
    </w:div>
    <w:div w:id="1705517722">
      <w:marLeft w:val="640"/>
      <w:marRight w:val="0"/>
      <w:marTop w:val="0"/>
      <w:marBottom w:val="0"/>
      <w:divBdr>
        <w:top w:val="none" w:sz="0" w:space="0" w:color="auto"/>
        <w:left w:val="none" w:sz="0" w:space="0" w:color="auto"/>
        <w:bottom w:val="none" w:sz="0" w:space="0" w:color="auto"/>
        <w:right w:val="none" w:sz="0" w:space="0" w:color="auto"/>
      </w:divBdr>
    </w:div>
    <w:div w:id="1706057878">
      <w:marLeft w:val="640"/>
      <w:marRight w:val="0"/>
      <w:marTop w:val="0"/>
      <w:marBottom w:val="0"/>
      <w:divBdr>
        <w:top w:val="none" w:sz="0" w:space="0" w:color="auto"/>
        <w:left w:val="none" w:sz="0" w:space="0" w:color="auto"/>
        <w:bottom w:val="none" w:sz="0" w:space="0" w:color="auto"/>
        <w:right w:val="none" w:sz="0" w:space="0" w:color="auto"/>
      </w:divBdr>
    </w:div>
    <w:div w:id="1707371507">
      <w:marLeft w:val="640"/>
      <w:marRight w:val="0"/>
      <w:marTop w:val="0"/>
      <w:marBottom w:val="0"/>
      <w:divBdr>
        <w:top w:val="none" w:sz="0" w:space="0" w:color="auto"/>
        <w:left w:val="none" w:sz="0" w:space="0" w:color="auto"/>
        <w:bottom w:val="none" w:sz="0" w:space="0" w:color="auto"/>
        <w:right w:val="none" w:sz="0" w:space="0" w:color="auto"/>
      </w:divBdr>
    </w:div>
    <w:div w:id="1707943555">
      <w:marLeft w:val="640"/>
      <w:marRight w:val="0"/>
      <w:marTop w:val="0"/>
      <w:marBottom w:val="0"/>
      <w:divBdr>
        <w:top w:val="none" w:sz="0" w:space="0" w:color="auto"/>
        <w:left w:val="none" w:sz="0" w:space="0" w:color="auto"/>
        <w:bottom w:val="none" w:sz="0" w:space="0" w:color="auto"/>
        <w:right w:val="none" w:sz="0" w:space="0" w:color="auto"/>
      </w:divBdr>
    </w:div>
    <w:div w:id="1708407412">
      <w:marLeft w:val="640"/>
      <w:marRight w:val="0"/>
      <w:marTop w:val="0"/>
      <w:marBottom w:val="0"/>
      <w:divBdr>
        <w:top w:val="none" w:sz="0" w:space="0" w:color="auto"/>
        <w:left w:val="none" w:sz="0" w:space="0" w:color="auto"/>
        <w:bottom w:val="none" w:sz="0" w:space="0" w:color="auto"/>
        <w:right w:val="none" w:sz="0" w:space="0" w:color="auto"/>
      </w:divBdr>
    </w:div>
    <w:div w:id="1708486605">
      <w:marLeft w:val="640"/>
      <w:marRight w:val="0"/>
      <w:marTop w:val="0"/>
      <w:marBottom w:val="0"/>
      <w:divBdr>
        <w:top w:val="none" w:sz="0" w:space="0" w:color="auto"/>
        <w:left w:val="none" w:sz="0" w:space="0" w:color="auto"/>
        <w:bottom w:val="none" w:sz="0" w:space="0" w:color="auto"/>
        <w:right w:val="none" w:sz="0" w:space="0" w:color="auto"/>
      </w:divBdr>
    </w:div>
    <w:div w:id="1709141553">
      <w:marLeft w:val="640"/>
      <w:marRight w:val="0"/>
      <w:marTop w:val="0"/>
      <w:marBottom w:val="0"/>
      <w:divBdr>
        <w:top w:val="none" w:sz="0" w:space="0" w:color="auto"/>
        <w:left w:val="none" w:sz="0" w:space="0" w:color="auto"/>
        <w:bottom w:val="none" w:sz="0" w:space="0" w:color="auto"/>
        <w:right w:val="none" w:sz="0" w:space="0" w:color="auto"/>
      </w:divBdr>
    </w:div>
    <w:div w:id="1709331703">
      <w:marLeft w:val="640"/>
      <w:marRight w:val="0"/>
      <w:marTop w:val="0"/>
      <w:marBottom w:val="0"/>
      <w:divBdr>
        <w:top w:val="none" w:sz="0" w:space="0" w:color="auto"/>
        <w:left w:val="none" w:sz="0" w:space="0" w:color="auto"/>
        <w:bottom w:val="none" w:sz="0" w:space="0" w:color="auto"/>
        <w:right w:val="none" w:sz="0" w:space="0" w:color="auto"/>
      </w:divBdr>
    </w:div>
    <w:div w:id="1709916302">
      <w:marLeft w:val="640"/>
      <w:marRight w:val="0"/>
      <w:marTop w:val="0"/>
      <w:marBottom w:val="0"/>
      <w:divBdr>
        <w:top w:val="none" w:sz="0" w:space="0" w:color="auto"/>
        <w:left w:val="none" w:sz="0" w:space="0" w:color="auto"/>
        <w:bottom w:val="none" w:sz="0" w:space="0" w:color="auto"/>
        <w:right w:val="none" w:sz="0" w:space="0" w:color="auto"/>
      </w:divBdr>
    </w:div>
    <w:div w:id="1710497961">
      <w:marLeft w:val="640"/>
      <w:marRight w:val="0"/>
      <w:marTop w:val="0"/>
      <w:marBottom w:val="0"/>
      <w:divBdr>
        <w:top w:val="none" w:sz="0" w:space="0" w:color="auto"/>
        <w:left w:val="none" w:sz="0" w:space="0" w:color="auto"/>
        <w:bottom w:val="none" w:sz="0" w:space="0" w:color="auto"/>
        <w:right w:val="none" w:sz="0" w:space="0" w:color="auto"/>
      </w:divBdr>
    </w:div>
    <w:div w:id="1710571387">
      <w:marLeft w:val="640"/>
      <w:marRight w:val="0"/>
      <w:marTop w:val="0"/>
      <w:marBottom w:val="0"/>
      <w:divBdr>
        <w:top w:val="none" w:sz="0" w:space="0" w:color="auto"/>
        <w:left w:val="none" w:sz="0" w:space="0" w:color="auto"/>
        <w:bottom w:val="none" w:sz="0" w:space="0" w:color="auto"/>
        <w:right w:val="none" w:sz="0" w:space="0" w:color="auto"/>
      </w:divBdr>
    </w:div>
    <w:div w:id="1710648091">
      <w:marLeft w:val="640"/>
      <w:marRight w:val="0"/>
      <w:marTop w:val="0"/>
      <w:marBottom w:val="0"/>
      <w:divBdr>
        <w:top w:val="none" w:sz="0" w:space="0" w:color="auto"/>
        <w:left w:val="none" w:sz="0" w:space="0" w:color="auto"/>
        <w:bottom w:val="none" w:sz="0" w:space="0" w:color="auto"/>
        <w:right w:val="none" w:sz="0" w:space="0" w:color="auto"/>
      </w:divBdr>
    </w:div>
    <w:div w:id="1710760798">
      <w:marLeft w:val="640"/>
      <w:marRight w:val="0"/>
      <w:marTop w:val="0"/>
      <w:marBottom w:val="0"/>
      <w:divBdr>
        <w:top w:val="none" w:sz="0" w:space="0" w:color="auto"/>
        <w:left w:val="none" w:sz="0" w:space="0" w:color="auto"/>
        <w:bottom w:val="none" w:sz="0" w:space="0" w:color="auto"/>
        <w:right w:val="none" w:sz="0" w:space="0" w:color="auto"/>
      </w:divBdr>
    </w:div>
    <w:div w:id="1710761043">
      <w:marLeft w:val="640"/>
      <w:marRight w:val="0"/>
      <w:marTop w:val="0"/>
      <w:marBottom w:val="0"/>
      <w:divBdr>
        <w:top w:val="none" w:sz="0" w:space="0" w:color="auto"/>
        <w:left w:val="none" w:sz="0" w:space="0" w:color="auto"/>
        <w:bottom w:val="none" w:sz="0" w:space="0" w:color="auto"/>
        <w:right w:val="none" w:sz="0" w:space="0" w:color="auto"/>
      </w:divBdr>
    </w:div>
    <w:div w:id="1710883251">
      <w:marLeft w:val="640"/>
      <w:marRight w:val="0"/>
      <w:marTop w:val="0"/>
      <w:marBottom w:val="0"/>
      <w:divBdr>
        <w:top w:val="none" w:sz="0" w:space="0" w:color="auto"/>
        <w:left w:val="none" w:sz="0" w:space="0" w:color="auto"/>
        <w:bottom w:val="none" w:sz="0" w:space="0" w:color="auto"/>
        <w:right w:val="none" w:sz="0" w:space="0" w:color="auto"/>
      </w:divBdr>
    </w:div>
    <w:div w:id="1712152647">
      <w:marLeft w:val="640"/>
      <w:marRight w:val="0"/>
      <w:marTop w:val="0"/>
      <w:marBottom w:val="0"/>
      <w:divBdr>
        <w:top w:val="none" w:sz="0" w:space="0" w:color="auto"/>
        <w:left w:val="none" w:sz="0" w:space="0" w:color="auto"/>
        <w:bottom w:val="none" w:sz="0" w:space="0" w:color="auto"/>
        <w:right w:val="none" w:sz="0" w:space="0" w:color="auto"/>
      </w:divBdr>
    </w:div>
    <w:div w:id="1712802487">
      <w:marLeft w:val="640"/>
      <w:marRight w:val="0"/>
      <w:marTop w:val="0"/>
      <w:marBottom w:val="0"/>
      <w:divBdr>
        <w:top w:val="none" w:sz="0" w:space="0" w:color="auto"/>
        <w:left w:val="none" w:sz="0" w:space="0" w:color="auto"/>
        <w:bottom w:val="none" w:sz="0" w:space="0" w:color="auto"/>
        <w:right w:val="none" w:sz="0" w:space="0" w:color="auto"/>
      </w:divBdr>
    </w:div>
    <w:div w:id="1712879319">
      <w:marLeft w:val="640"/>
      <w:marRight w:val="0"/>
      <w:marTop w:val="0"/>
      <w:marBottom w:val="0"/>
      <w:divBdr>
        <w:top w:val="none" w:sz="0" w:space="0" w:color="auto"/>
        <w:left w:val="none" w:sz="0" w:space="0" w:color="auto"/>
        <w:bottom w:val="none" w:sz="0" w:space="0" w:color="auto"/>
        <w:right w:val="none" w:sz="0" w:space="0" w:color="auto"/>
      </w:divBdr>
    </w:div>
    <w:div w:id="1713069293">
      <w:marLeft w:val="640"/>
      <w:marRight w:val="0"/>
      <w:marTop w:val="0"/>
      <w:marBottom w:val="0"/>
      <w:divBdr>
        <w:top w:val="none" w:sz="0" w:space="0" w:color="auto"/>
        <w:left w:val="none" w:sz="0" w:space="0" w:color="auto"/>
        <w:bottom w:val="none" w:sz="0" w:space="0" w:color="auto"/>
        <w:right w:val="none" w:sz="0" w:space="0" w:color="auto"/>
      </w:divBdr>
    </w:div>
    <w:div w:id="1714035166">
      <w:marLeft w:val="640"/>
      <w:marRight w:val="0"/>
      <w:marTop w:val="0"/>
      <w:marBottom w:val="0"/>
      <w:divBdr>
        <w:top w:val="none" w:sz="0" w:space="0" w:color="auto"/>
        <w:left w:val="none" w:sz="0" w:space="0" w:color="auto"/>
        <w:bottom w:val="none" w:sz="0" w:space="0" w:color="auto"/>
        <w:right w:val="none" w:sz="0" w:space="0" w:color="auto"/>
      </w:divBdr>
    </w:div>
    <w:div w:id="1714109845">
      <w:marLeft w:val="640"/>
      <w:marRight w:val="0"/>
      <w:marTop w:val="0"/>
      <w:marBottom w:val="0"/>
      <w:divBdr>
        <w:top w:val="none" w:sz="0" w:space="0" w:color="auto"/>
        <w:left w:val="none" w:sz="0" w:space="0" w:color="auto"/>
        <w:bottom w:val="none" w:sz="0" w:space="0" w:color="auto"/>
        <w:right w:val="none" w:sz="0" w:space="0" w:color="auto"/>
      </w:divBdr>
    </w:div>
    <w:div w:id="1714689548">
      <w:marLeft w:val="640"/>
      <w:marRight w:val="0"/>
      <w:marTop w:val="0"/>
      <w:marBottom w:val="0"/>
      <w:divBdr>
        <w:top w:val="none" w:sz="0" w:space="0" w:color="auto"/>
        <w:left w:val="none" w:sz="0" w:space="0" w:color="auto"/>
        <w:bottom w:val="none" w:sz="0" w:space="0" w:color="auto"/>
        <w:right w:val="none" w:sz="0" w:space="0" w:color="auto"/>
      </w:divBdr>
    </w:div>
    <w:div w:id="1714965527">
      <w:marLeft w:val="640"/>
      <w:marRight w:val="0"/>
      <w:marTop w:val="0"/>
      <w:marBottom w:val="0"/>
      <w:divBdr>
        <w:top w:val="none" w:sz="0" w:space="0" w:color="auto"/>
        <w:left w:val="none" w:sz="0" w:space="0" w:color="auto"/>
        <w:bottom w:val="none" w:sz="0" w:space="0" w:color="auto"/>
        <w:right w:val="none" w:sz="0" w:space="0" w:color="auto"/>
      </w:divBdr>
    </w:div>
    <w:div w:id="1715040077">
      <w:marLeft w:val="640"/>
      <w:marRight w:val="0"/>
      <w:marTop w:val="0"/>
      <w:marBottom w:val="0"/>
      <w:divBdr>
        <w:top w:val="none" w:sz="0" w:space="0" w:color="auto"/>
        <w:left w:val="none" w:sz="0" w:space="0" w:color="auto"/>
        <w:bottom w:val="none" w:sz="0" w:space="0" w:color="auto"/>
        <w:right w:val="none" w:sz="0" w:space="0" w:color="auto"/>
      </w:divBdr>
    </w:div>
    <w:div w:id="1715232138">
      <w:marLeft w:val="640"/>
      <w:marRight w:val="0"/>
      <w:marTop w:val="0"/>
      <w:marBottom w:val="0"/>
      <w:divBdr>
        <w:top w:val="none" w:sz="0" w:space="0" w:color="auto"/>
        <w:left w:val="none" w:sz="0" w:space="0" w:color="auto"/>
        <w:bottom w:val="none" w:sz="0" w:space="0" w:color="auto"/>
        <w:right w:val="none" w:sz="0" w:space="0" w:color="auto"/>
      </w:divBdr>
    </w:div>
    <w:div w:id="1716083799">
      <w:marLeft w:val="640"/>
      <w:marRight w:val="0"/>
      <w:marTop w:val="0"/>
      <w:marBottom w:val="0"/>
      <w:divBdr>
        <w:top w:val="none" w:sz="0" w:space="0" w:color="auto"/>
        <w:left w:val="none" w:sz="0" w:space="0" w:color="auto"/>
        <w:bottom w:val="none" w:sz="0" w:space="0" w:color="auto"/>
        <w:right w:val="none" w:sz="0" w:space="0" w:color="auto"/>
      </w:divBdr>
    </w:div>
    <w:div w:id="1716269518">
      <w:marLeft w:val="640"/>
      <w:marRight w:val="0"/>
      <w:marTop w:val="0"/>
      <w:marBottom w:val="0"/>
      <w:divBdr>
        <w:top w:val="none" w:sz="0" w:space="0" w:color="auto"/>
        <w:left w:val="none" w:sz="0" w:space="0" w:color="auto"/>
        <w:bottom w:val="none" w:sz="0" w:space="0" w:color="auto"/>
        <w:right w:val="none" w:sz="0" w:space="0" w:color="auto"/>
      </w:divBdr>
    </w:div>
    <w:div w:id="1716419846">
      <w:marLeft w:val="640"/>
      <w:marRight w:val="0"/>
      <w:marTop w:val="0"/>
      <w:marBottom w:val="0"/>
      <w:divBdr>
        <w:top w:val="none" w:sz="0" w:space="0" w:color="auto"/>
        <w:left w:val="none" w:sz="0" w:space="0" w:color="auto"/>
        <w:bottom w:val="none" w:sz="0" w:space="0" w:color="auto"/>
        <w:right w:val="none" w:sz="0" w:space="0" w:color="auto"/>
      </w:divBdr>
    </w:div>
    <w:div w:id="1716613571">
      <w:marLeft w:val="640"/>
      <w:marRight w:val="0"/>
      <w:marTop w:val="0"/>
      <w:marBottom w:val="0"/>
      <w:divBdr>
        <w:top w:val="none" w:sz="0" w:space="0" w:color="auto"/>
        <w:left w:val="none" w:sz="0" w:space="0" w:color="auto"/>
        <w:bottom w:val="none" w:sz="0" w:space="0" w:color="auto"/>
        <w:right w:val="none" w:sz="0" w:space="0" w:color="auto"/>
      </w:divBdr>
    </w:div>
    <w:div w:id="1716659446">
      <w:marLeft w:val="640"/>
      <w:marRight w:val="0"/>
      <w:marTop w:val="0"/>
      <w:marBottom w:val="0"/>
      <w:divBdr>
        <w:top w:val="none" w:sz="0" w:space="0" w:color="auto"/>
        <w:left w:val="none" w:sz="0" w:space="0" w:color="auto"/>
        <w:bottom w:val="none" w:sz="0" w:space="0" w:color="auto"/>
        <w:right w:val="none" w:sz="0" w:space="0" w:color="auto"/>
      </w:divBdr>
    </w:div>
    <w:div w:id="1716731405">
      <w:marLeft w:val="640"/>
      <w:marRight w:val="0"/>
      <w:marTop w:val="0"/>
      <w:marBottom w:val="0"/>
      <w:divBdr>
        <w:top w:val="none" w:sz="0" w:space="0" w:color="auto"/>
        <w:left w:val="none" w:sz="0" w:space="0" w:color="auto"/>
        <w:bottom w:val="none" w:sz="0" w:space="0" w:color="auto"/>
        <w:right w:val="none" w:sz="0" w:space="0" w:color="auto"/>
      </w:divBdr>
    </w:div>
    <w:div w:id="1716851605">
      <w:marLeft w:val="640"/>
      <w:marRight w:val="0"/>
      <w:marTop w:val="0"/>
      <w:marBottom w:val="0"/>
      <w:divBdr>
        <w:top w:val="none" w:sz="0" w:space="0" w:color="auto"/>
        <w:left w:val="none" w:sz="0" w:space="0" w:color="auto"/>
        <w:bottom w:val="none" w:sz="0" w:space="0" w:color="auto"/>
        <w:right w:val="none" w:sz="0" w:space="0" w:color="auto"/>
      </w:divBdr>
    </w:div>
    <w:div w:id="1717316532">
      <w:marLeft w:val="640"/>
      <w:marRight w:val="0"/>
      <w:marTop w:val="0"/>
      <w:marBottom w:val="0"/>
      <w:divBdr>
        <w:top w:val="none" w:sz="0" w:space="0" w:color="auto"/>
        <w:left w:val="none" w:sz="0" w:space="0" w:color="auto"/>
        <w:bottom w:val="none" w:sz="0" w:space="0" w:color="auto"/>
        <w:right w:val="none" w:sz="0" w:space="0" w:color="auto"/>
      </w:divBdr>
    </w:div>
    <w:div w:id="1717779836">
      <w:marLeft w:val="640"/>
      <w:marRight w:val="0"/>
      <w:marTop w:val="0"/>
      <w:marBottom w:val="0"/>
      <w:divBdr>
        <w:top w:val="none" w:sz="0" w:space="0" w:color="auto"/>
        <w:left w:val="none" w:sz="0" w:space="0" w:color="auto"/>
        <w:bottom w:val="none" w:sz="0" w:space="0" w:color="auto"/>
        <w:right w:val="none" w:sz="0" w:space="0" w:color="auto"/>
      </w:divBdr>
    </w:div>
    <w:div w:id="1718310279">
      <w:marLeft w:val="640"/>
      <w:marRight w:val="0"/>
      <w:marTop w:val="0"/>
      <w:marBottom w:val="0"/>
      <w:divBdr>
        <w:top w:val="none" w:sz="0" w:space="0" w:color="auto"/>
        <w:left w:val="none" w:sz="0" w:space="0" w:color="auto"/>
        <w:bottom w:val="none" w:sz="0" w:space="0" w:color="auto"/>
        <w:right w:val="none" w:sz="0" w:space="0" w:color="auto"/>
      </w:divBdr>
    </w:div>
    <w:div w:id="1718361245">
      <w:marLeft w:val="640"/>
      <w:marRight w:val="0"/>
      <w:marTop w:val="0"/>
      <w:marBottom w:val="0"/>
      <w:divBdr>
        <w:top w:val="none" w:sz="0" w:space="0" w:color="auto"/>
        <w:left w:val="none" w:sz="0" w:space="0" w:color="auto"/>
        <w:bottom w:val="none" w:sz="0" w:space="0" w:color="auto"/>
        <w:right w:val="none" w:sz="0" w:space="0" w:color="auto"/>
      </w:divBdr>
    </w:div>
    <w:div w:id="1719163297">
      <w:marLeft w:val="640"/>
      <w:marRight w:val="0"/>
      <w:marTop w:val="0"/>
      <w:marBottom w:val="0"/>
      <w:divBdr>
        <w:top w:val="none" w:sz="0" w:space="0" w:color="auto"/>
        <w:left w:val="none" w:sz="0" w:space="0" w:color="auto"/>
        <w:bottom w:val="none" w:sz="0" w:space="0" w:color="auto"/>
        <w:right w:val="none" w:sz="0" w:space="0" w:color="auto"/>
      </w:divBdr>
    </w:div>
    <w:div w:id="1719165172">
      <w:marLeft w:val="640"/>
      <w:marRight w:val="0"/>
      <w:marTop w:val="0"/>
      <w:marBottom w:val="0"/>
      <w:divBdr>
        <w:top w:val="none" w:sz="0" w:space="0" w:color="auto"/>
        <w:left w:val="none" w:sz="0" w:space="0" w:color="auto"/>
        <w:bottom w:val="none" w:sz="0" w:space="0" w:color="auto"/>
        <w:right w:val="none" w:sz="0" w:space="0" w:color="auto"/>
      </w:divBdr>
    </w:div>
    <w:div w:id="1719434559">
      <w:marLeft w:val="640"/>
      <w:marRight w:val="0"/>
      <w:marTop w:val="0"/>
      <w:marBottom w:val="0"/>
      <w:divBdr>
        <w:top w:val="none" w:sz="0" w:space="0" w:color="auto"/>
        <w:left w:val="none" w:sz="0" w:space="0" w:color="auto"/>
        <w:bottom w:val="none" w:sz="0" w:space="0" w:color="auto"/>
        <w:right w:val="none" w:sz="0" w:space="0" w:color="auto"/>
      </w:divBdr>
    </w:div>
    <w:div w:id="1719862040">
      <w:marLeft w:val="640"/>
      <w:marRight w:val="0"/>
      <w:marTop w:val="0"/>
      <w:marBottom w:val="0"/>
      <w:divBdr>
        <w:top w:val="none" w:sz="0" w:space="0" w:color="auto"/>
        <w:left w:val="none" w:sz="0" w:space="0" w:color="auto"/>
        <w:bottom w:val="none" w:sz="0" w:space="0" w:color="auto"/>
        <w:right w:val="none" w:sz="0" w:space="0" w:color="auto"/>
      </w:divBdr>
    </w:div>
    <w:div w:id="1719889784">
      <w:marLeft w:val="640"/>
      <w:marRight w:val="0"/>
      <w:marTop w:val="0"/>
      <w:marBottom w:val="0"/>
      <w:divBdr>
        <w:top w:val="none" w:sz="0" w:space="0" w:color="auto"/>
        <w:left w:val="none" w:sz="0" w:space="0" w:color="auto"/>
        <w:bottom w:val="none" w:sz="0" w:space="0" w:color="auto"/>
        <w:right w:val="none" w:sz="0" w:space="0" w:color="auto"/>
      </w:divBdr>
    </w:div>
    <w:div w:id="1720012025">
      <w:marLeft w:val="640"/>
      <w:marRight w:val="0"/>
      <w:marTop w:val="0"/>
      <w:marBottom w:val="0"/>
      <w:divBdr>
        <w:top w:val="none" w:sz="0" w:space="0" w:color="auto"/>
        <w:left w:val="none" w:sz="0" w:space="0" w:color="auto"/>
        <w:bottom w:val="none" w:sz="0" w:space="0" w:color="auto"/>
        <w:right w:val="none" w:sz="0" w:space="0" w:color="auto"/>
      </w:divBdr>
    </w:div>
    <w:div w:id="1720471038">
      <w:marLeft w:val="640"/>
      <w:marRight w:val="0"/>
      <w:marTop w:val="0"/>
      <w:marBottom w:val="0"/>
      <w:divBdr>
        <w:top w:val="none" w:sz="0" w:space="0" w:color="auto"/>
        <w:left w:val="none" w:sz="0" w:space="0" w:color="auto"/>
        <w:bottom w:val="none" w:sz="0" w:space="0" w:color="auto"/>
        <w:right w:val="none" w:sz="0" w:space="0" w:color="auto"/>
      </w:divBdr>
    </w:div>
    <w:div w:id="1720588308">
      <w:marLeft w:val="640"/>
      <w:marRight w:val="0"/>
      <w:marTop w:val="0"/>
      <w:marBottom w:val="0"/>
      <w:divBdr>
        <w:top w:val="none" w:sz="0" w:space="0" w:color="auto"/>
        <w:left w:val="none" w:sz="0" w:space="0" w:color="auto"/>
        <w:bottom w:val="none" w:sz="0" w:space="0" w:color="auto"/>
        <w:right w:val="none" w:sz="0" w:space="0" w:color="auto"/>
      </w:divBdr>
    </w:div>
    <w:div w:id="1721587214">
      <w:marLeft w:val="640"/>
      <w:marRight w:val="0"/>
      <w:marTop w:val="0"/>
      <w:marBottom w:val="0"/>
      <w:divBdr>
        <w:top w:val="none" w:sz="0" w:space="0" w:color="auto"/>
        <w:left w:val="none" w:sz="0" w:space="0" w:color="auto"/>
        <w:bottom w:val="none" w:sz="0" w:space="0" w:color="auto"/>
        <w:right w:val="none" w:sz="0" w:space="0" w:color="auto"/>
      </w:divBdr>
    </w:div>
    <w:div w:id="1723015662">
      <w:marLeft w:val="640"/>
      <w:marRight w:val="0"/>
      <w:marTop w:val="0"/>
      <w:marBottom w:val="0"/>
      <w:divBdr>
        <w:top w:val="none" w:sz="0" w:space="0" w:color="auto"/>
        <w:left w:val="none" w:sz="0" w:space="0" w:color="auto"/>
        <w:bottom w:val="none" w:sz="0" w:space="0" w:color="auto"/>
        <w:right w:val="none" w:sz="0" w:space="0" w:color="auto"/>
      </w:divBdr>
    </w:div>
    <w:div w:id="1724254813">
      <w:marLeft w:val="640"/>
      <w:marRight w:val="0"/>
      <w:marTop w:val="0"/>
      <w:marBottom w:val="0"/>
      <w:divBdr>
        <w:top w:val="none" w:sz="0" w:space="0" w:color="auto"/>
        <w:left w:val="none" w:sz="0" w:space="0" w:color="auto"/>
        <w:bottom w:val="none" w:sz="0" w:space="0" w:color="auto"/>
        <w:right w:val="none" w:sz="0" w:space="0" w:color="auto"/>
      </w:divBdr>
    </w:div>
    <w:div w:id="1724400590">
      <w:marLeft w:val="640"/>
      <w:marRight w:val="0"/>
      <w:marTop w:val="0"/>
      <w:marBottom w:val="0"/>
      <w:divBdr>
        <w:top w:val="none" w:sz="0" w:space="0" w:color="auto"/>
        <w:left w:val="none" w:sz="0" w:space="0" w:color="auto"/>
        <w:bottom w:val="none" w:sz="0" w:space="0" w:color="auto"/>
        <w:right w:val="none" w:sz="0" w:space="0" w:color="auto"/>
      </w:divBdr>
    </w:div>
    <w:div w:id="1724866119">
      <w:marLeft w:val="640"/>
      <w:marRight w:val="0"/>
      <w:marTop w:val="0"/>
      <w:marBottom w:val="0"/>
      <w:divBdr>
        <w:top w:val="none" w:sz="0" w:space="0" w:color="auto"/>
        <w:left w:val="none" w:sz="0" w:space="0" w:color="auto"/>
        <w:bottom w:val="none" w:sz="0" w:space="0" w:color="auto"/>
        <w:right w:val="none" w:sz="0" w:space="0" w:color="auto"/>
      </w:divBdr>
    </w:div>
    <w:div w:id="1725367351">
      <w:marLeft w:val="640"/>
      <w:marRight w:val="0"/>
      <w:marTop w:val="0"/>
      <w:marBottom w:val="0"/>
      <w:divBdr>
        <w:top w:val="none" w:sz="0" w:space="0" w:color="auto"/>
        <w:left w:val="none" w:sz="0" w:space="0" w:color="auto"/>
        <w:bottom w:val="none" w:sz="0" w:space="0" w:color="auto"/>
        <w:right w:val="none" w:sz="0" w:space="0" w:color="auto"/>
      </w:divBdr>
    </w:div>
    <w:div w:id="1725906653">
      <w:marLeft w:val="640"/>
      <w:marRight w:val="0"/>
      <w:marTop w:val="0"/>
      <w:marBottom w:val="0"/>
      <w:divBdr>
        <w:top w:val="none" w:sz="0" w:space="0" w:color="auto"/>
        <w:left w:val="none" w:sz="0" w:space="0" w:color="auto"/>
        <w:bottom w:val="none" w:sz="0" w:space="0" w:color="auto"/>
        <w:right w:val="none" w:sz="0" w:space="0" w:color="auto"/>
      </w:divBdr>
    </w:div>
    <w:div w:id="1726295845">
      <w:marLeft w:val="640"/>
      <w:marRight w:val="0"/>
      <w:marTop w:val="0"/>
      <w:marBottom w:val="0"/>
      <w:divBdr>
        <w:top w:val="none" w:sz="0" w:space="0" w:color="auto"/>
        <w:left w:val="none" w:sz="0" w:space="0" w:color="auto"/>
        <w:bottom w:val="none" w:sz="0" w:space="0" w:color="auto"/>
        <w:right w:val="none" w:sz="0" w:space="0" w:color="auto"/>
      </w:divBdr>
    </w:div>
    <w:div w:id="1726827694">
      <w:marLeft w:val="640"/>
      <w:marRight w:val="0"/>
      <w:marTop w:val="0"/>
      <w:marBottom w:val="0"/>
      <w:divBdr>
        <w:top w:val="none" w:sz="0" w:space="0" w:color="auto"/>
        <w:left w:val="none" w:sz="0" w:space="0" w:color="auto"/>
        <w:bottom w:val="none" w:sz="0" w:space="0" w:color="auto"/>
        <w:right w:val="none" w:sz="0" w:space="0" w:color="auto"/>
      </w:divBdr>
    </w:div>
    <w:div w:id="1726831931">
      <w:marLeft w:val="640"/>
      <w:marRight w:val="0"/>
      <w:marTop w:val="0"/>
      <w:marBottom w:val="0"/>
      <w:divBdr>
        <w:top w:val="none" w:sz="0" w:space="0" w:color="auto"/>
        <w:left w:val="none" w:sz="0" w:space="0" w:color="auto"/>
        <w:bottom w:val="none" w:sz="0" w:space="0" w:color="auto"/>
        <w:right w:val="none" w:sz="0" w:space="0" w:color="auto"/>
      </w:divBdr>
    </w:div>
    <w:div w:id="1727297717">
      <w:marLeft w:val="640"/>
      <w:marRight w:val="0"/>
      <w:marTop w:val="0"/>
      <w:marBottom w:val="0"/>
      <w:divBdr>
        <w:top w:val="none" w:sz="0" w:space="0" w:color="auto"/>
        <w:left w:val="none" w:sz="0" w:space="0" w:color="auto"/>
        <w:bottom w:val="none" w:sz="0" w:space="0" w:color="auto"/>
        <w:right w:val="none" w:sz="0" w:space="0" w:color="auto"/>
      </w:divBdr>
    </w:div>
    <w:div w:id="1727533478">
      <w:marLeft w:val="640"/>
      <w:marRight w:val="0"/>
      <w:marTop w:val="0"/>
      <w:marBottom w:val="0"/>
      <w:divBdr>
        <w:top w:val="none" w:sz="0" w:space="0" w:color="auto"/>
        <w:left w:val="none" w:sz="0" w:space="0" w:color="auto"/>
        <w:bottom w:val="none" w:sz="0" w:space="0" w:color="auto"/>
        <w:right w:val="none" w:sz="0" w:space="0" w:color="auto"/>
      </w:divBdr>
    </w:div>
    <w:div w:id="1727797030">
      <w:marLeft w:val="640"/>
      <w:marRight w:val="0"/>
      <w:marTop w:val="0"/>
      <w:marBottom w:val="0"/>
      <w:divBdr>
        <w:top w:val="none" w:sz="0" w:space="0" w:color="auto"/>
        <w:left w:val="none" w:sz="0" w:space="0" w:color="auto"/>
        <w:bottom w:val="none" w:sz="0" w:space="0" w:color="auto"/>
        <w:right w:val="none" w:sz="0" w:space="0" w:color="auto"/>
      </w:divBdr>
    </w:div>
    <w:div w:id="1727874723">
      <w:marLeft w:val="640"/>
      <w:marRight w:val="0"/>
      <w:marTop w:val="0"/>
      <w:marBottom w:val="0"/>
      <w:divBdr>
        <w:top w:val="none" w:sz="0" w:space="0" w:color="auto"/>
        <w:left w:val="none" w:sz="0" w:space="0" w:color="auto"/>
        <w:bottom w:val="none" w:sz="0" w:space="0" w:color="auto"/>
        <w:right w:val="none" w:sz="0" w:space="0" w:color="auto"/>
      </w:divBdr>
    </w:div>
    <w:div w:id="1728530010">
      <w:marLeft w:val="640"/>
      <w:marRight w:val="0"/>
      <w:marTop w:val="0"/>
      <w:marBottom w:val="0"/>
      <w:divBdr>
        <w:top w:val="none" w:sz="0" w:space="0" w:color="auto"/>
        <w:left w:val="none" w:sz="0" w:space="0" w:color="auto"/>
        <w:bottom w:val="none" w:sz="0" w:space="0" w:color="auto"/>
        <w:right w:val="none" w:sz="0" w:space="0" w:color="auto"/>
      </w:divBdr>
    </w:div>
    <w:div w:id="1729910649">
      <w:marLeft w:val="640"/>
      <w:marRight w:val="0"/>
      <w:marTop w:val="0"/>
      <w:marBottom w:val="0"/>
      <w:divBdr>
        <w:top w:val="none" w:sz="0" w:space="0" w:color="auto"/>
        <w:left w:val="none" w:sz="0" w:space="0" w:color="auto"/>
        <w:bottom w:val="none" w:sz="0" w:space="0" w:color="auto"/>
        <w:right w:val="none" w:sz="0" w:space="0" w:color="auto"/>
      </w:divBdr>
    </w:div>
    <w:div w:id="1730153976">
      <w:marLeft w:val="640"/>
      <w:marRight w:val="0"/>
      <w:marTop w:val="0"/>
      <w:marBottom w:val="0"/>
      <w:divBdr>
        <w:top w:val="none" w:sz="0" w:space="0" w:color="auto"/>
        <w:left w:val="none" w:sz="0" w:space="0" w:color="auto"/>
        <w:bottom w:val="none" w:sz="0" w:space="0" w:color="auto"/>
        <w:right w:val="none" w:sz="0" w:space="0" w:color="auto"/>
      </w:divBdr>
    </w:div>
    <w:div w:id="1730227317">
      <w:marLeft w:val="640"/>
      <w:marRight w:val="0"/>
      <w:marTop w:val="0"/>
      <w:marBottom w:val="0"/>
      <w:divBdr>
        <w:top w:val="none" w:sz="0" w:space="0" w:color="auto"/>
        <w:left w:val="none" w:sz="0" w:space="0" w:color="auto"/>
        <w:bottom w:val="none" w:sz="0" w:space="0" w:color="auto"/>
        <w:right w:val="none" w:sz="0" w:space="0" w:color="auto"/>
      </w:divBdr>
    </w:div>
    <w:div w:id="1731072187">
      <w:marLeft w:val="640"/>
      <w:marRight w:val="0"/>
      <w:marTop w:val="0"/>
      <w:marBottom w:val="0"/>
      <w:divBdr>
        <w:top w:val="none" w:sz="0" w:space="0" w:color="auto"/>
        <w:left w:val="none" w:sz="0" w:space="0" w:color="auto"/>
        <w:bottom w:val="none" w:sz="0" w:space="0" w:color="auto"/>
        <w:right w:val="none" w:sz="0" w:space="0" w:color="auto"/>
      </w:divBdr>
    </w:div>
    <w:div w:id="1731728227">
      <w:marLeft w:val="640"/>
      <w:marRight w:val="0"/>
      <w:marTop w:val="0"/>
      <w:marBottom w:val="0"/>
      <w:divBdr>
        <w:top w:val="none" w:sz="0" w:space="0" w:color="auto"/>
        <w:left w:val="none" w:sz="0" w:space="0" w:color="auto"/>
        <w:bottom w:val="none" w:sz="0" w:space="0" w:color="auto"/>
        <w:right w:val="none" w:sz="0" w:space="0" w:color="auto"/>
      </w:divBdr>
    </w:div>
    <w:div w:id="1731804677">
      <w:marLeft w:val="640"/>
      <w:marRight w:val="0"/>
      <w:marTop w:val="0"/>
      <w:marBottom w:val="0"/>
      <w:divBdr>
        <w:top w:val="none" w:sz="0" w:space="0" w:color="auto"/>
        <w:left w:val="none" w:sz="0" w:space="0" w:color="auto"/>
        <w:bottom w:val="none" w:sz="0" w:space="0" w:color="auto"/>
        <w:right w:val="none" w:sz="0" w:space="0" w:color="auto"/>
      </w:divBdr>
    </w:div>
    <w:div w:id="1732654537">
      <w:marLeft w:val="640"/>
      <w:marRight w:val="0"/>
      <w:marTop w:val="0"/>
      <w:marBottom w:val="0"/>
      <w:divBdr>
        <w:top w:val="none" w:sz="0" w:space="0" w:color="auto"/>
        <w:left w:val="none" w:sz="0" w:space="0" w:color="auto"/>
        <w:bottom w:val="none" w:sz="0" w:space="0" w:color="auto"/>
        <w:right w:val="none" w:sz="0" w:space="0" w:color="auto"/>
      </w:divBdr>
    </w:div>
    <w:div w:id="1732846493">
      <w:marLeft w:val="640"/>
      <w:marRight w:val="0"/>
      <w:marTop w:val="0"/>
      <w:marBottom w:val="0"/>
      <w:divBdr>
        <w:top w:val="none" w:sz="0" w:space="0" w:color="auto"/>
        <w:left w:val="none" w:sz="0" w:space="0" w:color="auto"/>
        <w:bottom w:val="none" w:sz="0" w:space="0" w:color="auto"/>
        <w:right w:val="none" w:sz="0" w:space="0" w:color="auto"/>
      </w:divBdr>
    </w:div>
    <w:div w:id="1732847517">
      <w:marLeft w:val="640"/>
      <w:marRight w:val="0"/>
      <w:marTop w:val="0"/>
      <w:marBottom w:val="0"/>
      <w:divBdr>
        <w:top w:val="none" w:sz="0" w:space="0" w:color="auto"/>
        <w:left w:val="none" w:sz="0" w:space="0" w:color="auto"/>
        <w:bottom w:val="none" w:sz="0" w:space="0" w:color="auto"/>
        <w:right w:val="none" w:sz="0" w:space="0" w:color="auto"/>
      </w:divBdr>
    </w:div>
    <w:div w:id="1732849371">
      <w:marLeft w:val="640"/>
      <w:marRight w:val="0"/>
      <w:marTop w:val="0"/>
      <w:marBottom w:val="0"/>
      <w:divBdr>
        <w:top w:val="none" w:sz="0" w:space="0" w:color="auto"/>
        <w:left w:val="none" w:sz="0" w:space="0" w:color="auto"/>
        <w:bottom w:val="none" w:sz="0" w:space="0" w:color="auto"/>
        <w:right w:val="none" w:sz="0" w:space="0" w:color="auto"/>
      </w:divBdr>
    </w:div>
    <w:div w:id="1733232412">
      <w:marLeft w:val="640"/>
      <w:marRight w:val="0"/>
      <w:marTop w:val="0"/>
      <w:marBottom w:val="0"/>
      <w:divBdr>
        <w:top w:val="none" w:sz="0" w:space="0" w:color="auto"/>
        <w:left w:val="none" w:sz="0" w:space="0" w:color="auto"/>
        <w:bottom w:val="none" w:sz="0" w:space="0" w:color="auto"/>
        <w:right w:val="none" w:sz="0" w:space="0" w:color="auto"/>
      </w:divBdr>
    </w:div>
    <w:div w:id="1733498856">
      <w:marLeft w:val="640"/>
      <w:marRight w:val="0"/>
      <w:marTop w:val="0"/>
      <w:marBottom w:val="0"/>
      <w:divBdr>
        <w:top w:val="none" w:sz="0" w:space="0" w:color="auto"/>
        <w:left w:val="none" w:sz="0" w:space="0" w:color="auto"/>
        <w:bottom w:val="none" w:sz="0" w:space="0" w:color="auto"/>
        <w:right w:val="none" w:sz="0" w:space="0" w:color="auto"/>
      </w:divBdr>
    </w:div>
    <w:div w:id="1733701235">
      <w:marLeft w:val="640"/>
      <w:marRight w:val="0"/>
      <w:marTop w:val="0"/>
      <w:marBottom w:val="0"/>
      <w:divBdr>
        <w:top w:val="none" w:sz="0" w:space="0" w:color="auto"/>
        <w:left w:val="none" w:sz="0" w:space="0" w:color="auto"/>
        <w:bottom w:val="none" w:sz="0" w:space="0" w:color="auto"/>
        <w:right w:val="none" w:sz="0" w:space="0" w:color="auto"/>
      </w:divBdr>
    </w:div>
    <w:div w:id="1733917626">
      <w:marLeft w:val="640"/>
      <w:marRight w:val="0"/>
      <w:marTop w:val="0"/>
      <w:marBottom w:val="0"/>
      <w:divBdr>
        <w:top w:val="none" w:sz="0" w:space="0" w:color="auto"/>
        <w:left w:val="none" w:sz="0" w:space="0" w:color="auto"/>
        <w:bottom w:val="none" w:sz="0" w:space="0" w:color="auto"/>
        <w:right w:val="none" w:sz="0" w:space="0" w:color="auto"/>
      </w:divBdr>
    </w:div>
    <w:div w:id="1733961790">
      <w:marLeft w:val="640"/>
      <w:marRight w:val="0"/>
      <w:marTop w:val="0"/>
      <w:marBottom w:val="0"/>
      <w:divBdr>
        <w:top w:val="none" w:sz="0" w:space="0" w:color="auto"/>
        <w:left w:val="none" w:sz="0" w:space="0" w:color="auto"/>
        <w:bottom w:val="none" w:sz="0" w:space="0" w:color="auto"/>
        <w:right w:val="none" w:sz="0" w:space="0" w:color="auto"/>
      </w:divBdr>
    </w:div>
    <w:div w:id="1734280018">
      <w:marLeft w:val="640"/>
      <w:marRight w:val="0"/>
      <w:marTop w:val="0"/>
      <w:marBottom w:val="0"/>
      <w:divBdr>
        <w:top w:val="none" w:sz="0" w:space="0" w:color="auto"/>
        <w:left w:val="none" w:sz="0" w:space="0" w:color="auto"/>
        <w:bottom w:val="none" w:sz="0" w:space="0" w:color="auto"/>
        <w:right w:val="none" w:sz="0" w:space="0" w:color="auto"/>
      </w:divBdr>
    </w:div>
    <w:div w:id="1734430085">
      <w:marLeft w:val="640"/>
      <w:marRight w:val="0"/>
      <w:marTop w:val="0"/>
      <w:marBottom w:val="0"/>
      <w:divBdr>
        <w:top w:val="none" w:sz="0" w:space="0" w:color="auto"/>
        <w:left w:val="none" w:sz="0" w:space="0" w:color="auto"/>
        <w:bottom w:val="none" w:sz="0" w:space="0" w:color="auto"/>
        <w:right w:val="none" w:sz="0" w:space="0" w:color="auto"/>
      </w:divBdr>
    </w:div>
    <w:div w:id="1734501215">
      <w:marLeft w:val="640"/>
      <w:marRight w:val="0"/>
      <w:marTop w:val="0"/>
      <w:marBottom w:val="0"/>
      <w:divBdr>
        <w:top w:val="none" w:sz="0" w:space="0" w:color="auto"/>
        <w:left w:val="none" w:sz="0" w:space="0" w:color="auto"/>
        <w:bottom w:val="none" w:sz="0" w:space="0" w:color="auto"/>
        <w:right w:val="none" w:sz="0" w:space="0" w:color="auto"/>
      </w:divBdr>
    </w:div>
    <w:div w:id="1734502219">
      <w:marLeft w:val="640"/>
      <w:marRight w:val="0"/>
      <w:marTop w:val="0"/>
      <w:marBottom w:val="0"/>
      <w:divBdr>
        <w:top w:val="none" w:sz="0" w:space="0" w:color="auto"/>
        <w:left w:val="none" w:sz="0" w:space="0" w:color="auto"/>
        <w:bottom w:val="none" w:sz="0" w:space="0" w:color="auto"/>
        <w:right w:val="none" w:sz="0" w:space="0" w:color="auto"/>
      </w:divBdr>
    </w:div>
    <w:div w:id="1734767726">
      <w:marLeft w:val="640"/>
      <w:marRight w:val="0"/>
      <w:marTop w:val="0"/>
      <w:marBottom w:val="0"/>
      <w:divBdr>
        <w:top w:val="none" w:sz="0" w:space="0" w:color="auto"/>
        <w:left w:val="none" w:sz="0" w:space="0" w:color="auto"/>
        <w:bottom w:val="none" w:sz="0" w:space="0" w:color="auto"/>
        <w:right w:val="none" w:sz="0" w:space="0" w:color="auto"/>
      </w:divBdr>
    </w:div>
    <w:div w:id="1735158361">
      <w:marLeft w:val="640"/>
      <w:marRight w:val="0"/>
      <w:marTop w:val="0"/>
      <w:marBottom w:val="0"/>
      <w:divBdr>
        <w:top w:val="none" w:sz="0" w:space="0" w:color="auto"/>
        <w:left w:val="none" w:sz="0" w:space="0" w:color="auto"/>
        <w:bottom w:val="none" w:sz="0" w:space="0" w:color="auto"/>
        <w:right w:val="none" w:sz="0" w:space="0" w:color="auto"/>
      </w:divBdr>
    </w:div>
    <w:div w:id="1735159235">
      <w:marLeft w:val="640"/>
      <w:marRight w:val="0"/>
      <w:marTop w:val="0"/>
      <w:marBottom w:val="0"/>
      <w:divBdr>
        <w:top w:val="none" w:sz="0" w:space="0" w:color="auto"/>
        <w:left w:val="none" w:sz="0" w:space="0" w:color="auto"/>
        <w:bottom w:val="none" w:sz="0" w:space="0" w:color="auto"/>
        <w:right w:val="none" w:sz="0" w:space="0" w:color="auto"/>
      </w:divBdr>
    </w:div>
    <w:div w:id="1735616714">
      <w:marLeft w:val="640"/>
      <w:marRight w:val="0"/>
      <w:marTop w:val="0"/>
      <w:marBottom w:val="0"/>
      <w:divBdr>
        <w:top w:val="none" w:sz="0" w:space="0" w:color="auto"/>
        <w:left w:val="none" w:sz="0" w:space="0" w:color="auto"/>
        <w:bottom w:val="none" w:sz="0" w:space="0" w:color="auto"/>
        <w:right w:val="none" w:sz="0" w:space="0" w:color="auto"/>
      </w:divBdr>
    </w:div>
    <w:div w:id="1736002385">
      <w:marLeft w:val="640"/>
      <w:marRight w:val="0"/>
      <w:marTop w:val="0"/>
      <w:marBottom w:val="0"/>
      <w:divBdr>
        <w:top w:val="none" w:sz="0" w:space="0" w:color="auto"/>
        <w:left w:val="none" w:sz="0" w:space="0" w:color="auto"/>
        <w:bottom w:val="none" w:sz="0" w:space="0" w:color="auto"/>
        <w:right w:val="none" w:sz="0" w:space="0" w:color="auto"/>
      </w:divBdr>
    </w:div>
    <w:div w:id="1736077509">
      <w:marLeft w:val="640"/>
      <w:marRight w:val="0"/>
      <w:marTop w:val="0"/>
      <w:marBottom w:val="0"/>
      <w:divBdr>
        <w:top w:val="none" w:sz="0" w:space="0" w:color="auto"/>
        <w:left w:val="none" w:sz="0" w:space="0" w:color="auto"/>
        <w:bottom w:val="none" w:sz="0" w:space="0" w:color="auto"/>
        <w:right w:val="none" w:sz="0" w:space="0" w:color="auto"/>
      </w:divBdr>
    </w:div>
    <w:div w:id="1736197914">
      <w:marLeft w:val="640"/>
      <w:marRight w:val="0"/>
      <w:marTop w:val="0"/>
      <w:marBottom w:val="0"/>
      <w:divBdr>
        <w:top w:val="none" w:sz="0" w:space="0" w:color="auto"/>
        <w:left w:val="none" w:sz="0" w:space="0" w:color="auto"/>
        <w:bottom w:val="none" w:sz="0" w:space="0" w:color="auto"/>
        <w:right w:val="none" w:sz="0" w:space="0" w:color="auto"/>
      </w:divBdr>
    </w:div>
    <w:div w:id="1736388201">
      <w:marLeft w:val="640"/>
      <w:marRight w:val="0"/>
      <w:marTop w:val="0"/>
      <w:marBottom w:val="0"/>
      <w:divBdr>
        <w:top w:val="none" w:sz="0" w:space="0" w:color="auto"/>
        <w:left w:val="none" w:sz="0" w:space="0" w:color="auto"/>
        <w:bottom w:val="none" w:sz="0" w:space="0" w:color="auto"/>
        <w:right w:val="none" w:sz="0" w:space="0" w:color="auto"/>
      </w:divBdr>
    </w:div>
    <w:div w:id="1737166586">
      <w:marLeft w:val="640"/>
      <w:marRight w:val="0"/>
      <w:marTop w:val="0"/>
      <w:marBottom w:val="0"/>
      <w:divBdr>
        <w:top w:val="none" w:sz="0" w:space="0" w:color="auto"/>
        <w:left w:val="none" w:sz="0" w:space="0" w:color="auto"/>
        <w:bottom w:val="none" w:sz="0" w:space="0" w:color="auto"/>
        <w:right w:val="none" w:sz="0" w:space="0" w:color="auto"/>
      </w:divBdr>
    </w:div>
    <w:div w:id="1737317495">
      <w:marLeft w:val="640"/>
      <w:marRight w:val="0"/>
      <w:marTop w:val="0"/>
      <w:marBottom w:val="0"/>
      <w:divBdr>
        <w:top w:val="none" w:sz="0" w:space="0" w:color="auto"/>
        <w:left w:val="none" w:sz="0" w:space="0" w:color="auto"/>
        <w:bottom w:val="none" w:sz="0" w:space="0" w:color="auto"/>
        <w:right w:val="none" w:sz="0" w:space="0" w:color="auto"/>
      </w:divBdr>
    </w:div>
    <w:div w:id="1737823070">
      <w:marLeft w:val="640"/>
      <w:marRight w:val="0"/>
      <w:marTop w:val="0"/>
      <w:marBottom w:val="0"/>
      <w:divBdr>
        <w:top w:val="none" w:sz="0" w:space="0" w:color="auto"/>
        <w:left w:val="none" w:sz="0" w:space="0" w:color="auto"/>
        <w:bottom w:val="none" w:sz="0" w:space="0" w:color="auto"/>
        <w:right w:val="none" w:sz="0" w:space="0" w:color="auto"/>
      </w:divBdr>
    </w:div>
    <w:div w:id="1737968335">
      <w:marLeft w:val="640"/>
      <w:marRight w:val="0"/>
      <w:marTop w:val="0"/>
      <w:marBottom w:val="0"/>
      <w:divBdr>
        <w:top w:val="none" w:sz="0" w:space="0" w:color="auto"/>
        <w:left w:val="none" w:sz="0" w:space="0" w:color="auto"/>
        <w:bottom w:val="none" w:sz="0" w:space="0" w:color="auto"/>
        <w:right w:val="none" w:sz="0" w:space="0" w:color="auto"/>
      </w:divBdr>
    </w:div>
    <w:div w:id="1737970288">
      <w:marLeft w:val="640"/>
      <w:marRight w:val="0"/>
      <w:marTop w:val="0"/>
      <w:marBottom w:val="0"/>
      <w:divBdr>
        <w:top w:val="none" w:sz="0" w:space="0" w:color="auto"/>
        <w:left w:val="none" w:sz="0" w:space="0" w:color="auto"/>
        <w:bottom w:val="none" w:sz="0" w:space="0" w:color="auto"/>
        <w:right w:val="none" w:sz="0" w:space="0" w:color="auto"/>
      </w:divBdr>
    </w:div>
    <w:div w:id="1738045423">
      <w:marLeft w:val="640"/>
      <w:marRight w:val="0"/>
      <w:marTop w:val="0"/>
      <w:marBottom w:val="0"/>
      <w:divBdr>
        <w:top w:val="none" w:sz="0" w:space="0" w:color="auto"/>
        <w:left w:val="none" w:sz="0" w:space="0" w:color="auto"/>
        <w:bottom w:val="none" w:sz="0" w:space="0" w:color="auto"/>
        <w:right w:val="none" w:sz="0" w:space="0" w:color="auto"/>
      </w:divBdr>
    </w:div>
    <w:div w:id="1738362762">
      <w:marLeft w:val="640"/>
      <w:marRight w:val="0"/>
      <w:marTop w:val="0"/>
      <w:marBottom w:val="0"/>
      <w:divBdr>
        <w:top w:val="none" w:sz="0" w:space="0" w:color="auto"/>
        <w:left w:val="none" w:sz="0" w:space="0" w:color="auto"/>
        <w:bottom w:val="none" w:sz="0" w:space="0" w:color="auto"/>
        <w:right w:val="none" w:sz="0" w:space="0" w:color="auto"/>
      </w:divBdr>
    </w:div>
    <w:div w:id="1738474933">
      <w:marLeft w:val="640"/>
      <w:marRight w:val="0"/>
      <w:marTop w:val="0"/>
      <w:marBottom w:val="0"/>
      <w:divBdr>
        <w:top w:val="none" w:sz="0" w:space="0" w:color="auto"/>
        <w:left w:val="none" w:sz="0" w:space="0" w:color="auto"/>
        <w:bottom w:val="none" w:sz="0" w:space="0" w:color="auto"/>
        <w:right w:val="none" w:sz="0" w:space="0" w:color="auto"/>
      </w:divBdr>
    </w:div>
    <w:div w:id="1738744314">
      <w:marLeft w:val="640"/>
      <w:marRight w:val="0"/>
      <w:marTop w:val="0"/>
      <w:marBottom w:val="0"/>
      <w:divBdr>
        <w:top w:val="none" w:sz="0" w:space="0" w:color="auto"/>
        <w:left w:val="none" w:sz="0" w:space="0" w:color="auto"/>
        <w:bottom w:val="none" w:sz="0" w:space="0" w:color="auto"/>
        <w:right w:val="none" w:sz="0" w:space="0" w:color="auto"/>
      </w:divBdr>
    </w:div>
    <w:div w:id="1738745266">
      <w:marLeft w:val="640"/>
      <w:marRight w:val="0"/>
      <w:marTop w:val="0"/>
      <w:marBottom w:val="0"/>
      <w:divBdr>
        <w:top w:val="none" w:sz="0" w:space="0" w:color="auto"/>
        <w:left w:val="none" w:sz="0" w:space="0" w:color="auto"/>
        <w:bottom w:val="none" w:sz="0" w:space="0" w:color="auto"/>
        <w:right w:val="none" w:sz="0" w:space="0" w:color="auto"/>
      </w:divBdr>
    </w:div>
    <w:div w:id="1738942026">
      <w:marLeft w:val="640"/>
      <w:marRight w:val="0"/>
      <w:marTop w:val="0"/>
      <w:marBottom w:val="0"/>
      <w:divBdr>
        <w:top w:val="none" w:sz="0" w:space="0" w:color="auto"/>
        <w:left w:val="none" w:sz="0" w:space="0" w:color="auto"/>
        <w:bottom w:val="none" w:sz="0" w:space="0" w:color="auto"/>
        <w:right w:val="none" w:sz="0" w:space="0" w:color="auto"/>
      </w:divBdr>
    </w:div>
    <w:div w:id="1739355098">
      <w:marLeft w:val="640"/>
      <w:marRight w:val="0"/>
      <w:marTop w:val="0"/>
      <w:marBottom w:val="0"/>
      <w:divBdr>
        <w:top w:val="none" w:sz="0" w:space="0" w:color="auto"/>
        <w:left w:val="none" w:sz="0" w:space="0" w:color="auto"/>
        <w:bottom w:val="none" w:sz="0" w:space="0" w:color="auto"/>
        <w:right w:val="none" w:sz="0" w:space="0" w:color="auto"/>
      </w:divBdr>
    </w:div>
    <w:div w:id="1740203599">
      <w:marLeft w:val="640"/>
      <w:marRight w:val="0"/>
      <w:marTop w:val="0"/>
      <w:marBottom w:val="0"/>
      <w:divBdr>
        <w:top w:val="none" w:sz="0" w:space="0" w:color="auto"/>
        <w:left w:val="none" w:sz="0" w:space="0" w:color="auto"/>
        <w:bottom w:val="none" w:sz="0" w:space="0" w:color="auto"/>
        <w:right w:val="none" w:sz="0" w:space="0" w:color="auto"/>
      </w:divBdr>
    </w:div>
    <w:div w:id="1740981154">
      <w:marLeft w:val="640"/>
      <w:marRight w:val="0"/>
      <w:marTop w:val="0"/>
      <w:marBottom w:val="0"/>
      <w:divBdr>
        <w:top w:val="none" w:sz="0" w:space="0" w:color="auto"/>
        <w:left w:val="none" w:sz="0" w:space="0" w:color="auto"/>
        <w:bottom w:val="none" w:sz="0" w:space="0" w:color="auto"/>
        <w:right w:val="none" w:sz="0" w:space="0" w:color="auto"/>
      </w:divBdr>
    </w:div>
    <w:div w:id="1741055657">
      <w:marLeft w:val="640"/>
      <w:marRight w:val="0"/>
      <w:marTop w:val="0"/>
      <w:marBottom w:val="0"/>
      <w:divBdr>
        <w:top w:val="none" w:sz="0" w:space="0" w:color="auto"/>
        <w:left w:val="none" w:sz="0" w:space="0" w:color="auto"/>
        <w:bottom w:val="none" w:sz="0" w:space="0" w:color="auto"/>
        <w:right w:val="none" w:sz="0" w:space="0" w:color="auto"/>
      </w:divBdr>
    </w:div>
    <w:div w:id="1741756022">
      <w:marLeft w:val="640"/>
      <w:marRight w:val="0"/>
      <w:marTop w:val="0"/>
      <w:marBottom w:val="0"/>
      <w:divBdr>
        <w:top w:val="none" w:sz="0" w:space="0" w:color="auto"/>
        <w:left w:val="none" w:sz="0" w:space="0" w:color="auto"/>
        <w:bottom w:val="none" w:sz="0" w:space="0" w:color="auto"/>
        <w:right w:val="none" w:sz="0" w:space="0" w:color="auto"/>
      </w:divBdr>
    </w:div>
    <w:div w:id="1741949820">
      <w:marLeft w:val="640"/>
      <w:marRight w:val="0"/>
      <w:marTop w:val="0"/>
      <w:marBottom w:val="0"/>
      <w:divBdr>
        <w:top w:val="none" w:sz="0" w:space="0" w:color="auto"/>
        <w:left w:val="none" w:sz="0" w:space="0" w:color="auto"/>
        <w:bottom w:val="none" w:sz="0" w:space="0" w:color="auto"/>
        <w:right w:val="none" w:sz="0" w:space="0" w:color="auto"/>
      </w:divBdr>
    </w:div>
    <w:div w:id="1742751609">
      <w:marLeft w:val="640"/>
      <w:marRight w:val="0"/>
      <w:marTop w:val="0"/>
      <w:marBottom w:val="0"/>
      <w:divBdr>
        <w:top w:val="none" w:sz="0" w:space="0" w:color="auto"/>
        <w:left w:val="none" w:sz="0" w:space="0" w:color="auto"/>
        <w:bottom w:val="none" w:sz="0" w:space="0" w:color="auto"/>
        <w:right w:val="none" w:sz="0" w:space="0" w:color="auto"/>
      </w:divBdr>
    </w:div>
    <w:div w:id="1743481302">
      <w:marLeft w:val="640"/>
      <w:marRight w:val="0"/>
      <w:marTop w:val="0"/>
      <w:marBottom w:val="0"/>
      <w:divBdr>
        <w:top w:val="none" w:sz="0" w:space="0" w:color="auto"/>
        <w:left w:val="none" w:sz="0" w:space="0" w:color="auto"/>
        <w:bottom w:val="none" w:sz="0" w:space="0" w:color="auto"/>
        <w:right w:val="none" w:sz="0" w:space="0" w:color="auto"/>
      </w:divBdr>
    </w:div>
    <w:div w:id="1743602493">
      <w:marLeft w:val="640"/>
      <w:marRight w:val="0"/>
      <w:marTop w:val="0"/>
      <w:marBottom w:val="0"/>
      <w:divBdr>
        <w:top w:val="none" w:sz="0" w:space="0" w:color="auto"/>
        <w:left w:val="none" w:sz="0" w:space="0" w:color="auto"/>
        <w:bottom w:val="none" w:sz="0" w:space="0" w:color="auto"/>
        <w:right w:val="none" w:sz="0" w:space="0" w:color="auto"/>
      </w:divBdr>
    </w:div>
    <w:div w:id="1743671502">
      <w:marLeft w:val="640"/>
      <w:marRight w:val="0"/>
      <w:marTop w:val="0"/>
      <w:marBottom w:val="0"/>
      <w:divBdr>
        <w:top w:val="none" w:sz="0" w:space="0" w:color="auto"/>
        <w:left w:val="none" w:sz="0" w:space="0" w:color="auto"/>
        <w:bottom w:val="none" w:sz="0" w:space="0" w:color="auto"/>
        <w:right w:val="none" w:sz="0" w:space="0" w:color="auto"/>
      </w:divBdr>
    </w:div>
    <w:div w:id="1744134322">
      <w:marLeft w:val="640"/>
      <w:marRight w:val="0"/>
      <w:marTop w:val="0"/>
      <w:marBottom w:val="0"/>
      <w:divBdr>
        <w:top w:val="none" w:sz="0" w:space="0" w:color="auto"/>
        <w:left w:val="none" w:sz="0" w:space="0" w:color="auto"/>
        <w:bottom w:val="none" w:sz="0" w:space="0" w:color="auto"/>
        <w:right w:val="none" w:sz="0" w:space="0" w:color="auto"/>
      </w:divBdr>
    </w:div>
    <w:div w:id="1744260547">
      <w:marLeft w:val="640"/>
      <w:marRight w:val="0"/>
      <w:marTop w:val="0"/>
      <w:marBottom w:val="0"/>
      <w:divBdr>
        <w:top w:val="none" w:sz="0" w:space="0" w:color="auto"/>
        <w:left w:val="none" w:sz="0" w:space="0" w:color="auto"/>
        <w:bottom w:val="none" w:sz="0" w:space="0" w:color="auto"/>
        <w:right w:val="none" w:sz="0" w:space="0" w:color="auto"/>
      </w:divBdr>
    </w:div>
    <w:div w:id="1744840469">
      <w:marLeft w:val="640"/>
      <w:marRight w:val="0"/>
      <w:marTop w:val="0"/>
      <w:marBottom w:val="0"/>
      <w:divBdr>
        <w:top w:val="none" w:sz="0" w:space="0" w:color="auto"/>
        <w:left w:val="none" w:sz="0" w:space="0" w:color="auto"/>
        <w:bottom w:val="none" w:sz="0" w:space="0" w:color="auto"/>
        <w:right w:val="none" w:sz="0" w:space="0" w:color="auto"/>
      </w:divBdr>
    </w:div>
    <w:div w:id="1745181221">
      <w:marLeft w:val="640"/>
      <w:marRight w:val="0"/>
      <w:marTop w:val="0"/>
      <w:marBottom w:val="0"/>
      <w:divBdr>
        <w:top w:val="none" w:sz="0" w:space="0" w:color="auto"/>
        <w:left w:val="none" w:sz="0" w:space="0" w:color="auto"/>
        <w:bottom w:val="none" w:sz="0" w:space="0" w:color="auto"/>
        <w:right w:val="none" w:sz="0" w:space="0" w:color="auto"/>
      </w:divBdr>
    </w:div>
    <w:div w:id="1745253265">
      <w:marLeft w:val="640"/>
      <w:marRight w:val="0"/>
      <w:marTop w:val="0"/>
      <w:marBottom w:val="0"/>
      <w:divBdr>
        <w:top w:val="none" w:sz="0" w:space="0" w:color="auto"/>
        <w:left w:val="none" w:sz="0" w:space="0" w:color="auto"/>
        <w:bottom w:val="none" w:sz="0" w:space="0" w:color="auto"/>
        <w:right w:val="none" w:sz="0" w:space="0" w:color="auto"/>
      </w:divBdr>
    </w:div>
    <w:div w:id="1745372750">
      <w:marLeft w:val="640"/>
      <w:marRight w:val="0"/>
      <w:marTop w:val="0"/>
      <w:marBottom w:val="0"/>
      <w:divBdr>
        <w:top w:val="none" w:sz="0" w:space="0" w:color="auto"/>
        <w:left w:val="none" w:sz="0" w:space="0" w:color="auto"/>
        <w:bottom w:val="none" w:sz="0" w:space="0" w:color="auto"/>
        <w:right w:val="none" w:sz="0" w:space="0" w:color="auto"/>
      </w:divBdr>
    </w:div>
    <w:div w:id="1745687431">
      <w:marLeft w:val="640"/>
      <w:marRight w:val="0"/>
      <w:marTop w:val="0"/>
      <w:marBottom w:val="0"/>
      <w:divBdr>
        <w:top w:val="none" w:sz="0" w:space="0" w:color="auto"/>
        <w:left w:val="none" w:sz="0" w:space="0" w:color="auto"/>
        <w:bottom w:val="none" w:sz="0" w:space="0" w:color="auto"/>
        <w:right w:val="none" w:sz="0" w:space="0" w:color="auto"/>
      </w:divBdr>
    </w:div>
    <w:div w:id="1746145495">
      <w:marLeft w:val="640"/>
      <w:marRight w:val="0"/>
      <w:marTop w:val="0"/>
      <w:marBottom w:val="0"/>
      <w:divBdr>
        <w:top w:val="none" w:sz="0" w:space="0" w:color="auto"/>
        <w:left w:val="none" w:sz="0" w:space="0" w:color="auto"/>
        <w:bottom w:val="none" w:sz="0" w:space="0" w:color="auto"/>
        <w:right w:val="none" w:sz="0" w:space="0" w:color="auto"/>
      </w:divBdr>
    </w:div>
    <w:div w:id="1746221228">
      <w:marLeft w:val="640"/>
      <w:marRight w:val="0"/>
      <w:marTop w:val="0"/>
      <w:marBottom w:val="0"/>
      <w:divBdr>
        <w:top w:val="none" w:sz="0" w:space="0" w:color="auto"/>
        <w:left w:val="none" w:sz="0" w:space="0" w:color="auto"/>
        <w:bottom w:val="none" w:sz="0" w:space="0" w:color="auto"/>
        <w:right w:val="none" w:sz="0" w:space="0" w:color="auto"/>
      </w:divBdr>
    </w:div>
    <w:div w:id="1746761950">
      <w:marLeft w:val="640"/>
      <w:marRight w:val="0"/>
      <w:marTop w:val="0"/>
      <w:marBottom w:val="0"/>
      <w:divBdr>
        <w:top w:val="none" w:sz="0" w:space="0" w:color="auto"/>
        <w:left w:val="none" w:sz="0" w:space="0" w:color="auto"/>
        <w:bottom w:val="none" w:sz="0" w:space="0" w:color="auto"/>
        <w:right w:val="none" w:sz="0" w:space="0" w:color="auto"/>
      </w:divBdr>
    </w:div>
    <w:div w:id="1746954096">
      <w:marLeft w:val="640"/>
      <w:marRight w:val="0"/>
      <w:marTop w:val="0"/>
      <w:marBottom w:val="0"/>
      <w:divBdr>
        <w:top w:val="none" w:sz="0" w:space="0" w:color="auto"/>
        <w:left w:val="none" w:sz="0" w:space="0" w:color="auto"/>
        <w:bottom w:val="none" w:sz="0" w:space="0" w:color="auto"/>
        <w:right w:val="none" w:sz="0" w:space="0" w:color="auto"/>
      </w:divBdr>
    </w:div>
    <w:div w:id="1748185169">
      <w:marLeft w:val="640"/>
      <w:marRight w:val="0"/>
      <w:marTop w:val="0"/>
      <w:marBottom w:val="0"/>
      <w:divBdr>
        <w:top w:val="none" w:sz="0" w:space="0" w:color="auto"/>
        <w:left w:val="none" w:sz="0" w:space="0" w:color="auto"/>
        <w:bottom w:val="none" w:sz="0" w:space="0" w:color="auto"/>
        <w:right w:val="none" w:sz="0" w:space="0" w:color="auto"/>
      </w:divBdr>
    </w:div>
    <w:div w:id="1748188153">
      <w:marLeft w:val="640"/>
      <w:marRight w:val="0"/>
      <w:marTop w:val="0"/>
      <w:marBottom w:val="0"/>
      <w:divBdr>
        <w:top w:val="none" w:sz="0" w:space="0" w:color="auto"/>
        <w:left w:val="none" w:sz="0" w:space="0" w:color="auto"/>
        <w:bottom w:val="none" w:sz="0" w:space="0" w:color="auto"/>
        <w:right w:val="none" w:sz="0" w:space="0" w:color="auto"/>
      </w:divBdr>
    </w:div>
    <w:div w:id="1748528264">
      <w:marLeft w:val="640"/>
      <w:marRight w:val="0"/>
      <w:marTop w:val="0"/>
      <w:marBottom w:val="0"/>
      <w:divBdr>
        <w:top w:val="none" w:sz="0" w:space="0" w:color="auto"/>
        <w:left w:val="none" w:sz="0" w:space="0" w:color="auto"/>
        <w:bottom w:val="none" w:sz="0" w:space="0" w:color="auto"/>
        <w:right w:val="none" w:sz="0" w:space="0" w:color="auto"/>
      </w:divBdr>
    </w:div>
    <w:div w:id="1748649123">
      <w:marLeft w:val="640"/>
      <w:marRight w:val="0"/>
      <w:marTop w:val="0"/>
      <w:marBottom w:val="0"/>
      <w:divBdr>
        <w:top w:val="none" w:sz="0" w:space="0" w:color="auto"/>
        <w:left w:val="none" w:sz="0" w:space="0" w:color="auto"/>
        <w:bottom w:val="none" w:sz="0" w:space="0" w:color="auto"/>
        <w:right w:val="none" w:sz="0" w:space="0" w:color="auto"/>
      </w:divBdr>
    </w:div>
    <w:div w:id="1748721904">
      <w:marLeft w:val="640"/>
      <w:marRight w:val="0"/>
      <w:marTop w:val="0"/>
      <w:marBottom w:val="0"/>
      <w:divBdr>
        <w:top w:val="none" w:sz="0" w:space="0" w:color="auto"/>
        <w:left w:val="none" w:sz="0" w:space="0" w:color="auto"/>
        <w:bottom w:val="none" w:sz="0" w:space="0" w:color="auto"/>
        <w:right w:val="none" w:sz="0" w:space="0" w:color="auto"/>
      </w:divBdr>
    </w:div>
    <w:div w:id="1748722431">
      <w:marLeft w:val="640"/>
      <w:marRight w:val="0"/>
      <w:marTop w:val="0"/>
      <w:marBottom w:val="0"/>
      <w:divBdr>
        <w:top w:val="none" w:sz="0" w:space="0" w:color="auto"/>
        <w:left w:val="none" w:sz="0" w:space="0" w:color="auto"/>
        <w:bottom w:val="none" w:sz="0" w:space="0" w:color="auto"/>
        <w:right w:val="none" w:sz="0" w:space="0" w:color="auto"/>
      </w:divBdr>
    </w:div>
    <w:div w:id="1748843049">
      <w:marLeft w:val="640"/>
      <w:marRight w:val="0"/>
      <w:marTop w:val="0"/>
      <w:marBottom w:val="0"/>
      <w:divBdr>
        <w:top w:val="none" w:sz="0" w:space="0" w:color="auto"/>
        <w:left w:val="none" w:sz="0" w:space="0" w:color="auto"/>
        <w:bottom w:val="none" w:sz="0" w:space="0" w:color="auto"/>
        <w:right w:val="none" w:sz="0" w:space="0" w:color="auto"/>
      </w:divBdr>
    </w:div>
    <w:div w:id="1748844576">
      <w:marLeft w:val="640"/>
      <w:marRight w:val="0"/>
      <w:marTop w:val="0"/>
      <w:marBottom w:val="0"/>
      <w:divBdr>
        <w:top w:val="none" w:sz="0" w:space="0" w:color="auto"/>
        <w:left w:val="none" w:sz="0" w:space="0" w:color="auto"/>
        <w:bottom w:val="none" w:sz="0" w:space="0" w:color="auto"/>
        <w:right w:val="none" w:sz="0" w:space="0" w:color="auto"/>
      </w:divBdr>
    </w:div>
    <w:div w:id="1749421231">
      <w:marLeft w:val="640"/>
      <w:marRight w:val="0"/>
      <w:marTop w:val="0"/>
      <w:marBottom w:val="0"/>
      <w:divBdr>
        <w:top w:val="none" w:sz="0" w:space="0" w:color="auto"/>
        <w:left w:val="none" w:sz="0" w:space="0" w:color="auto"/>
        <w:bottom w:val="none" w:sz="0" w:space="0" w:color="auto"/>
        <w:right w:val="none" w:sz="0" w:space="0" w:color="auto"/>
      </w:divBdr>
    </w:div>
    <w:div w:id="1749615166">
      <w:marLeft w:val="640"/>
      <w:marRight w:val="0"/>
      <w:marTop w:val="0"/>
      <w:marBottom w:val="0"/>
      <w:divBdr>
        <w:top w:val="none" w:sz="0" w:space="0" w:color="auto"/>
        <w:left w:val="none" w:sz="0" w:space="0" w:color="auto"/>
        <w:bottom w:val="none" w:sz="0" w:space="0" w:color="auto"/>
        <w:right w:val="none" w:sz="0" w:space="0" w:color="auto"/>
      </w:divBdr>
    </w:div>
    <w:div w:id="1750688055">
      <w:marLeft w:val="640"/>
      <w:marRight w:val="0"/>
      <w:marTop w:val="0"/>
      <w:marBottom w:val="0"/>
      <w:divBdr>
        <w:top w:val="none" w:sz="0" w:space="0" w:color="auto"/>
        <w:left w:val="none" w:sz="0" w:space="0" w:color="auto"/>
        <w:bottom w:val="none" w:sz="0" w:space="0" w:color="auto"/>
        <w:right w:val="none" w:sz="0" w:space="0" w:color="auto"/>
      </w:divBdr>
    </w:div>
    <w:div w:id="1750805716">
      <w:marLeft w:val="640"/>
      <w:marRight w:val="0"/>
      <w:marTop w:val="0"/>
      <w:marBottom w:val="0"/>
      <w:divBdr>
        <w:top w:val="none" w:sz="0" w:space="0" w:color="auto"/>
        <w:left w:val="none" w:sz="0" w:space="0" w:color="auto"/>
        <w:bottom w:val="none" w:sz="0" w:space="0" w:color="auto"/>
        <w:right w:val="none" w:sz="0" w:space="0" w:color="auto"/>
      </w:divBdr>
    </w:div>
    <w:div w:id="1751267962">
      <w:marLeft w:val="640"/>
      <w:marRight w:val="0"/>
      <w:marTop w:val="0"/>
      <w:marBottom w:val="0"/>
      <w:divBdr>
        <w:top w:val="none" w:sz="0" w:space="0" w:color="auto"/>
        <w:left w:val="none" w:sz="0" w:space="0" w:color="auto"/>
        <w:bottom w:val="none" w:sz="0" w:space="0" w:color="auto"/>
        <w:right w:val="none" w:sz="0" w:space="0" w:color="auto"/>
      </w:divBdr>
    </w:div>
    <w:div w:id="1751345627">
      <w:marLeft w:val="640"/>
      <w:marRight w:val="0"/>
      <w:marTop w:val="0"/>
      <w:marBottom w:val="0"/>
      <w:divBdr>
        <w:top w:val="none" w:sz="0" w:space="0" w:color="auto"/>
        <w:left w:val="none" w:sz="0" w:space="0" w:color="auto"/>
        <w:bottom w:val="none" w:sz="0" w:space="0" w:color="auto"/>
        <w:right w:val="none" w:sz="0" w:space="0" w:color="auto"/>
      </w:divBdr>
    </w:div>
    <w:div w:id="1751582479">
      <w:marLeft w:val="640"/>
      <w:marRight w:val="0"/>
      <w:marTop w:val="0"/>
      <w:marBottom w:val="0"/>
      <w:divBdr>
        <w:top w:val="none" w:sz="0" w:space="0" w:color="auto"/>
        <w:left w:val="none" w:sz="0" w:space="0" w:color="auto"/>
        <w:bottom w:val="none" w:sz="0" w:space="0" w:color="auto"/>
        <w:right w:val="none" w:sz="0" w:space="0" w:color="auto"/>
      </w:divBdr>
    </w:div>
    <w:div w:id="1752386974">
      <w:marLeft w:val="640"/>
      <w:marRight w:val="0"/>
      <w:marTop w:val="0"/>
      <w:marBottom w:val="0"/>
      <w:divBdr>
        <w:top w:val="none" w:sz="0" w:space="0" w:color="auto"/>
        <w:left w:val="none" w:sz="0" w:space="0" w:color="auto"/>
        <w:bottom w:val="none" w:sz="0" w:space="0" w:color="auto"/>
        <w:right w:val="none" w:sz="0" w:space="0" w:color="auto"/>
      </w:divBdr>
    </w:div>
    <w:div w:id="1752772624">
      <w:marLeft w:val="640"/>
      <w:marRight w:val="0"/>
      <w:marTop w:val="0"/>
      <w:marBottom w:val="0"/>
      <w:divBdr>
        <w:top w:val="none" w:sz="0" w:space="0" w:color="auto"/>
        <w:left w:val="none" w:sz="0" w:space="0" w:color="auto"/>
        <w:bottom w:val="none" w:sz="0" w:space="0" w:color="auto"/>
        <w:right w:val="none" w:sz="0" w:space="0" w:color="auto"/>
      </w:divBdr>
    </w:div>
    <w:div w:id="1753045564">
      <w:marLeft w:val="640"/>
      <w:marRight w:val="0"/>
      <w:marTop w:val="0"/>
      <w:marBottom w:val="0"/>
      <w:divBdr>
        <w:top w:val="none" w:sz="0" w:space="0" w:color="auto"/>
        <w:left w:val="none" w:sz="0" w:space="0" w:color="auto"/>
        <w:bottom w:val="none" w:sz="0" w:space="0" w:color="auto"/>
        <w:right w:val="none" w:sz="0" w:space="0" w:color="auto"/>
      </w:divBdr>
    </w:div>
    <w:div w:id="1753354730">
      <w:marLeft w:val="640"/>
      <w:marRight w:val="0"/>
      <w:marTop w:val="0"/>
      <w:marBottom w:val="0"/>
      <w:divBdr>
        <w:top w:val="none" w:sz="0" w:space="0" w:color="auto"/>
        <w:left w:val="none" w:sz="0" w:space="0" w:color="auto"/>
        <w:bottom w:val="none" w:sz="0" w:space="0" w:color="auto"/>
        <w:right w:val="none" w:sz="0" w:space="0" w:color="auto"/>
      </w:divBdr>
    </w:div>
    <w:div w:id="1753575842">
      <w:marLeft w:val="640"/>
      <w:marRight w:val="0"/>
      <w:marTop w:val="0"/>
      <w:marBottom w:val="0"/>
      <w:divBdr>
        <w:top w:val="none" w:sz="0" w:space="0" w:color="auto"/>
        <w:left w:val="none" w:sz="0" w:space="0" w:color="auto"/>
        <w:bottom w:val="none" w:sz="0" w:space="0" w:color="auto"/>
        <w:right w:val="none" w:sz="0" w:space="0" w:color="auto"/>
      </w:divBdr>
    </w:div>
    <w:div w:id="1753971821">
      <w:marLeft w:val="640"/>
      <w:marRight w:val="0"/>
      <w:marTop w:val="0"/>
      <w:marBottom w:val="0"/>
      <w:divBdr>
        <w:top w:val="none" w:sz="0" w:space="0" w:color="auto"/>
        <w:left w:val="none" w:sz="0" w:space="0" w:color="auto"/>
        <w:bottom w:val="none" w:sz="0" w:space="0" w:color="auto"/>
        <w:right w:val="none" w:sz="0" w:space="0" w:color="auto"/>
      </w:divBdr>
    </w:div>
    <w:div w:id="1754742648">
      <w:marLeft w:val="640"/>
      <w:marRight w:val="0"/>
      <w:marTop w:val="0"/>
      <w:marBottom w:val="0"/>
      <w:divBdr>
        <w:top w:val="none" w:sz="0" w:space="0" w:color="auto"/>
        <w:left w:val="none" w:sz="0" w:space="0" w:color="auto"/>
        <w:bottom w:val="none" w:sz="0" w:space="0" w:color="auto"/>
        <w:right w:val="none" w:sz="0" w:space="0" w:color="auto"/>
      </w:divBdr>
    </w:div>
    <w:div w:id="1754862291">
      <w:marLeft w:val="640"/>
      <w:marRight w:val="0"/>
      <w:marTop w:val="0"/>
      <w:marBottom w:val="0"/>
      <w:divBdr>
        <w:top w:val="none" w:sz="0" w:space="0" w:color="auto"/>
        <w:left w:val="none" w:sz="0" w:space="0" w:color="auto"/>
        <w:bottom w:val="none" w:sz="0" w:space="0" w:color="auto"/>
        <w:right w:val="none" w:sz="0" w:space="0" w:color="auto"/>
      </w:divBdr>
    </w:div>
    <w:div w:id="1755008394">
      <w:marLeft w:val="640"/>
      <w:marRight w:val="0"/>
      <w:marTop w:val="0"/>
      <w:marBottom w:val="0"/>
      <w:divBdr>
        <w:top w:val="none" w:sz="0" w:space="0" w:color="auto"/>
        <w:left w:val="none" w:sz="0" w:space="0" w:color="auto"/>
        <w:bottom w:val="none" w:sz="0" w:space="0" w:color="auto"/>
        <w:right w:val="none" w:sz="0" w:space="0" w:color="auto"/>
      </w:divBdr>
    </w:div>
    <w:div w:id="1755199301">
      <w:marLeft w:val="640"/>
      <w:marRight w:val="0"/>
      <w:marTop w:val="0"/>
      <w:marBottom w:val="0"/>
      <w:divBdr>
        <w:top w:val="none" w:sz="0" w:space="0" w:color="auto"/>
        <w:left w:val="none" w:sz="0" w:space="0" w:color="auto"/>
        <w:bottom w:val="none" w:sz="0" w:space="0" w:color="auto"/>
        <w:right w:val="none" w:sz="0" w:space="0" w:color="auto"/>
      </w:divBdr>
    </w:div>
    <w:div w:id="1755400025">
      <w:marLeft w:val="640"/>
      <w:marRight w:val="0"/>
      <w:marTop w:val="0"/>
      <w:marBottom w:val="0"/>
      <w:divBdr>
        <w:top w:val="none" w:sz="0" w:space="0" w:color="auto"/>
        <w:left w:val="none" w:sz="0" w:space="0" w:color="auto"/>
        <w:bottom w:val="none" w:sz="0" w:space="0" w:color="auto"/>
        <w:right w:val="none" w:sz="0" w:space="0" w:color="auto"/>
      </w:divBdr>
    </w:div>
    <w:div w:id="1755858444">
      <w:marLeft w:val="640"/>
      <w:marRight w:val="0"/>
      <w:marTop w:val="0"/>
      <w:marBottom w:val="0"/>
      <w:divBdr>
        <w:top w:val="none" w:sz="0" w:space="0" w:color="auto"/>
        <w:left w:val="none" w:sz="0" w:space="0" w:color="auto"/>
        <w:bottom w:val="none" w:sz="0" w:space="0" w:color="auto"/>
        <w:right w:val="none" w:sz="0" w:space="0" w:color="auto"/>
      </w:divBdr>
    </w:div>
    <w:div w:id="1756705170">
      <w:marLeft w:val="640"/>
      <w:marRight w:val="0"/>
      <w:marTop w:val="0"/>
      <w:marBottom w:val="0"/>
      <w:divBdr>
        <w:top w:val="none" w:sz="0" w:space="0" w:color="auto"/>
        <w:left w:val="none" w:sz="0" w:space="0" w:color="auto"/>
        <w:bottom w:val="none" w:sz="0" w:space="0" w:color="auto"/>
        <w:right w:val="none" w:sz="0" w:space="0" w:color="auto"/>
      </w:divBdr>
    </w:div>
    <w:div w:id="1756706591">
      <w:marLeft w:val="640"/>
      <w:marRight w:val="0"/>
      <w:marTop w:val="0"/>
      <w:marBottom w:val="0"/>
      <w:divBdr>
        <w:top w:val="none" w:sz="0" w:space="0" w:color="auto"/>
        <w:left w:val="none" w:sz="0" w:space="0" w:color="auto"/>
        <w:bottom w:val="none" w:sz="0" w:space="0" w:color="auto"/>
        <w:right w:val="none" w:sz="0" w:space="0" w:color="auto"/>
      </w:divBdr>
    </w:div>
    <w:div w:id="1757021285">
      <w:marLeft w:val="640"/>
      <w:marRight w:val="0"/>
      <w:marTop w:val="0"/>
      <w:marBottom w:val="0"/>
      <w:divBdr>
        <w:top w:val="none" w:sz="0" w:space="0" w:color="auto"/>
        <w:left w:val="none" w:sz="0" w:space="0" w:color="auto"/>
        <w:bottom w:val="none" w:sz="0" w:space="0" w:color="auto"/>
        <w:right w:val="none" w:sz="0" w:space="0" w:color="auto"/>
      </w:divBdr>
    </w:div>
    <w:div w:id="1757171387">
      <w:marLeft w:val="640"/>
      <w:marRight w:val="0"/>
      <w:marTop w:val="0"/>
      <w:marBottom w:val="0"/>
      <w:divBdr>
        <w:top w:val="none" w:sz="0" w:space="0" w:color="auto"/>
        <w:left w:val="none" w:sz="0" w:space="0" w:color="auto"/>
        <w:bottom w:val="none" w:sz="0" w:space="0" w:color="auto"/>
        <w:right w:val="none" w:sz="0" w:space="0" w:color="auto"/>
      </w:divBdr>
    </w:div>
    <w:div w:id="1757289516">
      <w:marLeft w:val="640"/>
      <w:marRight w:val="0"/>
      <w:marTop w:val="0"/>
      <w:marBottom w:val="0"/>
      <w:divBdr>
        <w:top w:val="none" w:sz="0" w:space="0" w:color="auto"/>
        <w:left w:val="none" w:sz="0" w:space="0" w:color="auto"/>
        <w:bottom w:val="none" w:sz="0" w:space="0" w:color="auto"/>
        <w:right w:val="none" w:sz="0" w:space="0" w:color="auto"/>
      </w:divBdr>
    </w:div>
    <w:div w:id="1757553986">
      <w:marLeft w:val="640"/>
      <w:marRight w:val="0"/>
      <w:marTop w:val="0"/>
      <w:marBottom w:val="0"/>
      <w:divBdr>
        <w:top w:val="none" w:sz="0" w:space="0" w:color="auto"/>
        <w:left w:val="none" w:sz="0" w:space="0" w:color="auto"/>
        <w:bottom w:val="none" w:sz="0" w:space="0" w:color="auto"/>
        <w:right w:val="none" w:sz="0" w:space="0" w:color="auto"/>
      </w:divBdr>
    </w:div>
    <w:div w:id="1757626895">
      <w:marLeft w:val="640"/>
      <w:marRight w:val="0"/>
      <w:marTop w:val="0"/>
      <w:marBottom w:val="0"/>
      <w:divBdr>
        <w:top w:val="none" w:sz="0" w:space="0" w:color="auto"/>
        <w:left w:val="none" w:sz="0" w:space="0" w:color="auto"/>
        <w:bottom w:val="none" w:sz="0" w:space="0" w:color="auto"/>
        <w:right w:val="none" w:sz="0" w:space="0" w:color="auto"/>
      </w:divBdr>
    </w:div>
    <w:div w:id="1758209994">
      <w:marLeft w:val="640"/>
      <w:marRight w:val="0"/>
      <w:marTop w:val="0"/>
      <w:marBottom w:val="0"/>
      <w:divBdr>
        <w:top w:val="none" w:sz="0" w:space="0" w:color="auto"/>
        <w:left w:val="none" w:sz="0" w:space="0" w:color="auto"/>
        <w:bottom w:val="none" w:sz="0" w:space="0" w:color="auto"/>
        <w:right w:val="none" w:sz="0" w:space="0" w:color="auto"/>
      </w:divBdr>
    </w:div>
    <w:div w:id="1758405622">
      <w:marLeft w:val="640"/>
      <w:marRight w:val="0"/>
      <w:marTop w:val="0"/>
      <w:marBottom w:val="0"/>
      <w:divBdr>
        <w:top w:val="none" w:sz="0" w:space="0" w:color="auto"/>
        <w:left w:val="none" w:sz="0" w:space="0" w:color="auto"/>
        <w:bottom w:val="none" w:sz="0" w:space="0" w:color="auto"/>
        <w:right w:val="none" w:sz="0" w:space="0" w:color="auto"/>
      </w:divBdr>
    </w:div>
    <w:div w:id="1758750223">
      <w:marLeft w:val="640"/>
      <w:marRight w:val="0"/>
      <w:marTop w:val="0"/>
      <w:marBottom w:val="0"/>
      <w:divBdr>
        <w:top w:val="none" w:sz="0" w:space="0" w:color="auto"/>
        <w:left w:val="none" w:sz="0" w:space="0" w:color="auto"/>
        <w:bottom w:val="none" w:sz="0" w:space="0" w:color="auto"/>
        <w:right w:val="none" w:sz="0" w:space="0" w:color="auto"/>
      </w:divBdr>
    </w:div>
    <w:div w:id="1759256348">
      <w:marLeft w:val="640"/>
      <w:marRight w:val="0"/>
      <w:marTop w:val="0"/>
      <w:marBottom w:val="0"/>
      <w:divBdr>
        <w:top w:val="none" w:sz="0" w:space="0" w:color="auto"/>
        <w:left w:val="none" w:sz="0" w:space="0" w:color="auto"/>
        <w:bottom w:val="none" w:sz="0" w:space="0" w:color="auto"/>
        <w:right w:val="none" w:sz="0" w:space="0" w:color="auto"/>
      </w:divBdr>
    </w:div>
    <w:div w:id="1760171299">
      <w:marLeft w:val="640"/>
      <w:marRight w:val="0"/>
      <w:marTop w:val="0"/>
      <w:marBottom w:val="0"/>
      <w:divBdr>
        <w:top w:val="none" w:sz="0" w:space="0" w:color="auto"/>
        <w:left w:val="none" w:sz="0" w:space="0" w:color="auto"/>
        <w:bottom w:val="none" w:sz="0" w:space="0" w:color="auto"/>
        <w:right w:val="none" w:sz="0" w:space="0" w:color="auto"/>
      </w:divBdr>
    </w:div>
    <w:div w:id="1760297252">
      <w:marLeft w:val="640"/>
      <w:marRight w:val="0"/>
      <w:marTop w:val="0"/>
      <w:marBottom w:val="0"/>
      <w:divBdr>
        <w:top w:val="none" w:sz="0" w:space="0" w:color="auto"/>
        <w:left w:val="none" w:sz="0" w:space="0" w:color="auto"/>
        <w:bottom w:val="none" w:sz="0" w:space="0" w:color="auto"/>
        <w:right w:val="none" w:sz="0" w:space="0" w:color="auto"/>
      </w:divBdr>
    </w:div>
    <w:div w:id="1760321678">
      <w:marLeft w:val="640"/>
      <w:marRight w:val="0"/>
      <w:marTop w:val="0"/>
      <w:marBottom w:val="0"/>
      <w:divBdr>
        <w:top w:val="none" w:sz="0" w:space="0" w:color="auto"/>
        <w:left w:val="none" w:sz="0" w:space="0" w:color="auto"/>
        <w:bottom w:val="none" w:sz="0" w:space="0" w:color="auto"/>
        <w:right w:val="none" w:sz="0" w:space="0" w:color="auto"/>
      </w:divBdr>
    </w:div>
    <w:div w:id="1760641799">
      <w:marLeft w:val="640"/>
      <w:marRight w:val="0"/>
      <w:marTop w:val="0"/>
      <w:marBottom w:val="0"/>
      <w:divBdr>
        <w:top w:val="none" w:sz="0" w:space="0" w:color="auto"/>
        <w:left w:val="none" w:sz="0" w:space="0" w:color="auto"/>
        <w:bottom w:val="none" w:sz="0" w:space="0" w:color="auto"/>
        <w:right w:val="none" w:sz="0" w:space="0" w:color="auto"/>
      </w:divBdr>
    </w:div>
    <w:div w:id="1761367682">
      <w:marLeft w:val="640"/>
      <w:marRight w:val="0"/>
      <w:marTop w:val="0"/>
      <w:marBottom w:val="0"/>
      <w:divBdr>
        <w:top w:val="none" w:sz="0" w:space="0" w:color="auto"/>
        <w:left w:val="none" w:sz="0" w:space="0" w:color="auto"/>
        <w:bottom w:val="none" w:sz="0" w:space="0" w:color="auto"/>
        <w:right w:val="none" w:sz="0" w:space="0" w:color="auto"/>
      </w:divBdr>
    </w:div>
    <w:div w:id="1761873795">
      <w:marLeft w:val="640"/>
      <w:marRight w:val="0"/>
      <w:marTop w:val="0"/>
      <w:marBottom w:val="0"/>
      <w:divBdr>
        <w:top w:val="none" w:sz="0" w:space="0" w:color="auto"/>
        <w:left w:val="none" w:sz="0" w:space="0" w:color="auto"/>
        <w:bottom w:val="none" w:sz="0" w:space="0" w:color="auto"/>
        <w:right w:val="none" w:sz="0" w:space="0" w:color="auto"/>
      </w:divBdr>
    </w:div>
    <w:div w:id="1762677920">
      <w:marLeft w:val="640"/>
      <w:marRight w:val="0"/>
      <w:marTop w:val="0"/>
      <w:marBottom w:val="0"/>
      <w:divBdr>
        <w:top w:val="none" w:sz="0" w:space="0" w:color="auto"/>
        <w:left w:val="none" w:sz="0" w:space="0" w:color="auto"/>
        <w:bottom w:val="none" w:sz="0" w:space="0" w:color="auto"/>
        <w:right w:val="none" w:sz="0" w:space="0" w:color="auto"/>
      </w:divBdr>
    </w:div>
    <w:div w:id="1762871519">
      <w:marLeft w:val="640"/>
      <w:marRight w:val="0"/>
      <w:marTop w:val="0"/>
      <w:marBottom w:val="0"/>
      <w:divBdr>
        <w:top w:val="none" w:sz="0" w:space="0" w:color="auto"/>
        <w:left w:val="none" w:sz="0" w:space="0" w:color="auto"/>
        <w:bottom w:val="none" w:sz="0" w:space="0" w:color="auto"/>
        <w:right w:val="none" w:sz="0" w:space="0" w:color="auto"/>
      </w:divBdr>
    </w:div>
    <w:div w:id="1762987695">
      <w:marLeft w:val="640"/>
      <w:marRight w:val="0"/>
      <w:marTop w:val="0"/>
      <w:marBottom w:val="0"/>
      <w:divBdr>
        <w:top w:val="none" w:sz="0" w:space="0" w:color="auto"/>
        <w:left w:val="none" w:sz="0" w:space="0" w:color="auto"/>
        <w:bottom w:val="none" w:sz="0" w:space="0" w:color="auto"/>
        <w:right w:val="none" w:sz="0" w:space="0" w:color="auto"/>
      </w:divBdr>
    </w:div>
    <w:div w:id="1763337917">
      <w:marLeft w:val="640"/>
      <w:marRight w:val="0"/>
      <w:marTop w:val="0"/>
      <w:marBottom w:val="0"/>
      <w:divBdr>
        <w:top w:val="none" w:sz="0" w:space="0" w:color="auto"/>
        <w:left w:val="none" w:sz="0" w:space="0" w:color="auto"/>
        <w:bottom w:val="none" w:sz="0" w:space="0" w:color="auto"/>
        <w:right w:val="none" w:sz="0" w:space="0" w:color="auto"/>
      </w:divBdr>
    </w:div>
    <w:div w:id="1763918039">
      <w:marLeft w:val="640"/>
      <w:marRight w:val="0"/>
      <w:marTop w:val="0"/>
      <w:marBottom w:val="0"/>
      <w:divBdr>
        <w:top w:val="none" w:sz="0" w:space="0" w:color="auto"/>
        <w:left w:val="none" w:sz="0" w:space="0" w:color="auto"/>
        <w:bottom w:val="none" w:sz="0" w:space="0" w:color="auto"/>
        <w:right w:val="none" w:sz="0" w:space="0" w:color="auto"/>
      </w:divBdr>
    </w:div>
    <w:div w:id="1764371297">
      <w:marLeft w:val="640"/>
      <w:marRight w:val="0"/>
      <w:marTop w:val="0"/>
      <w:marBottom w:val="0"/>
      <w:divBdr>
        <w:top w:val="none" w:sz="0" w:space="0" w:color="auto"/>
        <w:left w:val="none" w:sz="0" w:space="0" w:color="auto"/>
        <w:bottom w:val="none" w:sz="0" w:space="0" w:color="auto"/>
        <w:right w:val="none" w:sz="0" w:space="0" w:color="auto"/>
      </w:divBdr>
    </w:div>
    <w:div w:id="1764688067">
      <w:marLeft w:val="640"/>
      <w:marRight w:val="0"/>
      <w:marTop w:val="0"/>
      <w:marBottom w:val="0"/>
      <w:divBdr>
        <w:top w:val="none" w:sz="0" w:space="0" w:color="auto"/>
        <w:left w:val="none" w:sz="0" w:space="0" w:color="auto"/>
        <w:bottom w:val="none" w:sz="0" w:space="0" w:color="auto"/>
        <w:right w:val="none" w:sz="0" w:space="0" w:color="auto"/>
      </w:divBdr>
    </w:div>
    <w:div w:id="1764834836">
      <w:marLeft w:val="640"/>
      <w:marRight w:val="0"/>
      <w:marTop w:val="0"/>
      <w:marBottom w:val="0"/>
      <w:divBdr>
        <w:top w:val="none" w:sz="0" w:space="0" w:color="auto"/>
        <w:left w:val="none" w:sz="0" w:space="0" w:color="auto"/>
        <w:bottom w:val="none" w:sz="0" w:space="0" w:color="auto"/>
        <w:right w:val="none" w:sz="0" w:space="0" w:color="auto"/>
      </w:divBdr>
    </w:div>
    <w:div w:id="1766725109">
      <w:marLeft w:val="640"/>
      <w:marRight w:val="0"/>
      <w:marTop w:val="0"/>
      <w:marBottom w:val="0"/>
      <w:divBdr>
        <w:top w:val="none" w:sz="0" w:space="0" w:color="auto"/>
        <w:left w:val="none" w:sz="0" w:space="0" w:color="auto"/>
        <w:bottom w:val="none" w:sz="0" w:space="0" w:color="auto"/>
        <w:right w:val="none" w:sz="0" w:space="0" w:color="auto"/>
      </w:divBdr>
    </w:div>
    <w:div w:id="1766881903">
      <w:marLeft w:val="640"/>
      <w:marRight w:val="0"/>
      <w:marTop w:val="0"/>
      <w:marBottom w:val="0"/>
      <w:divBdr>
        <w:top w:val="none" w:sz="0" w:space="0" w:color="auto"/>
        <w:left w:val="none" w:sz="0" w:space="0" w:color="auto"/>
        <w:bottom w:val="none" w:sz="0" w:space="0" w:color="auto"/>
        <w:right w:val="none" w:sz="0" w:space="0" w:color="auto"/>
      </w:divBdr>
    </w:div>
    <w:div w:id="1767648799">
      <w:marLeft w:val="640"/>
      <w:marRight w:val="0"/>
      <w:marTop w:val="0"/>
      <w:marBottom w:val="0"/>
      <w:divBdr>
        <w:top w:val="none" w:sz="0" w:space="0" w:color="auto"/>
        <w:left w:val="none" w:sz="0" w:space="0" w:color="auto"/>
        <w:bottom w:val="none" w:sz="0" w:space="0" w:color="auto"/>
        <w:right w:val="none" w:sz="0" w:space="0" w:color="auto"/>
      </w:divBdr>
    </w:div>
    <w:div w:id="1767725192">
      <w:marLeft w:val="640"/>
      <w:marRight w:val="0"/>
      <w:marTop w:val="0"/>
      <w:marBottom w:val="0"/>
      <w:divBdr>
        <w:top w:val="none" w:sz="0" w:space="0" w:color="auto"/>
        <w:left w:val="none" w:sz="0" w:space="0" w:color="auto"/>
        <w:bottom w:val="none" w:sz="0" w:space="0" w:color="auto"/>
        <w:right w:val="none" w:sz="0" w:space="0" w:color="auto"/>
      </w:divBdr>
    </w:div>
    <w:div w:id="1767992503">
      <w:marLeft w:val="640"/>
      <w:marRight w:val="0"/>
      <w:marTop w:val="0"/>
      <w:marBottom w:val="0"/>
      <w:divBdr>
        <w:top w:val="none" w:sz="0" w:space="0" w:color="auto"/>
        <w:left w:val="none" w:sz="0" w:space="0" w:color="auto"/>
        <w:bottom w:val="none" w:sz="0" w:space="0" w:color="auto"/>
        <w:right w:val="none" w:sz="0" w:space="0" w:color="auto"/>
      </w:divBdr>
    </w:div>
    <w:div w:id="1768230734">
      <w:marLeft w:val="640"/>
      <w:marRight w:val="0"/>
      <w:marTop w:val="0"/>
      <w:marBottom w:val="0"/>
      <w:divBdr>
        <w:top w:val="none" w:sz="0" w:space="0" w:color="auto"/>
        <w:left w:val="none" w:sz="0" w:space="0" w:color="auto"/>
        <w:bottom w:val="none" w:sz="0" w:space="0" w:color="auto"/>
        <w:right w:val="none" w:sz="0" w:space="0" w:color="auto"/>
      </w:divBdr>
    </w:div>
    <w:div w:id="1769111126">
      <w:marLeft w:val="640"/>
      <w:marRight w:val="0"/>
      <w:marTop w:val="0"/>
      <w:marBottom w:val="0"/>
      <w:divBdr>
        <w:top w:val="none" w:sz="0" w:space="0" w:color="auto"/>
        <w:left w:val="none" w:sz="0" w:space="0" w:color="auto"/>
        <w:bottom w:val="none" w:sz="0" w:space="0" w:color="auto"/>
        <w:right w:val="none" w:sz="0" w:space="0" w:color="auto"/>
      </w:divBdr>
    </w:div>
    <w:div w:id="1769544815">
      <w:marLeft w:val="640"/>
      <w:marRight w:val="0"/>
      <w:marTop w:val="0"/>
      <w:marBottom w:val="0"/>
      <w:divBdr>
        <w:top w:val="none" w:sz="0" w:space="0" w:color="auto"/>
        <w:left w:val="none" w:sz="0" w:space="0" w:color="auto"/>
        <w:bottom w:val="none" w:sz="0" w:space="0" w:color="auto"/>
        <w:right w:val="none" w:sz="0" w:space="0" w:color="auto"/>
      </w:divBdr>
    </w:div>
    <w:div w:id="1769698305">
      <w:marLeft w:val="640"/>
      <w:marRight w:val="0"/>
      <w:marTop w:val="0"/>
      <w:marBottom w:val="0"/>
      <w:divBdr>
        <w:top w:val="none" w:sz="0" w:space="0" w:color="auto"/>
        <w:left w:val="none" w:sz="0" w:space="0" w:color="auto"/>
        <w:bottom w:val="none" w:sz="0" w:space="0" w:color="auto"/>
        <w:right w:val="none" w:sz="0" w:space="0" w:color="auto"/>
      </w:divBdr>
    </w:div>
    <w:div w:id="1769962431">
      <w:marLeft w:val="640"/>
      <w:marRight w:val="0"/>
      <w:marTop w:val="0"/>
      <w:marBottom w:val="0"/>
      <w:divBdr>
        <w:top w:val="none" w:sz="0" w:space="0" w:color="auto"/>
        <w:left w:val="none" w:sz="0" w:space="0" w:color="auto"/>
        <w:bottom w:val="none" w:sz="0" w:space="0" w:color="auto"/>
        <w:right w:val="none" w:sz="0" w:space="0" w:color="auto"/>
      </w:divBdr>
    </w:div>
    <w:div w:id="1770195141">
      <w:marLeft w:val="640"/>
      <w:marRight w:val="0"/>
      <w:marTop w:val="0"/>
      <w:marBottom w:val="0"/>
      <w:divBdr>
        <w:top w:val="none" w:sz="0" w:space="0" w:color="auto"/>
        <w:left w:val="none" w:sz="0" w:space="0" w:color="auto"/>
        <w:bottom w:val="none" w:sz="0" w:space="0" w:color="auto"/>
        <w:right w:val="none" w:sz="0" w:space="0" w:color="auto"/>
      </w:divBdr>
    </w:div>
    <w:div w:id="1770392418">
      <w:marLeft w:val="640"/>
      <w:marRight w:val="0"/>
      <w:marTop w:val="0"/>
      <w:marBottom w:val="0"/>
      <w:divBdr>
        <w:top w:val="none" w:sz="0" w:space="0" w:color="auto"/>
        <w:left w:val="none" w:sz="0" w:space="0" w:color="auto"/>
        <w:bottom w:val="none" w:sz="0" w:space="0" w:color="auto"/>
        <w:right w:val="none" w:sz="0" w:space="0" w:color="auto"/>
      </w:divBdr>
    </w:div>
    <w:div w:id="1770543636">
      <w:marLeft w:val="640"/>
      <w:marRight w:val="0"/>
      <w:marTop w:val="0"/>
      <w:marBottom w:val="0"/>
      <w:divBdr>
        <w:top w:val="none" w:sz="0" w:space="0" w:color="auto"/>
        <w:left w:val="none" w:sz="0" w:space="0" w:color="auto"/>
        <w:bottom w:val="none" w:sz="0" w:space="0" w:color="auto"/>
        <w:right w:val="none" w:sz="0" w:space="0" w:color="auto"/>
      </w:divBdr>
    </w:div>
    <w:div w:id="1770544727">
      <w:marLeft w:val="640"/>
      <w:marRight w:val="0"/>
      <w:marTop w:val="0"/>
      <w:marBottom w:val="0"/>
      <w:divBdr>
        <w:top w:val="none" w:sz="0" w:space="0" w:color="auto"/>
        <w:left w:val="none" w:sz="0" w:space="0" w:color="auto"/>
        <w:bottom w:val="none" w:sz="0" w:space="0" w:color="auto"/>
        <w:right w:val="none" w:sz="0" w:space="0" w:color="auto"/>
      </w:divBdr>
    </w:div>
    <w:div w:id="1770546019">
      <w:marLeft w:val="640"/>
      <w:marRight w:val="0"/>
      <w:marTop w:val="0"/>
      <w:marBottom w:val="0"/>
      <w:divBdr>
        <w:top w:val="none" w:sz="0" w:space="0" w:color="auto"/>
        <w:left w:val="none" w:sz="0" w:space="0" w:color="auto"/>
        <w:bottom w:val="none" w:sz="0" w:space="0" w:color="auto"/>
        <w:right w:val="none" w:sz="0" w:space="0" w:color="auto"/>
      </w:divBdr>
    </w:div>
    <w:div w:id="1771393124">
      <w:marLeft w:val="640"/>
      <w:marRight w:val="0"/>
      <w:marTop w:val="0"/>
      <w:marBottom w:val="0"/>
      <w:divBdr>
        <w:top w:val="none" w:sz="0" w:space="0" w:color="auto"/>
        <w:left w:val="none" w:sz="0" w:space="0" w:color="auto"/>
        <w:bottom w:val="none" w:sz="0" w:space="0" w:color="auto"/>
        <w:right w:val="none" w:sz="0" w:space="0" w:color="auto"/>
      </w:divBdr>
    </w:div>
    <w:div w:id="1771580290">
      <w:marLeft w:val="640"/>
      <w:marRight w:val="0"/>
      <w:marTop w:val="0"/>
      <w:marBottom w:val="0"/>
      <w:divBdr>
        <w:top w:val="none" w:sz="0" w:space="0" w:color="auto"/>
        <w:left w:val="none" w:sz="0" w:space="0" w:color="auto"/>
        <w:bottom w:val="none" w:sz="0" w:space="0" w:color="auto"/>
        <w:right w:val="none" w:sz="0" w:space="0" w:color="auto"/>
      </w:divBdr>
    </w:div>
    <w:div w:id="1771654958">
      <w:marLeft w:val="640"/>
      <w:marRight w:val="0"/>
      <w:marTop w:val="0"/>
      <w:marBottom w:val="0"/>
      <w:divBdr>
        <w:top w:val="none" w:sz="0" w:space="0" w:color="auto"/>
        <w:left w:val="none" w:sz="0" w:space="0" w:color="auto"/>
        <w:bottom w:val="none" w:sz="0" w:space="0" w:color="auto"/>
        <w:right w:val="none" w:sz="0" w:space="0" w:color="auto"/>
      </w:divBdr>
    </w:div>
    <w:div w:id="1771850715">
      <w:marLeft w:val="640"/>
      <w:marRight w:val="0"/>
      <w:marTop w:val="0"/>
      <w:marBottom w:val="0"/>
      <w:divBdr>
        <w:top w:val="none" w:sz="0" w:space="0" w:color="auto"/>
        <w:left w:val="none" w:sz="0" w:space="0" w:color="auto"/>
        <w:bottom w:val="none" w:sz="0" w:space="0" w:color="auto"/>
        <w:right w:val="none" w:sz="0" w:space="0" w:color="auto"/>
      </w:divBdr>
    </w:div>
    <w:div w:id="1771854999">
      <w:marLeft w:val="640"/>
      <w:marRight w:val="0"/>
      <w:marTop w:val="0"/>
      <w:marBottom w:val="0"/>
      <w:divBdr>
        <w:top w:val="none" w:sz="0" w:space="0" w:color="auto"/>
        <w:left w:val="none" w:sz="0" w:space="0" w:color="auto"/>
        <w:bottom w:val="none" w:sz="0" w:space="0" w:color="auto"/>
        <w:right w:val="none" w:sz="0" w:space="0" w:color="auto"/>
      </w:divBdr>
    </w:div>
    <w:div w:id="1771855617">
      <w:marLeft w:val="640"/>
      <w:marRight w:val="0"/>
      <w:marTop w:val="0"/>
      <w:marBottom w:val="0"/>
      <w:divBdr>
        <w:top w:val="none" w:sz="0" w:space="0" w:color="auto"/>
        <w:left w:val="none" w:sz="0" w:space="0" w:color="auto"/>
        <w:bottom w:val="none" w:sz="0" w:space="0" w:color="auto"/>
        <w:right w:val="none" w:sz="0" w:space="0" w:color="auto"/>
      </w:divBdr>
    </w:div>
    <w:div w:id="1772621494">
      <w:marLeft w:val="640"/>
      <w:marRight w:val="0"/>
      <w:marTop w:val="0"/>
      <w:marBottom w:val="0"/>
      <w:divBdr>
        <w:top w:val="none" w:sz="0" w:space="0" w:color="auto"/>
        <w:left w:val="none" w:sz="0" w:space="0" w:color="auto"/>
        <w:bottom w:val="none" w:sz="0" w:space="0" w:color="auto"/>
        <w:right w:val="none" w:sz="0" w:space="0" w:color="auto"/>
      </w:divBdr>
    </w:div>
    <w:div w:id="1772821465">
      <w:marLeft w:val="640"/>
      <w:marRight w:val="0"/>
      <w:marTop w:val="0"/>
      <w:marBottom w:val="0"/>
      <w:divBdr>
        <w:top w:val="none" w:sz="0" w:space="0" w:color="auto"/>
        <w:left w:val="none" w:sz="0" w:space="0" w:color="auto"/>
        <w:bottom w:val="none" w:sz="0" w:space="0" w:color="auto"/>
        <w:right w:val="none" w:sz="0" w:space="0" w:color="auto"/>
      </w:divBdr>
    </w:div>
    <w:div w:id="1773355138">
      <w:marLeft w:val="640"/>
      <w:marRight w:val="0"/>
      <w:marTop w:val="0"/>
      <w:marBottom w:val="0"/>
      <w:divBdr>
        <w:top w:val="none" w:sz="0" w:space="0" w:color="auto"/>
        <w:left w:val="none" w:sz="0" w:space="0" w:color="auto"/>
        <w:bottom w:val="none" w:sz="0" w:space="0" w:color="auto"/>
        <w:right w:val="none" w:sz="0" w:space="0" w:color="auto"/>
      </w:divBdr>
    </w:div>
    <w:div w:id="1774130994">
      <w:marLeft w:val="640"/>
      <w:marRight w:val="0"/>
      <w:marTop w:val="0"/>
      <w:marBottom w:val="0"/>
      <w:divBdr>
        <w:top w:val="none" w:sz="0" w:space="0" w:color="auto"/>
        <w:left w:val="none" w:sz="0" w:space="0" w:color="auto"/>
        <w:bottom w:val="none" w:sz="0" w:space="0" w:color="auto"/>
        <w:right w:val="none" w:sz="0" w:space="0" w:color="auto"/>
      </w:divBdr>
    </w:div>
    <w:div w:id="1774398103">
      <w:marLeft w:val="640"/>
      <w:marRight w:val="0"/>
      <w:marTop w:val="0"/>
      <w:marBottom w:val="0"/>
      <w:divBdr>
        <w:top w:val="none" w:sz="0" w:space="0" w:color="auto"/>
        <w:left w:val="none" w:sz="0" w:space="0" w:color="auto"/>
        <w:bottom w:val="none" w:sz="0" w:space="0" w:color="auto"/>
        <w:right w:val="none" w:sz="0" w:space="0" w:color="auto"/>
      </w:divBdr>
    </w:div>
    <w:div w:id="1775125865">
      <w:marLeft w:val="640"/>
      <w:marRight w:val="0"/>
      <w:marTop w:val="0"/>
      <w:marBottom w:val="0"/>
      <w:divBdr>
        <w:top w:val="none" w:sz="0" w:space="0" w:color="auto"/>
        <w:left w:val="none" w:sz="0" w:space="0" w:color="auto"/>
        <w:bottom w:val="none" w:sz="0" w:space="0" w:color="auto"/>
        <w:right w:val="none" w:sz="0" w:space="0" w:color="auto"/>
      </w:divBdr>
    </w:div>
    <w:div w:id="1775175869">
      <w:marLeft w:val="640"/>
      <w:marRight w:val="0"/>
      <w:marTop w:val="0"/>
      <w:marBottom w:val="0"/>
      <w:divBdr>
        <w:top w:val="none" w:sz="0" w:space="0" w:color="auto"/>
        <w:left w:val="none" w:sz="0" w:space="0" w:color="auto"/>
        <w:bottom w:val="none" w:sz="0" w:space="0" w:color="auto"/>
        <w:right w:val="none" w:sz="0" w:space="0" w:color="auto"/>
      </w:divBdr>
    </w:div>
    <w:div w:id="1775249161">
      <w:marLeft w:val="640"/>
      <w:marRight w:val="0"/>
      <w:marTop w:val="0"/>
      <w:marBottom w:val="0"/>
      <w:divBdr>
        <w:top w:val="none" w:sz="0" w:space="0" w:color="auto"/>
        <w:left w:val="none" w:sz="0" w:space="0" w:color="auto"/>
        <w:bottom w:val="none" w:sz="0" w:space="0" w:color="auto"/>
        <w:right w:val="none" w:sz="0" w:space="0" w:color="auto"/>
      </w:divBdr>
    </w:div>
    <w:div w:id="1775249486">
      <w:marLeft w:val="640"/>
      <w:marRight w:val="0"/>
      <w:marTop w:val="0"/>
      <w:marBottom w:val="0"/>
      <w:divBdr>
        <w:top w:val="none" w:sz="0" w:space="0" w:color="auto"/>
        <w:left w:val="none" w:sz="0" w:space="0" w:color="auto"/>
        <w:bottom w:val="none" w:sz="0" w:space="0" w:color="auto"/>
        <w:right w:val="none" w:sz="0" w:space="0" w:color="auto"/>
      </w:divBdr>
    </w:div>
    <w:div w:id="1775590887">
      <w:marLeft w:val="640"/>
      <w:marRight w:val="0"/>
      <w:marTop w:val="0"/>
      <w:marBottom w:val="0"/>
      <w:divBdr>
        <w:top w:val="none" w:sz="0" w:space="0" w:color="auto"/>
        <w:left w:val="none" w:sz="0" w:space="0" w:color="auto"/>
        <w:bottom w:val="none" w:sz="0" w:space="0" w:color="auto"/>
        <w:right w:val="none" w:sz="0" w:space="0" w:color="auto"/>
      </w:divBdr>
    </w:div>
    <w:div w:id="1775706890">
      <w:marLeft w:val="640"/>
      <w:marRight w:val="0"/>
      <w:marTop w:val="0"/>
      <w:marBottom w:val="0"/>
      <w:divBdr>
        <w:top w:val="none" w:sz="0" w:space="0" w:color="auto"/>
        <w:left w:val="none" w:sz="0" w:space="0" w:color="auto"/>
        <w:bottom w:val="none" w:sz="0" w:space="0" w:color="auto"/>
        <w:right w:val="none" w:sz="0" w:space="0" w:color="auto"/>
      </w:divBdr>
    </w:div>
    <w:div w:id="1775855450">
      <w:marLeft w:val="640"/>
      <w:marRight w:val="0"/>
      <w:marTop w:val="0"/>
      <w:marBottom w:val="0"/>
      <w:divBdr>
        <w:top w:val="none" w:sz="0" w:space="0" w:color="auto"/>
        <w:left w:val="none" w:sz="0" w:space="0" w:color="auto"/>
        <w:bottom w:val="none" w:sz="0" w:space="0" w:color="auto"/>
        <w:right w:val="none" w:sz="0" w:space="0" w:color="auto"/>
      </w:divBdr>
    </w:div>
    <w:div w:id="1776170015">
      <w:marLeft w:val="640"/>
      <w:marRight w:val="0"/>
      <w:marTop w:val="0"/>
      <w:marBottom w:val="0"/>
      <w:divBdr>
        <w:top w:val="none" w:sz="0" w:space="0" w:color="auto"/>
        <w:left w:val="none" w:sz="0" w:space="0" w:color="auto"/>
        <w:bottom w:val="none" w:sz="0" w:space="0" w:color="auto"/>
        <w:right w:val="none" w:sz="0" w:space="0" w:color="auto"/>
      </w:divBdr>
    </w:div>
    <w:div w:id="1777141561">
      <w:marLeft w:val="640"/>
      <w:marRight w:val="0"/>
      <w:marTop w:val="0"/>
      <w:marBottom w:val="0"/>
      <w:divBdr>
        <w:top w:val="none" w:sz="0" w:space="0" w:color="auto"/>
        <w:left w:val="none" w:sz="0" w:space="0" w:color="auto"/>
        <w:bottom w:val="none" w:sz="0" w:space="0" w:color="auto"/>
        <w:right w:val="none" w:sz="0" w:space="0" w:color="auto"/>
      </w:divBdr>
    </w:div>
    <w:div w:id="1777210990">
      <w:marLeft w:val="640"/>
      <w:marRight w:val="0"/>
      <w:marTop w:val="0"/>
      <w:marBottom w:val="0"/>
      <w:divBdr>
        <w:top w:val="none" w:sz="0" w:space="0" w:color="auto"/>
        <w:left w:val="none" w:sz="0" w:space="0" w:color="auto"/>
        <w:bottom w:val="none" w:sz="0" w:space="0" w:color="auto"/>
        <w:right w:val="none" w:sz="0" w:space="0" w:color="auto"/>
      </w:divBdr>
    </w:div>
    <w:div w:id="1777599588">
      <w:marLeft w:val="640"/>
      <w:marRight w:val="0"/>
      <w:marTop w:val="0"/>
      <w:marBottom w:val="0"/>
      <w:divBdr>
        <w:top w:val="none" w:sz="0" w:space="0" w:color="auto"/>
        <w:left w:val="none" w:sz="0" w:space="0" w:color="auto"/>
        <w:bottom w:val="none" w:sz="0" w:space="0" w:color="auto"/>
        <w:right w:val="none" w:sz="0" w:space="0" w:color="auto"/>
      </w:divBdr>
    </w:div>
    <w:div w:id="1777672819">
      <w:marLeft w:val="640"/>
      <w:marRight w:val="0"/>
      <w:marTop w:val="0"/>
      <w:marBottom w:val="0"/>
      <w:divBdr>
        <w:top w:val="none" w:sz="0" w:space="0" w:color="auto"/>
        <w:left w:val="none" w:sz="0" w:space="0" w:color="auto"/>
        <w:bottom w:val="none" w:sz="0" w:space="0" w:color="auto"/>
        <w:right w:val="none" w:sz="0" w:space="0" w:color="auto"/>
      </w:divBdr>
    </w:div>
    <w:div w:id="1778089810">
      <w:marLeft w:val="640"/>
      <w:marRight w:val="0"/>
      <w:marTop w:val="0"/>
      <w:marBottom w:val="0"/>
      <w:divBdr>
        <w:top w:val="none" w:sz="0" w:space="0" w:color="auto"/>
        <w:left w:val="none" w:sz="0" w:space="0" w:color="auto"/>
        <w:bottom w:val="none" w:sz="0" w:space="0" w:color="auto"/>
        <w:right w:val="none" w:sz="0" w:space="0" w:color="auto"/>
      </w:divBdr>
    </w:div>
    <w:div w:id="1779063225">
      <w:marLeft w:val="640"/>
      <w:marRight w:val="0"/>
      <w:marTop w:val="0"/>
      <w:marBottom w:val="0"/>
      <w:divBdr>
        <w:top w:val="none" w:sz="0" w:space="0" w:color="auto"/>
        <w:left w:val="none" w:sz="0" w:space="0" w:color="auto"/>
        <w:bottom w:val="none" w:sz="0" w:space="0" w:color="auto"/>
        <w:right w:val="none" w:sz="0" w:space="0" w:color="auto"/>
      </w:divBdr>
    </w:div>
    <w:div w:id="1779063521">
      <w:marLeft w:val="640"/>
      <w:marRight w:val="0"/>
      <w:marTop w:val="0"/>
      <w:marBottom w:val="0"/>
      <w:divBdr>
        <w:top w:val="none" w:sz="0" w:space="0" w:color="auto"/>
        <w:left w:val="none" w:sz="0" w:space="0" w:color="auto"/>
        <w:bottom w:val="none" w:sz="0" w:space="0" w:color="auto"/>
        <w:right w:val="none" w:sz="0" w:space="0" w:color="auto"/>
      </w:divBdr>
    </w:div>
    <w:div w:id="1779251826">
      <w:marLeft w:val="640"/>
      <w:marRight w:val="0"/>
      <w:marTop w:val="0"/>
      <w:marBottom w:val="0"/>
      <w:divBdr>
        <w:top w:val="none" w:sz="0" w:space="0" w:color="auto"/>
        <w:left w:val="none" w:sz="0" w:space="0" w:color="auto"/>
        <w:bottom w:val="none" w:sz="0" w:space="0" w:color="auto"/>
        <w:right w:val="none" w:sz="0" w:space="0" w:color="auto"/>
      </w:divBdr>
    </w:div>
    <w:div w:id="1779988302">
      <w:marLeft w:val="640"/>
      <w:marRight w:val="0"/>
      <w:marTop w:val="0"/>
      <w:marBottom w:val="0"/>
      <w:divBdr>
        <w:top w:val="none" w:sz="0" w:space="0" w:color="auto"/>
        <w:left w:val="none" w:sz="0" w:space="0" w:color="auto"/>
        <w:bottom w:val="none" w:sz="0" w:space="0" w:color="auto"/>
        <w:right w:val="none" w:sz="0" w:space="0" w:color="auto"/>
      </w:divBdr>
    </w:div>
    <w:div w:id="1780103223">
      <w:marLeft w:val="640"/>
      <w:marRight w:val="0"/>
      <w:marTop w:val="0"/>
      <w:marBottom w:val="0"/>
      <w:divBdr>
        <w:top w:val="none" w:sz="0" w:space="0" w:color="auto"/>
        <w:left w:val="none" w:sz="0" w:space="0" w:color="auto"/>
        <w:bottom w:val="none" w:sz="0" w:space="0" w:color="auto"/>
        <w:right w:val="none" w:sz="0" w:space="0" w:color="auto"/>
      </w:divBdr>
    </w:div>
    <w:div w:id="1780295468">
      <w:marLeft w:val="640"/>
      <w:marRight w:val="0"/>
      <w:marTop w:val="0"/>
      <w:marBottom w:val="0"/>
      <w:divBdr>
        <w:top w:val="none" w:sz="0" w:space="0" w:color="auto"/>
        <w:left w:val="none" w:sz="0" w:space="0" w:color="auto"/>
        <w:bottom w:val="none" w:sz="0" w:space="0" w:color="auto"/>
        <w:right w:val="none" w:sz="0" w:space="0" w:color="auto"/>
      </w:divBdr>
    </w:div>
    <w:div w:id="1781097073">
      <w:marLeft w:val="640"/>
      <w:marRight w:val="0"/>
      <w:marTop w:val="0"/>
      <w:marBottom w:val="0"/>
      <w:divBdr>
        <w:top w:val="none" w:sz="0" w:space="0" w:color="auto"/>
        <w:left w:val="none" w:sz="0" w:space="0" w:color="auto"/>
        <w:bottom w:val="none" w:sz="0" w:space="0" w:color="auto"/>
        <w:right w:val="none" w:sz="0" w:space="0" w:color="auto"/>
      </w:divBdr>
    </w:div>
    <w:div w:id="1781100589">
      <w:marLeft w:val="640"/>
      <w:marRight w:val="0"/>
      <w:marTop w:val="0"/>
      <w:marBottom w:val="0"/>
      <w:divBdr>
        <w:top w:val="none" w:sz="0" w:space="0" w:color="auto"/>
        <w:left w:val="none" w:sz="0" w:space="0" w:color="auto"/>
        <w:bottom w:val="none" w:sz="0" w:space="0" w:color="auto"/>
        <w:right w:val="none" w:sz="0" w:space="0" w:color="auto"/>
      </w:divBdr>
    </w:div>
    <w:div w:id="1781216513">
      <w:marLeft w:val="640"/>
      <w:marRight w:val="0"/>
      <w:marTop w:val="0"/>
      <w:marBottom w:val="0"/>
      <w:divBdr>
        <w:top w:val="none" w:sz="0" w:space="0" w:color="auto"/>
        <w:left w:val="none" w:sz="0" w:space="0" w:color="auto"/>
        <w:bottom w:val="none" w:sz="0" w:space="0" w:color="auto"/>
        <w:right w:val="none" w:sz="0" w:space="0" w:color="auto"/>
      </w:divBdr>
    </w:div>
    <w:div w:id="1781293021">
      <w:marLeft w:val="640"/>
      <w:marRight w:val="0"/>
      <w:marTop w:val="0"/>
      <w:marBottom w:val="0"/>
      <w:divBdr>
        <w:top w:val="none" w:sz="0" w:space="0" w:color="auto"/>
        <w:left w:val="none" w:sz="0" w:space="0" w:color="auto"/>
        <w:bottom w:val="none" w:sz="0" w:space="0" w:color="auto"/>
        <w:right w:val="none" w:sz="0" w:space="0" w:color="auto"/>
      </w:divBdr>
    </w:div>
    <w:div w:id="1781796958">
      <w:marLeft w:val="640"/>
      <w:marRight w:val="0"/>
      <w:marTop w:val="0"/>
      <w:marBottom w:val="0"/>
      <w:divBdr>
        <w:top w:val="none" w:sz="0" w:space="0" w:color="auto"/>
        <w:left w:val="none" w:sz="0" w:space="0" w:color="auto"/>
        <w:bottom w:val="none" w:sz="0" w:space="0" w:color="auto"/>
        <w:right w:val="none" w:sz="0" w:space="0" w:color="auto"/>
      </w:divBdr>
    </w:div>
    <w:div w:id="1782186314">
      <w:marLeft w:val="640"/>
      <w:marRight w:val="0"/>
      <w:marTop w:val="0"/>
      <w:marBottom w:val="0"/>
      <w:divBdr>
        <w:top w:val="none" w:sz="0" w:space="0" w:color="auto"/>
        <w:left w:val="none" w:sz="0" w:space="0" w:color="auto"/>
        <w:bottom w:val="none" w:sz="0" w:space="0" w:color="auto"/>
        <w:right w:val="none" w:sz="0" w:space="0" w:color="auto"/>
      </w:divBdr>
    </w:div>
    <w:div w:id="1783307419">
      <w:marLeft w:val="640"/>
      <w:marRight w:val="0"/>
      <w:marTop w:val="0"/>
      <w:marBottom w:val="0"/>
      <w:divBdr>
        <w:top w:val="none" w:sz="0" w:space="0" w:color="auto"/>
        <w:left w:val="none" w:sz="0" w:space="0" w:color="auto"/>
        <w:bottom w:val="none" w:sz="0" w:space="0" w:color="auto"/>
        <w:right w:val="none" w:sz="0" w:space="0" w:color="auto"/>
      </w:divBdr>
    </w:div>
    <w:div w:id="1783955744">
      <w:marLeft w:val="640"/>
      <w:marRight w:val="0"/>
      <w:marTop w:val="0"/>
      <w:marBottom w:val="0"/>
      <w:divBdr>
        <w:top w:val="none" w:sz="0" w:space="0" w:color="auto"/>
        <w:left w:val="none" w:sz="0" w:space="0" w:color="auto"/>
        <w:bottom w:val="none" w:sz="0" w:space="0" w:color="auto"/>
        <w:right w:val="none" w:sz="0" w:space="0" w:color="auto"/>
      </w:divBdr>
    </w:div>
    <w:div w:id="1784030179">
      <w:marLeft w:val="640"/>
      <w:marRight w:val="0"/>
      <w:marTop w:val="0"/>
      <w:marBottom w:val="0"/>
      <w:divBdr>
        <w:top w:val="none" w:sz="0" w:space="0" w:color="auto"/>
        <w:left w:val="none" w:sz="0" w:space="0" w:color="auto"/>
        <w:bottom w:val="none" w:sz="0" w:space="0" w:color="auto"/>
        <w:right w:val="none" w:sz="0" w:space="0" w:color="auto"/>
      </w:divBdr>
    </w:div>
    <w:div w:id="1784349180">
      <w:marLeft w:val="640"/>
      <w:marRight w:val="0"/>
      <w:marTop w:val="0"/>
      <w:marBottom w:val="0"/>
      <w:divBdr>
        <w:top w:val="none" w:sz="0" w:space="0" w:color="auto"/>
        <w:left w:val="none" w:sz="0" w:space="0" w:color="auto"/>
        <w:bottom w:val="none" w:sz="0" w:space="0" w:color="auto"/>
        <w:right w:val="none" w:sz="0" w:space="0" w:color="auto"/>
      </w:divBdr>
    </w:div>
    <w:div w:id="1784568108">
      <w:marLeft w:val="640"/>
      <w:marRight w:val="0"/>
      <w:marTop w:val="0"/>
      <w:marBottom w:val="0"/>
      <w:divBdr>
        <w:top w:val="none" w:sz="0" w:space="0" w:color="auto"/>
        <w:left w:val="none" w:sz="0" w:space="0" w:color="auto"/>
        <w:bottom w:val="none" w:sz="0" w:space="0" w:color="auto"/>
        <w:right w:val="none" w:sz="0" w:space="0" w:color="auto"/>
      </w:divBdr>
    </w:div>
    <w:div w:id="1784611228">
      <w:marLeft w:val="640"/>
      <w:marRight w:val="0"/>
      <w:marTop w:val="0"/>
      <w:marBottom w:val="0"/>
      <w:divBdr>
        <w:top w:val="none" w:sz="0" w:space="0" w:color="auto"/>
        <w:left w:val="none" w:sz="0" w:space="0" w:color="auto"/>
        <w:bottom w:val="none" w:sz="0" w:space="0" w:color="auto"/>
        <w:right w:val="none" w:sz="0" w:space="0" w:color="auto"/>
      </w:divBdr>
    </w:div>
    <w:div w:id="1784955790">
      <w:marLeft w:val="640"/>
      <w:marRight w:val="0"/>
      <w:marTop w:val="0"/>
      <w:marBottom w:val="0"/>
      <w:divBdr>
        <w:top w:val="none" w:sz="0" w:space="0" w:color="auto"/>
        <w:left w:val="none" w:sz="0" w:space="0" w:color="auto"/>
        <w:bottom w:val="none" w:sz="0" w:space="0" w:color="auto"/>
        <w:right w:val="none" w:sz="0" w:space="0" w:color="auto"/>
      </w:divBdr>
    </w:div>
    <w:div w:id="1785421264">
      <w:marLeft w:val="640"/>
      <w:marRight w:val="0"/>
      <w:marTop w:val="0"/>
      <w:marBottom w:val="0"/>
      <w:divBdr>
        <w:top w:val="none" w:sz="0" w:space="0" w:color="auto"/>
        <w:left w:val="none" w:sz="0" w:space="0" w:color="auto"/>
        <w:bottom w:val="none" w:sz="0" w:space="0" w:color="auto"/>
        <w:right w:val="none" w:sz="0" w:space="0" w:color="auto"/>
      </w:divBdr>
    </w:div>
    <w:div w:id="1785490651">
      <w:marLeft w:val="640"/>
      <w:marRight w:val="0"/>
      <w:marTop w:val="0"/>
      <w:marBottom w:val="0"/>
      <w:divBdr>
        <w:top w:val="none" w:sz="0" w:space="0" w:color="auto"/>
        <w:left w:val="none" w:sz="0" w:space="0" w:color="auto"/>
        <w:bottom w:val="none" w:sz="0" w:space="0" w:color="auto"/>
        <w:right w:val="none" w:sz="0" w:space="0" w:color="auto"/>
      </w:divBdr>
    </w:div>
    <w:div w:id="1786074451">
      <w:marLeft w:val="640"/>
      <w:marRight w:val="0"/>
      <w:marTop w:val="0"/>
      <w:marBottom w:val="0"/>
      <w:divBdr>
        <w:top w:val="none" w:sz="0" w:space="0" w:color="auto"/>
        <w:left w:val="none" w:sz="0" w:space="0" w:color="auto"/>
        <w:bottom w:val="none" w:sz="0" w:space="0" w:color="auto"/>
        <w:right w:val="none" w:sz="0" w:space="0" w:color="auto"/>
      </w:divBdr>
    </w:div>
    <w:div w:id="1786075996">
      <w:marLeft w:val="640"/>
      <w:marRight w:val="0"/>
      <w:marTop w:val="0"/>
      <w:marBottom w:val="0"/>
      <w:divBdr>
        <w:top w:val="none" w:sz="0" w:space="0" w:color="auto"/>
        <w:left w:val="none" w:sz="0" w:space="0" w:color="auto"/>
        <w:bottom w:val="none" w:sz="0" w:space="0" w:color="auto"/>
        <w:right w:val="none" w:sz="0" w:space="0" w:color="auto"/>
      </w:divBdr>
    </w:div>
    <w:div w:id="1786346510">
      <w:marLeft w:val="640"/>
      <w:marRight w:val="0"/>
      <w:marTop w:val="0"/>
      <w:marBottom w:val="0"/>
      <w:divBdr>
        <w:top w:val="none" w:sz="0" w:space="0" w:color="auto"/>
        <w:left w:val="none" w:sz="0" w:space="0" w:color="auto"/>
        <w:bottom w:val="none" w:sz="0" w:space="0" w:color="auto"/>
        <w:right w:val="none" w:sz="0" w:space="0" w:color="auto"/>
      </w:divBdr>
    </w:div>
    <w:div w:id="1786802106">
      <w:marLeft w:val="640"/>
      <w:marRight w:val="0"/>
      <w:marTop w:val="0"/>
      <w:marBottom w:val="0"/>
      <w:divBdr>
        <w:top w:val="none" w:sz="0" w:space="0" w:color="auto"/>
        <w:left w:val="none" w:sz="0" w:space="0" w:color="auto"/>
        <w:bottom w:val="none" w:sz="0" w:space="0" w:color="auto"/>
        <w:right w:val="none" w:sz="0" w:space="0" w:color="auto"/>
      </w:divBdr>
    </w:div>
    <w:div w:id="1787045844">
      <w:marLeft w:val="640"/>
      <w:marRight w:val="0"/>
      <w:marTop w:val="0"/>
      <w:marBottom w:val="0"/>
      <w:divBdr>
        <w:top w:val="none" w:sz="0" w:space="0" w:color="auto"/>
        <w:left w:val="none" w:sz="0" w:space="0" w:color="auto"/>
        <w:bottom w:val="none" w:sz="0" w:space="0" w:color="auto"/>
        <w:right w:val="none" w:sz="0" w:space="0" w:color="auto"/>
      </w:divBdr>
    </w:div>
    <w:div w:id="1787386629">
      <w:marLeft w:val="640"/>
      <w:marRight w:val="0"/>
      <w:marTop w:val="0"/>
      <w:marBottom w:val="0"/>
      <w:divBdr>
        <w:top w:val="none" w:sz="0" w:space="0" w:color="auto"/>
        <w:left w:val="none" w:sz="0" w:space="0" w:color="auto"/>
        <w:bottom w:val="none" w:sz="0" w:space="0" w:color="auto"/>
        <w:right w:val="none" w:sz="0" w:space="0" w:color="auto"/>
      </w:divBdr>
    </w:div>
    <w:div w:id="1787771220">
      <w:marLeft w:val="640"/>
      <w:marRight w:val="0"/>
      <w:marTop w:val="0"/>
      <w:marBottom w:val="0"/>
      <w:divBdr>
        <w:top w:val="none" w:sz="0" w:space="0" w:color="auto"/>
        <w:left w:val="none" w:sz="0" w:space="0" w:color="auto"/>
        <w:bottom w:val="none" w:sz="0" w:space="0" w:color="auto"/>
        <w:right w:val="none" w:sz="0" w:space="0" w:color="auto"/>
      </w:divBdr>
    </w:div>
    <w:div w:id="1788423287">
      <w:marLeft w:val="640"/>
      <w:marRight w:val="0"/>
      <w:marTop w:val="0"/>
      <w:marBottom w:val="0"/>
      <w:divBdr>
        <w:top w:val="none" w:sz="0" w:space="0" w:color="auto"/>
        <w:left w:val="none" w:sz="0" w:space="0" w:color="auto"/>
        <w:bottom w:val="none" w:sz="0" w:space="0" w:color="auto"/>
        <w:right w:val="none" w:sz="0" w:space="0" w:color="auto"/>
      </w:divBdr>
    </w:div>
    <w:div w:id="1788963918">
      <w:marLeft w:val="640"/>
      <w:marRight w:val="0"/>
      <w:marTop w:val="0"/>
      <w:marBottom w:val="0"/>
      <w:divBdr>
        <w:top w:val="none" w:sz="0" w:space="0" w:color="auto"/>
        <w:left w:val="none" w:sz="0" w:space="0" w:color="auto"/>
        <w:bottom w:val="none" w:sz="0" w:space="0" w:color="auto"/>
        <w:right w:val="none" w:sz="0" w:space="0" w:color="auto"/>
      </w:divBdr>
    </w:div>
    <w:div w:id="1789004058">
      <w:marLeft w:val="640"/>
      <w:marRight w:val="0"/>
      <w:marTop w:val="0"/>
      <w:marBottom w:val="0"/>
      <w:divBdr>
        <w:top w:val="none" w:sz="0" w:space="0" w:color="auto"/>
        <w:left w:val="none" w:sz="0" w:space="0" w:color="auto"/>
        <w:bottom w:val="none" w:sz="0" w:space="0" w:color="auto"/>
        <w:right w:val="none" w:sz="0" w:space="0" w:color="auto"/>
      </w:divBdr>
    </w:div>
    <w:div w:id="1789010665">
      <w:marLeft w:val="640"/>
      <w:marRight w:val="0"/>
      <w:marTop w:val="0"/>
      <w:marBottom w:val="0"/>
      <w:divBdr>
        <w:top w:val="none" w:sz="0" w:space="0" w:color="auto"/>
        <w:left w:val="none" w:sz="0" w:space="0" w:color="auto"/>
        <w:bottom w:val="none" w:sz="0" w:space="0" w:color="auto"/>
        <w:right w:val="none" w:sz="0" w:space="0" w:color="auto"/>
      </w:divBdr>
    </w:div>
    <w:div w:id="1789544477">
      <w:marLeft w:val="640"/>
      <w:marRight w:val="0"/>
      <w:marTop w:val="0"/>
      <w:marBottom w:val="0"/>
      <w:divBdr>
        <w:top w:val="none" w:sz="0" w:space="0" w:color="auto"/>
        <w:left w:val="none" w:sz="0" w:space="0" w:color="auto"/>
        <w:bottom w:val="none" w:sz="0" w:space="0" w:color="auto"/>
        <w:right w:val="none" w:sz="0" w:space="0" w:color="auto"/>
      </w:divBdr>
    </w:div>
    <w:div w:id="1790053741">
      <w:marLeft w:val="640"/>
      <w:marRight w:val="0"/>
      <w:marTop w:val="0"/>
      <w:marBottom w:val="0"/>
      <w:divBdr>
        <w:top w:val="none" w:sz="0" w:space="0" w:color="auto"/>
        <w:left w:val="none" w:sz="0" w:space="0" w:color="auto"/>
        <w:bottom w:val="none" w:sz="0" w:space="0" w:color="auto"/>
        <w:right w:val="none" w:sz="0" w:space="0" w:color="auto"/>
      </w:divBdr>
    </w:div>
    <w:div w:id="1790274013">
      <w:marLeft w:val="640"/>
      <w:marRight w:val="0"/>
      <w:marTop w:val="0"/>
      <w:marBottom w:val="0"/>
      <w:divBdr>
        <w:top w:val="none" w:sz="0" w:space="0" w:color="auto"/>
        <w:left w:val="none" w:sz="0" w:space="0" w:color="auto"/>
        <w:bottom w:val="none" w:sz="0" w:space="0" w:color="auto"/>
        <w:right w:val="none" w:sz="0" w:space="0" w:color="auto"/>
      </w:divBdr>
    </w:div>
    <w:div w:id="1790464188">
      <w:marLeft w:val="640"/>
      <w:marRight w:val="0"/>
      <w:marTop w:val="0"/>
      <w:marBottom w:val="0"/>
      <w:divBdr>
        <w:top w:val="none" w:sz="0" w:space="0" w:color="auto"/>
        <w:left w:val="none" w:sz="0" w:space="0" w:color="auto"/>
        <w:bottom w:val="none" w:sz="0" w:space="0" w:color="auto"/>
        <w:right w:val="none" w:sz="0" w:space="0" w:color="auto"/>
      </w:divBdr>
    </w:div>
    <w:div w:id="1790472564">
      <w:marLeft w:val="640"/>
      <w:marRight w:val="0"/>
      <w:marTop w:val="0"/>
      <w:marBottom w:val="0"/>
      <w:divBdr>
        <w:top w:val="none" w:sz="0" w:space="0" w:color="auto"/>
        <w:left w:val="none" w:sz="0" w:space="0" w:color="auto"/>
        <w:bottom w:val="none" w:sz="0" w:space="0" w:color="auto"/>
        <w:right w:val="none" w:sz="0" w:space="0" w:color="auto"/>
      </w:divBdr>
    </w:div>
    <w:div w:id="1791127736">
      <w:marLeft w:val="640"/>
      <w:marRight w:val="0"/>
      <w:marTop w:val="0"/>
      <w:marBottom w:val="0"/>
      <w:divBdr>
        <w:top w:val="none" w:sz="0" w:space="0" w:color="auto"/>
        <w:left w:val="none" w:sz="0" w:space="0" w:color="auto"/>
        <w:bottom w:val="none" w:sz="0" w:space="0" w:color="auto"/>
        <w:right w:val="none" w:sz="0" w:space="0" w:color="auto"/>
      </w:divBdr>
    </w:div>
    <w:div w:id="1792355958">
      <w:marLeft w:val="640"/>
      <w:marRight w:val="0"/>
      <w:marTop w:val="0"/>
      <w:marBottom w:val="0"/>
      <w:divBdr>
        <w:top w:val="none" w:sz="0" w:space="0" w:color="auto"/>
        <w:left w:val="none" w:sz="0" w:space="0" w:color="auto"/>
        <w:bottom w:val="none" w:sz="0" w:space="0" w:color="auto"/>
        <w:right w:val="none" w:sz="0" w:space="0" w:color="auto"/>
      </w:divBdr>
    </w:div>
    <w:div w:id="1792749893">
      <w:marLeft w:val="640"/>
      <w:marRight w:val="0"/>
      <w:marTop w:val="0"/>
      <w:marBottom w:val="0"/>
      <w:divBdr>
        <w:top w:val="none" w:sz="0" w:space="0" w:color="auto"/>
        <w:left w:val="none" w:sz="0" w:space="0" w:color="auto"/>
        <w:bottom w:val="none" w:sz="0" w:space="0" w:color="auto"/>
        <w:right w:val="none" w:sz="0" w:space="0" w:color="auto"/>
      </w:divBdr>
    </w:div>
    <w:div w:id="1793478485">
      <w:marLeft w:val="640"/>
      <w:marRight w:val="0"/>
      <w:marTop w:val="0"/>
      <w:marBottom w:val="0"/>
      <w:divBdr>
        <w:top w:val="none" w:sz="0" w:space="0" w:color="auto"/>
        <w:left w:val="none" w:sz="0" w:space="0" w:color="auto"/>
        <w:bottom w:val="none" w:sz="0" w:space="0" w:color="auto"/>
        <w:right w:val="none" w:sz="0" w:space="0" w:color="auto"/>
      </w:divBdr>
    </w:div>
    <w:div w:id="1795364601">
      <w:marLeft w:val="640"/>
      <w:marRight w:val="0"/>
      <w:marTop w:val="0"/>
      <w:marBottom w:val="0"/>
      <w:divBdr>
        <w:top w:val="none" w:sz="0" w:space="0" w:color="auto"/>
        <w:left w:val="none" w:sz="0" w:space="0" w:color="auto"/>
        <w:bottom w:val="none" w:sz="0" w:space="0" w:color="auto"/>
        <w:right w:val="none" w:sz="0" w:space="0" w:color="auto"/>
      </w:divBdr>
    </w:div>
    <w:div w:id="1795438436">
      <w:marLeft w:val="640"/>
      <w:marRight w:val="0"/>
      <w:marTop w:val="0"/>
      <w:marBottom w:val="0"/>
      <w:divBdr>
        <w:top w:val="none" w:sz="0" w:space="0" w:color="auto"/>
        <w:left w:val="none" w:sz="0" w:space="0" w:color="auto"/>
        <w:bottom w:val="none" w:sz="0" w:space="0" w:color="auto"/>
        <w:right w:val="none" w:sz="0" w:space="0" w:color="auto"/>
      </w:divBdr>
    </w:div>
    <w:div w:id="1795559144">
      <w:marLeft w:val="640"/>
      <w:marRight w:val="0"/>
      <w:marTop w:val="0"/>
      <w:marBottom w:val="0"/>
      <w:divBdr>
        <w:top w:val="none" w:sz="0" w:space="0" w:color="auto"/>
        <w:left w:val="none" w:sz="0" w:space="0" w:color="auto"/>
        <w:bottom w:val="none" w:sz="0" w:space="0" w:color="auto"/>
        <w:right w:val="none" w:sz="0" w:space="0" w:color="auto"/>
      </w:divBdr>
    </w:div>
    <w:div w:id="1795949108">
      <w:marLeft w:val="640"/>
      <w:marRight w:val="0"/>
      <w:marTop w:val="0"/>
      <w:marBottom w:val="0"/>
      <w:divBdr>
        <w:top w:val="none" w:sz="0" w:space="0" w:color="auto"/>
        <w:left w:val="none" w:sz="0" w:space="0" w:color="auto"/>
        <w:bottom w:val="none" w:sz="0" w:space="0" w:color="auto"/>
        <w:right w:val="none" w:sz="0" w:space="0" w:color="auto"/>
      </w:divBdr>
    </w:div>
    <w:div w:id="1796630434">
      <w:marLeft w:val="640"/>
      <w:marRight w:val="0"/>
      <w:marTop w:val="0"/>
      <w:marBottom w:val="0"/>
      <w:divBdr>
        <w:top w:val="none" w:sz="0" w:space="0" w:color="auto"/>
        <w:left w:val="none" w:sz="0" w:space="0" w:color="auto"/>
        <w:bottom w:val="none" w:sz="0" w:space="0" w:color="auto"/>
        <w:right w:val="none" w:sz="0" w:space="0" w:color="auto"/>
      </w:divBdr>
    </w:div>
    <w:div w:id="1796675102">
      <w:marLeft w:val="640"/>
      <w:marRight w:val="0"/>
      <w:marTop w:val="0"/>
      <w:marBottom w:val="0"/>
      <w:divBdr>
        <w:top w:val="none" w:sz="0" w:space="0" w:color="auto"/>
        <w:left w:val="none" w:sz="0" w:space="0" w:color="auto"/>
        <w:bottom w:val="none" w:sz="0" w:space="0" w:color="auto"/>
        <w:right w:val="none" w:sz="0" w:space="0" w:color="auto"/>
      </w:divBdr>
    </w:div>
    <w:div w:id="1796753995">
      <w:marLeft w:val="640"/>
      <w:marRight w:val="0"/>
      <w:marTop w:val="0"/>
      <w:marBottom w:val="0"/>
      <w:divBdr>
        <w:top w:val="none" w:sz="0" w:space="0" w:color="auto"/>
        <w:left w:val="none" w:sz="0" w:space="0" w:color="auto"/>
        <w:bottom w:val="none" w:sz="0" w:space="0" w:color="auto"/>
        <w:right w:val="none" w:sz="0" w:space="0" w:color="auto"/>
      </w:divBdr>
    </w:div>
    <w:div w:id="1797483546">
      <w:marLeft w:val="640"/>
      <w:marRight w:val="0"/>
      <w:marTop w:val="0"/>
      <w:marBottom w:val="0"/>
      <w:divBdr>
        <w:top w:val="none" w:sz="0" w:space="0" w:color="auto"/>
        <w:left w:val="none" w:sz="0" w:space="0" w:color="auto"/>
        <w:bottom w:val="none" w:sz="0" w:space="0" w:color="auto"/>
        <w:right w:val="none" w:sz="0" w:space="0" w:color="auto"/>
      </w:divBdr>
    </w:div>
    <w:div w:id="1797526470">
      <w:marLeft w:val="640"/>
      <w:marRight w:val="0"/>
      <w:marTop w:val="0"/>
      <w:marBottom w:val="0"/>
      <w:divBdr>
        <w:top w:val="none" w:sz="0" w:space="0" w:color="auto"/>
        <w:left w:val="none" w:sz="0" w:space="0" w:color="auto"/>
        <w:bottom w:val="none" w:sz="0" w:space="0" w:color="auto"/>
        <w:right w:val="none" w:sz="0" w:space="0" w:color="auto"/>
      </w:divBdr>
    </w:div>
    <w:div w:id="1797869504">
      <w:marLeft w:val="640"/>
      <w:marRight w:val="0"/>
      <w:marTop w:val="0"/>
      <w:marBottom w:val="0"/>
      <w:divBdr>
        <w:top w:val="none" w:sz="0" w:space="0" w:color="auto"/>
        <w:left w:val="none" w:sz="0" w:space="0" w:color="auto"/>
        <w:bottom w:val="none" w:sz="0" w:space="0" w:color="auto"/>
        <w:right w:val="none" w:sz="0" w:space="0" w:color="auto"/>
      </w:divBdr>
    </w:div>
    <w:div w:id="1798835047">
      <w:marLeft w:val="640"/>
      <w:marRight w:val="0"/>
      <w:marTop w:val="0"/>
      <w:marBottom w:val="0"/>
      <w:divBdr>
        <w:top w:val="none" w:sz="0" w:space="0" w:color="auto"/>
        <w:left w:val="none" w:sz="0" w:space="0" w:color="auto"/>
        <w:bottom w:val="none" w:sz="0" w:space="0" w:color="auto"/>
        <w:right w:val="none" w:sz="0" w:space="0" w:color="auto"/>
      </w:divBdr>
    </w:div>
    <w:div w:id="1799184479">
      <w:marLeft w:val="640"/>
      <w:marRight w:val="0"/>
      <w:marTop w:val="0"/>
      <w:marBottom w:val="0"/>
      <w:divBdr>
        <w:top w:val="none" w:sz="0" w:space="0" w:color="auto"/>
        <w:left w:val="none" w:sz="0" w:space="0" w:color="auto"/>
        <w:bottom w:val="none" w:sz="0" w:space="0" w:color="auto"/>
        <w:right w:val="none" w:sz="0" w:space="0" w:color="auto"/>
      </w:divBdr>
    </w:div>
    <w:div w:id="1799225869">
      <w:marLeft w:val="640"/>
      <w:marRight w:val="0"/>
      <w:marTop w:val="0"/>
      <w:marBottom w:val="0"/>
      <w:divBdr>
        <w:top w:val="none" w:sz="0" w:space="0" w:color="auto"/>
        <w:left w:val="none" w:sz="0" w:space="0" w:color="auto"/>
        <w:bottom w:val="none" w:sz="0" w:space="0" w:color="auto"/>
        <w:right w:val="none" w:sz="0" w:space="0" w:color="auto"/>
      </w:divBdr>
    </w:div>
    <w:div w:id="1800293277">
      <w:marLeft w:val="640"/>
      <w:marRight w:val="0"/>
      <w:marTop w:val="0"/>
      <w:marBottom w:val="0"/>
      <w:divBdr>
        <w:top w:val="none" w:sz="0" w:space="0" w:color="auto"/>
        <w:left w:val="none" w:sz="0" w:space="0" w:color="auto"/>
        <w:bottom w:val="none" w:sz="0" w:space="0" w:color="auto"/>
        <w:right w:val="none" w:sz="0" w:space="0" w:color="auto"/>
      </w:divBdr>
    </w:div>
    <w:div w:id="1801069552">
      <w:marLeft w:val="640"/>
      <w:marRight w:val="0"/>
      <w:marTop w:val="0"/>
      <w:marBottom w:val="0"/>
      <w:divBdr>
        <w:top w:val="none" w:sz="0" w:space="0" w:color="auto"/>
        <w:left w:val="none" w:sz="0" w:space="0" w:color="auto"/>
        <w:bottom w:val="none" w:sz="0" w:space="0" w:color="auto"/>
        <w:right w:val="none" w:sz="0" w:space="0" w:color="auto"/>
      </w:divBdr>
    </w:div>
    <w:div w:id="1801991233">
      <w:marLeft w:val="640"/>
      <w:marRight w:val="0"/>
      <w:marTop w:val="0"/>
      <w:marBottom w:val="0"/>
      <w:divBdr>
        <w:top w:val="none" w:sz="0" w:space="0" w:color="auto"/>
        <w:left w:val="none" w:sz="0" w:space="0" w:color="auto"/>
        <w:bottom w:val="none" w:sz="0" w:space="0" w:color="auto"/>
        <w:right w:val="none" w:sz="0" w:space="0" w:color="auto"/>
      </w:divBdr>
    </w:div>
    <w:div w:id="1802066468">
      <w:marLeft w:val="640"/>
      <w:marRight w:val="0"/>
      <w:marTop w:val="0"/>
      <w:marBottom w:val="0"/>
      <w:divBdr>
        <w:top w:val="none" w:sz="0" w:space="0" w:color="auto"/>
        <w:left w:val="none" w:sz="0" w:space="0" w:color="auto"/>
        <w:bottom w:val="none" w:sz="0" w:space="0" w:color="auto"/>
        <w:right w:val="none" w:sz="0" w:space="0" w:color="auto"/>
      </w:divBdr>
    </w:div>
    <w:div w:id="1802335181">
      <w:marLeft w:val="640"/>
      <w:marRight w:val="0"/>
      <w:marTop w:val="0"/>
      <w:marBottom w:val="0"/>
      <w:divBdr>
        <w:top w:val="none" w:sz="0" w:space="0" w:color="auto"/>
        <w:left w:val="none" w:sz="0" w:space="0" w:color="auto"/>
        <w:bottom w:val="none" w:sz="0" w:space="0" w:color="auto"/>
        <w:right w:val="none" w:sz="0" w:space="0" w:color="auto"/>
      </w:divBdr>
    </w:div>
    <w:div w:id="1802533804">
      <w:marLeft w:val="640"/>
      <w:marRight w:val="0"/>
      <w:marTop w:val="0"/>
      <w:marBottom w:val="0"/>
      <w:divBdr>
        <w:top w:val="none" w:sz="0" w:space="0" w:color="auto"/>
        <w:left w:val="none" w:sz="0" w:space="0" w:color="auto"/>
        <w:bottom w:val="none" w:sz="0" w:space="0" w:color="auto"/>
        <w:right w:val="none" w:sz="0" w:space="0" w:color="auto"/>
      </w:divBdr>
    </w:div>
    <w:div w:id="1802573370">
      <w:marLeft w:val="640"/>
      <w:marRight w:val="0"/>
      <w:marTop w:val="0"/>
      <w:marBottom w:val="0"/>
      <w:divBdr>
        <w:top w:val="none" w:sz="0" w:space="0" w:color="auto"/>
        <w:left w:val="none" w:sz="0" w:space="0" w:color="auto"/>
        <w:bottom w:val="none" w:sz="0" w:space="0" w:color="auto"/>
        <w:right w:val="none" w:sz="0" w:space="0" w:color="auto"/>
      </w:divBdr>
    </w:div>
    <w:div w:id="1803498533">
      <w:marLeft w:val="640"/>
      <w:marRight w:val="0"/>
      <w:marTop w:val="0"/>
      <w:marBottom w:val="0"/>
      <w:divBdr>
        <w:top w:val="none" w:sz="0" w:space="0" w:color="auto"/>
        <w:left w:val="none" w:sz="0" w:space="0" w:color="auto"/>
        <w:bottom w:val="none" w:sz="0" w:space="0" w:color="auto"/>
        <w:right w:val="none" w:sz="0" w:space="0" w:color="auto"/>
      </w:divBdr>
    </w:div>
    <w:div w:id="1803766170">
      <w:marLeft w:val="640"/>
      <w:marRight w:val="0"/>
      <w:marTop w:val="0"/>
      <w:marBottom w:val="0"/>
      <w:divBdr>
        <w:top w:val="none" w:sz="0" w:space="0" w:color="auto"/>
        <w:left w:val="none" w:sz="0" w:space="0" w:color="auto"/>
        <w:bottom w:val="none" w:sz="0" w:space="0" w:color="auto"/>
        <w:right w:val="none" w:sz="0" w:space="0" w:color="auto"/>
      </w:divBdr>
    </w:div>
    <w:div w:id="1804805847">
      <w:marLeft w:val="640"/>
      <w:marRight w:val="0"/>
      <w:marTop w:val="0"/>
      <w:marBottom w:val="0"/>
      <w:divBdr>
        <w:top w:val="none" w:sz="0" w:space="0" w:color="auto"/>
        <w:left w:val="none" w:sz="0" w:space="0" w:color="auto"/>
        <w:bottom w:val="none" w:sz="0" w:space="0" w:color="auto"/>
        <w:right w:val="none" w:sz="0" w:space="0" w:color="auto"/>
      </w:divBdr>
    </w:div>
    <w:div w:id="1805003495">
      <w:marLeft w:val="640"/>
      <w:marRight w:val="0"/>
      <w:marTop w:val="0"/>
      <w:marBottom w:val="0"/>
      <w:divBdr>
        <w:top w:val="none" w:sz="0" w:space="0" w:color="auto"/>
        <w:left w:val="none" w:sz="0" w:space="0" w:color="auto"/>
        <w:bottom w:val="none" w:sz="0" w:space="0" w:color="auto"/>
        <w:right w:val="none" w:sz="0" w:space="0" w:color="auto"/>
      </w:divBdr>
    </w:div>
    <w:div w:id="1805075883">
      <w:marLeft w:val="640"/>
      <w:marRight w:val="0"/>
      <w:marTop w:val="0"/>
      <w:marBottom w:val="0"/>
      <w:divBdr>
        <w:top w:val="none" w:sz="0" w:space="0" w:color="auto"/>
        <w:left w:val="none" w:sz="0" w:space="0" w:color="auto"/>
        <w:bottom w:val="none" w:sz="0" w:space="0" w:color="auto"/>
        <w:right w:val="none" w:sz="0" w:space="0" w:color="auto"/>
      </w:divBdr>
    </w:div>
    <w:div w:id="1805197260">
      <w:marLeft w:val="640"/>
      <w:marRight w:val="0"/>
      <w:marTop w:val="0"/>
      <w:marBottom w:val="0"/>
      <w:divBdr>
        <w:top w:val="none" w:sz="0" w:space="0" w:color="auto"/>
        <w:left w:val="none" w:sz="0" w:space="0" w:color="auto"/>
        <w:bottom w:val="none" w:sz="0" w:space="0" w:color="auto"/>
        <w:right w:val="none" w:sz="0" w:space="0" w:color="auto"/>
      </w:divBdr>
    </w:div>
    <w:div w:id="1805539833">
      <w:marLeft w:val="640"/>
      <w:marRight w:val="0"/>
      <w:marTop w:val="0"/>
      <w:marBottom w:val="0"/>
      <w:divBdr>
        <w:top w:val="none" w:sz="0" w:space="0" w:color="auto"/>
        <w:left w:val="none" w:sz="0" w:space="0" w:color="auto"/>
        <w:bottom w:val="none" w:sz="0" w:space="0" w:color="auto"/>
        <w:right w:val="none" w:sz="0" w:space="0" w:color="auto"/>
      </w:divBdr>
    </w:div>
    <w:div w:id="1805584086">
      <w:marLeft w:val="640"/>
      <w:marRight w:val="0"/>
      <w:marTop w:val="0"/>
      <w:marBottom w:val="0"/>
      <w:divBdr>
        <w:top w:val="none" w:sz="0" w:space="0" w:color="auto"/>
        <w:left w:val="none" w:sz="0" w:space="0" w:color="auto"/>
        <w:bottom w:val="none" w:sz="0" w:space="0" w:color="auto"/>
        <w:right w:val="none" w:sz="0" w:space="0" w:color="auto"/>
      </w:divBdr>
    </w:div>
    <w:div w:id="1805730616">
      <w:marLeft w:val="640"/>
      <w:marRight w:val="0"/>
      <w:marTop w:val="0"/>
      <w:marBottom w:val="0"/>
      <w:divBdr>
        <w:top w:val="none" w:sz="0" w:space="0" w:color="auto"/>
        <w:left w:val="none" w:sz="0" w:space="0" w:color="auto"/>
        <w:bottom w:val="none" w:sz="0" w:space="0" w:color="auto"/>
        <w:right w:val="none" w:sz="0" w:space="0" w:color="auto"/>
      </w:divBdr>
    </w:div>
    <w:div w:id="1805922796">
      <w:marLeft w:val="640"/>
      <w:marRight w:val="0"/>
      <w:marTop w:val="0"/>
      <w:marBottom w:val="0"/>
      <w:divBdr>
        <w:top w:val="none" w:sz="0" w:space="0" w:color="auto"/>
        <w:left w:val="none" w:sz="0" w:space="0" w:color="auto"/>
        <w:bottom w:val="none" w:sz="0" w:space="0" w:color="auto"/>
        <w:right w:val="none" w:sz="0" w:space="0" w:color="auto"/>
      </w:divBdr>
    </w:div>
    <w:div w:id="1805924062">
      <w:marLeft w:val="640"/>
      <w:marRight w:val="0"/>
      <w:marTop w:val="0"/>
      <w:marBottom w:val="0"/>
      <w:divBdr>
        <w:top w:val="none" w:sz="0" w:space="0" w:color="auto"/>
        <w:left w:val="none" w:sz="0" w:space="0" w:color="auto"/>
        <w:bottom w:val="none" w:sz="0" w:space="0" w:color="auto"/>
        <w:right w:val="none" w:sz="0" w:space="0" w:color="auto"/>
      </w:divBdr>
    </w:div>
    <w:div w:id="1806241321">
      <w:marLeft w:val="640"/>
      <w:marRight w:val="0"/>
      <w:marTop w:val="0"/>
      <w:marBottom w:val="0"/>
      <w:divBdr>
        <w:top w:val="none" w:sz="0" w:space="0" w:color="auto"/>
        <w:left w:val="none" w:sz="0" w:space="0" w:color="auto"/>
        <w:bottom w:val="none" w:sz="0" w:space="0" w:color="auto"/>
        <w:right w:val="none" w:sz="0" w:space="0" w:color="auto"/>
      </w:divBdr>
    </w:div>
    <w:div w:id="1806701528">
      <w:marLeft w:val="640"/>
      <w:marRight w:val="0"/>
      <w:marTop w:val="0"/>
      <w:marBottom w:val="0"/>
      <w:divBdr>
        <w:top w:val="none" w:sz="0" w:space="0" w:color="auto"/>
        <w:left w:val="none" w:sz="0" w:space="0" w:color="auto"/>
        <w:bottom w:val="none" w:sz="0" w:space="0" w:color="auto"/>
        <w:right w:val="none" w:sz="0" w:space="0" w:color="auto"/>
      </w:divBdr>
    </w:div>
    <w:div w:id="1806971666">
      <w:marLeft w:val="640"/>
      <w:marRight w:val="0"/>
      <w:marTop w:val="0"/>
      <w:marBottom w:val="0"/>
      <w:divBdr>
        <w:top w:val="none" w:sz="0" w:space="0" w:color="auto"/>
        <w:left w:val="none" w:sz="0" w:space="0" w:color="auto"/>
        <w:bottom w:val="none" w:sz="0" w:space="0" w:color="auto"/>
        <w:right w:val="none" w:sz="0" w:space="0" w:color="auto"/>
      </w:divBdr>
    </w:div>
    <w:div w:id="1807355733">
      <w:marLeft w:val="640"/>
      <w:marRight w:val="0"/>
      <w:marTop w:val="0"/>
      <w:marBottom w:val="0"/>
      <w:divBdr>
        <w:top w:val="none" w:sz="0" w:space="0" w:color="auto"/>
        <w:left w:val="none" w:sz="0" w:space="0" w:color="auto"/>
        <w:bottom w:val="none" w:sz="0" w:space="0" w:color="auto"/>
        <w:right w:val="none" w:sz="0" w:space="0" w:color="auto"/>
      </w:divBdr>
    </w:div>
    <w:div w:id="1807428975">
      <w:marLeft w:val="640"/>
      <w:marRight w:val="0"/>
      <w:marTop w:val="0"/>
      <w:marBottom w:val="0"/>
      <w:divBdr>
        <w:top w:val="none" w:sz="0" w:space="0" w:color="auto"/>
        <w:left w:val="none" w:sz="0" w:space="0" w:color="auto"/>
        <w:bottom w:val="none" w:sz="0" w:space="0" w:color="auto"/>
        <w:right w:val="none" w:sz="0" w:space="0" w:color="auto"/>
      </w:divBdr>
    </w:div>
    <w:div w:id="1807888516">
      <w:marLeft w:val="640"/>
      <w:marRight w:val="0"/>
      <w:marTop w:val="0"/>
      <w:marBottom w:val="0"/>
      <w:divBdr>
        <w:top w:val="none" w:sz="0" w:space="0" w:color="auto"/>
        <w:left w:val="none" w:sz="0" w:space="0" w:color="auto"/>
        <w:bottom w:val="none" w:sz="0" w:space="0" w:color="auto"/>
        <w:right w:val="none" w:sz="0" w:space="0" w:color="auto"/>
      </w:divBdr>
    </w:div>
    <w:div w:id="1808890664">
      <w:marLeft w:val="640"/>
      <w:marRight w:val="0"/>
      <w:marTop w:val="0"/>
      <w:marBottom w:val="0"/>
      <w:divBdr>
        <w:top w:val="none" w:sz="0" w:space="0" w:color="auto"/>
        <w:left w:val="none" w:sz="0" w:space="0" w:color="auto"/>
        <w:bottom w:val="none" w:sz="0" w:space="0" w:color="auto"/>
        <w:right w:val="none" w:sz="0" w:space="0" w:color="auto"/>
      </w:divBdr>
    </w:div>
    <w:div w:id="1809205529">
      <w:marLeft w:val="640"/>
      <w:marRight w:val="0"/>
      <w:marTop w:val="0"/>
      <w:marBottom w:val="0"/>
      <w:divBdr>
        <w:top w:val="none" w:sz="0" w:space="0" w:color="auto"/>
        <w:left w:val="none" w:sz="0" w:space="0" w:color="auto"/>
        <w:bottom w:val="none" w:sz="0" w:space="0" w:color="auto"/>
        <w:right w:val="none" w:sz="0" w:space="0" w:color="auto"/>
      </w:divBdr>
    </w:div>
    <w:div w:id="1809472361">
      <w:marLeft w:val="640"/>
      <w:marRight w:val="0"/>
      <w:marTop w:val="0"/>
      <w:marBottom w:val="0"/>
      <w:divBdr>
        <w:top w:val="none" w:sz="0" w:space="0" w:color="auto"/>
        <w:left w:val="none" w:sz="0" w:space="0" w:color="auto"/>
        <w:bottom w:val="none" w:sz="0" w:space="0" w:color="auto"/>
        <w:right w:val="none" w:sz="0" w:space="0" w:color="auto"/>
      </w:divBdr>
    </w:div>
    <w:div w:id="1809712216">
      <w:marLeft w:val="640"/>
      <w:marRight w:val="0"/>
      <w:marTop w:val="0"/>
      <w:marBottom w:val="0"/>
      <w:divBdr>
        <w:top w:val="none" w:sz="0" w:space="0" w:color="auto"/>
        <w:left w:val="none" w:sz="0" w:space="0" w:color="auto"/>
        <w:bottom w:val="none" w:sz="0" w:space="0" w:color="auto"/>
        <w:right w:val="none" w:sz="0" w:space="0" w:color="auto"/>
      </w:divBdr>
    </w:div>
    <w:div w:id="1811482113">
      <w:marLeft w:val="640"/>
      <w:marRight w:val="0"/>
      <w:marTop w:val="0"/>
      <w:marBottom w:val="0"/>
      <w:divBdr>
        <w:top w:val="none" w:sz="0" w:space="0" w:color="auto"/>
        <w:left w:val="none" w:sz="0" w:space="0" w:color="auto"/>
        <w:bottom w:val="none" w:sz="0" w:space="0" w:color="auto"/>
        <w:right w:val="none" w:sz="0" w:space="0" w:color="auto"/>
      </w:divBdr>
    </w:div>
    <w:div w:id="1811828627">
      <w:marLeft w:val="640"/>
      <w:marRight w:val="0"/>
      <w:marTop w:val="0"/>
      <w:marBottom w:val="0"/>
      <w:divBdr>
        <w:top w:val="none" w:sz="0" w:space="0" w:color="auto"/>
        <w:left w:val="none" w:sz="0" w:space="0" w:color="auto"/>
        <w:bottom w:val="none" w:sz="0" w:space="0" w:color="auto"/>
        <w:right w:val="none" w:sz="0" w:space="0" w:color="auto"/>
      </w:divBdr>
    </w:div>
    <w:div w:id="1812096476">
      <w:marLeft w:val="640"/>
      <w:marRight w:val="0"/>
      <w:marTop w:val="0"/>
      <w:marBottom w:val="0"/>
      <w:divBdr>
        <w:top w:val="none" w:sz="0" w:space="0" w:color="auto"/>
        <w:left w:val="none" w:sz="0" w:space="0" w:color="auto"/>
        <w:bottom w:val="none" w:sz="0" w:space="0" w:color="auto"/>
        <w:right w:val="none" w:sz="0" w:space="0" w:color="auto"/>
      </w:divBdr>
    </w:div>
    <w:div w:id="1812096854">
      <w:marLeft w:val="640"/>
      <w:marRight w:val="0"/>
      <w:marTop w:val="0"/>
      <w:marBottom w:val="0"/>
      <w:divBdr>
        <w:top w:val="none" w:sz="0" w:space="0" w:color="auto"/>
        <w:left w:val="none" w:sz="0" w:space="0" w:color="auto"/>
        <w:bottom w:val="none" w:sz="0" w:space="0" w:color="auto"/>
        <w:right w:val="none" w:sz="0" w:space="0" w:color="auto"/>
      </w:divBdr>
    </w:div>
    <w:div w:id="1812287677">
      <w:marLeft w:val="640"/>
      <w:marRight w:val="0"/>
      <w:marTop w:val="0"/>
      <w:marBottom w:val="0"/>
      <w:divBdr>
        <w:top w:val="none" w:sz="0" w:space="0" w:color="auto"/>
        <w:left w:val="none" w:sz="0" w:space="0" w:color="auto"/>
        <w:bottom w:val="none" w:sz="0" w:space="0" w:color="auto"/>
        <w:right w:val="none" w:sz="0" w:space="0" w:color="auto"/>
      </w:divBdr>
    </w:div>
    <w:div w:id="1812822050">
      <w:marLeft w:val="640"/>
      <w:marRight w:val="0"/>
      <w:marTop w:val="0"/>
      <w:marBottom w:val="0"/>
      <w:divBdr>
        <w:top w:val="none" w:sz="0" w:space="0" w:color="auto"/>
        <w:left w:val="none" w:sz="0" w:space="0" w:color="auto"/>
        <w:bottom w:val="none" w:sz="0" w:space="0" w:color="auto"/>
        <w:right w:val="none" w:sz="0" w:space="0" w:color="auto"/>
      </w:divBdr>
    </w:div>
    <w:div w:id="1812945814">
      <w:marLeft w:val="640"/>
      <w:marRight w:val="0"/>
      <w:marTop w:val="0"/>
      <w:marBottom w:val="0"/>
      <w:divBdr>
        <w:top w:val="none" w:sz="0" w:space="0" w:color="auto"/>
        <w:left w:val="none" w:sz="0" w:space="0" w:color="auto"/>
        <w:bottom w:val="none" w:sz="0" w:space="0" w:color="auto"/>
        <w:right w:val="none" w:sz="0" w:space="0" w:color="auto"/>
      </w:divBdr>
    </w:div>
    <w:div w:id="1813473839">
      <w:marLeft w:val="640"/>
      <w:marRight w:val="0"/>
      <w:marTop w:val="0"/>
      <w:marBottom w:val="0"/>
      <w:divBdr>
        <w:top w:val="none" w:sz="0" w:space="0" w:color="auto"/>
        <w:left w:val="none" w:sz="0" w:space="0" w:color="auto"/>
        <w:bottom w:val="none" w:sz="0" w:space="0" w:color="auto"/>
        <w:right w:val="none" w:sz="0" w:space="0" w:color="auto"/>
      </w:divBdr>
    </w:div>
    <w:div w:id="1813671281">
      <w:marLeft w:val="640"/>
      <w:marRight w:val="0"/>
      <w:marTop w:val="0"/>
      <w:marBottom w:val="0"/>
      <w:divBdr>
        <w:top w:val="none" w:sz="0" w:space="0" w:color="auto"/>
        <w:left w:val="none" w:sz="0" w:space="0" w:color="auto"/>
        <w:bottom w:val="none" w:sz="0" w:space="0" w:color="auto"/>
        <w:right w:val="none" w:sz="0" w:space="0" w:color="auto"/>
      </w:divBdr>
    </w:div>
    <w:div w:id="1814104378">
      <w:marLeft w:val="640"/>
      <w:marRight w:val="0"/>
      <w:marTop w:val="0"/>
      <w:marBottom w:val="0"/>
      <w:divBdr>
        <w:top w:val="none" w:sz="0" w:space="0" w:color="auto"/>
        <w:left w:val="none" w:sz="0" w:space="0" w:color="auto"/>
        <w:bottom w:val="none" w:sz="0" w:space="0" w:color="auto"/>
        <w:right w:val="none" w:sz="0" w:space="0" w:color="auto"/>
      </w:divBdr>
    </w:div>
    <w:div w:id="1814174320">
      <w:marLeft w:val="640"/>
      <w:marRight w:val="0"/>
      <w:marTop w:val="0"/>
      <w:marBottom w:val="0"/>
      <w:divBdr>
        <w:top w:val="none" w:sz="0" w:space="0" w:color="auto"/>
        <w:left w:val="none" w:sz="0" w:space="0" w:color="auto"/>
        <w:bottom w:val="none" w:sz="0" w:space="0" w:color="auto"/>
        <w:right w:val="none" w:sz="0" w:space="0" w:color="auto"/>
      </w:divBdr>
    </w:div>
    <w:div w:id="1814181001">
      <w:marLeft w:val="640"/>
      <w:marRight w:val="0"/>
      <w:marTop w:val="0"/>
      <w:marBottom w:val="0"/>
      <w:divBdr>
        <w:top w:val="none" w:sz="0" w:space="0" w:color="auto"/>
        <w:left w:val="none" w:sz="0" w:space="0" w:color="auto"/>
        <w:bottom w:val="none" w:sz="0" w:space="0" w:color="auto"/>
        <w:right w:val="none" w:sz="0" w:space="0" w:color="auto"/>
      </w:divBdr>
    </w:div>
    <w:div w:id="1814331365">
      <w:marLeft w:val="640"/>
      <w:marRight w:val="0"/>
      <w:marTop w:val="0"/>
      <w:marBottom w:val="0"/>
      <w:divBdr>
        <w:top w:val="none" w:sz="0" w:space="0" w:color="auto"/>
        <w:left w:val="none" w:sz="0" w:space="0" w:color="auto"/>
        <w:bottom w:val="none" w:sz="0" w:space="0" w:color="auto"/>
        <w:right w:val="none" w:sz="0" w:space="0" w:color="auto"/>
      </w:divBdr>
    </w:div>
    <w:div w:id="1814761115">
      <w:marLeft w:val="640"/>
      <w:marRight w:val="0"/>
      <w:marTop w:val="0"/>
      <w:marBottom w:val="0"/>
      <w:divBdr>
        <w:top w:val="none" w:sz="0" w:space="0" w:color="auto"/>
        <w:left w:val="none" w:sz="0" w:space="0" w:color="auto"/>
        <w:bottom w:val="none" w:sz="0" w:space="0" w:color="auto"/>
        <w:right w:val="none" w:sz="0" w:space="0" w:color="auto"/>
      </w:divBdr>
    </w:div>
    <w:div w:id="1815876407">
      <w:marLeft w:val="640"/>
      <w:marRight w:val="0"/>
      <w:marTop w:val="0"/>
      <w:marBottom w:val="0"/>
      <w:divBdr>
        <w:top w:val="none" w:sz="0" w:space="0" w:color="auto"/>
        <w:left w:val="none" w:sz="0" w:space="0" w:color="auto"/>
        <w:bottom w:val="none" w:sz="0" w:space="0" w:color="auto"/>
        <w:right w:val="none" w:sz="0" w:space="0" w:color="auto"/>
      </w:divBdr>
    </w:div>
    <w:div w:id="1816146541">
      <w:marLeft w:val="640"/>
      <w:marRight w:val="0"/>
      <w:marTop w:val="0"/>
      <w:marBottom w:val="0"/>
      <w:divBdr>
        <w:top w:val="none" w:sz="0" w:space="0" w:color="auto"/>
        <w:left w:val="none" w:sz="0" w:space="0" w:color="auto"/>
        <w:bottom w:val="none" w:sz="0" w:space="0" w:color="auto"/>
        <w:right w:val="none" w:sz="0" w:space="0" w:color="auto"/>
      </w:divBdr>
    </w:div>
    <w:div w:id="1817648243">
      <w:marLeft w:val="640"/>
      <w:marRight w:val="0"/>
      <w:marTop w:val="0"/>
      <w:marBottom w:val="0"/>
      <w:divBdr>
        <w:top w:val="none" w:sz="0" w:space="0" w:color="auto"/>
        <w:left w:val="none" w:sz="0" w:space="0" w:color="auto"/>
        <w:bottom w:val="none" w:sz="0" w:space="0" w:color="auto"/>
        <w:right w:val="none" w:sz="0" w:space="0" w:color="auto"/>
      </w:divBdr>
    </w:div>
    <w:div w:id="1817797838">
      <w:marLeft w:val="640"/>
      <w:marRight w:val="0"/>
      <w:marTop w:val="0"/>
      <w:marBottom w:val="0"/>
      <w:divBdr>
        <w:top w:val="none" w:sz="0" w:space="0" w:color="auto"/>
        <w:left w:val="none" w:sz="0" w:space="0" w:color="auto"/>
        <w:bottom w:val="none" w:sz="0" w:space="0" w:color="auto"/>
        <w:right w:val="none" w:sz="0" w:space="0" w:color="auto"/>
      </w:divBdr>
    </w:div>
    <w:div w:id="1818178766">
      <w:marLeft w:val="640"/>
      <w:marRight w:val="0"/>
      <w:marTop w:val="0"/>
      <w:marBottom w:val="0"/>
      <w:divBdr>
        <w:top w:val="none" w:sz="0" w:space="0" w:color="auto"/>
        <w:left w:val="none" w:sz="0" w:space="0" w:color="auto"/>
        <w:bottom w:val="none" w:sz="0" w:space="0" w:color="auto"/>
        <w:right w:val="none" w:sz="0" w:space="0" w:color="auto"/>
      </w:divBdr>
    </w:div>
    <w:div w:id="1818689721">
      <w:marLeft w:val="640"/>
      <w:marRight w:val="0"/>
      <w:marTop w:val="0"/>
      <w:marBottom w:val="0"/>
      <w:divBdr>
        <w:top w:val="none" w:sz="0" w:space="0" w:color="auto"/>
        <w:left w:val="none" w:sz="0" w:space="0" w:color="auto"/>
        <w:bottom w:val="none" w:sz="0" w:space="0" w:color="auto"/>
        <w:right w:val="none" w:sz="0" w:space="0" w:color="auto"/>
      </w:divBdr>
    </w:div>
    <w:div w:id="1819109178">
      <w:marLeft w:val="640"/>
      <w:marRight w:val="0"/>
      <w:marTop w:val="0"/>
      <w:marBottom w:val="0"/>
      <w:divBdr>
        <w:top w:val="none" w:sz="0" w:space="0" w:color="auto"/>
        <w:left w:val="none" w:sz="0" w:space="0" w:color="auto"/>
        <w:bottom w:val="none" w:sz="0" w:space="0" w:color="auto"/>
        <w:right w:val="none" w:sz="0" w:space="0" w:color="auto"/>
      </w:divBdr>
    </w:div>
    <w:div w:id="1819611406">
      <w:marLeft w:val="640"/>
      <w:marRight w:val="0"/>
      <w:marTop w:val="0"/>
      <w:marBottom w:val="0"/>
      <w:divBdr>
        <w:top w:val="none" w:sz="0" w:space="0" w:color="auto"/>
        <w:left w:val="none" w:sz="0" w:space="0" w:color="auto"/>
        <w:bottom w:val="none" w:sz="0" w:space="0" w:color="auto"/>
        <w:right w:val="none" w:sz="0" w:space="0" w:color="auto"/>
      </w:divBdr>
    </w:div>
    <w:div w:id="1819684779">
      <w:marLeft w:val="640"/>
      <w:marRight w:val="0"/>
      <w:marTop w:val="0"/>
      <w:marBottom w:val="0"/>
      <w:divBdr>
        <w:top w:val="none" w:sz="0" w:space="0" w:color="auto"/>
        <w:left w:val="none" w:sz="0" w:space="0" w:color="auto"/>
        <w:bottom w:val="none" w:sz="0" w:space="0" w:color="auto"/>
        <w:right w:val="none" w:sz="0" w:space="0" w:color="auto"/>
      </w:divBdr>
    </w:div>
    <w:div w:id="1819957624">
      <w:marLeft w:val="640"/>
      <w:marRight w:val="0"/>
      <w:marTop w:val="0"/>
      <w:marBottom w:val="0"/>
      <w:divBdr>
        <w:top w:val="none" w:sz="0" w:space="0" w:color="auto"/>
        <w:left w:val="none" w:sz="0" w:space="0" w:color="auto"/>
        <w:bottom w:val="none" w:sz="0" w:space="0" w:color="auto"/>
        <w:right w:val="none" w:sz="0" w:space="0" w:color="auto"/>
      </w:divBdr>
    </w:div>
    <w:div w:id="1820070367">
      <w:marLeft w:val="640"/>
      <w:marRight w:val="0"/>
      <w:marTop w:val="0"/>
      <w:marBottom w:val="0"/>
      <w:divBdr>
        <w:top w:val="none" w:sz="0" w:space="0" w:color="auto"/>
        <w:left w:val="none" w:sz="0" w:space="0" w:color="auto"/>
        <w:bottom w:val="none" w:sz="0" w:space="0" w:color="auto"/>
        <w:right w:val="none" w:sz="0" w:space="0" w:color="auto"/>
      </w:divBdr>
    </w:div>
    <w:div w:id="1820266356">
      <w:marLeft w:val="640"/>
      <w:marRight w:val="0"/>
      <w:marTop w:val="0"/>
      <w:marBottom w:val="0"/>
      <w:divBdr>
        <w:top w:val="none" w:sz="0" w:space="0" w:color="auto"/>
        <w:left w:val="none" w:sz="0" w:space="0" w:color="auto"/>
        <w:bottom w:val="none" w:sz="0" w:space="0" w:color="auto"/>
        <w:right w:val="none" w:sz="0" w:space="0" w:color="auto"/>
      </w:divBdr>
    </w:div>
    <w:div w:id="1820608228">
      <w:marLeft w:val="640"/>
      <w:marRight w:val="0"/>
      <w:marTop w:val="0"/>
      <w:marBottom w:val="0"/>
      <w:divBdr>
        <w:top w:val="none" w:sz="0" w:space="0" w:color="auto"/>
        <w:left w:val="none" w:sz="0" w:space="0" w:color="auto"/>
        <w:bottom w:val="none" w:sz="0" w:space="0" w:color="auto"/>
        <w:right w:val="none" w:sz="0" w:space="0" w:color="auto"/>
      </w:divBdr>
    </w:div>
    <w:div w:id="1820993346">
      <w:marLeft w:val="640"/>
      <w:marRight w:val="0"/>
      <w:marTop w:val="0"/>
      <w:marBottom w:val="0"/>
      <w:divBdr>
        <w:top w:val="none" w:sz="0" w:space="0" w:color="auto"/>
        <w:left w:val="none" w:sz="0" w:space="0" w:color="auto"/>
        <w:bottom w:val="none" w:sz="0" w:space="0" w:color="auto"/>
        <w:right w:val="none" w:sz="0" w:space="0" w:color="auto"/>
      </w:divBdr>
    </w:div>
    <w:div w:id="1820993428">
      <w:marLeft w:val="640"/>
      <w:marRight w:val="0"/>
      <w:marTop w:val="0"/>
      <w:marBottom w:val="0"/>
      <w:divBdr>
        <w:top w:val="none" w:sz="0" w:space="0" w:color="auto"/>
        <w:left w:val="none" w:sz="0" w:space="0" w:color="auto"/>
        <w:bottom w:val="none" w:sz="0" w:space="0" w:color="auto"/>
        <w:right w:val="none" w:sz="0" w:space="0" w:color="auto"/>
      </w:divBdr>
    </w:div>
    <w:div w:id="1821000044">
      <w:marLeft w:val="640"/>
      <w:marRight w:val="0"/>
      <w:marTop w:val="0"/>
      <w:marBottom w:val="0"/>
      <w:divBdr>
        <w:top w:val="none" w:sz="0" w:space="0" w:color="auto"/>
        <w:left w:val="none" w:sz="0" w:space="0" w:color="auto"/>
        <w:bottom w:val="none" w:sz="0" w:space="0" w:color="auto"/>
        <w:right w:val="none" w:sz="0" w:space="0" w:color="auto"/>
      </w:divBdr>
    </w:div>
    <w:div w:id="1821001894">
      <w:marLeft w:val="640"/>
      <w:marRight w:val="0"/>
      <w:marTop w:val="0"/>
      <w:marBottom w:val="0"/>
      <w:divBdr>
        <w:top w:val="none" w:sz="0" w:space="0" w:color="auto"/>
        <w:left w:val="none" w:sz="0" w:space="0" w:color="auto"/>
        <w:bottom w:val="none" w:sz="0" w:space="0" w:color="auto"/>
        <w:right w:val="none" w:sz="0" w:space="0" w:color="auto"/>
      </w:divBdr>
    </w:div>
    <w:div w:id="1821774748">
      <w:marLeft w:val="640"/>
      <w:marRight w:val="0"/>
      <w:marTop w:val="0"/>
      <w:marBottom w:val="0"/>
      <w:divBdr>
        <w:top w:val="none" w:sz="0" w:space="0" w:color="auto"/>
        <w:left w:val="none" w:sz="0" w:space="0" w:color="auto"/>
        <w:bottom w:val="none" w:sz="0" w:space="0" w:color="auto"/>
        <w:right w:val="none" w:sz="0" w:space="0" w:color="auto"/>
      </w:divBdr>
    </w:div>
    <w:div w:id="1821800916">
      <w:marLeft w:val="640"/>
      <w:marRight w:val="0"/>
      <w:marTop w:val="0"/>
      <w:marBottom w:val="0"/>
      <w:divBdr>
        <w:top w:val="none" w:sz="0" w:space="0" w:color="auto"/>
        <w:left w:val="none" w:sz="0" w:space="0" w:color="auto"/>
        <w:bottom w:val="none" w:sz="0" w:space="0" w:color="auto"/>
        <w:right w:val="none" w:sz="0" w:space="0" w:color="auto"/>
      </w:divBdr>
    </w:div>
    <w:div w:id="1822111450">
      <w:marLeft w:val="640"/>
      <w:marRight w:val="0"/>
      <w:marTop w:val="0"/>
      <w:marBottom w:val="0"/>
      <w:divBdr>
        <w:top w:val="none" w:sz="0" w:space="0" w:color="auto"/>
        <w:left w:val="none" w:sz="0" w:space="0" w:color="auto"/>
        <w:bottom w:val="none" w:sz="0" w:space="0" w:color="auto"/>
        <w:right w:val="none" w:sz="0" w:space="0" w:color="auto"/>
      </w:divBdr>
    </w:div>
    <w:div w:id="1822966800">
      <w:marLeft w:val="640"/>
      <w:marRight w:val="0"/>
      <w:marTop w:val="0"/>
      <w:marBottom w:val="0"/>
      <w:divBdr>
        <w:top w:val="none" w:sz="0" w:space="0" w:color="auto"/>
        <w:left w:val="none" w:sz="0" w:space="0" w:color="auto"/>
        <w:bottom w:val="none" w:sz="0" w:space="0" w:color="auto"/>
        <w:right w:val="none" w:sz="0" w:space="0" w:color="auto"/>
      </w:divBdr>
    </w:div>
    <w:div w:id="1823305088">
      <w:marLeft w:val="640"/>
      <w:marRight w:val="0"/>
      <w:marTop w:val="0"/>
      <w:marBottom w:val="0"/>
      <w:divBdr>
        <w:top w:val="none" w:sz="0" w:space="0" w:color="auto"/>
        <w:left w:val="none" w:sz="0" w:space="0" w:color="auto"/>
        <w:bottom w:val="none" w:sz="0" w:space="0" w:color="auto"/>
        <w:right w:val="none" w:sz="0" w:space="0" w:color="auto"/>
      </w:divBdr>
    </w:div>
    <w:div w:id="1823615886">
      <w:marLeft w:val="640"/>
      <w:marRight w:val="0"/>
      <w:marTop w:val="0"/>
      <w:marBottom w:val="0"/>
      <w:divBdr>
        <w:top w:val="none" w:sz="0" w:space="0" w:color="auto"/>
        <w:left w:val="none" w:sz="0" w:space="0" w:color="auto"/>
        <w:bottom w:val="none" w:sz="0" w:space="0" w:color="auto"/>
        <w:right w:val="none" w:sz="0" w:space="0" w:color="auto"/>
      </w:divBdr>
    </w:div>
    <w:div w:id="1824200439">
      <w:marLeft w:val="640"/>
      <w:marRight w:val="0"/>
      <w:marTop w:val="0"/>
      <w:marBottom w:val="0"/>
      <w:divBdr>
        <w:top w:val="none" w:sz="0" w:space="0" w:color="auto"/>
        <w:left w:val="none" w:sz="0" w:space="0" w:color="auto"/>
        <w:bottom w:val="none" w:sz="0" w:space="0" w:color="auto"/>
        <w:right w:val="none" w:sz="0" w:space="0" w:color="auto"/>
      </w:divBdr>
    </w:div>
    <w:div w:id="1824276179">
      <w:marLeft w:val="640"/>
      <w:marRight w:val="0"/>
      <w:marTop w:val="0"/>
      <w:marBottom w:val="0"/>
      <w:divBdr>
        <w:top w:val="none" w:sz="0" w:space="0" w:color="auto"/>
        <w:left w:val="none" w:sz="0" w:space="0" w:color="auto"/>
        <w:bottom w:val="none" w:sz="0" w:space="0" w:color="auto"/>
        <w:right w:val="none" w:sz="0" w:space="0" w:color="auto"/>
      </w:divBdr>
    </w:div>
    <w:div w:id="1824276421">
      <w:marLeft w:val="640"/>
      <w:marRight w:val="0"/>
      <w:marTop w:val="0"/>
      <w:marBottom w:val="0"/>
      <w:divBdr>
        <w:top w:val="none" w:sz="0" w:space="0" w:color="auto"/>
        <w:left w:val="none" w:sz="0" w:space="0" w:color="auto"/>
        <w:bottom w:val="none" w:sz="0" w:space="0" w:color="auto"/>
        <w:right w:val="none" w:sz="0" w:space="0" w:color="auto"/>
      </w:divBdr>
    </w:div>
    <w:div w:id="1825271721">
      <w:marLeft w:val="640"/>
      <w:marRight w:val="0"/>
      <w:marTop w:val="0"/>
      <w:marBottom w:val="0"/>
      <w:divBdr>
        <w:top w:val="none" w:sz="0" w:space="0" w:color="auto"/>
        <w:left w:val="none" w:sz="0" w:space="0" w:color="auto"/>
        <w:bottom w:val="none" w:sz="0" w:space="0" w:color="auto"/>
        <w:right w:val="none" w:sz="0" w:space="0" w:color="auto"/>
      </w:divBdr>
    </w:div>
    <w:div w:id="1825589169">
      <w:marLeft w:val="640"/>
      <w:marRight w:val="0"/>
      <w:marTop w:val="0"/>
      <w:marBottom w:val="0"/>
      <w:divBdr>
        <w:top w:val="none" w:sz="0" w:space="0" w:color="auto"/>
        <w:left w:val="none" w:sz="0" w:space="0" w:color="auto"/>
        <w:bottom w:val="none" w:sz="0" w:space="0" w:color="auto"/>
        <w:right w:val="none" w:sz="0" w:space="0" w:color="auto"/>
      </w:divBdr>
    </w:div>
    <w:div w:id="1826043138">
      <w:marLeft w:val="640"/>
      <w:marRight w:val="0"/>
      <w:marTop w:val="0"/>
      <w:marBottom w:val="0"/>
      <w:divBdr>
        <w:top w:val="none" w:sz="0" w:space="0" w:color="auto"/>
        <w:left w:val="none" w:sz="0" w:space="0" w:color="auto"/>
        <w:bottom w:val="none" w:sz="0" w:space="0" w:color="auto"/>
        <w:right w:val="none" w:sz="0" w:space="0" w:color="auto"/>
      </w:divBdr>
    </w:div>
    <w:div w:id="1826428984">
      <w:marLeft w:val="640"/>
      <w:marRight w:val="0"/>
      <w:marTop w:val="0"/>
      <w:marBottom w:val="0"/>
      <w:divBdr>
        <w:top w:val="none" w:sz="0" w:space="0" w:color="auto"/>
        <w:left w:val="none" w:sz="0" w:space="0" w:color="auto"/>
        <w:bottom w:val="none" w:sz="0" w:space="0" w:color="auto"/>
        <w:right w:val="none" w:sz="0" w:space="0" w:color="auto"/>
      </w:divBdr>
    </w:div>
    <w:div w:id="1827241527">
      <w:marLeft w:val="640"/>
      <w:marRight w:val="0"/>
      <w:marTop w:val="0"/>
      <w:marBottom w:val="0"/>
      <w:divBdr>
        <w:top w:val="none" w:sz="0" w:space="0" w:color="auto"/>
        <w:left w:val="none" w:sz="0" w:space="0" w:color="auto"/>
        <w:bottom w:val="none" w:sz="0" w:space="0" w:color="auto"/>
        <w:right w:val="none" w:sz="0" w:space="0" w:color="auto"/>
      </w:divBdr>
    </w:div>
    <w:div w:id="1827359754">
      <w:marLeft w:val="640"/>
      <w:marRight w:val="0"/>
      <w:marTop w:val="0"/>
      <w:marBottom w:val="0"/>
      <w:divBdr>
        <w:top w:val="none" w:sz="0" w:space="0" w:color="auto"/>
        <w:left w:val="none" w:sz="0" w:space="0" w:color="auto"/>
        <w:bottom w:val="none" w:sz="0" w:space="0" w:color="auto"/>
        <w:right w:val="none" w:sz="0" w:space="0" w:color="auto"/>
      </w:divBdr>
    </w:div>
    <w:div w:id="1827430593">
      <w:marLeft w:val="640"/>
      <w:marRight w:val="0"/>
      <w:marTop w:val="0"/>
      <w:marBottom w:val="0"/>
      <w:divBdr>
        <w:top w:val="none" w:sz="0" w:space="0" w:color="auto"/>
        <w:left w:val="none" w:sz="0" w:space="0" w:color="auto"/>
        <w:bottom w:val="none" w:sz="0" w:space="0" w:color="auto"/>
        <w:right w:val="none" w:sz="0" w:space="0" w:color="auto"/>
      </w:divBdr>
    </w:div>
    <w:div w:id="1827549128">
      <w:marLeft w:val="640"/>
      <w:marRight w:val="0"/>
      <w:marTop w:val="0"/>
      <w:marBottom w:val="0"/>
      <w:divBdr>
        <w:top w:val="none" w:sz="0" w:space="0" w:color="auto"/>
        <w:left w:val="none" w:sz="0" w:space="0" w:color="auto"/>
        <w:bottom w:val="none" w:sz="0" w:space="0" w:color="auto"/>
        <w:right w:val="none" w:sz="0" w:space="0" w:color="auto"/>
      </w:divBdr>
    </w:div>
    <w:div w:id="1829244680">
      <w:marLeft w:val="640"/>
      <w:marRight w:val="0"/>
      <w:marTop w:val="0"/>
      <w:marBottom w:val="0"/>
      <w:divBdr>
        <w:top w:val="none" w:sz="0" w:space="0" w:color="auto"/>
        <w:left w:val="none" w:sz="0" w:space="0" w:color="auto"/>
        <w:bottom w:val="none" w:sz="0" w:space="0" w:color="auto"/>
        <w:right w:val="none" w:sz="0" w:space="0" w:color="auto"/>
      </w:divBdr>
    </w:div>
    <w:div w:id="1829397781">
      <w:marLeft w:val="640"/>
      <w:marRight w:val="0"/>
      <w:marTop w:val="0"/>
      <w:marBottom w:val="0"/>
      <w:divBdr>
        <w:top w:val="none" w:sz="0" w:space="0" w:color="auto"/>
        <w:left w:val="none" w:sz="0" w:space="0" w:color="auto"/>
        <w:bottom w:val="none" w:sz="0" w:space="0" w:color="auto"/>
        <w:right w:val="none" w:sz="0" w:space="0" w:color="auto"/>
      </w:divBdr>
    </w:div>
    <w:div w:id="1829590309">
      <w:marLeft w:val="640"/>
      <w:marRight w:val="0"/>
      <w:marTop w:val="0"/>
      <w:marBottom w:val="0"/>
      <w:divBdr>
        <w:top w:val="none" w:sz="0" w:space="0" w:color="auto"/>
        <w:left w:val="none" w:sz="0" w:space="0" w:color="auto"/>
        <w:bottom w:val="none" w:sz="0" w:space="0" w:color="auto"/>
        <w:right w:val="none" w:sz="0" w:space="0" w:color="auto"/>
      </w:divBdr>
    </w:div>
    <w:div w:id="1829786133">
      <w:marLeft w:val="640"/>
      <w:marRight w:val="0"/>
      <w:marTop w:val="0"/>
      <w:marBottom w:val="0"/>
      <w:divBdr>
        <w:top w:val="none" w:sz="0" w:space="0" w:color="auto"/>
        <w:left w:val="none" w:sz="0" w:space="0" w:color="auto"/>
        <w:bottom w:val="none" w:sz="0" w:space="0" w:color="auto"/>
        <w:right w:val="none" w:sz="0" w:space="0" w:color="auto"/>
      </w:divBdr>
    </w:div>
    <w:div w:id="1829899050">
      <w:marLeft w:val="640"/>
      <w:marRight w:val="0"/>
      <w:marTop w:val="0"/>
      <w:marBottom w:val="0"/>
      <w:divBdr>
        <w:top w:val="none" w:sz="0" w:space="0" w:color="auto"/>
        <w:left w:val="none" w:sz="0" w:space="0" w:color="auto"/>
        <w:bottom w:val="none" w:sz="0" w:space="0" w:color="auto"/>
        <w:right w:val="none" w:sz="0" w:space="0" w:color="auto"/>
      </w:divBdr>
    </w:div>
    <w:div w:id="1829975426">
      <w:marLeft w:val="640"/>
      <w:marRight w:val="0"/>
      <w:marTop w:val="0"/>
      <w:marBottom w:val="0"/>
      <w:divBdr>
        <w:top w:val="none" w:sz="0" w:space="0" w:color="auto"/>
        <w:left w:val="none" w:sz="0" w:space="0" w:color="auto"/>
        <w:bottom w:val="none" w:sz="0" w:space="0" w:color="auto"/>
        <w:right w:val="none" w:sz="0" w:space="0" w:color="auto"/>
      </w:divBdr>
    </w:div>
    <w:div w:id="1830246059">
      <w:marLeft w:val="640"/>
      <w:marRight w:val="0"/>
      <w:marTop w:val="0"/>
      <w:marBottom w:val="0"/>
      <w:divBdr>
        <w:top w:val="none" w:sz="0" w:space="0" w:color="auto"/>
        <w:left w:val="none" w:sz="0" w:space="0" w:color="auto"/>
        <w:bottom w:val="none" w:sz="0" w:space="0" w:color="auto"/>
        <w:right w:val="none" w:sz="0" w:space="0" w:color="auto"/>
      </w:divBdr>
    </w:div>
    <w:div w:id="1830291489">
      <w:marLeft w:val="640"/>
      <w:marRight w:val="0"/>
      <w:marTop w:val="0"/>
      <w:marBottom w:val="0"/>
      <w:divBdr>
        <w:top w:val="none" w:sz="0" w:space="0" w:color="auto"/>
        <w:left w:val="none" w:sz="0" w:space="0" w:color="auto"/>
        <w:bottom w:val="none" w:sz="0" w:space="0" w:color="auto"/>
        <w:right w:val="none" w:sz="0" w:space="0" w:color="auto"/>
      </w:divBdr>
    </w:div>
    <w:div w:id="1830437828">
      <w:marLeft w:val="640"/>
      <w:marRight w:val="0"/>
      <w:marTop w:val="0"/>
      <w:marBottom w:val="0"/>
      <w:divBdr>
        <w:top w:val="none" w:sz="0" w:space="0" w:color="auto"/>
        <w:left w:val="none" w:sz="0" w:space="0" w:color="auto"/>
        <w:bottom w:val="none" w:sz="0" w:space="0" w:color="auto"/>
        <w:right w:val="none" w:sz="0" w:space="0" w:color="auto"/>
      </w:divBdr>
    </w:div>
    <w:div w:id="1830443275">
      <w:marLeft w:val="640"/>
      <w:marRight w:val="0"/>
      <w:marTop w:val="0"/>
      <w:marBottom w:val="0"/>
      <w:divBdr>
        <w:top w:val="none" w:sz="0" w:space="0" w:color="auto"/>
        <w:left w:val="none" w:sz="0" w:space="0" w:color="auto"/>
        <w:bottom w:val="none" w:sz="0" w:space="0" w:color="auto"/>
        <w:right w:val="none" w:sz="0" w:space="0" w:color="auto"/>
      </w:divBdr>
    </w:div>
    <w:div w:id="1832014789">
      <w:marLeft w:val="640"/>
      <w:marRight w:val="0"/>
      <w:marTop w:val="0"/>
      <w:marBottom w:val="0"/>
      <w:divBdr>
        <w:top w:val="none" w:sz="0" w:space="0" w:color="auto"/>
        <w:left w:val="none" w:sz="0" w:space="0" w:color="auto"/>
        <w:bottom w:val="none" w:sz="0" w:space="0" w:color="auto"/>
        <w:right w:val="none" w:sz="0" w:space="0" w:color="auto"/>
      </w:divBdr>
    </w:div>
    <w:div w:id="1832214285">
      <w:marLeft w:val="640"/>
      <w:marRight w:val="0"/>
      <w:marTop w:val="0"/>
      <w:marBottom w:val="0"/>
      <w:divBdr>
        <w:top w:val="none" w:sz="0" w:space="0" w:color="auto"/>
        <w:left w:val="none" w:sz="0" w:space="0" w:color="auto"/>
        <w:bottom w:val="none" w:sz="0" w:space="0" w:color="auto"/>
        <w:right w:val="none" w:sz="0" w:space="0" w:color="auto"/>
      </w:divBdr>
    </w:div>
    <w:div w:id="1832332233">
      <w:marLeft w:val="640"/>
      <w:marRight w:val="0"/>
      <w:marTop w:val="0"/>
      <w:marBottom w:val="0"/>
      <w:divBdr>
        <w:top w:val="none" w:sz="0" w:space="0" w:color="auto"/>
        <w:left w:val="none" w:sz="0" w:space="0" w:color="auto"/>
        <w:bottom w:val="none" w:sz="0" w:space="0" w:color="auto"/>
        <w:right w:val="none" w:sz="0" w:space="0" w:color="auto"/>
      </w:divBdr>
    </w:div>
    <w:div w:id="1832408598">
      <w:marLeft w:val="640"/>
      <w:marRight w:val="0"/>
      <w:marTop w:val="0"/>
      <w:marBottom w:val="0"/>
      <w:divBdr>
        <w:top w:val="none" w:sz="0" w:space="0" w:color="auto"/>
        <w:left w:val="none" w:sz="0" w:space="0" w:color="auto"/>
        <w:bottom w:val="none" w:sz="0" w:space="0" w:color="auto"/>
        <w:right w:val="none" w:sz="0" w:space="0" w:color="auto"/>
      </w:divBdr>
    </w:div>
    <w:div w:id="1832791811">
      <w:marLeft w:val="640"/>
      <w:marRight w:val="0"/>
      <w:marTop w:val="0"/>
      <w:marBottom w:val="0"/>
      <w:divBdr>
        <w:top w:val="none" w:sz="0" w:space="0" w:color="auto"/>
        <w:left w:val="none" w:sz="0" w:space="0" w:color="auto"/>
        <w:bottom w:val="none" w:sz="0" w:space="0" w:color="auto"/>
        <w:right w:val="none" w:sz="0" w:space="0" w:color="auto"/>
      </w:divBdr>
    </w:div>
    <w:div w:id="1833058437">
      <w:marLeft w:val="640"/>
      <w:marRight w:val="0"/>
      <w:marTop w:val="0"/>
      <w:marBottom w:val="0"/>
      <w:divBdr>
        <w:top w:val="none" w:sz="0" w:space="0" w:color="auto"/>
        <w:left w:val="none" w:sz="0" w:space="0" w:color="auto"/>
        <w:bottom w:val="none" w:sz="0" w:space="0" w:color="auto"/>
        <w:right w:val="none" w:sz="0" w:space="0" w:color="auto"/>
      </w:divBdr>
    </w:div>
    <w:div w:id="1833594392">
      <w:marLeft w:val="640"/>
      <w:marRight w:val="0"/>
      <w:marTop w:val="0"/>
      <w:marBottom w:val="0"/>
      <w:divBdr>
        <w:top w:val="none" w:sz="0" w:space="0" w:color="auto"/>
        <w:left w:val="none" w:sz="0" w:space="0" w:color="auto"/>
        <w:bottom w:val="none" w:sz="0" w:space="0" w:color="auto"/>
        <w:right w:val="none" w:sz="0" w:space="0" w:color="auto"/>
      </w:divBdr>
    </w:div>
    <w:div w:id="1833721447">
      <w:marLeft w:val="640"/>
      <w:marRight w:val="0"/>
      <w:marTop w:val="0"/>
      <w:marBottom w:val="0"/>
      <w:divBdr>
        <w:top w:val="none" w:sz="0" w:space="0" w:color="auto"/>
        <w:left w:val="none" w:sz="0" w:space="0" w:color="auto"/>
        <w:bottom w:val="none" w:sz="0" w:space="0" w:color="auto"/>
        <w:right w:val="none" w:sz="0" w:space="0" w:color="auto"/>
      </w:divBdr>
    </w:div>
    <w:div w:id="1834103854">
      <w:marLeft w:val="640"/>
      <w:marRight w:val="0"/>
      <w:marTop w:val="0"/>
      <w:marBottom w:val="0"/>
      <w:divBdr>
        <w:top w:val="none" w:sz="0" w:space="0" w:color="auto"/>
        <w:left w:val="none" w:sz="0" w:space="0" w:color="auto"/>
        <w:bottom w:val="none" w:sz="0" w:space="0" w:color="auto"/>
        <w:right w:val="none" w:sz="0" w:space="0" w:color="auto"/>
      </w:divBdr>
    </w:div>
    <w:div w:id="1834829502">
      <w:marLeft w:val="640"/>
      <w:marRight w:val="0"/>
      <w:marTop w:val="0"/>
      <w:marBottom w:val="0"/>
      <w:divBdr>
        <w:top w:val="none" w:sz="0" w:space="0" w:color="auto"/>
        <w:left w:val="none" w:sz="0" w:space="0" w:color="auto"/>
        <w:bottom w:val="none" w:sz="0" w:space="0" w:color="auto"/>
        <w:right w:val="none" w:sz="0" w:space="0" w:color="auto"/>
      </w:divBdr>
    </w:div>
    <w:div w:id="1834879603">
      <w:marLeft w:val="640"/>
      <w:marRight w:val="0"/>
      <w:marTop w:val="0"/>
      <w:marBottom w:val="0"/>
      <w:divBdr>
        <w:top w:val="none" w:sz="0" w:space="0" w:color="auto"/>
        <w:left w:val="none" w:sz="0" w:space="0" w:color="auto"/>
        <w:bottom w:val="none" w:sz="0" w:space="0" w:color="auto"/>
        <w:right w:val="none" w:sz="0" w:space="0" w:color="auto"/>
      </w:divBdr>
    </w:div>
    <w:div w:id="1835561348">
      <w:marLeft w:val="640"/>
      <w:marRight w:val="0"/>
      <w:marTop w:val="0"/>
      <w:marBottom w:val="0"/>
      <w:divBdr>
        <w:top w:val="none" w:sz="0" w:space="0" w:color="auto"/>
        <w:left w:val="none" w:sz="0" w:space="0" w:color="auto"/>
        <w:bottom w:val="none" w:sz="0" w:space="0" w:color="auto"/>
        <w:right w:val="none" w:sz="0" w:space="0" w:color="auto"/>
      </w:divBdr>
    </w:div>
    <w:div w:id="1835680979">
      <w:marLeft w:val="640"/>
      <w:marRight w:val="0"/>
      <w:marTop w:val="0"/>
      <w:marBottom w:val="0"/>
      <w:divBdr>
        <w:top w:val="none" w:sz="0" w:space="0" w:color="auto"/>
        <w:left w:val="none" w:sz="0" w:space="0" w:color="auto"/>
        <w:bottom w:val="none" w:sz="0" w:space="0" w:color="auto"/>
        <w:right w:val="none" w:sz="0" w:space="0" w:color="auto"/>
      </w:divBdr>
    </w:div>
    <w:div w:id="1835878633">
      <w:marLeft w:val="640"/>
      <w:marRight w:val="0"/>
      <w:marTop w:val="0"/>
      <w:marBottom w:val="0"/>
      <w:divBdr>
        <w:top w:val="none" w:sz="0" w:space="0" w:color="auto"/>
        <w:left w:val="none" w:sz="0" w:space="0" w:color="auto"/>
        <w:bottom w:val="none" w:sz="0" w:space="0" w:color="auto"/>
        <w:right w:val="none" w:sz="0" w:space="0" w:color="auto"/>
      </w:divBdr>
    </w:div>
    <w:div w:id="1836652455">
      <w:marLeft w:val="640"/>
      <w:marRight w:val="0"/>
      <w:marTop w:val="0"/>
      <w:marBottom w:val="0"/>
      <w:divBdr>
        <w:top w:val="none" w:sz="0" w:space="0" w:color="auto"/>
        <w:left w:val="none" w:sz="0" w:space="0" w:color="auto"/>
        <w:bottom w:val="none" w:sz="0" w:space="0" w:color="auto"/>
        <w:right w:val="none" w:sz="0" w:space="0" w:color="auto"/>
      </w:divBdr>
    </w:div>
    <w:div w:id="1836796220">
      <w:marLeft w:val="640"/>
      <w:marRight w:val="0"/>
      <w:marTop w:val="0"/>
      <w:marBottom w:val="0"/>
      <w:divBdr>
        <w:top w:val="none" w:sz="0" w:space="0" w:color="auto"/>
        <w:left w:val="none" w:sz="0" w:space="0" w:color="auto"/>
        <w:bottom w:val="none" w:sz="0" w:space="0" w:color="auto"/>
        <w:right w:val="none" w:sz="0" w:space="0" w:color="auto"/>
      </w:divBdr>
    </w:div>
    <w:div w:id="1836997010">
      <w:marLeft w:val="640"/>
      <w:marRight w:val="0"/>
      <w:marTop w:val="0"/>
      <w:marBottom w:val="0"/>
      <w:divBdr>
        <w:top w:val="none" w:sz="0" w:space="0" w:color="auto"/>
        <w:left w:val="none" w:sz="0" w:space="0" w:color="auto"/>
        <w:bottom w:val="none" w:sz="0" w:space="0" w:color="auto"/>
        <w:right w:val="none" w:sz="0" w:space="0" w:color="auto"/>
      </w:divBdr>
    </w:div>
    <w:div w:id="1837069564">
      <w:marLeft w:val="640"/>
      <w:marRight w:val="0"/>
      <w:marTop w:val="0"/>
      <w:marBottom w:val="0"/>
      <w:divBdr>
        <w:top w:val="none" w:sz="0" w:space="0" w:color="auto"/>
        <w:left w:val="none" w:sz="0" w:space="0" w:color="auto"/>
        <w:bottom w:val="none" w:sz="0" w:space="0" w:color="auto"/>
        <w:right w:val="none" w:sz="0" w:space="0" w:color="auto"/>
      </w:divBdr>
    </w:div>
    <w:div w:id="1838376908">
      <w:marLeft w:val="640"/>
      <w:marRight w:val="0"/>
      <w:marTop w:val="0"/>
      <w:marBottom w:val="0"/>
      <w:divBdr>
        <w:top w:val="none" w:sz="0" w:space="0" w:color="auto"/>
        <w:left w:val="none" w:sz="0" w:space="0" w:color="auto"/>
        <w:bottom w:val="none" w:sz="0" w:space="0" w:color="auto"/>
        <w:right w:val="none" w:sz="0" w:space="0" w:color="auto"/>
      </w:divBdr>
    </w:div>
    <w:div w:id="1838886480">
      <w:marLeft w:val="640"/>
      <w:marRight w:val="0"/>
      <w:marTop w:val="0"/>
      <w:marBottom w:val="0"/>
      <w:divBdr>
        <w:top w:val="none" w:sz="0" w:space="0" w:color="auto"/>
        <w:left w:val="none" w:sz="0" w:space="0" w:color="auto"/>
        <w:bottom w:val="none" w:sz="0" w:space="0" w:color="auto"/>
        <w:right w:val="none" w:sz="0" w:space="0" w:color="auto"/>
      </w:divBdr>
    </w:div>
    <w:div w:id="1838958656">
      <w:marLeft w:val="640"/>
      <w:marRight w:val="0"/>
      <w:marTop w:val="0"/>
      <w:marBottom w:val="0"/>
      <w:divBdr>
        <w:top w:val="none" w:sz="0" w:space="0" w:color="auto"/>
        <w:left w:val="none" w:sz="0" w:space="0" w:color="auto"/>
        <w:bottom w:val="none" w:sz="0" w:space="0" w:color="auto"/>
        <w:right w:val="none" w:sz="0" w:space="0" w:color="auto"/>
      </w:divBdr>
    </w:div>
    <w:div w:id="1839810643">
      <w:marLeft w:val="640"/>
      <w:marRight w:val="0"/>
      <w:marTop w:val="0"/>
      <w:marBottom w:val="0"/>
      <w:divBdr>
        <w:top w:val="none" w:sz="0" w:space="0" w:color="auto"/>
        <w:left w:val="none" w:sz="0" w:space="0" w:color="auto"/>
        <w:bottom w:val="none" w:sz="0" w:space="0" w:color="auto"/>
        <w:right w:val="none" w:sz="0" w:space="0" w:color="auto"/>
      </w:divBdr>
    </w:div>
    <w:div w:id="1839954685">
      <w:marLeft w:val="640"/>
      <w:marRight w:val="0"/>
      <w:marTop w:val="0"/>
      <w:marBottom w:val="0"/>
      <w:divBdr>
        <w:top w:val="none" w:sz="0" w:space="0" w:color="auto"/>
        <w:left w:val="none" w:sz="0" w:space="0" w:color="auto"/>
        <w:bottom w:val="none" w:sz="0" w:space="0" w:color="auto"/>
        <w:right w:val="none" w:sz="0" w:space="0" w:color="auto"/>
      </w:divBdr>
    </w:div>
    <w:div w:id="1840122895">
      <w:marLeft w:val="640"/>
      <w:marRight w:val="0"/>
      <w:marTop w:val="0"/>
      <w:marBottom w:val="0"/>
      <w:divBdr>
        <w:top w:val="none" w:sz="0" w:space="0" w:color="auto"/>
        <w:left w:val="none" w:sz="0" w:space="0" w:color="auto"/>
        <w:bottom w:val="none" w:sz="0" w:space="0" w:color="auto"/>
        <w:right w:val="none" w:sz="0" w:space="0" w:color="auto"/>
      </w:divBdr>
    </w:div>
    <w:div w:id="1840197529">
      <w:marLeft w:val="640"/>
      <w:marRight w:val="0"/>
      <w:marTop w:val="0"/>
      <w:marBottom w:val="0"/>
      <w:divBdr>
        <w:top w:val="none" w:sz="0" w:space="0" w:color="auto"/>
        <w:left w:val="none" w:sz="0" w:space="0" w:color="auto"/>
        <w:bottom w:val="none" w:sz="0" w:space="0" w:color="auto"/>
        <w:right w:val="none" w:sz="0" w:space="0" w:color="auto"/>
      </w:divBdr>
    </w:div>
    <w:div w:id="1841312314">
      <w:marLeft w:val="640"/>
      <w:marRight w:val="0"/>
      <w:marTop w:val="0"/>
      <w:marBottom w:val="0"/>
      <w:divBdr>
        <w:top w:val="none" w:sz="0" w:space="0" w:color="auto"/>
        <w:left w:val="none" w:sz="0" w:space="0" w:color="auto"/>
        <w:bottom w:val="none" w:sz="0" w:space="0" w:color="auto"/>
        <w:right w:val="none" w:sz="0" w:space="0" w:color="auto"/>
      </w:divBdr>
    </w:div>
    <w:div w:id="1841458022">
      <w:marLeft w:val="640"/>
      <w:marRight w:val="0"/>
      <w:marTop w:val="0"/>
      <w:marBottom w:val="0"/>
      <w:divBdr>
        <w:top w:val="none" w:sz="0" w:space="0" w:color="auto"/>
        <w:left w:val="none" w:sz="0" w:space="0" w:color="auto"/>
        <w:bottom w:val="none" w:sz="0" w:space="0" w:color="auto"/>
        <w:right w:val="none" w:sz="0" w:space="0" w:color="auto"/>
      </w:divBdr>
    </w:div>
    <w:div w:id="1841895343">
      <w:marLeft w:val="640"/>
      <w:marRight w:val="0"/>
      <w:marTop w:val="0"/>
      <w:marBottom w:val="0"/>
      <w:divBdr>
        <w:top w:val="none" w:sz="0" w:space="0" w:color="auto"/>
        <w:left w:val="none" w:sz="0" w:space="0" w:color="auto"/>
        <w:bottom w:val="none" w:sz="0" w:space="0" w:color="auto"/>
        <w:right w:val="none" w:sz="0" w:space="0" w:color="auto"/>
      </w:divBdr>
    </w:div>
    <w:div w:id="1842744294">
      <w:marLeft w:val="640"/>
      <w:marRight w:val="0"/>
      <w:marTop w:val="0"/>
      <w:marBottom w:val="0"/>
      <w:divBdr>
        <w:top w:val="none" w:sz="0" w:space="0" w:color="auto"/>
        <w:left w:val="none" w:sz="0" w:space="0" w:color="auto"/>
        <w:bottom w:val="none" w:sz="0" w:space="0" w:color="auto"/>
        <w:right w:val="none" w:sz="0" w:space="0" w:color="auto"/>
      </w:divBdr>
    </w:div>
    <w:div w:id="1842969099">
      <w:marLeft w:val="640"/>
      <w:marRight w:val="0"/>
      <w:marTop w:val="0"/>
      <w:marBottom w:val="0"/>
      <w:divBdr>
        <w:top w:val="none" w:sz="0" w:space="0" w:color="auto"/>
        <w:left w:val="none" w:sz="0" w:space="0" w:color="auto"/>
        <w:bottom w:val="none" w:sz="0" w:space="0" w:color="auto"/>
        <w:right w:val="none" w:sz="0" w:space="0" w:color="auto"/>
      </w:divBdr>
    </w:div>
    <w:div w:id="1842969925">
      <w:marLeft w:val="640"/>
      <w:marRight w:val="0"/>
      <w:marTop w:val="0"/>
      <w:marBottom w:val="0"/>
      <w:divBdr>
        <w:top w:val="none" w:sz="0" w:space="0" w:color="auto"/>
        <w:left w:val="none" w:sz="0" w:space="0" w:color="auto"/>
        <w:bottom w:val="none" w:sz="0" w:space="0" w:color="auto"/>
        <w:right w:val="none" w:sz="0" w:space="0" w:color="auto"/>
      </w:divBdr>
    </w:div>
    <w:div w:id="1843205472">
      <w:marLeft w:val="640"/>
      <w:marRight w:val="0"/>
      <w:marTop w:val="0"/>
      <w:marBottom w:val="0"/>
      <w:divBdr>
        <w:top w:val="none" w:sz="0" w:space="0" w:color="auto"/>
        <w:left w:val="none" w:sz="0" w:space="0" w:color="auto"/>
        <w:bottom w:val="none" w:sz="0" w:space="0" w:color="auto"/>
        <w:right w:val="none" w:sz="0" w:space="0" w:color="auto"/>
      </w:divBdr>
    </w:div>
    <w:div w:id="1843619536">
      <w:marLeft w:val="640"/>
      <w:marRight w:val="0"/>
      <w:marTop w:val="0"/>
      <w:marBottom w:val="0"/>
      <w:divBdr>
        <w:top w:val="none" w:sz="0" w:space="0" w:color="auto"/>
        <w:left w:val="none" w:sz="0" w:space="0" w:color="auto"/>
        <w:bottom w:val="none" w:sz="0" w:space="0" w:color="auto"/>
        <w:right w:val="none" w:sz="0" w:space="0" w:color="auto"/>
      </w:divBdr>
    </w:div>
    <w:div w:id="1843663029">
      <w:marLeft w:val="640"/>
      <w:marRight w:val="0"/>
      <w:marTop w:val="0"/>
      <w:marBottom w:val="0"/>
      <w:divBdr>
        <w:top w:val="none" w:sz="0" w:space="0" w:color="auto"/>
        <w:left w:val="none" w:sz="0" w:space="0" w:color="auto"/>
        <w:bottom w:val="none" w:sz="0" w:space="0" w:color="auto"/>
        <w:right w:val="none" w:sz="0" w:space="0" w:color="auto"/>
      </w:divBdr>
    </w:div>
    <w:div w:id="1844128536">
      <w:marLeft w:val="640"/>
      <w:marRight w:val="0"/>
      <w:marTop w:val="0"/>
      <w:marBottom w:val="0"/>
      <w:divBdr>
        <w:top w:val="none" w:sz="0" w:space="0" w:color="auto"/>
        <w:left w:val="none" w:sz="0" w:space="0" w:color="auto"/>
        <w:bottom w:val="none" w:sz="0" w:space="0" w:color="auto"/>
        <w:right w:val="none" w:sz="0" w:space="0" w:color="auto"/>
      </w:divBdr>
    </w:div>
    <w:div w:id="1844319321">
      <w:marLeft w:val="640"/>
      <w:marRight w:val="0"/>
      <w:marTop w:val="0"/>
      <w:marBottom w:val="0"/>
      <w:divBdr>
        <w:top w:val="none" w:sz="0" w:space="0" w:color="auto"/>
        <w:left w:val="none" w:sz="0" w:space="0" w:color="auto"/>
        <w:bottom w:val="none" w:sz="0" w:space="0" w:color="auto"/>
        <w:right w:val="none" w:sz="0" w:space="0" w:color="auto"/>
      </w:divBdr>
    </w:div>
    <w:div w:id="1844977341">
      <w:marLeft w:val="640"/>
      <w:marRight w:val="0"/>
      <w:marTop w:val="0"/>
      <w:marBottom w:val="0"/>
      <w:divBdr>
        <w:top w:val="none" w:sz="0" w:space="0" w:color="auto"/>
        <w:left w:val="none" w:sz="0" w:space="0" w:color="auto"/>
        <w:bottom w:val="none" w:sz="0" w:space="0" w:color="auto"/>
        <w:right w:val="none" w:sz="0" w:space="0" w:color="auto"/>
      </w:divBdr>
    </w:div>
    <w:div w:id="1845392377">
      <w:marLeft w:val="640"/>
      <w:marRight w:val="0"/>
      <w:marTop w:val="0"/>
      <w:marBottom w:val="0"/>
      <w:divBdr>
        <w:top w:val="none" w:sz="0" w:space="0" w:color="auto"/>
        <w:left w:val="none" w:sz="0" w:space="0" w:color="auto"/>
        <w:bottom w:val="none" w:sz="0" w:space="0" w:color="auto"/>
        <w:right w:val="none" w:sz="0" w:space="0" w:color="auto"/>
      </w:divBdr>
    </w:div>
    <w:div w:id="1845512674">
      <w:marLeft w:val="640"/>
      <w:marRight w:val="0"/>
      <w:marTop w:val="0"/>
      <w:marBottom w:val="0"/>
      <w:divBdr>
        <w:top w:val="none" w:sz="0" w:space="0" w:color="auto"/>
        <w:left w:val="none" w:sz="0" w:space="0" w:color="auto"/>
        <w:bottom w:val="none" w:sz="0" w:space="0" w:color="auto"/>
        <w:right w:val="none" w:sz="0" w:space="0" w:color="auto"/>
      </w:divBdr>
    </w:div>
    <w:div w:id="1845896566">
      <w:marLeft w:val="640"/>
      <w:marRight w:val="0"/>
      <w:marTop w:val="0"/>
      <w:marBottom w:val="0"/>
      <w:divBdr>
        <w:top w:val="none" w:sz="0" w:space="0" w:color="auto"/>
        <w:left w:val="none" w:sz="0" w:space="0" w:color="auto"/>
        <w:bottom w:val="none" w:sz="0" w:space="0" w:color="auto"/>
        <w:right w:val="none" w:sz="0" w:space="0" w:color="auto"/>
      </w:divBdr>
    </w:div>
    <w:div w:id="1846094394">
      <w:marLeft w:val="640"/>
      <w:marRight w:val="0"/>
      <w:marTop w:val="0"/>
      <w:marBottom w:val="0"/>
      <w:divBdr>
        <w:top w:val="none" w:sz="0" w:space="0" w:color="auto"/>
        <w:left w:val="none" w:sz="0" w:space="0" w:color="auto"/>
        <w:bottom w:val="none" w:sz="0" w:space="0" w:color="auto"/>
        <w:right w:val="none" w:sz="0" w:space="0" w:color="auto"/>
      </w:divBdr>
    </w:div>
    <w:div w:id="1846551179">
      <w:marLeft w:val="640"/>
      <w:marRight w:val="0"/>
      <w:marTop w:val="0"/>
      <w:marBottom w:val="0"/>
      <w:divBdr>
        <w:top w:val="none" w:sz="0" w:space="0" w:color="auto"/>
        <w:left w:val="none" w:sz="0" w:space="0" w:color="auto"/>
        <w:bottom w:val="none" w:sz="0" w:space="0" w:color="auto"/>
        <w:right w:val="none" w:sz="0" w:space="0" w:color="auto"/>
      </w:divBdr>
    </w:div>
    <w:div w:id="1846625079">
      <w:marLeft w:val="640"/>
      <w:marRight w:val="0"/>
      <w:marTop w:val="0"/>
      <w:marBottom w:val="0"/>
      <w:divBdr>
        <w:top w:val="none" w:sz="0" w:space="0" w:color="auto"/>
        <w:left w:val="none" w:sz="0" w:space="0" w:color="auto"/>
        <w:bottom w:val="none" w:sz="0" w:space="0" w:color="auto"/>
        <w:right w:val="none" w:sz="0" w:space="0" w:color="auto"/>
      </w:divBdr>
    </w:div>
    <w:div w:id="1847209494">
      <w:marLeft w:val="640"/>
      <w:marRight w:val="0"/>
      <w:marTop w:val="0"/>
      <w:marBottom w:val="0"/>
      <w:divBdr>
        <w:top w:val="none" w:sz="0" w:space="0" w:color="auto"/>
        <w:left w:val="none" w:sz="0" w:space="0" w:color="auto"/>
        <w:bottom w:val="none" w:sz="0" w:space="0" w:color="auto"/>
        <w:right w:val="none" w:sz="0" w:space="0" w:color="auto"/>
      </w:divBdr>
    </w:div>
    <w:div w:id="1847397906">
      <w:marLeft w:val="640"/>
      <w:marRight w:val="0"/>
      <w:marTop w:val="0"/>
      <w:marBottom w:val="0"/>
      <w:divBdr>
        <w:top w:val="none" w:sz="0" w:space="0" w:color="auto"/>
        <w:left w:val="none" w:sz="0" w:space="0" w:color="auto"/>
        <w:bottom w:val="none" w:sz="0" w:space="0" w:color="auto"/>
        <w:right w:val="none" w:sz="0" w:space="0" w:color="auto"/>
      </w:divBdr>
    </w:div>
    <w:div w:id="1847790333">
      <w:marLeft w:val="640"/>
      <w:marRight w:val="0"/>
      <w:marTop w:val="0"/>
      <w:marBottom w:val="0"/>
      <w:divBdr>
        <w:top w:val="none" w:sz="0" w:space="0" w:color="auto"/>
        <w:left w:val="none" w:sz="0" w:space="0" w:color="auto"/>
        <w:bottom w:val="none" w:sz="0" w:space="0" w:color="auto"/>
        <w:right w:val="none" w:sz="0" w:space="0" w:color="auto"/>
      </w:divBdr>
    </w:div>
    <w:div w:id="1848011420">
      <w:marLeft w:val="640"/>
      <w:marRight w:val="0"/>
      <w:marTop w:val="0"/>
      <w:marBottom w:val="0"/>
      <w:divBdr>
        <w:top w:val="none" w:sz="0" w:space="0" w:color="auto"/>
        <w:left w:val="none" w:sz="0" w:space="0" w:color="auto"/>
        <w:bottom w:val="none" w:sz="0" w:space="0" w:color="auto"/>
        <w:right w:val="none" w:sz="0" w:space="0" w:color="auto"/>
      </w:divBdr>
    </w:div>
    <w:div w:id="1848670901">
      <w:marLeft w:val="640"/>
      <w:marRight w:val="0"/>
      <w:marTop w:val="0"/>
      <w:marBottom w:val="0"/>
      <w:divBdr>
        <w:top w:val="none" w:sz="0" w:space="0" w:color="auto"/>
        <w:left w:val="none" w:sz="0" w:space="0" w:color="auto"/>
        <w:bottom w:val="none" w:sz="0" w:space="0" w:color="auto"/>
        <w:right w:val="none" w:sz="0" w:space="0" w:color="auto"/>
      </w:divBdr>
    </w:div>
    <w:div w:id="1849250634">
      <w:marLeft w:val="640"/>
      <w:marRight w:val="0"/>
      <w:marTop w:val="0"/>
      <w:marBottom w:val="0"/>
      <w:divBdr>
        <w:top w:val="none" w:sz="0" w:space="0" w:color="auto"/>
        <w:left w:val="none" w:sz="0" w:space="0" w:color="auto"/>
        <w:bottom w:val="none" w:sz="0" w:space="0" w:color="auto"/>
        <w:right w:val="none" w:sz="0" w:space="0" w:color="auto"/>
      </w:divBdr>
    </w:div>
    <w:div w:id="1849710814">
      <w:marLeft w:val="640"/>
      <w:marRight w:val="0"/>
      <w:marTop w:val="0"/>
      <w:marBottom w:val="0"/>
      <w:divBdr>
        <w:top w:val="none" w:sz="0" w:space="0" w:color="auto"/>
        <w:left w:val="none" w:sz="0" w:space="0" w:color="auto"/>
        <w:bottom w:val="none" w:sz="0" w:space="0" w:color="auto"/>
        <w:right w:val="none" w:sz="0" w:space="0" w:color="auto"/>
      </w:divBdr>
    </w:div>
    <w:div w:id="1849782325">
      <w:marLeft w:val="640"/>
      <w:marRight w:val="0"/>
      <w:marTop w:val="0"/>
      <w:marBottom w:val="0"/>
      <w:divBdr>
        <w:top w:val="none" w:sz="0" w:space="0" w:color="auto"/>
        <w:left w:val="none" w:sz="0" w:space="0" w:color="auto"/>
        <w:bottom w:val="none" w:sz="0" w:space="0" w:color="auto"/>
        <w:right w:val="none" w:sz="0" w:space="0" w:color="auto"/>
      </w:divBdr>
    </w:div>
    <w:div w:id="1849900832">
      <w:marLeft w:val="640"/>
      <w:marRight w:val="0"/>
      <w:marTop w:val="0"/>
      <w:marBottom w:val="0"/>
      <w:divBdr>
        <w:top w:val="none" w:sz="0" w:space="0" w:color="auto"/>
        <w:left w:val="none" w:sz="0" w:space="0" w:color="auto"/>
        <w:bottom w:val="none" w:sz="0" w:space="0" w:color="auto"/>
        <w:right w:val="none" w:sz="0" w:space="0" w:color="auto"/>
      </w:divBdr>
    </w:div>
    <w:div w:id="1850833424">
      <w:marLeft w:val="640"/>
      <w:marRight w:val="0"/>
      <w:marTop w:val="0"/>
      <w:marBottom w:val="0"/>
      <w:divBdr>
        <w:top w:val="none" w:sz="0" w:space="0" w:color="auto"/>
        <w:left w:val="none" w:sz="0" w:space="0" w:color="auto"/>
        <w:bottom w:val="none" w:sz="0" w:space="0" w:color="auto"/>
        <w:right w:val="none" w:sz="0" w:space="0" w:color="auto"/>
      </w:divBdr>
    </w:div>
    <w:div w:id="1851142740">
      <w:marLeft w:val="640"/>
      <w:marRight w:val="0"/>
      <w:marTop w:val="0"/>
      <w:marBottom w:val="0"/>
      <w:divBdr>
        <w:top w:val="none" w:sz="0" w:space="0" w:color="auto"/>
        <w:left w:val="none" w:sz="0" w:space="0" w:color="auto"/>
        <w:bottom w:val="none" w:sz="0" w:space="0" w:color="auto"/>
        <w:right w:val="none" w:sz="0" w:space="0" w:color="auto"/>
      </w:divBdr>
    </w:div>
    <w:div w:id="1851986669">
      <w:marLeft w:val="640"/>
      <w:marRight w:val="0"/>
      <w:marTop w:val="0"/>
      <w:marBottom w:val="0"/>
      <w:divBdr>
        <w:top w:val="none" w:sz="0" w:space="0" w:color="auto"/>
        <w:left w:val="none" w:sz="0" w:space="0" w:color="auto"/>
        <w:bottom w:val="none" w:sz="0" w:space="0" w:color="auto"/>
        <w:right w:val="none" w:sz="0" w:space="0" w:color="auto"/>
      </w:divBdr>
    </w:div>
    <w:div w:id="1852067617">
      <w:marLeft w:val="640"/>
      <w:marRight w:val="0"/>
      <w:marTop w:val="0"/>
      <w:marBottom w:val="0"/>
      <w:divBdr>
        <w:top w:val="none" w:sz="0" w:space="0" w:color="auto"/>
        <w:left w:val="none" w:sz="0" w:space="0" w:color="auto"/>
        <w:bottom w:val="none" w:sz="0" w:space="0" w:color="auto"/>
        <w:right w:val="none" w:sz="0" w:space="0" w:color="auto"/>
      </w:divBdr>
    </w:div>
    <w:div w:id="1852137893">
      <w:marLeft w:val="640"/>
      <w:marRight w:val="0"/>
      <w:marTop w:val="0"/>
      <w:marBottom w:val="0"/>
      <w:divBdr>
        <w:top w:val="none" w:sz="0" w:space="0" w:color="auto"/>
        <w:left w:val="none" w:sz="0" w:space="0" w:color="auto"/>
        <w:bottom w:val="none" w:sz="0" w:space="0" w:color="auto"/>
        <w:right w:val="none" w:sz="0" w:space="0" w:color="auto"/>
      </w:divBdr>
    </w:div>
    <w:div w:id="1852142267">
      <w:marLeft w:val="640"/>
      <w:marRight w:val="0"/>
      <w:marTop w:val="0"/>
      <w:marBottom w:val="0"/>
      <w:divBdr>
        <w:top w:val="none" w:sz="0" w:space="0" w:color="auto"/>
        <w:left w:val="none" w:sz="0" w:space="0" w:color="auto"/>
        <w:bottom w:val="none" w:sz="0" w:space="0" w:color="auto"/>
        <w:right w:val="none" w:sz="0" w:space="0" w:color="auto"/>
      </w:divBdr>
    </w:div>
    <w:div w:id="1852527420">
      <w:marLeft w:val="640"/>
      <w:marRight w:val="0"/>
      <w:marTop w:val="0"/>
      <w:marBottom w:val="0"/>
      <w:divBdr>
        <w:top w:val="none" w:sz="0" w:space="0" w:color="auto"/>
        <w:left w:val="none" w:sz="0" w:space="0" w:color="auto"/>
        <w:bottom w:val="none" w:sz="0" w:space="0" w:color="auto"/>
        <w:right w:val="none" w:sz="0" w:space="0" w:color="auto"/>
      </w:divBdr>
    </w:div>
    <w:div w:id="1852571905">
      <w:marLeft w:val="640"/>
      <w:marRight w:val="0"/>
      <w:marTop w:val="0"/>
      <w:marBottom w:val="0"/>
      <w:divBdr>
        <w:top w:val="none" w:sz="0" w:space="0" w:color="auto"/>
        <w:left w:val="none" w:sz="0" w:space="0" w:color="auto"/>
        <w:bottom w:val="none" w:sz="0" w:space="0" w:color="auto"/>
        <w:right w:val="none" w:sz="0" w:space="0" w:color="auto"/>
      </w:divBdr>
    </w:div>
    <w:div w:id="1852799147">
      <w:marLeft w:val="640"/>
      <w:marRight w:val="0"/>
      <w:marTop w:val="0"/>
      <w:marBottom w:val="0"/>
      <w:divBdr>
        <w:top w:val="none" w:sz="0" w:space="0" w:color="auto"/>
        <w:left w:val="none" w:sz="0" w:space="0" w:color="auto"/>
        <w:bottom w:val="none" w:sz="0" w:space="0" w:color="auto"/>
        <w:right w:val="none" w:sz="0" w:space="0" w:color="auto"/>
      </w:divBdr>
    </w:div>
    <w:div w:id="1852911441">
      <w:marLeft w:val="640"/>
      <w:marRight w:val="0"/>
      <w:marTop w:val="0"/>
      <w:marBottom w:val="0"/>
      <w:divBdr>
        <w:top w:val="none" w:sz="0" w:space="0" w:color="auto"/>
        <w:left w:val="none" w:sz="0" w:space="0" w:color="auto"/>
        <w:bottom w:val="none" w:sz="0" w:space="0" w:color="auto"/>
        <w:right w:val="none" w:sz="0" w:space="0" w:color="auto"/>
      </w:divBdr>
    </w:div>
    <w:div w:id="1852984098">
      <w:marLeft w:val="640"/>
      <w:marRight w:val="0"/>
      <w:marTop w:val="0"/>
      <w:marBottom w:val="0"/>
      <w:divBdr>
        <w:top w:val="none" w:sz="0" w:space="0" w:color="auto"/>
        <w:left w:val="none" w:sz="0" w:space="0" w:color="auto"/>
        <w:bottom w:val="none" w:sz="0" w:space="0" w:color="auto"/>
        <w:right w:val="none" w:sz="0" w:space="0" w:color="auto"/>
      </w:divBdr>
    </w:div>
    <w:div w:id="1853031148">
      <w:marLeft w:val="640"/>
      <w:marRight w:val="0"/>
      <w:marTop w:val="0"/>
      <w:marBottom w:val="0"/>
      <w:divBdr>
        <w:top w:val="none" w:sz="0" w:space="0" w:color="auto"/>
        <w:left w:val="none" w:sz="0" w:space="0" w:color="auto"/>
        <w:bottom w:val="none" w:sz="0" w:space="0" w:color="auto"/>
        <w:right w:val="none" w:sz="0" w:space="0" w:color="auto"/>
      </w:divBdr>
    </w:div>
    <w:div w:id="1854034387">
      <w:marLeft w:val="640"/>
      <w:marRight w:val="0"/>
      <w:marTop w:val="0"/>
      <w:marBottom w:val="0"/>
      <w:divBdr>
        <w:top w:val="none" w:sz="0" w:space="0" w:color="auto"/>
        <w:left w:val="none" w:sz="0" w:space="0" w:color="auto"/>
        <w:bottom w:val="none" w:sz="0" w:space="0" w:color="auto"/>
        <w:right w:val="none" w:sz="0" w:space="0" w:color="auto"/>
      </w:divBdr>
    </w:div>
    <w:div w:id="1854342698">
      <w:marLeft w:val="640"/>
      <w:marRight w:val="0"/>
      <w:marTop w:val="0"/>
      <w:marBottom w:val="0"/>
      <w:divBdr>
        <w:top w:val="none" w:sz="0" w:space="0" w:color="auto"/>
        <w:left w:val="none" w:sz="0" w:space="0" w:color="auto"/>
        <w:bottom w:val="none" w:sz="0" w:space="0" w:color="auto"/>
        <w:right w:val="none" w:sz="0" w:space="0" w:color="auto"/>
      </w:divBdr>
    </w:div>
    <w:div w:id="1855067770">
      <w:marLeft w:val="640"/>
      <w:marRight w:val="0"/>
      <w:marTop w:val="0"/>
      <w:marBottom w:val="0"/>
      <w:divBdr>
        <w:top w:val="none" w:sz="0" w:space="0" w:color="auto"/>
        <w:left w:val="none" w:sz="0" w:space="0" w:color="auto"/>
        <w:bottom w:val="none" w:sz="0" w:space="0" w:color="auto"/>
        <w:right w:val="none" w:sz="0" w:space="0" w:color="auto"/>
      </w:divBdr>
    </w:div>
    <w:div w:id="1855345216">
      <w:marLeft w:val="640"/>
      <w:marRight w:val="0"/>
      <w:marTop w:val="0"/>
      <w:marBottom w:val="0"/>
      <w:divBdr>
        <w:top w:val="none" w:sz="0" w:space="0" w:color="auto"/>
        <w:left w:val="none" w:sz="0" w:space="0" w:color="auto"/>
        <w:bottom w:val="none" w:sz="0" w:space="0" w:color="auto"/>
        <w:right w:val="none" w:sz="0" w:space="0" w:color="auto"/>
      </w:divBdr>
    </w:div>
    <w:div w:id="1855880334">
      <w:marLeft w:val="640"/>
      <w:marRight w:val="0"/>
      <w:marTop w:val="0"/>
      <w:marBottom w:val="0"/>
      <w:divBdr>
        <w:top w:val="none" w:sz="0" w:space="0" w:color="auto"/>
        <w:left w:val="none" w:sz="0" w:space="0" w:color="auto"/>
        <w:bottom w:val="none" w:sz="0" w:space="0" w:color="auto"/>
        <w:right w:val="none" w:sz="0" w:space="0" w:color="auto"/>
      </w:divBdr>
    </w:div>
    <w:div w:id="1855924196">
      <w:marLeft w:val="640"/>
      <w:marRight w:val="0"/>
      <w:marTop w:val="0"/>
      <w:marBottom w:val="0"/>
      <w:divBdr>
        <w:top w:val="none" w:sz="0" w:space="0" w:color="auto"/>
        <w:left w:val="none" w:sz="0" w:space="0" w:color="auto"/>
        <w:bottom w:val="none" w:sz="0" w:space="0" w:color="auto"/>
        <w:right w:val="none" w:sz="0" w:space="0" w:color="auto"/>
      </w:divBdr>
    </w:div>
    <w:div w:id="1856260753">
      <w:marLeft w:val="640"/>
      <w:marRight w:val="0"/>
      <w:marTop w:val="0"/>
      <w:marBottom w:val="0"/>
      <w:divBdr>
        <w:top w:val="none" w:sz="0" w:space="0" w:color="auto"/>
        <w:left w:val="none" w:sz="0" w:space="0" w:color="auto"/>
        <w:bottom w:val="none" w:sz="0" w:space="0" w:color="auto"/>
        <w:right w:val="none" w:sz="0" w:space="0" w:color="auto"/>
      </w:divBdr>
    </w:div>
    <w:div w:id="1857226871">
      <w:marLeft w:val="640"/>
      <w:marRight w:val="0"/>
      <w:marTop w:val="0"/>
      <w:marBottom w:val="0"/>
      <w:divBdr>
        <w:top w:val="none" w:sz="0" w:space="0" w:color="auto"/>
        <w:left w:val="none" w:sz="0" w:space="0" w:color="auto"/>
        <w:bottom w:val="none" w:sz="0" w:space="0" w:color="auto"/>
        <w:right w:val="none" w:sz="0" w:space="0" w:color="auto"/>
      </w:divBdr>
    </w:div>
    <w:div w:id="1857379095">
      <w:marLeft w:val="640"/>
      <w:marRight w:val="0"/>
      <w:marTop w:val="0"/>
      <w:marBottom w:val="0"/>
      <w:divBdr>
        <w:top w:val="none" w:sz="0" w:space="0" w:color="auto"/>
        <w:left w:val="none" w:sz="0" w:space="0" w:color="auto"/>
        <w:bottom w:val="none" w:sz="0" w:space="0" w:color="auto"/>
        <w:right w:val="none" w:sz="0" w:space="0" w:color="auto"/>
      </w:divBdr>
    </w:div>
    <w:div w:id="1857886138">
      <w:marLeft w:val="640"/>
      <w:marRight w:val="0"/>
      <w:marTop w:val="0"/>
      <w:marBottom w:val="0"/>
      <w:divBdr>
        <w:top w:val="none" w:sz="0" w:space="0" w:color="auto"/>
        <w:left w:val="none" w:sz="0" w:space="0" w:color="auto"/>
        <w:bottom w:val="none" w:sz="0" w:space="0" w:color="auto"/>
        <w:right w:val="none" w:sz="0" w:space="0" w:color="auto"/>
      </w:divBdr>
    </w:div>
    <w:div w:id="1857963326">
      <w:marLeft w:val="640"/>
      <w:marRight w:val="0"/>
      <w:marTop w:val="0"/>
      <w:marBottom w:val="0"/>
      <w:divBdr>
        <w:top w:val="none" w:sz="0" w:space="0" w:color="auto"/>
        <w:left w:val="none" w:sz="0" w:space="0" w:color="auto"/>
        <w:bottom w:val="none" w:sz="0" w:space="0" w:color="auto"/>
        <w:right w:val="none" w:sz="0" w:space="0" w:color="auto"/>
      </w:divBdr>
    </w:div>
    <w:div w:id="1858229267">
      <w:marLeft w:val="640"/>
      <w:marRight w:val="0"/>
      <w:marTop w:val="0"/>
      <w:marBottom w:val="0"/>
      <w:divBdr>
        <w:top w:val="none" w:sz="0" w:space="0" w:color="auto"/>
        <w:left w:val="none" w:sz="0" w:space="0" w:color="auto"/>
        <w:bottom w:val="none" w:sz="0" w:space="0" w:color="auto"/>
        <w:right w:val="none" w:sz="0" w:space="0" w:color="auto"/>
      </w:divBdr>
    </w:div>
    <w:div w:id="1858538785">
      <w:marLeft w:val="640"/>
      <w:marRight w:val="0"/>
      <w:marTop w:val="0"/>
      <w:marBottom w:val="0"/>
      <w:divBdr>
        <w:top w:val="none" w:sz="0" w:space="0" w:color="auto"/>
        <w:left w:val="none" w:sz="0" w:space="0" w:color="auto"/>
        <w:bottom w:val="none" w:sz="0" w:space="0" w:color="auto"/>
        <w:right w:val="none" w:sz="0" w:space="0" w:color="auto"/>
      </w:divBdr>
    </w:div>
    <w:div w:id="1858546174">
      <w:marLeft w:val="640"/>
      <w:marRight w:val="0"/>
      <w:marTop w:val="0"/>
      <w:marBottom w:val="0"/>
      <w:divBdr>
        <w:top w:val="none" w:sz="0" w:space="0" w:color="auto"/>
        <w:left w:val="none" w:sz="0" w:space="0" w:color="auto"/>
        <w:bottom w:val="none" w:sz="0" w:space="0" w:color="auto"/>
        <w:right w:val="none" w:sz="0" w:space="0" w:color="auto"/>
      </w:divBdr>
    </w:div>
    <w:div w:id="1858739490">
      <w:marLeft w:val="640"/>
      <w:marRight w:val="0"/>
      <w:marTop w:val="0"/>
      <w:marBottom w:val="0"/>
      <w:divBdr>
        <w:top w:val="none" w:sz="0" w:space="0" w:color="auto"/>
        <w:left w:val="none" w:sz="0" w:space="0" w:color="auto"/>
        <w:bottom w:val="none" w:sz="0" w:space="0" w:color="auto"/>
        <w:right w:val="none" w:sz="0" w:space="0" w:color="auto"/>
      </w:divBdr>
    </w:div>
    <w:div w:id="1858886585">
      <w:marLeft w:val="640"/>
      <w:marRight w:val="0"/>
      <w:marTop w:val="0"/>
      <w:marBottom w:val="0"/>
      <w:divBdr>
        <w:top w:val="none" w:sz="0" w:space="0" w:color="auto"/>
        <w:left w:val="none" w:sz="0" w:space="0" w:color="auto"/>
        <w:bottom w:val="none" w:sz="0" w:space="0" w:color="auto"/>
        <w:right w:val="none" w:sz="0" w:space="0" w:color="auto"/>
      </w:divBdr>
    </w:div>
    <w:div w:id="1859464748">
      <w:marLeft w:val="640"/>
      <w:marRight w:val="0"/>
      <w:marTop w:val="0"/>
      <w:marBottom w:val="0"/>
      <w:divBdr>
        <w:top w:val="none" w:sz="0" w:space="0" w:color="auto"/>
        <w:left w:val="none" w:sz="0" w:space="0" w:color="auto"/>
        <w:bottom w:val="none" w:sz="0" w:space="0" w:color="auto"/>
        <w:right w:val="none" w:sz="0" w:space="0" w:color="auto"/>
      </w:divBdr>
    </w:div>
    <w:div w:id="1859662896">
      <w:marLeft w:val="640"/>
      <w:marRight w:val="0"/>
      <w:marTop w:val="0"/>
      <w:marBottom w:val="0"/>
      <w:divBdr>
        <w:top w:val="none" w:sz="0" w:space="0" w:color="auto"/>
        <w:left w:val="none" w:sz="0" w:space="0" w:color="auto"/>
        <w:bottom w:val="none" w:sz="0" w:space="0" w:color="auto"/>
        <w:right w:val="none" w:sz="0" w:space="0" w:color="auto"/>
      </w:divBdr>
    </w:div>
    <w:div w:id="1860004542">
      <w:marLeft w:val="640"/>
      <w:marRight w:val="0"/>
      <w:marTop w:val="0"/>
      <w:marBottom w:val="0"/>
      <w:divBdr>
        <w:top w:val="none" w:sz="0" w:space="0" w:color="auto"/>
        <w:left w:val="none" w:sz="0" w:space="0" w:color="auto"/>
        <w:bottom w:val="none" w:sz="0" w:space="0" w:color="auto"/>
        <w:right w:val="none" w:sz="0" w:space="0" w:color="auto"/>
      </w:divBdr>
    </w:div>
    <w:div w:id="1860578702">
      <w:marLeft w:val="640"/>
      <w:marRight w:val="0"/>
      <w:marTop w:val="0"/>
      <w:marBottom w:val="0"/>
      <w:divBdr>
        <w:top w:val="none" w:sz="0" w:space="0" w:color="auto"/>
        <w:left w:val="none" w:sz="0" w:space="0" w:color="auto"/>
        <w:bottom w:val="none" w:sz="0" w:space="0" w:color="auto"/>
        <w:right w:val="none" w:sz="0" w:space="0" w:color="auto"/>
      </w:divBdr>
    </w:div>
    <w:div w:id="1860583171">
      <w:marLeft w:val="640"/>
      <w:marRight w:val="0"/>
      <w:marTop w:val="0"/>
      <w:marBottom w:val="0"/>
      <w:divBdr>
        <w:top w:val="none" w:sz="0" w:space="0" w:color="auto"/>
        <w:left w:val="none" w:sz="0" w:space="0" w:color="auto"/>
        <w:bottom w:val="none" w:sz="0" w:space="0" w:color="auto"/>
        <w:right w:val="none" w:sz="0" w:space="0" w:color="auto"/>
      </w:divBdr>
    </w:div>
    <w:div w:id="1860659343">
      <w:marLeft w:val="640"/>
      <w:marRight w:val="0"/>
      <w:marTop w:val="0"/>
      <w:marBottom w:val="0"/>
      <w:divBdr>
        <w:top w:val="none" w:sz="0" w:space="0" w:color="auto"/>
        <w:left w:val="none" w:sz="0" w:space="0" w:color="auto"/>
        <w:bottom w:val="none" w:sz="0" w:space="0" w:color="auto"/>
        <w:right w:val="none" w:sz="0" w:space="0" w:color="auto"/>
      </w:divBdr>
    </w:div>
    <w:div w:id="1860924077">
      <w:marLeft w:val="640"/>
      <w:marRight w:val="0"/>
      <w:marTop w:val="0"/>
      <w:marBottom w:val="0"/>
      <w:divBdr>
        <w:top w:val="none" w:sz="0" w:space="0" w:color="auto"/>
        <w:left w:val="none" w:sz="0" w:space="0" w:color="auto"/>
        <w:bottom w:val="none" w:sz="0" w:space="0" w:color="auto"/>
        <w:right w:val="none" w:sz="0" w:space="0" w:color="auto"/>
      </w:divBdr>
    </w:div>
    <w:div w:id="1860968888">
      <w:marLeft w:val="640"/>
      <w:marRight w:val="0"/>
      <w:marTop w:val="0"/>
      <w:marBottom w:val="0"/>
      <w:divBdr>
        <w:top w:val="none" w:sz="0" w:space="0" w:color="auto"/>
        <w:left w:val="none" w:sz="0" w:space="0" w:color="auto"/>
        <w:bottom w:val="none" w:sz="0" w:space="0" w:color="auto"/>
        <w:right w:val="none" w:sz="0" w:space="0" w:color="auto"/>
      </w:divBdr>
    </w:div>
    <w:div w:id="1861427109">
      <w:marLeft w:val="640"/>
      <w:marRight w:val="0"/>
      <w:marTop w:val="0"/>
      <w:marBottom w:val="0"/>
      <w:divBdr>
        <w:top w:val="none" w:sz="0" w:space="0" w:color="auto"/>
        <w:left w:val="none" w:sz="0" w:space="0" w:color="auto"/>
        <w:bottom w:val="none" w:sz="0" w:space="0" w:color="auto"/>
        <w:right w:val="none" w:sz="0" w:space="0" w:color="auto"/>
      </w:divBdr>
    </w:div>
    <w:div w:id="1861972778">
      <w:marLeft w:val="640"/>
      <w:marRight w:val="0"/>
      <w:marTop w:val="0"/>
      <w:marBottom w:val="0"/>
      <w:divBdr>
        <w:top w:val="none" w:sz="0" w:space="0" w:color="auto"/>
        <w:left w:val="none" w:sz="0" w:space="0" w:color="auto"/>
        <w:bottom w:val="none" w:sz="0" w:space="0" w:color="auto"/>
        <w:right w:val="none" w:sz="0" w:space="0" w:color="auto"/>
      </w:divBdr>
    </w:div>
    <w:div w:id="1861973323">
      <w:marLeft w:val="640"/>
      <w:marRight w:val="0"/>
      <w:marTop w:val="0"/>
      <w:marBottom w:val="0"/>
      <w:divBdr>
        <w:top w:val="none" w:sz="0" w:space="0" w:color="auto"/>
        <w:left w:val="none" w:sz="0" w:space="0" w:color="auto"/>
        <w:bottom w:val="none" w:sz="0" w:space="0" w:color="auto"/>
        <w:right w:val="none" w:sz="0" w:space="0" w:color="auto"/>
      </w:divBdr>
    </w:div>
    <w:div w:id="1862009471">
      <w:marLeft w:val="640"/>
      <w:marRight w:val="0"/>
      <w:marTop w:val="0"/>
      <w:marBottom w:val="0"/>
      <w:divBdr>
        <w:top w:val="none" w:sz="0" w:space="0" w:color="auto"/>
        <w:left w:val="none" w:sz="0" w:space="0" w:color="auto"/>
        <w:bottom w:val="none" w:sz="0" w:space="0" w:color="auto"/>
        <w:right w:val="none" w:sz="0" w:space="0" w:color="auto"/>
      </w:divBdr>
    </w:div>
    <w:div w:id="1862089372">
      <w:marLeft w:val="640"/>
      <w:marRight w:val="0"/>
      <w:marTop w:val="0"/>
      <w:marBottom w:val="0"/>
      <w:divBdr>
        <w:top w:val="none" w:sz="0" w:space="0" w:color="auto"/>
        <w:left w:val="none" w:sz="0" w:space="0" w:color="auto"/>
        <w:bottom w:val="none" w:sz="0" w:space="0" w:color="auto"/>
        <w:right w:val="none" w:sz="0" w:space="0" w:color="auto"/>
      </w:divBdr>
    </w:div>
    <w:div w:id="1862671108">
      <w:marLeft w:val="640"/>
      <w:marRight w:val="0"/>
      <w:marTop w:val="0"/>
      <w:marBottom w:val="0"/>
      <w:divBdr>
        <w:top w:val="none" w:sz="0" w:space="0" w:color="auto"/>
        <w:left w:val="none" w:sz="0" w:space="0" w:color="auto"/>
        <w:bottom w:val="none" w:sz="0" w:space="0" w:color="auto"/>
        <w:right w:val="none" w:sz="0" w:space="0" w:color="auto"/>
      </w:divBdr>
    </w:div>
    <w:div w:id="1863083258">
      <w:marLeft w:val="640"/>
      <w:marRight w:val="0"/>
      <w:marTop w:val="0"/>
      <w:marBottom w:val="0"/>
      <w:divBdr>
        <w:top w:val="none" w:sz="0" w:space="0" w:color="auto"/>
        <w:left w:val="none" w:sz="0" w:space="0" w:color="auto"/>
        <w:bottom w:val="none" w:sz="0" w:space="0" w:color="auto"/>
        <w:right w:val="none" w:sz="0" w:space="0" w:color="auto"/>
      </w:divBdr>
    </w:div>
    <w:div w:id="1863788478">
      <w:marLeft w:val="640"/>
      <w:marRight w:val="0"/>
      <w:marTop w:val="0"/>
      <w:marBottom w:val="0"/>
      <w:divBdr>
        <w:top w:val="none" w:sz="0" w:space="0" w:color="auto"/>
        <w:left w:val="none" w:sz="0" w:space="0" w:color="auto"/>
        <w:bottom w:val="none" w:sz="0" w:space="0" w:color="auto"/>
        <w:right w:val="none" w:sz="0" w:space="0" w:color="auto"/>
      </w:divBdr>
    </w:div>
    <w:div w:id="1864316159">
      <w:marLeft w:val="640"/>
      <w:marRight w:val="0"/>
      <w:marTop w:val="0"/>
      <w:marBottom w:val="0"/>
      <w:divBdr>
        <w:top w:val="none" w:sz="0" w:space="0" w:color="auto"/>
        <w:left w:val="none" w:sz="0" w:space="0" w:color="auto"/>
        <w:bottom w:val="none" w:sz="0" w:space="0" w:color="auto"/>
        <w:right w:val="none" w:sz="0" w:space="0" w:color="auto"/>
      </w:divBdr>
    </w:div>
    <w:div w:id="1864855924">
      <w:marLeft w:val="640"/>
      <w:marRight w:val="0"/>
      <w:marTop w:val="0"/>
      <w:marBottom w:val="0"/>
      <w:divBdr>
        <w:top w:val="none" w:sz="0" w:space="0" w:color="auto"/>
        <w:left w:val="none" w:sz="0" w:space="0" w:color="auto"/>
        <w:bottom w:val="none" w:sz="0" w:space="0" w:color="auto"/>
        <w:right w:val="none" w:sz="0" w:space="0" w:color="auto"/>
      </w:divBdr>
    </w:div>
    <w:div w:id="1865171651">
      <w:marLeft w:val="640"/>
      <w:marRight w:val="0"/>
      <w:marTop w:val="0"/>
      <w:marBottom w:val="0"/>
      <w:divBdr>
        <w:top w:val="none" w:sz="0" w:space="0" w:color="auto"/>
        <w:left w:val="none" w:sz="0" w:space="0" w:color="auto"/>
        <w:bottom w:val="none" w:sz="0" w:space="0" w:color="auto"/>
        <w:right w:val="none" w:sz="0" w:space="0" w:color="auto"/>
      </w:divBdr>
    </w:div>
    <w:div w:id="1865434871">
      <w:marLeft w:val="640"/>
      <w:marRight w:val="0"/>
      <w:marTop w:val="0"/>
      <w:marBottom w:val="0"/>
      <w:divBdr>
        <w:top w:val="none" w:sz="0" w:space="0" w:color="auto"/>
        <w:left w:val="none" w:sz="0" w:space="0" w:color="auto"/>
        <w:bottom w:val="none" w:sz="0" w:space="0" w:color="auto"/>
        <w:right w:val="none" w:sz="0" w:space="0" w:color="auto"/>
      </w:divBdr>
    </w:div>
    <w:div w:id="1865436946">
      <w:marLeft w:val="640"/>
      <w:marRight w:val="0"/>
      <w:marTop w:val="0"/>
      <w:marBottom w:val="0"/>
      <w:divBdr>
        <w:top w:val="none" w:sz="0" w:space="0" w:color="auto"/>
        <w:left w:val="none" w:sz="0" w:space="0" w:color="auto"/>
        <w:bottom w:val="none" w:sz="0" w:space="0" w:color="auto"/>
        <w:right w:val="none" w:sz="0" w:space="0" w:color="auto"/>
      </w:divBdr>
    </w:div>
    <w:div w:id="1865560473">
      <w:marLeft w:val="640"/>
      <w:marRight w:val="0"/>
      <w:marTop w:val="0"/>
      <w:marBottom w:val="0"/>
      <w:divBdr>
        <w:top w:val="none" w:sz="0" w:space="0" w:color="auto"/>
        <w:left w:val="none" w:sz="0" w:space="0" w:color="auto"/>
        <w:bottom w:val="none" w:sz="0" w:space="0" w:color="auto"/>
        <w:right w:val="none" w:sz="0" w:space="0" w:color="auto"/>
      </w:divBdr>
    </w:div>
    <w:div w:id="1865821743">
      <w:marLeft w:val="640"/>
      <w:marRight w:val="0"/>
      <w:marTop w:val="0"/>
      <w:marBottom w:val="0"/>
      <w:divBdr>
        <w:top w:val="none" w:sz="0" w:space="0" w:color="auto"/>
        <w:left w:val="none" w:sz="0" w:space="0" w:color="auto"/>
        <w:bottom w:val="none" w:sz="0" w:space="0" w:color="auto"/>
        <w:right w:val="none" w:sz="0" w:space="0" w:color="auto"/>
      </w:divBdr>
    </w:div>
    <w:div w:id="1866013801">
      <w:marLeft w:val="640"/>
      <w:marRight w:val="0"/>
      <w:marTop w:val="0"/>
      <w:marBottom w:val="0"/>
      <w:divBdr>
        <w:top w:val="none" w:sz="0" w:space="0" w:color="auto"/>
        <w:left w:val="none" w:sz="0" w:space="0" w:color="auto"/>
        <w:bottom w:val="none" w:sz="0" w:space="0" w:color="auto"/>
        <w:right w:val="none" w:sz="0" w:space="0" w:color="auto"/>
      </w:divBdr>
    </w:div>
    <w:div w:id="1866020539">
      <w:marLeft w:val="640"/>
      <w:marRight w:val="0"/>
      <w:marTop w:val="0"/>
      <w:marBottom w:val="0"/>
      <w:divBdr>
        <w:top w:val="none" w:sz="0" w:space="0" w:color="auto"/>
        <w:left w:val="none" w:sz="0" w:space="0" w:color="auto"/>
        <w:bottom w:val="none" w:sz="0" w:space="0" w:color="auto"/>
        <w:right w:val="none" w:sz="0" w:space="0" w:color="auto"/>
      </w:divBdr>
    </w:div>
    <w:div w:id="1866168283">
      <w:marLeft w:val="640"/>
      <w:marRight w:val="0"/>
      <w:marTop w:val="0"/>
      <w:marBottom w:val="0"/>
      <w:divBdr>
        <w:top w:val="none" w:sz="0" w:space="0" w:color="auto"/>
        <w:left w:val="none" w:sz="0" w:space="0" w:color="auto"/>
        <w:bottom w:val="none" w:sz="0" w:space="0" w:color="auto"/>
        <w:right w:val="none" w:sz="0" w:space="0" w:color="auto"/>
      </w:divBdr>
    </w:div>
    <w:div w:id="1866214335">
      <w:marLeft w:val="640"/>
      <w:marRight w:val="0"/>
      <w:marTop w:val="0"/>
      <w:marBottom w:val="0"/>
      <w:divBdr>
        <w:top w:val="none" w:sz="0" w:space="0" w:color="auto"/>
        <w:left w:val="none" w:sz="0" w:space="0" w:color="auto"/>
        <w:bottom w:val="none" w:sz="0" w:space="0" w:color="auto"/>
        <w:right w:val="none" w:sz="0" w:space="0" w:color="auto"/>
      </w:divBdr>
    </w:div>
    <w:div w:id="1866403669">
      <w:marLeft w:val="640"/>
      <w:marRight w:val="0"/>
      <w:marTop w:val="0"/>
      <w:marBottom w:val="0"/>
      <w:divBdr>
        <w:top w:val="none" w:sz="0" w:space="0" w:color="auto"/>
        <w:left w:val="none" w:sz="0" w:space="0" w:color="auto"/>
        <w:bottom w:val="none" w:sz="0" w:space="0" w:color="auto"/>
        <w:right w:val="none" w:sz="0" w:space="0" w:color="auto"/>
      </w:divBdr>
    </w:div>
    <w:div w:id="1866408236">
      <w:marLeft w:val="640"/>
      <w:marRight w:val="0"/>
      <w:marTop w:val="0"/>
      <w:marBottom w:val="0"/>
      <w:divBdr>
        <w:top w:val="none" w:sz="0" w:space="0" w:color="auto"/>
        <w:left w:val="none" w:sz="0" w:space="0" w:color="auto"/>
        <w:bottom w:val="none" w:sz="0" w:space="0" w:color="auto"/>
        <w:right w:val="none" w:sz="0" w:space="0" w:color="auto"/>
      </w:divBdr>
    </w:div>
    <w:div w:id="1866551937">
      <w:marLeft w:val="640"/>
      <w:marRight w:val="0"/>
      <w:marTop w:val="0"/>
      <w:marBottom w:val="0"/>
      <w:divBdr>
        <w:top w:val="none" w:sz="0" w:space="0" w:color="auto"/>
        <w:left w:val="none" w:sz="0" w:space="0" w:color="auto"/>
        <w:bottom w:val="none" w:sz="0" w:space="0" w:color="auto"/>
        <w:right w:val="none" w:sz="0" w:space="0" w:color="auto"/>
      </w:divBdr>
    </w:div>
    <w:div w:id="1866793230">
      <w:marLeft w:val="640"/>
      <w:marRight w:val="0"/>
      <w:marTop w:val="0"/>
      <w:marBottom w:val="0"/>
      <w:divBdr>
        <w:top w:val="none" w:sz="0" w:space="0" w:color="auto"/>
        <w:left w:val="none" w:sz="0" w:space="0" w:color="auto"/>
        <w:bottom w:val="none" w:sz="0" w:space="0" w:color="auto"/>
        <w:right w:val="none" w:sz="0" w:space="0" w:color="auto"/>
      </w:divBdr>
    </w:div>
    <w:div w:id="1866864245">
      <w:marLeft w:val="640"/>
      <w:marRight w:val="0"/>
      <w:marTop w:val="0"/>
      <w:marBottom w:val="0"/>
      <w:divBdr>
        <w:top w:val="none" w:sz="0" w:space="0" w:color="auto"/>
        <w:left w:val="none" w:sz="0" w:space="0" w:color="auto"/>
        <w:bottom w:val="none" w:sz="0" w:space="0" w:color="auto"/>
        <w:right w:val="none" w:sz="0" w:space="0" w:color="auto"/>
      </w:divBdr>
    </w:div>
    <w:div w:id="1866866026">
      <w:marLeft w:val="640"/>
      <w:marRight w:val="0"/>
      <w:marTop w:val="0"/>
      <w:marBottom w:val="0"/>
      <w:divBdr>
        <w:top w:val="none" w:sz="0" w:space="0" w:color="auto"/>
        <w:left w:val="none" w:sz="0" w:space="0" w:color="auto"/>
        <w:bottom w:val="none" w:sz="0" w:space="0" w:color="auto"/>
        <w:right w:val="none" w:sz="0" w:space="0" w:color="auto"/>
      </w:divBdr>
    </w:div>
    <w:div w:id="1867061270">
      <w:marLeft w:val="640"/>
      <w:marRight w:val="0"/>
      <w:marTop w:val="0"/>
      <w:marBottom w:val="0"/>
      <w:divBdr>
        <w:top w:val="none" w:sz="0" w:space="0" w:color="auto"/>
        <w:left w:val="none" w:sz="0" w:space="0" w:color="auto"/>
        <w:bottom w:val="none" w:sz="0" w:space="0" w:color="auto"/>
        <w:right w:val="none" w:sz="0" w:space="0" w:color="auto"/>
      </w:divBdr>
    </w:div>
    <w:div w:id="1867593655">
      <w:marLeft w:val="640"/>
      <w:marRight w:val="0"/>
      <w:marTop w:val="0"/>
      <w:marBottom w:val="0"/>
      <w:divBdr>
        <w:top w:val="none" w:sz="0" w:space="0" w:color="auto"/>
        <w:left w:val="none" w:sz="0" w:space="0" w:color="auto"/>
        <w:bottom w:val="none" w:sz="0" w:space="0" w:color="auto"/>
        <w:right w:val="none" w:sz="0" w:space="0" w:color="auto"/>
      </w:divBdr>
    </w:div>
    <w:div w:id="1867870395">
      <w:marLeft w:val="640"/>
      <w:marRight w:val="0"/>
      <w:marTop w:val="0"/>
      <w:marBottom w:val="0"/>
      <w:divBdr>
        <w:top w:val="none" w:sz="0" w:space="0" w:color="auto"/>
        <w:left w:val="none" w:sz="0" w:space="0" w:color="auto"/>
        <w:bottom w:val="none" w:sz="0" w:space="0" w:color="auto"/>
        <w:right w:val="none" w:sz="0" w:space="0" w:color="auto"/>
      </w:divBdr>
    </w:div>
    <w:div w:id="1868522939">
      <w:marLeft w:val="640"/>
      <w:marRight w:val="0"/>
      <w:marTop w:val="0"/>
      <w:marBottom w:val="0"/>
      <w:divBdr>
        <w:top w:val="none" w:sz="0" w:space="0" w:color="auto"/>
        <w:left w:val="none" w:sz="0" w:space="0" w:color="auto"/>
        <w:bottom w:val="none" w:sz="0" w:space="0" w:color="auto"/>
        <w:right w:val="none" w:sz="0" w:space="0" w:color="auto"/>
      </w:divBdr>
    </w:div>
    <w:div w:id="1868593349">
      <w:marLeft w:val="640"/>
      <w:marRight w:val="0"/>
      <w:marTop w:val="0"/>
      <w:marBottom w:val="0"/>
      <w:divBdr>
        <w:top w:val="none" w:sz="0" w:space="0" w:color="auto"/>
        <w:left w:val="none" w:sz="0" w:space="0" w:color="auto"/>
        <w:bottom w:val="none" w:sz="0" w:space="0" w:color="auto"/>
        <w:right w:val="none" w:sz="0" w:space="0" w:color="auto"/>
      </w:divBdr>
    </w:div>
    <w:div w:id="1868637732">
      <w:marLeft w:val="640"/>
      <w:marRight w:val="0"/>
      <w:marTop w:val="0"/>
      <w:marBottom w:val="0"/>
      <w:divBdr>
        <w:top w:val="none" w:sz="0" w:space="0" w:color="auto"/>
        <w:left w:val="none" w:sz="0" w:space="0" w:color="auto"/>
        <w:bottom w:val="none" w:sz="0" w:space="0" w:color="auto"/>
        <w:right w:val="none" w:sz="0" w:space="0" w:color="auto"/>
      </w:divBdr>
    </w:div>
    <w:div w:id="1868980919">
      <w:marLeft w:val="640"/>
      <w:marRight w:val="0"/>
      <w:marTop w:val="0"/>
      <w:marBottom w:val="0"/>
      <w:divBdr>
        <w:top w:val="none" w:sz="0" w:space="0" w:color="auto"/>
        <w:left w:val="none" w:sz="0" w:space="0" w:color="auto"/>
        <w:bottom w:val="none" w:sz="0" w:space="0" w:color="auto"/>
        <w:right w:val="none" w:sz="0" w:space="0" w:color="auto"/>
      </w:divBdr>
    </w:div>
    <w:div w:id="1868985445">
      <w:marLeft w:val="640"/>
      <w:marRight w:val="0"/>
      <w:marTop w:val="0"/>
      <w:marBottom w:val="0"/>
      <w:divBdr>
        <w:top w:val="none" w:sz="0" w:space="0" w:color="auto"/>
        <w:left w:val="none" w:sz="0" w:space="0" w:color="auto"/>
        <w:bottom w:val="none" w:sz="0" w:space="0" w:color="auto"/>
        <w:right w:val="none" w:sz="0" w:space="0" w:color="auto"/>
      </w:divBdr>
    </w:div>
    <w:div w:id="1869027957">
      <w:marLeft w:val="640"/>
      <w:marRight w:val="0"/>
      <w:marTop w:val="0"/>
      <w:marBottom w:val="0"/>
      <w:divBdr>
        <w:top w:val="none" w:sz="0" w:space="0" w:color="auto"/>
        <w:left w:val="none" w:sz="0" w:space="0" w:color="auto"/>
        <w:bottom w:val="none" w:sz="0" w:space="0" w:color="auto"/>
        <w:right w:val="none" w:sz="0" w:space="0" w:color="auto"/>
      </w:divBdr>
    </w:div>
    <w:div w:id="1869179840">
      <w:marLeft w:val="640"/>
      <w:marRight w:val="0"/>
      <w:marTop w:val="0"/>
      <w:marBottom w:val="0"/>
      <w:divBdr>
        <w:top w:val="none" w:sz="0" w:space="0" w:color="auto"/>
        <w:left w:val="none" w:sz="0" w:space="0" w:color="auto"/>
        <w:bottom w:val="none" w:sz="0" w:space="0" w:color="auto"/>
        <w:right w:val="none" w:sz="0" w:space="0" w:color="auto"/>
      </w:divBdr>
    </w:div>
    <w:div w:id="1869293401">
      <w:marLeft w:val="640"/>
      <w:marRight w:val="0"/>
      <w:marTop w:val="0"/>
      <w:marBottom w:val="0"/>
      <w:divBdr>
        <w:top w:val="none" w:sz="0" w:space="0" w:color="auto"/>
        <w:left w:val="none" w:sz="0" w:space="0" w:color="auto"/>
        <w:bottom w:val="none" w:sz="0" w:space="0" w:color="auto"/>
        <w:right w:val="none" w:sz="0" w:space="0" w:color="auto"/>
      </w:divBdr>
    </w:div>
    <w:div w:id="1869444033">
      <w:marLeft w:val="640"/>
      <w:marRight w:val="0"/>
      <w:marTop w:val="0"/>
      <w:marBottom w:val="0"/>
      <w:divBdr>
        <w:top w:val="none" w:sz="0" w:space="0" w:color="auto"/>
        <w:left w:val="none" w:sz="0" w:space="0" w:color="auto"/>
        <w:bottom w:val="none" w:sz="0" w:space="0" w:color="auto"/>
        <w:right w:val="none" w:sz="0" w:space="0" w:color="auto"/>
      </w:divBdr>
    </w:div>
    <w:div w:id="1869484489">
      <w:marLeft w:val="640"/>
      <w:marRight w:val="0"/>
      <w:marTop w:val="0"/>
      <w:marBottom w:val="0"/>
      <w:divBdr>
        <w:top w:val="none" w:sz="0" w:space="0" w:color="auto"/>
        <w:left w:val="none" w:sz="0" w:space="0" w:color="auto"/>
        <w:bottom w:val="none" w:sz="0" w:space="0" w:color="auto"/>
        <w:right w:val="none" w:sz="0" w:space="0" w:color="auto"/>
      </w:divBdr>
    </w:div>
    <w:div w:id="1869830445">
      <w:marLeft w:val="640"/>
      <w:marRight w:val="0"/>
      <w:marTop w:val="0"/>
      <w:marBottom w:val="0"/>
      <w:divBdr>
        <w:top w:val="none" w:sz="0" w:space="0" w:color="auto"/>
        <w:left w:val="none" w:sz="0" w:space="0" w:color="auto"/>
        <w:bottom w:val="none" w:sz="0" w:space="0" w:color="auto"/>
        <w:right w:val="none" w:sz="0" w:space="0" w:color="auto"/>
      </w:divBdr>
    </w:div>
    <w:div w:id="1871138473">
      <w:marLeft w:val="640"/>
      <w:marRight w:val="0"/>
      <w:marTop w:val="0"/>
      <w:marBottom w:val="0"/>
      <w:divBdr>
        <w:top w:val="none" w:sz="0" w:space="0" w:color="auto"/>
        <w:left w:val="none" w:sz="0" w:space="0" w:color="auto"/>
        <w:bottom w:val="none" w:sz="0" w:space="0" w:color="auto"/>
        <w:right w:val="none" w:sz="0" w:space="0" w:color="auto"/>
      </w:divBdr>
    </w:div>
    <w:div w:id="1871602447">
      <w:marLeft w:val="640"/>
      <w:marRight w:val="0"/>
      <w:marTop w:val="0"/>
      <w:marBottom w:val="0"/>
      <w:divBdr>
        <w:top w:val="none" w:sz="0" w:space="0" w:color="auto"/>
        <w:left w:val="none" w:sz="0" w:space="0" w:color="auto"/>
        <w:bottom w:val="none" w:sz="0" w:space="0" w:color="auto"/>
        <w:right w:val="none" w:sz="0" w:space="0" w:color="auto"/>
      </w:divBdr>
    </w:div>
    <w:div w:id="1871675019">
      <w:marLeft w:val="640"/>
      <w:marRight w:val="0"/>
      <w:marTop w:val="0"/>
      <w:marBottom w:val="0"/>
      <w:divBdr>
        <w:top w:val="none" w:sz="0" w:space="0" w:color="auto"/>
        <w:left w:val="none" w:sz="0" w:space="0" w:color="auto"/>
        <w:bottom w:val="none" w:sz="0" w:space="0" w:color="auto"/>
        <w:right w:val="none" w:sz="0" w:space="0" w:color="auto"/>
      </w:divBdr>
    </w:div>
    <w:div w:id="1871990006">
      <w:marLeft w:val="640"/>
      <w:marRight w:val="0"/>
      <w:marTop w:val="0"/>
      <w:marBottom w:val="0"/>
      <w:divBdr>
        <w:top w:val="none" w:sz="0" w:space="0" w:color="auto"/>
        <w:left w:val="none" w:sz="0" w:space="0" w:color="auto"/>
        <w:bottom w:val="none" w:sz="0" w:space="0" w:color="auto"/>
        <w:right w:val="none" w:sz="0" w:space="0" w:color="auto"/>
      </w:divBdr>
    </w:div>
    <w:div w:id="1872185942">
      <w:marLeft w:val="640"/>
      <w:marRight w:val="0"/>
      <w:marTop w:val="0"/>
      <w:marBottom w:val="0"/>
      <w:divBdr>
        <w:top w:val="none" w:sz="0" w:space="0" w:color="auto"/>
        <w:left w:val="none" w:sz="0" w:space="0" w:color="auto"/>
        <w:bottom w:val="none" w:sz="0" w:space="0" w:color="auto"/>
        <w:right w:val="none" w:sz="0" w:space="0" w:color="auto"/>
      </w:divBdr>
    </w:div>
    <w:div w:id="1872301680">
      <w:marLeft w:val="640"/>
      <w:marRight w:val="0"/>
      <w:marTop w:val="0"/>
      <w:marBottom w:val="0"/>
      <w:divBdr>
        <w:top w:val="none" w:sz="0" w:space="0" w:color="auto"/>
        <w:left w:val="none" w:sz="0" w:space="0" w:color="auto"/>
        <w:bottom w:val="none" w:sz="0" w:space="0" w:color="auto"/>
        <w:right w:val="none" w:sz="0" w:space="0" w:color="auto"/>
      </w:divBdr>
    </w:div>
    <w:div w:id="1873150615">
      <w:marLeft w:val="640"/>
      <w:marRight w:val="0"/>
      <w:marTop w:val="0"/>
      <w:marBottom w:val="0"/>
      <w:divBdr>
        <w:top w:val="none" w:sz="0" w:space="0" w:color="auto"/>
        <w:left w:val="none" w:sz="0" w:space="0" w:color="auto"/>
        <w:bottom w:val="none" w:sz="0" w:space="0" w:color="auto"/>
        <w:right w:val="none" w:sz="0" w:space="0" w:color="auto"/>
      </w:divBdr>
    </w:div>
    <w:div w:id="1873419791">
      <w:marLeft w:val="640"/>
      <w:marRight w:val="0"/>
      <w:marTop w:val="0"/>
      <w:marBottom w:val="0"/>
      <w:divBdr>
        <w:top w:val="none" w:sz="0" w:space="0" w:color="auto"/>
        <w:left w:val="none" w:sz="0" w:space="0" w:color="auto"/>
        <w:bottom w:val="none" w:sz="0" w:space="0" w:color="auto"/>
        <w:right w:val="none" w:sz="0" w:space="0" w:color="auto"/>
      </w:divBdr>
    </w:div>
    <w:div w:id="1874267711">
      <w:marLeft w:val="640"/>
      <w:marRight w:val="0"/>
      <w:marTop w:val="0"/>
      <w:marBottom w:val="0"/>
      <w:divBdr>
        <w:top w:val="none" w:sz="0" w:space="0" w:color="auto"/>
        <w:left w:val="none" w:sz="0" w:space="0" w:color="auto"/>
        <w:bottom w:val="none" w:sz="0" w:space="0" w:color="auto"/>
        <w:right w:val="none" w:sz="0" w:space="0" w:color="auto"/>
      </w:divBdr>
    </w:div>
    <w:div w:id="1874420085">
      <w:marLeft w:val="640"/>
      <w:marRight w:val="0"/>
      <w:marTop w:val="0"/>
      <w:marBottom w:val="0"/>
      <w:divBdr>
        <w:top w:val="none" w:sz="0" w:space="0" w:color="auto"/>
        <w:left w:val="none" w:sz="0" w:space="0" w:color="auto"/>
        <w:bottom w:val="none" w:sz="0" w:space="0" w:color="auto"/>
        <w:right w:val="none" w:sz="0" w:space="0" w:color="auto"/>
      </w:divBdr>
    </w:div>
    <w:div w:id="1874492391">
      <w:marLeft w:val="640"/>
      <w:marRight w:val="0"/>
      <w:marTop w:val="0"/>
      <w:marBottom w:val="0"/>
      <w:divBdr>
        <w:top w:val="none" w:sz="0" w:space="0" w:color="auto"/>
        <w:left w:val="none" w:sz="0" w:space="0" w:color="auto"/>
        <w:bottom w:val="none" w:sz="0" w:space="0" w:color="auto"/>
        <w:right w:val="none" w:sz="0" w:space="0" w:color="auto"/>
      </w:divBdr>
    </w:div>
    <w:div w:id="1874733192">
      <w:marLeft w:val="640"/>
      <w:marRight w:val="0"/>
      <w:marTop w:val="0"/>
      <w:marBottom w:val="0"/>
      <w:divBdr>
        <w:top w:val="none" w:sz="0" w:space="0" w:color="auto"/>
        <w:left w:val="none" w:sz="0" w:space="0" w:color="auto"/>
        <w:bottom w:val="none" w:sz="0" w:space="0" w:color="auto"/>
        <w:right w:val="none" w:sz="0" w:space="0" w:color="auto"/>
      </w:divBdr>
    </w:div>
    <w:div w:id="1875771408">
      <w:marLeft w:val="640"/>
      <w:marRight w:val="0"/>
      <w:marTop w:val="0"/>
      <w:marBottom w:val="0"/>
      <w:divBdr>
        <w:top w:val="none" w:sz="0" w:space="0" w:color="auto"/>
        <w:left w:val="none" w:sz="0" w:space="0" w:color="auto"/>
        <w:bottom w:val="none" w:sz="0" w:space="0" w:color="auto"/>
        <w:right w:val="none" w:sz="0" w:space="0" w:color="auto"/>
      </w:divBdr>
    </w:div>
    <w:div w:id="1876236309">
      <w:marLeft w:val="640"/>
      <w:marRight w:val="0"/>
      <w:marTop w:val="0"/>
      <w:marBottom w:val="0"/>
      <w:divBdr>
        <w:top w:val="none" w:sz="0" w:space="0" w:color="auto"/>
        <w:left w:val="none" w:sz="0" w:space="0" w:color="auto"/>
        <w:bottom w:val="none" w:sz="0" w:space="0" w:color="auto"/>
        <w:right w:val="none" w:sz="0" w:space="0" w:color="auto"/>
      </w:divBdr>
    </w:div>
    <w:div w:id="1876380885">
      <w:marLeft w:val="640"/>
      <w:marRight w:val="0"/>
      <w:marTop w:val="0"/>
      <w:marBottom w:val="0"/>
      <w:divBdr>
        <w:top w:val="none" w:sz="0" w:space="0" w:color="auto"/>
        <w:left w:val="none" w:sz="0" w:space="0" w:color="auto"/>
        <w:bottom w:val="none" w:sz="0" w:space="0" w:color="auto"/>
        <w:right w:val="none" w:sz="0" w:space="0" w:color="auto"/>
      </w:divBdr>
    </w:div>
    <w:div w:id="1876498935">
      <w:marLeft w:val="640"/>
      <w:marRight w:val="0"/>
      <w:marTop w:val="0"/>
      <w:marBottom w:val="0"/>
      <w:divBdr>
        <w:top w:val="none" w:sz="0" w:space="0" w:color="auto"/>
        <w:left w:val="none" w:sz="0" w:space="0" w:color="auto"/>
        <w:bottom w:val="none" w:sz="0" w:space="0" w:color="auto"/>
        <w:right w:val="none" w:sz="0" w:space="0" w:color="auto"/>
      </w:divBdr>
    </w:div>
    <w:div w:id="1876501888">
      <w:marLeft w:val="640"/>
      <w:marRight w:val="0"/>
      <w:marTop w:val="0"/>
      <w:marBottom w:val="0"/>
      <w:divBdr>
        <w:top w:val="none" w:sz="0" w:space="0" w:color="auto"/>
        <w:left w:val="none" w:sz="0" w:space="0" w:color="auto"/>
        <w:bottom w:val="none" w:sz="0" w:space="0" w:color="auto"/>
        <w:right w:val="none" w:sz="0" w:space="0" w:color="auto"/>
      </w:divBdr>
    </w:div>
    <w:div w:id="1876581002">
      <w:marLeft w:val="640"/>
      <w:marRight w:val="0"/>
      <w:marTop w:val="0"/>
      <w:marBottom w:val="0"/>
      <w:divBdr>
        <w:top w:val="none" w:sz="0" w:space="0" w:color="auto"/>
        <w:left w:val="none" w:sz="0" w:space="0" w:color="auto"/>
        <w:bottom w:val="none" w:sz="0" w:space="0" w:color="auto"/>
        <w:right w:val="none" w:sz="0" w:space="0" w:color="auto"/>
      </w:divBdr>
    </w:div>
    <w:div w:id="1877235678">
      <w:marLeft w:val="640"/>
      <w:marRight w:val="0"/>
      <w:marTop w:val="0"/>
      <w:marBottom w:val="0"/>
      <w:divBdr>
        <w:top w:val="none" w:sz="0" w:space="0" w:color="auto"/>
        <w:left w:val="none" w:sz="0" w:space="0" w:color="auto"/>
        <w:bottom w:val="none" w:sz="0" w:space="0" w:color="auto"/>
        <w:right w:val="none" w:sz="0" w:space="0" w:color="auto"/>
      </w:divBdr>
    </w:div>
    <w:div w:id="1877236266">
      <w:marLeft w:val="640"/>
      <w:marRight w:val="0"/>
      <w:marTop w:val="0"/>
      <w:marBottom w:val="0"/>
      <w:divBdr>
        <w:top w:val="none" w:sz="0" w:space="0" w:color="auto"/>
        <w:left w:val="none" w:sz="0" w:space="0" w:color="auto"/>
        <w:bottom w:val="none" w:sz="0" w:space="0" w:color="auto"/>
        <w:right w:val="none" w:sz="0" w:space="0" w:color="auto"/>
      </w:divBdr>
    </w:div>
    <w:div w:id="1877885025">
      <w:marLeft w:val="640"/>
      <w:marRight w:val="0"/>
      <w:marTop w:val="0"/>
      <w:marBottom w:val="0"/>
      <w:divBdr>
        <w:top w:val="none" w:sz="0" w:space="0" w:color="auto"/>
        <w:left w:val="none" w:sz="0" w:space="0" w:color="auto"/>
        <w:bottom w:val="none" w:sz="0" w:space="0" w:color="auto"/>
        <w:right w:val="none" w:sz="0" w:space="0" w:color="auto"/>
      </w:divBdr>
    </w:div>
    <w:div w:id="1878008234">
      <w:marLeft w:val="640"/>
      <w:marRight w:val="0"/>
      <w:marTop w:val="0"/>
      <w:marBottom w:val="0"/>
      <w:divBdr>
        <w:top w:val="none" w:sz="0" w:space="0" w:color="auto"/>
        <w:left w:val="none" w:sz="0" w:space="0" w:color="auto"/>
        <w:bottom w:val="none" w:sz="0" w:space="0" w:color="auto"/>
        <w:right w:val="none" w:sz="0" w:space="0" w:color="auto"/>
      </w:divBdr>
    </w:div>
    <w:div w:id="1878422491">
      <w:marLeft w:val="640"/>
      <w:marRight w:val="0"/>
      <w:marTop w:val="0"/>
      <w:marBottom w:val="0"/>
      <w:divBdr>
        <w:top w:val="none" w:sz="0" w:space="0" w:color="auto"/>
        <w:left w:val="none" w:sz="0" w:space="0" w:color="auto"/>
        <w:bottom w:val="none" w:sz="0" w:space="0" w:color="auto"/>
        <w:right w:val="none" w:sz="0" w:space="0" w:color="auto"/>
      </w:divBdr>
    </w:div>
    <w:div w:id="1879664435">
      <w:marLeft w:val="640"/>
      <w:marRight w:val="0"/>
      <w:marTop w:val="0"/>
      <w:marBottom w:val="0"/>
      <w:divBdr>
        <w:top w:val="none" w:sz="0" w:space="0" w:color="auto"/>
        <w:left w:val="none" w:sz="0" w:space="0" w:color="auto"/>
        <w:bottom w:val="none" w:sz="0" w:space="0" w:color="auto"/>
        <w:right w:val="none" w:sz="0" w:space="0" w:color="auto"/>
      </w:divBdr>
    </w:div>
    <w:div w:id="1880164921">
      <w:marLeft w:val="640"/>
      <w:marRight w:val="0"/>
      <w:marTop w:val="0"/>
      <w:marBottom w:val="0"/>
      <w:divBdr>
        <w:top w:val="none" w:sz="0" w:space="0" w:color="auto"/>
        <w:left w:val="none" w:sz="0" w:space="0" w:color="auto"/>
        <w:bottom w:val="none" w:sz="0" w:space="0" w:color="auto"/>
        <w:right w:val="none" w:sz="0" w:space="0" w:color="auto"/>
      </w:divBdr>
    </w:div>
    <w:div w:id="1880361070">
      <w:marLeft w:val="640"/>
      <w:marRight w:val="0"/>
      <w:marTop w:val="0"/>
      <w:marBottom w:val="0"/>
      <w:divBdr>
        <w:top w:val="none" w:sz="0" w:space="0" w:color="auto"/>
        <w:left w:val="none" w:sz="0" w:space="0" w:color="auto"/>
        <w:bottom w:val="none" w:sz="0" w:space="0" w:color="auto"/>
        <w:right w:val="none" w:sz="0" w:space="0" w:color="auto"/>
      </w:divBdr>
    </w:div>
    <w:div w:id="1880362623">
      <w:marLeft w:val="640"/>
      <w:marRight w:val="0"/>
      <w:marTop w:val="0"/>
      <w:marBottom w:val="0"/>
      <w:divBdr>
        <w:top w:val="none" w:sz="0" w:space="0" w:color="auto"/>
        <w:left w:val="none" w:sz="0" w:space="0" w:color="auto"/>
        <w:bottom w:val="none" w:sz="0" w:space="0" w:color="auto"/>
        <w:right w:val="none" w:sz="0" w:space="0" w:color="auto"/>
      </w:divBdr>
    </w:div>
    <w:div w:id="1880388068">
      <w:marLeft w:val="640"/>
      <w:marRight w:val="0"/>
      <w:marTop w:val="0"/>
      <w:marBottom w:val="0"/>
      <w:divBdr>
        <w:top w:val="none" w:sz="0" w:space="0" w:color="auto"/>
        <w:left w:val="none" w:sz="0" w:space="0" w:color="auto"/>
        <w:bottom w:val="none" w:sz="0" w:space="0" w:color="auto"/>
        <w:right w:val="none" w:sz="0" w:space="0" w:color="auto"/>
      </w:divBdr>
    </w:div>
    <w:div w:id="1880389211">
      <w:marLeft w:val="640"/>
      <w:marRight w:val="0"/>
      <w:marTop w:val="0"/>
      <w:marBottom w:val="0"/>
      <w:divBdr>
        <w:top w:val="none" w:sz="0" w:space="0" w:color="auto"/>
        <w:left w:val="none" w:sz="0" w:space="0" w:color="auto"/>
        <w:bottom w:val="none" w:sz="0" w:space="0" w:color="auto"/>
        <w:right w:val="none" w:sz="0" w:space="0" w:color="auto"/>
      </w:divBdr>
    </w:div>
    <w:div w:id="1880775991">
      <w:marLeft w:val="640"/>
      <w:marRight w:val="0"/>
      <w:marTop w:val="0"/>
      <w:marBottom w:val="0"/>
      <w:divBdr>
        <w:top w:val="none" w:sz="0" w:space="0" w:color="auto"/>
        <w:left w:val="none" w:sz="0" w:space="0" w:color="auto"/>
        <w:bottom w:val="none" w:sz="0" w:space="0" w:color="auto"/>
        <w:right w:val="none" w:sz="0" w:space="0" w:color="auto"/>
      </w:divBdr>
    </w:div>
    <w:div w:id="1881088840">
      <w:marLeft w:val="640"/>
      <w:marRight w:val="0"/>
      <w:marTop w:val="0"/>
      <w:marBottom w:val="0"/>
      <w:divBdr>
        <w:top w:val="none" w:sz="0" w:space="0" w:color="auto"/>
        <w:left w:val="none" w:sz="0" w:space="0" w:color="auto"/>
        <w:bottom w:val="none" w:sz="0" w:space="0" w:color="auto"/>
        <w:right w:val="none" w:sz="0" w:space="0" w:color="auto"/>
      </w:divBdr>
    </w:div>
    <w:div w:id="1882008836">
      <w:marLeft w:val="640"/>
      <w:marRight w:val="0"/>
      <w:marTop w:val="0"/>
      <w:marBottom w:val="0"/>
      <w:divBdr>
        <w:top w:val="none" w:sz="0" w:space="0" w:color="auto"/>
        <w:left w:val="none" w:sz="0" w:space="0" w:color="auto"/>
        <w:bottom w:val="none" w:sz="0" w:space="0" w:color="auto"/>
        <w:right w:val="none" w:sz="0" w:space="0" w:color="auto"/>
      </w:divBdr>
    </w:div>
    <w:div w:id="1882012495">
      <w:marLeft w:val="640"/>
      <w:marRight w:val="0"/>
      <w:marTop w:val="0"/>
      <w:marBottom w:val="0"/>
      <w:divBdr>
        <w:top w:val="none" w:sz="0" w:space="0" w:color="auto"/>
        <w:left w:val="none" w:sz="0" w:space="0" w:color="auto"/>
        <w:bottom w:val="none" w:sz="0" w:space="0" w:color="auto"/>
        <w:right w:val="none" w:sz="0" w:space="0" w:color="auto"/>
      </w:divBdr>
    </w:div>
    <w:div w:id="1882472189">
      <w:marLeft w:val="640"/>
      <w:marRight w:val="0"/>
      <w:marTop w:val="0"/>
      <w:marBottom w:val="0"/>
      <w:divBdr>
        <w:top w:val="none" w:sz="0" w:space="0" w:color="auto"/>
        <w:left w:val="none" w:sz="0" w:space="0" w:color="auto"/>
        <w:bottom w:val="none" w:sz="0" w:space="0" w:color="auto"/>
        <w:right w:val="none" w:sz="0" w:space="0" w:color="auto"/>
      </w:divBdr>
    </w:div>
    <w:div w:id="1882554002">
      <w:marLeft w:val="640"/>
      <w:marRight w:val="0"/>
      <w:marTop w:val="0"/>
      <w:marBottom w:val="0"/>
      <w:divBdr>
        <w:top w:val="none" w:sz="0" w:space="0" w:color="auto"/>
        <w:left w:val="none" w:sz="0" w:space="0" w:color="auto"/>
        <w:bottom w:val="none" w:sz="0" w:space="0" w:color="auto"/>
        <w:right w:val="none" w:sz="0" w:space="0" w:color="auto"/>
      </w:divBdr>
    </w:div>
    <w:div w:id="1882670025">
      <w:marLeft w:val="640"/>
      <w:marRight w:val="0"/>
      <w:marTop w:val="0"/>
      <w:marBottom w:val="0"/>
      <w:divBdr>
        <w:top w:val="none" w:sz="0" w:space="0" w:color="auto"/>
        <w:left w:val="none" w:sz="0" w:space="0" w:color="auto"/>
        <w:bottom w:val="none" w:sz="0" w:space="0" w:color="auto"/>
        <w:right w:val="none" w:sz="0" w:space="0" w:color="auto"/>
      </w:divBdr>
    </w:div>
    <w:div w:id="1882670128">
      <w:marLeft w:val="640"/>
      <w:marRight w:val="0"/>
      <w:marTop w:val="0"/>
      <w:marBottom w:val="0"/>
      <w:divBdr>
        <w:top w:val="none" w:sz="0" w:space="0" w:color="auto"/>
        <w:left w:val="none" w:sz="0" w:space="0" w:color="auto"/>
        <w:bottom w:val="none" w:sz="0" w:space="0" w:color="auto"/>
        <w:right w:val="none" w:sz="0" w:space="0" w:color="auto"/>
      </w:divBdr>
    </w:div>
    <w:div w:id="1882784345">
      <w:marLeft w:val="640"/>
      <w:marRight w:val="0"/>
      <w:marTop w:val="0"/>
      <w:marBottom w:val="0"/>
      <w:divBdr>
        <w:top w:val="none" w:sz="0" w:space="0" w:color="auto"/>
        <w:left w:val="none" w:sz="0" w:space="0" w:color="auto"/>
        <w:bottom w:val="none" w:sz="0" w:space="0" w:color="auto"/>
        <w:right w:val="none" w:sz="0" w:space="0" w:color="auto"/>
      </w:divBdr>
    </w:div>
    <w:div w:id="1883177429">
      <w:marLeft w:val="640"/>
      <w:marRight w:val="0"/>
      <w:marTop w:val="0"/>
      <w:marBottom w:val="0"/>
      <w:divBdr>
        <w:top w:val="none" w:sz="0" w:space="0" w:color="auto"/>
        <w:left w:val="none" w:sz="0" w:space="0" w:color="auto"/>
        <w:bottom w:val="none" w:sz="0" w:space="0" w:color="auto"/>
        <w:right w:val="none" w:sz="0" w:space="0" w:color="auto"/>
      </w:divBdr>
    </w:div>
    <w:div w:id="1883396802">
      <w:marLeft w:val="640"/>
      <w:marRight w:val="0"/>
      <w:marTop w:val="0"/>
      <w:marBottom w:val="0"/>
      <w:divBdr>
        <w:top w:val="none" w:sz="0" w:space="0" w:color="auto"/>
        <w:left w:val="none" w:sz="0" w:space="0" w:color="auto"/>
        <w:bottom w:val="none" w:sz="0" w:space="0" w:color="auto"/>
        <w:right w:val="none" w:sz="0" w:space="0" w:color="auto"/>
      </w:divBdr>
    </w:div>
    <w:div w:id="1883517602">
      <w:marLeft w:val="640"/>
      <w:marRight w:val="0"/>
      <w:marTop w:val="0"/>
      <w:marBottom w:val="0"/>
      <w:divBdr>
        <w:top w:val="none" w:sz="0" w:space="0" w:color="auto"/>
        <w:left w:val="none" w:sz="0" w:space="0" w:color="auto"/>
        <w:bottom w:val="none" w:sz="0" w:space="0" w:color="auto"/>
        <w:right w:val="none" w:sz="0" w:space="0" w:color="auto"/>
      </w:divBdr>
    </w:div>
    <w:div w:id="1883832682">
      <w:marLeft w:val="640"/>
      <w:marRight w:val="0"/>
      <w:marTop w:val="0"/>
      <w:marBottom w:val="0"/>
      <w:divBdr>
        <w:top w:val="none" w:sz="0" w:space="0" w:color="auto"/>
        <w:left w:val="none" w:sz="0" w:space="0" w:color="auto"/>
        <w:bottom w:val="none" w:sz="0" w:space="0" w:color="auto"/>
        <w:right w:val="none" w:sz="0" w:space="0" w:color="auto"/>
      </w:divBdr>
    </w:div>
    <w:div w:id="1884058349">
      <w:marLeft w:val="640"/>
      <w:marRight w:val="0"/>
      <w:marTop w:val="0"/>
      <w:marBottom w:val="0"/>
      <w:divBdr>
        <w:top w:val="none" w:sz="0" w:space="0" w:color="auto"/>
        <w:left w:val="none" w:sz="0" w:space="0" w:color="auto"/>
        <w:bottom w:val="none" w:sz="0" w:space="0" w:color="auto"/>
        <w:right w:val="none" w:sz="0" w:space="0" w:color="auto"/>
      </w:divBdr>
    </w:div>
    <w:div w:id="1884172691">
      <w:marLeft w:val="640"/>
      <w:marRight w:val="0"/>
      <w:marTop w:val="0"/>
      <w:marBottom w:val="0"/>
      <w:divBdr>
        <w:top w:val="none" w:sz="0" w:space="0" w:color="auto"/>
        <w:left w:val="none" w:sz="0" w:space="0" w:color="auto"/>
        <w:bottom w:val="none" w:sz="0" w:space="0" w:color="auto"/>
        <w:right w:val="none" w:sz="0" w:space="0" w:color="auto"/>
      </w:divBdr>
    </w:div>
    <w:div w:id="1884174562">
      <w:marLeft w:val="640"/>
      <w:marRight w:val="0"/>
      <w:marTop w:val="0"/>
      <w:marBottom w:val="0"/>
      <w:divBdr>
        <w:top w:val="none" w:sz="0" w:space="0" w:color="auto"/>
        <w:left w:val="none" w:sz="0" w:space="0" w:color="auto"/>
        <w:bottom w:val="none" w:sz="0" w:space="0" w:color="auto"/>
        <w:right w:val="none" w:sz="0" w:space="0" w:color="auto"/>
      </w:divBdr>
    </w:div>
    <w:div w:id="1885557833">
      <w:marLeft w:val="640"/>
      <w:marRight w:val="0"/>
      <w:marTop w:val="0"/>
      <w:marBottom w:val="0"/>
      <w:divBdr>
        <w:top w:val="none" w:sz="0" w:space="0" w:color="auto"/>
        <w:left w:val="none" w:sz="0" w:space="0" w:color="auto"/>
        <w:bottom w:val="none" w:sz="0" w:space="0" w:color="auto"/>
        <w:right w:val="none" w:sz="0" w:space="0" w:color="auto"/>
      </w:divBdr>
    </w:div>
    <w:div w:id="1885827951">
      <w:marLeft w:val="640"/>
      <w:marRight w:val="0"/>
      <w:marTop w:val="0"/>
      <w:marBottom w:val="0"/>
      <w:divBdr>
        <w:top w:val="none" w:sz="0" w:space="0" w:color="auto"/>
        <w:left w:val="none" w:sz="0" w:space="0" w:color="auto"/>
        <w:bottom w:val="none" w:sz="0" w:space="0" w:color="auto"/>
        <w:right w:val="none" w:sz="0" w:space="0" w:color="auto"/>
      </w:divBdr>
    </w:div>
    <w:div w:id="1886017393">
      <w:marLeft w:val="640"/>
      <w:marRight w:val="0"/>
      <w:marTop w:val="0"/>
      <w:marBottom w:val="0"/>
      <w:divBdr>
        <w:top w:val="none" w:sz="0" w:space="0" w:color="auto"/>
        <w:left w:val="none" w:sz="0" w:space="0" w:color="auto"/>
        <w:bottom w:val="none" w:sz="0" w:space="0" w:color="auto"/>
        <w:right w:val="none" w:sz="0" w:space="0" w:color="auto"/>
      </w:divBdr>
    </w:div>
    <w:div w:id="1886915782">
      <w:marLeft w:val="640"/>
      <w:marRight w:val="0"/>
      <w:marTop w:val="0"/>
      <w:marBottom w:val="0"/>
      <w:divBdr>
        <w:top w:val="none" w:sz="0" w:space="0" w:color="auto"/>
        <w:left w:val="none" w:sz="0" w:space="0" w:color="auto"/>
        <w:bottom w:val="none" w:sz="0" w:space="0" w:color="auto"/>
        <w:right w:val="none" w:sz="0" w:space="0" w:color="auto"/>
      </w:divBdr>
    </w:div>
    <w:div w:id="1886942739">
      <w:marLeft w:val="640"/>
      <w:marRight w:val="0"/>
      <w:marTop w:val="0"/>
      <w:marBottom w:val="0"/>
      <w:divBdr>
        <w:top w:val="none" w:sz="0" w:space="0" w:color="auto"/>
        <w:left w:val="none" w:sz="0" w:space="0" w:color="auto"/>
        <w:bottom w:val="none" w:sz="0" w:space="0" w:color="auto"/>
        <w:right w:val="none" w:sz="0" w:space="0" w:color="auto"/>
      </w:divBdr>
    </w:div>
    <w:div w:id="1887057885">
      <w:marLeft w:val="640"/>
      <w:marRight w:val="0"/>
      <w:marTop w:val="0"/>
      <w:marBottom w:val="0"/>
      <w:divBdr>
        <w:top w:val="none" w:sz="0" w:space="0" w:color="auto"/>
        <w:left w:val="none" w:sz="0" w:space="0" w:color="auto"/>
        <w:bottom w:val="none" w:sz="0" w:space="0" w:color="auto"/>
        <w:right w:val="none" w:sz="0" w:space="0" w:color="auto"/>
      </w:divBdr>
    </w:div>
    <w:div w:id="1887520387">
      <w:marLeft w:val="640"/>
      <w:marRight w:val="0"/>
      <w:marTop w:val="0"/>
      <w:marBottom w:val="0"/>
      <w:divBdr>
        <w:top w:val="none" w:sz="0" w:space="0" w:color="auto"/>
        <w:left w:val="none" w:sz="0" w:space="0" w:color="auto"/>
        <w:bottom w:val="none" w:sz="0" w:space="0" w:color="auto"/>
        <w:right w:val="none" w:sz="0" w:space="0" w:color="auto"/>
      </w:divBdr>
    </w:div>
    <w:div w:id="1888108408">
      <w:marLeft w:val="640"/>
      <w:marRight w:val="0"/>
      <w:marTop w:val="0"/>
      <w:marBottom w:val="0"/>
      <w:divBdr>
        <w:top w:val="none" w:sz="0" w:space="0" w:color="auto"/>
        <w:left w:val="none" w:sz="0" w:space="0" w:color="auto"/>
        <w:bottom w:val="none" w:sz="0" w:space="0" w:color="auto"/>
        <w:right w:val="none" w:sz="0" w:space="0" w:color="auto"/>
      </w:divBdr>
    </w:div>
    <w:div w:id="1888373495">
      <w:marLeft w:val="640"/>
      <w:marRight w:val="0"/>
      <w:marTop w:val="0"/>
      <w:marBottom w:val="0"/>
      <w:divBdr>
        <w:top w:val="none" w:sz="0" w:space="0" w:color="auto"/>
        <w:left w:val="none" w:sz="0" w:space="0" w:color="auto"/>
        <w:bottom w:val="none" w:sz="0" w:space="0" w:color="auto"/>
        <w:right w:val="none" w:sz="0" w:space="0" w:color="auto"/>
      </w:divBdr>
    </w:div>
    <w:div w:id="1888682471">
      <w:marLeft w:val="640"/>
      <w:marRight w:val="0"/>
      <w:marTop w:val="0"/>
      <w:marBottom w:val="0"/>
      <w:divBdr>
        <w:top w:val="none" w:sz="0" w:space="0" w:color="auto"/>
        <w:left w:val="none" w:sz="0" w:space="0" w:color="auto"/>
        <w:bottom w:val="none" w:sz="0" w:space="0" w:color="auto"/>
        <w:right w:val="none" w:sz="0" w:space="0" w:color="auto"/>
      </w:divBdr>
    </w:div>
    <w:div w:id="1888686978">
      <w:marLeft w:val="640"/>
      <w:marRight w:val="0"/>
      <w:marTop w:val="0"/>
      <w:marBottom w:val="0"/>
      <w:divBdr>
        <w:top w:val="none" w:sz="0" w:space="0" w:color="auto"/>
        <w:left w:val="none" w:sz="0" w:space="0" w:color="auto"/>
        <w:bottom w:val="none" w:sz="0" w:space="0" w:color="auto"/>
        <w:right w:val="none" w:sz="0" w:space="0" w:color="auto"/>
      </w:divBdr>
    </w:div>
    <w:div w:id="1888687630">
      <w:marLeft w:val="640"/>
      <w:marRight w:val="0"/>
      <w:marTop w:val="0"/>
      <w:marBottom w:val="0"/>
      <w:divBdr>
        <w:top w:val="none" w:sz="0" w:space="0" w:color="auto"/>
        <w:left w:val="none" w:sz="0" w:space="0" w:color="auto"/>
        <w:bottom w:val="none" w:sz="0" w:space="0" w:color="auto"/>
        <w:right w:val="none" w:sz="0" w:space="0" w:color="auto"/>
      </w:divBdr>
    </w:div>
    <w:div w:id="1888911178">
      <w:marLeft w:val="640"/>
      <w:marRight w:val="0"/>
      <w:marTop w:val="0"/>
      <w:marBottom w:val="0"/>
      <w:divBdr>
        <w:top w:val="none" w:sz="0" w:space="0" w:color="auto"/>
        <w:left w:val="none" w:sz="0" w:space="0" w:color="auto"/>
        <w:bottom w:val="none" w:sz="0" w:space="0" w:color="auto"/>
        <w:right w:val="none" w:sz="0" w:space="0" w:color="auto"/>
      </w:divBdr>
    </w:div>
    <w:div w:id="1889603747">
      <w:marLeft w:val="640"/>
      <w:marRight w:val="0"/>
      <w:marTop w:val="0"/>
      <w:marBottom w:val="0"/>
      <w:divBdr>
        <w:top w:val="none" w:sz="0" w:space="0" w:color="auto"/>
        <w:left w:val="none" w:sz="0" w:space="0" w:color="auto"/>
        <w:bottom w:val="none" w:sz="0" w:space="0" w:color="auto"/>
        <w:right w:val="none" w:sz="0" w:space="0" w:color="auto"/>
      </w:divBdr>
    </w:div>
    <w:div w:id="1889800339">
      <w:marLeft w:val="640"/>
      <w:marRight w:val="0"/>
      <w:marTop w:val="0"/>
      <w:marBottom w:val="0"/>
      <w:divBdr>
        <w:top w:val="none" w:sz="0" w:space="0" w:color="auto"/>
        <w:left w:val="none" w:sz="0" w:space="0" w:color="auto"/>
        <w:bottom w:val="none" w:sz="0" w:space="0" w:color="auto"/>
        <w:right w:val="none" w:sz="0" w:space="0" w:color="auto"/>
      </w:divBdr>
    </w:div>
    <w:div w:id="1889804250">
      <w:marLeft w:val="640"/>
      <w:marRight w:val="0"/>
      <w:marTop w:val="0"/>
      <w:marBottom w:val="0"/>
      <w:divBdr>
        <w:top w:val="none" w:sz="0" w:space="0" w:color="auto"/>
        <w:left w:val="none" w:sz="0" w:space="0" w:color="auto"/>
        <w:bottom w:val="none" w:sz="0" w:space="0" w:color="auto"/>
        <w:right w:val="none" w:sz="0" w:space="0" w:color="auto"/>
      </w:divBdr>
    </w:div>
    <w:div w:id="1890024011">
      <w:marLeft w:val="640"/>
      <w:marRight w:val="0"/>
      <w:marTop w:val="0"/>
      <w:marBottom w:val="0"/>
      <w:divBdr>
        <w:top w:val="none" w:sz="0" w:space="0" w:color="auto"/>
        <w:left w:val="none" w:sz="0" w:space="0" w:color="auto"/>
        <w:bottom w:val="none" w:sz="0" w:space="0" w:color="auto"/>
        <w:right w:val="none" w:sz="0" w:space="0" w:color="auto"/>
      </w:divBdr>
    </w:div>
    <w:div w:id="1890148299">
      <w:marLeft w:val="640"/>
      <w:marRight w:val="0"/>
      <w:marTop w:val="0"/>
      <w:marBottom w:val="0"/>
      <w:divBdr>
        <w:top w:val="none" w:sz="0" w:space="0" w:color="auto"/>
        <w:left w:val="none" w:sz="0" w:space="0" w:color="auto"/>
        <w:bottom w:val="none" w:sz="0" w:space="0" w:color="auto"/>
        <w:right w:val="none" w:sz="0" w:space="0" w:color="auto"/>
      </w:divBdr>
    </w:div>
    <w:div w:id="1890260268">
      <w:marLeft w:val="640"/>
      <w:marRight w:val="0"/>
      <w:marTop w:val="0"/>
      <w:marBottom w:val="0"/>
      <w:divBdr>
        <w:top w:val="none" w:sz="0" w:space="0" w:color="auto"/>
        <w:left w:val="none" w:sz="0" w:space="0" w:color="auto"/>
        <w:bottom w:val="none" w:sz="0" w:space="0" w:color="auto"/>
        <w:right w:val="none" w:sz="0" w:space="0" w:color="auto"/>
      </w:divBdr>
    </w:div>
    <w:div w:id="1890677976">
      <w:marLeft w:val="640"/>
      <w:marRight w:val="0"/>
      <w:marTop w:val="0"/>
      <w:marBottom w:val="0"/>
      <w:divBdr>
        <w:top w:val="none" w:sz="0" w:space="0" w:color="auto"/>
        <w:left w:val="none" w:sz="0" w:space="0" w:color="auto"/>
        <w:bottom w:val="none" w:sz="0" w:space="0" w:color="auto"/>
        <w:right w:val="none" w:sz="0" w:space="0" w:color="auto"/>
      </w:divBdr>
    </w:div>
    <w:div w:id="1890727622">
      <w:marLeft w:val="640"/>
      <w:marRight w:val="0"/>
      <w:marTop w:val="0"/>
      <w:marBottom w:val="0"/>
      <w:divBdr>
        <w:top w:val="none" w:sz="0" w:space="0" w:color="auto"/>
        <w:left w:val="none" w:sz="0" w:space="0" w:color="auto"/>
        <w:bottom w:val="none" w:sz="0" w:space="0" w:color="auto"/>
        <w:right w:val="none" w:sz="0" w:space="0" w:color="auto"/>
      </w:divBdr>
    </w:div>
    <w:div w:id="1890845313">
      <w:marLeft w:val="640"/>
      <w:marRight w:val="0"/>
      <w:marTop w:val="0"/>
      <w:marBottom w:val="0"/>
      <w:divBdr>
        <w:top w:val="none" w:sz="0" w:space="0" w:color="auto"/>
        <w:left w:val="none" w:sz="0" w:space="0" w:color="auto"/>
        <w:bottom w:val="none" w:sz="0" w:space="0" w:color="auto"/>
        <w:right w:val="none" w:sz="0" w:space="0" w:color="auto"/>
      </w:divBdr>
    </w:div>
    <w:div w:id="1890915010">
      <w:marLeft w:val="640"/>
      <w:marRight w:val="0"/>
      <w:marTop w:val="0"/>
      <w:marBottom w:val="0"/>
      <w:divBdr>
        <w:top w:val="none" w:sz="0" w:space="0" w:color="auto"/>
        <w:left w:val="none" w:sz="0" w:space="0" w:color="auto"/>
        <w:bottom w:val="none" w:sz="0" w:space="0" w:color="auto"/>
        <w:right w:val="none" w:sz="0" w:space="0" w:color="auto"/>
      </w:divBdr>
    </w:div>
    <w:div w:id="1891189459">
      <w:marLeft w:val="640"/>
      <w:marRight w:val="0"/>
      <w:marTop w:val="0"/>
      <w:marBottom w:val="0"/>
      <w:divBdr>
        <w:top w:val="none" w:sz="0" w:space="0" w:color="auto"/>
        <w:left w:val="none" w:sz="0" w:space="0" w:color="auto"/>
        <w:bottom w:val="none" w:sz="0" w:space="0" w:color="auto"/>
        <w:right w:val="none" w:sz="0" w:space="0" w:color="auto"/>
      </w:divBdr>
    </w:div>
    <w:div w:id="1891500737">
      <w:marLeft w:val="640"/>
      <w:marRight w:val="0"/>
      <w:marTop w:val="0"/>
      <w:marBottom w:val="0"/>
      <w:divBdr>
        <w:top w:val="none" w:sz="0" w:space="0" w:color="auto"/>
        <w:left w:val="none" w:sz="0" w:space="0" w:color="auto"/>
        <w:bottom w:val="none" w:sz="0" w:space="0" w:color="auto"/>
        <w:right w:val="none" w:sz="0" w:space="0" w:color="auto"/>
      </w:divBdr>
    </w:div>
    <w:div w:id="1891763146">
      <w:marLeft w:val="640"/>
      <w:marRight w:val="0"/>
      <w:marTop w:val="0"/>
      <w:marBottom w:val="0"/>
      <w:divBdr>
        <w:top w:val="none" w:sz="0" w:space="0" w:color="auto"/>
        <w:left w:val="none" w:sz="0" w:space="0" w:color="auto"/>
        <w:bottom w:val="none" w:sz="0" w:space="0" w:color="auto"/>
        <w:right w:val="none" w:sz="0" w:space="0" w:color="auto"/>
      </w:divBdr>
    </w:div>
    <w:div w:id="1892032106">
      <w:marLeft w:val="640"/>
      <w:marRight w:val="0"/>
      <w:marTop w:val="0"/>
      <w:marBottom w:val="0"/>
      <w:divBdr>
        <w:top w:val="none" w:sz="0" w:space="0" w:color="auto"/>
        <w:left w:val="none" w:sz="0" w:space="0" w:color="auto"/>
        <w:bottom w:val="none" w:sz="0" w:space="0" w:color="auto"/>
        <w:right w:val="none" w:sz="0" w:space="0" w:color="auto"/>
      </w:divBdr>
    </w:div>
    <w:div w:id="1892039411">
      <w:marLeft w:val="640"/>
      <w:marRight w:val="0"/>
      <w:marTop w:val="0"/>
      <w:marBottom w:val="0"/>
      <w:divBdr>
        <w:top w:val="none" w:sz="0" w:space="0" w:color="auto"/>
        <w:left w:val="none" w:sz="0" w:space="0" w:color="auto"/>
        <w:bottom w:val="none" w:sz="0" w:space="0" w:color="auto"/>
        <w:right w:val="none" w:sz="0" w:space="0" w:color="auto"/>
      </w:divBdr>
    </w:div>
    <w:div w:id="1892114457">
      <w:marLeft w:val="640"/>
      <w:marRight w:val="0"/>
      <w:marTop w:val="0"/>
      <w:marBottom w:val="0"/>
      <w:divBdr>
        <w:top w:val="none" w:sz="0" w:space="0" w:color="auto"/>
        <w:left w:val="none" w:sz="0" w:space="0" w:color="auto"/>
        <w:bottom w:val="none" w:sz="0" w:space="0" w:color="auto"/>
        <w:right w:val="none" w:sz="0" w:space="0" w:color="auto"/>
      </w:divBdr>
    </w:div>
    <w:div w:id="1892115817">
      <w:marLeft w:val="640"/>
      <w:marRight w:val="0"/>
      <w:marTop w:val="0"/>
      <w:marBottom w:val="0"/>
      <w:divBdr>
        <w:top w:val="none" w:sz="0" w:space="0" w:color="auto"/>
        <w:left w:val="none" w:sz="0" w:space="0" w:color="auto"/>
        <w:bottom w:val="none" w:sz="0" w:space="0" w:color="auto"/>
        <w:right w:val="none" w:sz="0" w:space="0" w:color="auto"/>
      </w:divBdr>
    </w:div>
    <w:div w:id="1892571344">
      <w:marLeft w:val="640"/>
      <w:marRight w:val="0"/>
      <w:marTop w:val="0"/>
      <w:marBottom w:val="0"/>
      <w:divBdr>
        <w:top w:val="none" w:sz="0" w:space="0" w:color="auto"/>
        <w:left w:val="none" w:sz="0" w:space="0" w:color="auto"/>
        <w:bottom w:val="none" w:sz="0" w:space="0" w:color="auto"/>
        <w:right w:val="none" w:sz="0" w:space="0" w:color="auto"/>
      </w:divBdr>
    </w:div>
    <w:div w:id="1892695245">
      <w:marLeft w:val="640"/>
      <w:marRight w:val="0"/>
      <w:marTop w:val="0"/>
      <w:marBottom w:val="0"/>
      <w:divBdr>
        <w:top w:val="none" w:sz="0" w:space="0" w:color="auto"/>
        <w:left w:val="none" w:sz="0" w:space="0" w:color="auto"/>
        <w:bottom w:val="none" w:sz="0" w:space="0" w:color="auto"/>
        <w:right w:val="none" w:sz="0" w:space="0" w:color="auto"/>
      </w:divBdr>
    </w:div>
    <w:div w:id="1892840932">
      <w:marLeft w:val="640"/>
      <w:marRight w:val="0"/>
      <w:marTop w:val="0"/>
      <w:marBottom w:val="0"/>
      <w:divBdr>
        <w:top w:val="none" w:sz="0" w:space="0" w:color="auto"/>
        <w:left w:val="none" w:sz="0" w:space="0" w:color="auto"/>
        <w:bottom w:val="none" w:sz="0" w:space="0" w:color="auto"/>
        <w:right w:val="none" w:sz="0" w:space="0" w:color="auto"/>
      </w:divBdr>
    </w:div>
    <w:div w:id="1893075871">
      <w:marLeft w:val="640"/>
      <w:marRight w:val="0"/>
      <w:marTop w:val="0"/>
      <w:marBottom w:val="0"/>
      <w:divBdr>
        <w:top w:val="none" w:sz="0" w:space="0" w:color="auto"/>
        <w:left w:val="none" w:sz="0" w:space="0" w:color="auto"/>
        <w:bottom w:val="none" w:sz="0" w:space="0" w:color="auto"/>
        <w:right w:val="none" w:sz="0" w:space="0" w:color="auto"/>
      </w:divBdr>
    </w:div>
    <w:div w:id="1893272851">
      <w:marLeft w:val="640"/>
      <w:marRight w:val="0"/>
      <w:marTop w:val="0"/>
      <w:marBottom w:val="0"/>
      <w:divBdr>
        <w:top w:val="none" w:sz="0" w:space="0" w:color="auto"/>
        <w:left w:val="none" w:sz="0" w:space="0" w:color="auto"/>
        <w:bottom w:val="none" w:sz="0" w:space="0" w:color="auto"/>
        <w:right w:val="none" w:sz="0" w:space="0" w:color="auto"/>
      </w:divBdr>
    </w:div>
    <w:div w:id="1893301538">
      <w:marLeft w:val="640"/>
      <w:marRight w:val="0"/>
      <w:marTop w:val="0"/>
      <w:marBottom w:val="0"/>
      <w:divBdr>
        <w:top w:val="none" w:sz="0" w:space="0" w:color="auto"/>
        <w:left w:val="none" w:sz="0" w:space="0" w:color="auto"/>
        <w:bottom w:val="none" w:sz="0" w:space="0" w:color="auto"/>
        <w:right w:val="none" w:sz="0" w:space="0" w:color="auto"/>
      </w:divBdr>
    </w:div>
    <w:div w:id="1893420586">
      <w:marLeft w:val="640"/>
      <w:marRight w:val="0"/>
      <w:marTop w:val="0"/>
      <w:marBottom w:val="0"/>
      <w:divBdr>
        <w:top w:val="none" w:sz="0" w:space="0" w:color="auto"/>
        <w:left w:val="none" w:sz="0" w:space="0" w:color="auto"/>
        <w:bottom w:val="none" w:sz="0" w:space="0" w:color="auto"/>
        <w:right w:val="none" w:sz="0" w:space="0" w:color="auto"/>
      </w:divBdr>
    </w:div>
    <w:div w:id="1893885642">
      <w:marLeft w:val="640"/>
      <w:marRight w:val="0"/>
      <w:marTop w:val="0"/>
      <w:marBottom w:val="0"/>
      <w:divBdr>
        <w:top w:val="none" w:sz="0" w:space="0" w:color="auto"/>
        <w:left w:val="none" w:sz="0" w:space="0" w:color="auto"/>
        <w:bottom w:val="none" w:sz="0" w:space="0" w:color="auto"/>
        <w:right w:val="none" w:sz="0" w:space="0" w:color="auto"/>
      </w:divBdr>
    </w:div>
    <w:div w:id="1893925896">
      <w:marLeft w:val="640"/>
      <w:marRight w:val="0"/>
      <w:marTop w:val="0"/>
      <w:marBottom w:val="0"/>
      <w:divBdr>
        <w:top w:val="none" w:sz="0" w:space="0" w:color="auto"/>
        <w:left w:val="none" w:sz="0" w:space="0" w:color="auto"/>
        <w:bottom w:val="none" w:sz="0" w:space="0" w:color="auto"/>
        <w:right w:val="none" w:sz="0" w:space="0" w:color="auto"/>
      </w:divBdr>
    </w:div>
    <w:div w:id="1895115421">
      <w:marLeft w:val="640"/>
      <w:marRight w:val="0"/>
      <w:marTop w:val="0"/>
      <w:marBottom w:val="0"/>
      <w:divBdr>
        <w:top w:val="none" w:sz="0" w:space="0" w:color="auto"/>
        <w:left w:val="none" w:sz="0" w:space="0" w:color="auto"/>
        <w:bottom w:val="none" w:sz="0" w:space="0" w:color="auto"/>
        <w:right w:val="none" w:sz="0" w:space="0" w:color="auto"/>
      </w:divBdr>
    </w:div>
    <w:div w:id="1895696765">
      <w:marLeft w:val="640"/>
      <w:marRight w:val="0"/>
      <w:marTop w:val="0"/>
      <w:marBottom w:val="0"/>
      <w:divBdr>
        <w:top w:val="none" w:sz="0" w:space="0" w:color="auto"/>
        <w:left w:val="none" w:sz="0" w:space="0" w:color="auto"/>
        <w:bottom w:val="none" w:sz="0" w:space="0" w:color="auto"/>
        <w:right w:val="none" w:sz="0" w:space="0" w:color="auto"/>
      </w:divBdr>
    </w:div>
    <w:div w:id="1895967492">
      <w:marLeft w:val="640"/>
      <w:marRight w:val="0"/>
      <w:marTop w:val="0"/>
      <w:marBottom w:val="0"/>
      <w:divBdr>
        <w:top w:val="none" w:sz="0" w:space="0" w:color="auto"/>
        <w:left w:val="none" w:sz="0" w:space="0" w:color="auto"/>
        <w:bottom w:val="none" w:sz="0" w:space="0" w:color="auto"/>
        <w:right w:val="none" w:sz="0" w:space="0" w:color="auto"/>
      </w:divBdr>
    </w:div>
    <w:div w:id="1896426671">
      <w:marLeft w:val="640"/>
      <w:marRight w:val="0"/>
      <w:marTop w:val="0"/>
      <w:marBottom w:val="0"/>
      <w:divBdr>
        <w:top w:val="none" w:sz="0" w:space="0" w:color="auto"/>
        <w:left w:val="none" w:sz="0" w:space="0" w:color="auto"/>
        <w:bottom w:val="none" w:sz="0" w:space="0" w:color="auto"/>
        <w:right w:val="none" w:sz="0" w:space="0" w:color="auto"/>
      </w:divBdr>
    </w:div>
    <w:div w:id="1896508294">
      <w:marLeft w:val="640"/>
      <w:marRight w:val="0"/>
      <w:marTop w:val="0"/>
      <w:marBottom w:val="0"/>
      <w:divBdr>
        <w:top w:val="none" w:sz="0" w:space="0" w:color="auto"/>
        <w:left w:val="none" w:sz="0" w:space="0" w:color="auto"/>
        <w:bottom w:val="none" w:sz="0" w:space="0" w:color="auto"/>
        <w:right w:val="none" w:sz="0" w:space="0" w:color="auto"/>
      </w:divBdr>
    </w:div>
    <w:div w:id="1896700633">
      <w:marLeft w:val="640"/>
      <w:marRight w:val="0"/>
      <w:marTop w:val="0"/>
      <w:marBottom w:val="0"/>
      <w:divBdr>
        <w:top w:val="none" w:sz="0" w:space="0" w:color="auto"/>
        <w:left w:val="none" w:sz="0" w:space="0" w:color="auto"/>
        <w:bottom w:val="none" w:sz="0" w:space="0" w:color="auto"/>
        <w:right w:val="none" w:sz="0" w:space="0" w:color="auto"/>
      </w:divBdr>
    </w:div>
    <w:div w:id="1896815901">
      <w:marLeft w:val="640"/>
      <w:marRight w:val="0"/>
      <w:marTop w:val="0"/>
      <w:marBottom w:val="0"/>
      <w:divBdr>
        <w:top w:val="none" w:sz="0" w:space="0" w:color="auto"/>
        <w:left w:val="none" w:sz="0" w:space="0" w:color="auto"/>
        <w:bottom w:val="none" w:sz="0" w:space="0" w:color="auto"/>
        <w:right w:val="none" w:sz="0" w:space="0" w:color="auto"/>
      </w:divBdr>
    </w:div>
    <w:div w:id="1896893705">
      <w:marLeft w:val="640"/>
      <w:marRight w:val="0"/>
      <w:marTop w:val="0"/>
      <w:marBottom w:val="0"/>
      <w:divBdr>
        <w:top w:val="none" w:sz="0" w:space="0" w:color="auto"/>
        <w:left w:val="none" w:sz="0" w:space="0" w:color="auto"/>
        <w:bottom w:val="none" w:sz="0" w:space="0" w:color="auto"/>
        <w:right w:val="none" w:sz="0" w:space="0" w:color="auto"/>
      </w:divBdr>
    </w:div>
    <w:div w:id="1897275140">
      <w:marLeft w:val="640"/>
      <w:marRight w:val="0"/>
      <w:marTop w:val="0"/>
      <w:marBottom w:val="0"/>
      <w:divBdr>
        <w:top w:val="none" w:sz="0" w:space="0" w:color="auto"/>
        <w:left w:val="none" w:sz="0" w:space="0" w:color="auto"/>
        <w:bottom w:val="none" w:sz="0" w:space="0" w:color="auto"/>
        <w:right w:val="none" w:sz="0" w:space="0" w:color="auto"/>
      </w:divBdr>
    </w:div>
    <w:div w:id="1897425221">
      <w:marLeft w:val="640"/>
      <w:marRight w:val="0"/>
      <w:marTop w:val="0"/>
      <w:marBottom w:val="0"/>
      <w:divBdr>
        <w:top w:val="none" w:sz="0" w:space="0" w:color="auto"/>
        <w:left w:val="none" w:sz="0" w:space="0" w:color="auto"/>
        <w:bottom w:val="none" w:sz="0" w:space="0" w:color="auto"/>
        <w:right w:val="none" w:sz="0" w:space="0" w:color="auto"/>
      </w:divBdr>
    </w:div>
    <w:div w:id="1898541012">
      <w:marLeft w:val="640"/>
      <w:marRight w:val="0"/>
      <w:marTop w:val="0"/>
      <w:marBottom w:val="0"/>
      <w:divBdr>
        <w:top w:val="none" w:sz="0" w:space="0" w:color="auto"/>
        <w:left w:val="none" w:sz="0" w:space="0" w:color="auto"/>
        <w:bottom w:val="none" w:sz="0" w:space="0" w:color="auto"/>
        <w:right w:val="none" w:sz="0" w:space="0" w:color="auto"/>
      </w:divBdr>
    </w:div>
    <w:div w:id="1898857485">
      <w:marLeft w:val="640"/>
      <w:marRight w:val="0"/>
      <w:marTop w:val="0"/>
      <w:marBottom w:val="0"/>
      <w:divBdr>
        <w:top w:val="none" w:sz="0" w:space="0" w:color="auto"/>
        <w:left w:val="none" w:sz="0" w:space="0" w:color="auto"/>
        <w:bottom w:val="none" w:sz="0" w:space="0" w:color="auto"/>
        <w:right w:val="none" w:sz="0" w:space="0" w:color="auto"/>
      </w:divBdr>
    </w:div>
    <w:div w:id="1899586593">
      <w:marLeft w:val="640"/>
      <w:marRight w:val="0"/>
      <w:marTop w:val="0"/>
      <w:marBottom w:val="0"/>
      <w:divBdr>
        <w:top w:val="none" w:sz="0" w:space="0" w:color="auto"/>
        <w:left w:val="none" w:sz="0" w:space="0" w:color="auto"/>
        <w:bottom w:val="none" w:sz="0" w:space="0" w:color="auto"/>
        <w:right w:val="none" w:sz="0" w:space="0" w:color="auto"/>
      </w:divBdr>
    </w:div>
    <w:div w:id="1899897562">
      <w:marLeft w:val="640"/>
      <w:marRight w:val="0"/>
      <w:marTop w:val="0"/>
      <w:marBottom w:val="0"/>
      <w:divBdr>
        <w:top w:val="none" w:sz="0" w:space="0" w:color="auto"/>
        <w:left w:val="none" w:sz="0" w:space="0" w:color="auto"/>
        <w:bottom w:val="none" w:sz="0" w:space="0" w:color="auto"/>
        <w:right w:val="none" w:sz="0" w:space="0" w:color="auto"/>
      </w:divBdr>
    </w:div>
    <w:div w:id="1900048243">
      <w:marLeft w:val="640"/>
      <w:marRight w:val="0"/>
      <w:marTop w:val="0"/>
      <w:marBottom w:val="0"/>
      <w:divBdr>
        <w:top w:val="none" w:sz="0" w:space="0" w:color="auto"/>
        <w:left w:val="none" w:sz="0" w:space="0" w:color="auto"/>
        <w:bottom w:val="none" w:sz="0" w:space="0" w:color="auto"/>
        <w:right w:val="none" w:sz="0" w:space="0" w:color="auto"/>
      </w:divBdr>
    </w:div>
    <w:div w:id="1900633387">
      <w:marLeft w:val="640"/>
      <w:marRight w:val="0"/>
      <w:marTop w:val="0"/>
      <w:marBottom w:val="0"/>
      <w:divBdr>
        <w:top w:val="none" w:sz="0" w:space="0" w:color="auto"/>
        <w:left w:val="none" w:sz="0" w:space="0" w:color="auto"/>
        <w:bottom w:val="none" w:sz="0" w:space="0" w:color="auto"/>
        <w:right w:val="none" w:sz="0" w:space="0" w:color="auto"/>
      </w:divBdr>
    </w:div>
    <w:div w:id="1900633906">
      <w:marLeft w:val="640"/>
      <w:marRight w:val="0"/>
      <w:marTop w:val="0"/>
      <w:marBottom w:val="0"/>
      <w:divBdr>
        <w:top w:val="none" w:sz="0" w:space="0" w:color="auto"/>
        <w:left w:val="none" w:sz="0" w:space="0" w:color="auto"/>
        <w:bottom w:val="none" w:sz="0" w:space="0" w:color="auto"/>
        <w:right w:val="none" w:sz="0" w:space="0" w:color="auto"/>
      </w:divBdr>
    </w:div>
    <w:div w:id="1901552229">
      <w:marLeft w:val="640"/>
      <w:marRight w:val="0"/>
      <w:marTop w:val="0"/>
      <w:marBottom w:val="0"/>
      <w:divBdr>
        <w:top w:val="none" w:sz="0" w:space="0" w:color="auto"/>
        <w:left w:val="none" w:sz="0" w:space="0" w:color="auto"/>
        <w:bottom w:val="none" w:sz="0" w:space="0" w:color="auto"/>
        <w:right w:val="none" w:sz="0" w:space="0" w:color="auto"/>
      </w:divBdr>
    </w:div>
    <w:div w:id="1901943468">
      <w:marLeft w:val="640"/>
      <w:marRight w:val="0"/>
      <w:marTop w:val="0"/>
      <w:marBottom w:val="0"/>
      <w:divBdr>
        <w:top w:val="none" w:sz="0" w:space="0" w:color="auto"/>
        <w:left w:val="none" w:sz="0" w:space="0" w:color="auto"/>
        <w:bottom w:val="none" w:sz="0" w:space="0" w:color="auto"/>
        <w:right w:val="none" w:sz="0" w:space="0" w:color="auto"/>
      </w:divBdr>
    </w:div>
    <w:div w:id="1902328760">
      <w:marLeft w:val="640"/>
      <w:marRight w:val="0"/>
      <w:marTop w:val="0"/>
      <w:marBottom w:val="0"/>
      <w:divBdr>
        <w:top w:val="none" w:sz="0" w:space="0" w:color="auto"/>
        <w:left w:val="none" w:sz="0" w:space="0" w:color="auto"/>
        <w:bottom w:val="none" w:sz="0" w:space="0" w:color="auto"/>
        <w:right w:val="none" w:sz="0" w:space="0" w:color="auto"/>
      </w:divBdr>
    </w:div>
    <w:div w:id="1902402949">
      <w:marLeft w:val="640"/>
      <w:marRight w:val="0"/>
      <w:marTop w:val="0"/>
      <w:marBottom w:val="0"/>
      <w:divBdr>
        <w:top w:val="none" w:sz="0" w:space="0" w:color="auto"/>
        <w:left w:val="none" w:sz="0" w:space="0" w:color="auto"/>
        <w:bottom w:val="none" w:sz="0" w:space="0" w:color="auto"/>
        <w:right w:val="none" w:sz="0" w:space="0" w:color="auto"/>
      </w:divBdr>
    </w:div>
    <w:div w:id="1902984431">
      <w:marLeft w:val="640"/>
      <w:marRight w:val="0"/>
      <w:marTop w:val="0"/>
      <w:marBottom w:val="0"/>
      <w:divBdr>
        <w:top w:val="none" w:sz="0" w:space="0" w:color="auto"/>
        <w:left w:val="none" w:sz="0" w:space="0" w:color="auto"/>
        <w:bottom w:val="none" w:sz="0" w:space="0" w:color="auto"/>
        <w:right w:val="none" w:sz="0" w:space="0" w:color="auto"/>
      </w:divBdr>
    </w:div>
    <w:div w:id="1903246527">
      <w:marLeft w:val="640"/>
      <w:marRight w:val="0"/>
      <w:marTop w:val="0"/>
      <w:marBottom w:val="0"/>
      <w:divBdr>
        <w:top w:val="none" w:sz="0" w:space="0" w:color="auto"/>
        <w:left w:val="none" w:sz="0" w:space="0" w:color="auto"/>
        <w:bottom w:val="none" w:sz="0" w:space="0" w:color="auto"/>
        <w:right w:val="none" w:sz="0" w:space="0" w:color="auto"/>
      </w:divBdr>
    </w:div>
    <w:div w:id="1903328687">
      <w:marLeft w:val="640"/>
      <w:marRight w:val="0"/>
      <w:marTop w:val="0"/>
      <w:marBottom w:val="0"/>
      <w:divBdr>
        <w:top w:val="none" w:sz="0" w:space="0" w:color="auto"/>
        <w:left w:val="none" w:sz="0" w:space="0" w:color="auto"/>
        <w:bottom w:val="none" w:sz="0" w:space="0" w:color="auto"/>
        <w:right w:val="none" w:sz="0" w:space="0" w:color="auto"/>
      </w:divBdr>
    </w:div>
    <w:div w:id="1903370030">
      <w:marLeft w:val="640"/>
      <w:marRight w:val="0"/>
      <w:marTop w:val="0"/>
      <w:marBottom w:val="0"/>
      <w:divBdr>
        <w:top w:val="none" w:sz="0" w:space="0" w:color="auto"/>
        <w:left w:val="none" w:sz="0" w:space="0" w:color="auto"/>
        <w:bottom w:val="none" w:sz="0" w:space="0" w:color="auto"/>
        <w:right w:val="none" w:sz="0" w:space="0" w:color="auto"/>
      </w:divBdr>
    </w:div>
    <w:div w:id="1904216134">
      <w:marLeft w:val="640"/>
      <w:marRight w:val="0"/>
      <w:marTop w:val="0"/>
      <w:marBottom w:val="0"/>
      <w:divBdr>
        <w:top w:val="none" w:sz="0" w:space="0" w:color="auto"/>
        <w:left w:val="none" w:sz="0" w:space="0" w:color="auto"/>
        <w:bottom w:val="none" w:sz="0" w:space="0" w:color="auto"/>
        <w:right w:val="none" w:sz="0" w:space="0" w:color="auto"/>
      </w:divBdr>
    </w:div>
    <w:div w:id="1904634483">
      <w:marLeft w:val="640"/>
      <w:marRight w:val="0"/>
      <w:marTop w:val="0"/>
      <w:marBottom w:val="0"/>
      <w:divBdr>
        <w:top w:val="none" w:sz="0" w:space="0" w:color="auto"/>
        <w:left w:val="none" w:sz="0" w:space="0" w:color="auto"/>
        <w:bottom w:val="none" w:sz="0" w:space="0" w:color="auto"/>
        <w:right w:val="none" w:sz="0" w:space="0" w:color="auto"/>
      </w:divBdr>
    </w:div>
    <w:div w:id="1904876166">
      <w:marLeft w:val="640"/>
      <w:marRight w:val="0"/>
      <w:marTop w:val="0"/>
      <w:marBottom w:val="0"/>
      <w:divBdr>
        <w:top w:val="none" w:sz="0" w:space="0" w:color="auto"/>
        <w:left w:val="none" w:sz="0" w:space="0" w:color="auto"/>
        <w:bottom w:val="none" w:sz="0" w:space="0" w:color="auto"/>
        <w:right w:val="none" w:sz="0" w:space="0" w:color="auto"/>
      </w:divBdr>
    </w:div>
    <w:div w:id="1904901823">
      <w:marLeft w:val="640"/>
      <w:marRight w:val="0"/>
      <w:marTop w:val="0"/>
      <w:marBottom w:val="0"/>
      <w:divBdr>
        <w:top w:val="none" w:sz="0" w:space="0" w:color="auto"/>
        <w:left w:val="none" w:sz="0" w:space="0" w:color="auto"/>
        <w:bottom w:val="none" w:sz="0" w:space="0" w:color="auto"/>
        <w:right w:val="none" w:sz="0" w:space="0" w:color="auto"/>
      </w:divBdr>
    </w:div>
    <w:div w:id="1905027579">
      <w:marLeft w:val="640"/>
      <w:marRight w:val="0"/>
      <w:marTop w:val="0"/>
      <w:marBottom w:val="0"/>
      <w:divBdr>
        <w:top w:val="none" w:sz="0" w:space="0" w:color="auto"/>
        <w:left w:val="none" w:sz="0" w:space="0" w:color="auto"/>
        <w:bottom w:val="none" w:sz="0" w:space="0" w:color="auto"/>
        <w:right w:val="none" w:sz="0" w:space="0" w:color="auto"/>
      </w:divBdr>
    </w:div>
    <w:div w:id="1905293521">
      <w:marLeft w:val="640"/>
      <w:marRight w:val="0"/>
      <w:marTop w:val="0"/>
      <w:marBottom w:val="0"/>
      <w:divBdr>
        <w:top w:val="none" w:sz="0" w:space="0" w:color="auto"/>
        <w:left w:val="none" w:sz="0" w:space="0" w:color="auto"/>
        <w:bottom w:val="none" w:sz="0" w:space="0" w:color="auto"/>
        <w:right w:val="none" w:sz="0" w:space="0" w:color="auto"/>
      </w:divBdr>
    </w:div>
    <w:div w:id="1905331067">
      <w:marLeft w:val="640"/>
      <w:marRight w:val="0"/>
      <w:marTop w:val="0"/>
      <w:marBottom w:val="0"/>
      <w:divBdr>
        <w:top w:val="none" w:sz="0" w:space="0" w:color="auto"/>
        <w:left w:val="none" w:sz="0" w:space="0" w:color="auto"/>
        <w:bottom w:val="none" w:sz="0" w:space="0" w:color="auto"/>
        <w:right w:val="none" w:sz="0" w:space="0" w:color="auto"/>
      </w:divBdr>
    </w:div>
    <w:div w:id="1905943873">
      <w:marLeft w:val="640"/>
      <w:marRight w:val="0"/>
      <w:marTop w:val="0"/>
      <w:marBottom w:val="0"/>
      <w:divBdr>
        <w:top w:val="none" w:sz="0" w:space="0" w:color="auto"/>
        <w:left w:val="none" w:sz="0" w:space="0" w:color="auto"/>
        <w:bottom w:val="none" w:sz="0" w:space="0" w:color="auto"/>
        <w:right w:val="none" w:sz="0" w:space="0" w:color="auto"/>
      </w:divBdr>
    </w:div>
    <w:div w:id="1905944338">
      <w:marLeft w:val="640"/>
      <w:marRight w:val="0"/>
      <w:marTop w:val="0"/>
      <w:marBottom w:val="0"/>
      <w:divBdr>
        <w:top w:val="none" w:sz="0" w:space="0" w:color="auto"/>
        <w:left w:val="none" w:sz="0" w:space="0" w:color="auto"/>
        <w:bottom w:val="none" w:sz="0" w:space="0" w:color="auto"/>
        <w:right w:val="none" w:sz="0" w:space="0" w:color="auto"/>
      </w:divBdr>
    </w:div>
    <w:div w:id="1907102262">
      <w:marLeft w:val="640"/>
      <w:marRight w:val="0"/>
      <w:marTop w:val="0"/>
      <w:marBottom w:val="0"/>
      <w:divBdr>
        <w:top w:val="none" w:sz="0" w:space="0" w:color="auto"/>
        <w:left w:val="none" w:sz="0" w:space="0" w:color="auto"/>
        <w:bottom w:val="none" w:sz="0" w:space="0" w:color="auto"/>
        <w:right w:val="none" w:sz="0" w:space="0" w:color="auto"/>
      </w:divBdr>
    </w:div>
    <w:div w:id="1907300411">
      <w:marLeft w:val="640"/>
      <w:marRight w:val="0"/>
      <w:marTop w:val="0"/>
      <w:marBottom w:val="0"/>
      <w:divBdr>
        <w:top w:val="none" w:sz="0" w:space="0" w:color="auto"/>
        <w:left w:val="none" w:sz="0" w:space="0" w:color="auto"/>
        <w:bottom w:val="none" w:sz="0" w:space="0" w:color="auto"/>
        <w:right w:val="none" w:sz="0" w:space="0" w:color="auto"/>
      </w:divBdr>
    </w:div>
    <w:div w:id="1907445994">
      <w:marLeft w:val="640"/>
      <w:marRight w:val="0"/>
      <w:marTop w:val="0"/>
      <w:marBottom w:val="0"/>
      <w:divBdr>
        <w:top w:val="none" w:sz="0" w:space="0" w:color="auto"/>
        <w:left w:val="none" w:sz="0" w:space="0" w:color="auto"/>
        <w:bottom w:val="none" w:sz="0" w:space="0" w:color="auto"/>
        <w:right w:val="none" w:sz="0" w:space="0" w:color="auto"/>
      </w:divBdr>
    </w:div>
    <w:div w:id="1907714762">
      <w:marLeft w:val="640"/>
      <w:marRight w:val="0"/>
      <w:marTop w:val="0"/>
      <w:marBottom w:val="0"/>
      <w:divBdr>
        <w:top w:val="none" w:sz="0" w:space="0" w:color="auto"/>
        <w:left w:val="none" w:sz="0" w:space="0" w:color="auto"/>
        <w:bottom w:val="none" w:sz="0" w:space="0" w:color="auto"/>
        <w:right w:val="none" w:sz="0" w:space="0" w:color="auto"/>
      </w:divBdr>
    </w:div>
    <w:div w:id="1907759924">
      <w:marLeft w:val="640"/>
      <w:marRight w:val="0"/>
      <w:marTop w:val="0"/>
      <w:marBottom w:val="0"/>
      <w:divBdr>
        <w:top w:val="none" w:sz="0" w:space="0" w:color="auto"/>
        <w:left w:val="none" w:sz="0" w:space="0" w:color="auto"/>
        <w:bottom w:val="none" w:sz="0" w:space="0" w:color="auto"/>
        <w:right w:val="none" w:sz="0" w:space="0" w:color="auto"/>
      </w:divBdr>
    </w:div>
    <w:div w:id="1908372061">
      <w:marLeft w:val="640"/>
      <w:marRight w:val="0"/>
      <w:marTop w:val="0"/>
      <w:marBottom w:val="0"/>
      <w:divBdr>
        <w:top w:val="none" w:sz="0" w:space="0" w:color="auto"/>
        <w:left w:val="none" w:sz="0" w:space="0" w:color="auto"/>
        <w:bottom w:val="none" w:sz="0" w:space="0" w:color="auto"/>
        <w:right w:val="none" w:sz="0" w:space="0" w:color="auto"/>
      </w:divBdr>
    </w:div>
    <w:div w:id="1908418775">
      <w:marLeft w:val="640"/>
      <w:marRight w:val="0"/>
      <w:marTop w:val="0"/>
      <w:marBottom w:val="0"/>
      <w:divBdr>
        <w:top w:val="none" w:sz="0" w:space="0" w:color="auto"/>
        <w:left w:val="none" w:sz="0" w:space="0" w:color="auto"/>
        <w:bottom w:val="none" w:sz="0" w:space="0" w:color="auto"/>
        <w:right w:val="none" w:sz="0" w:space="0" w:color="auto"/>
      </w:divBdr>
    </w:div>
    <w:div w:id="1908490449">
      <w:marLeft w:val="640"/>
      <w:marRight w:val="0"/>
      <w:marTop w:val="0"/>
      <w:marBottom w:val="0"/>
      <w:divBdr>
        <w:top w:val="none" w:sz="0" w:space="0" w:color="auto"/>
        <w:left w:val="none" w:sz="0" w:space="0" w:color="auto"/>
        <w:bottom w:val="none" w:sz="0" w:space="0" w:color="auto"/>
        <w:right w:val="none" w:sz="0" w:space="0" w:color="auto"/>
      </w:divBdr>
    </w:div>
    <w:div w:id="1909144370">
      <w:marLeft w:val="640"/>
      <w:marRight w:val="0"/>
      <w:marTop w:val="0"/>
      <w:marBottom w:val="0"/>
      <w:divBdr>
        <w:top w:val="none" w:sz="0" w:space="0" w:color="auto"/>
        <w:left w:val="none" w:sz="0" w:space="0" w:color="auto"/>
        <w:bottom w:val="none" w:sz="0" w:space="0" w:color="auto"/>
        <w:right w:val="none" w:sz="0" w:space="0" w:color="auto"/>
      </w:divBdr>
    </w:div>
    <w:div w:id="1909263863">
      <w:marLeft w:val="640"/>
      <w:marRight w:val="0"/>
      <w:marTop w:val="0"/>
      <w:marBottom w:val="0"/>
      <w:divBdr>
        <w:top w:val="none" w:sz="0" w:space="0" w:color="auto"/>
        <w:left w:val="none" w:sz="0" w:space="0" w:color="auto"/>
        <w:bottom w:val="none" w:sz="0" w:space="0" w:color="auto"/>
        <w:right w:val="none" w:sz="0" w:space="0" w:color="auto"/>
      </w:divBdr>
    </w:div>
    <w:div w:id="1910530067">
      <w:marLeft w:val="640"/>
      <w:marRight w:val="0"/>
      <w:marTop w:val="0"/>
      <w:marBottom w:val="0"/>
      <w:divBdr>
        <w:top w:val="none" w:sz="0" w:space="0" w:color="auto"/>
        <w:left w:val="none" w:sz="0" w:space="0" w:color="auto"/>
        <w:bottom w:val="none" w:sz="0" w:space="0" w:color="auto"/>
        <w:right w:val="none" w:sz="0" w:space="0" w:color="auto"/>
      </w:divBdr>
    </w:div>
    <w:div w:id="1911427311">
      <w:marLeft w:val="640"/>
      <w:marRight w:val="0"/>
      <w:marTop w:val="0"/>
      <w:marBottom w:val="0"/>
      <w:divBdr>
        <w:top w:val="none" w:sz="0" w:space="0" w:color="auto"/>
        <w:left w:val="none" w:sz="0" w:space="0" w:color="auto"/>
        <w:bottom w:val="none" w:sz="0" w:space="0" w:color="auto"/>
        <w:right w:val="none" w:sz="0" w:space="0" w:color="auto"/>
      </w:divBdr>
    </w:div>
    <w:div w:id="1912079873">
      <w:marLeft w:val="640"/>
      <w:marRight w:val="0"/>
      <w:marTop w:val="0"/>
      <w:marBottom w:val="0"/>
      <w:divBdr>
        <w:top w:val="none" w:sz="0" w:space="0" w:color="auto"/>
        <w:left w:val="none" w:sz="0" w:space="0" w:color="auto"/>
        <w:bottom w:val="none" w:sz="0" w:space="0" w:color="auto"/>
        <w:right w:val="none" w:sz="0" w:space="0" w:color="auto"/>
      </w:divBdr>
    </w:div>
    <w:div w:id="1912307179">
      <w:marLeft w:val="640"/>
      <w:marRight w:val="0"/>
      <w:marTop w:val="0"/>
      <w:marBottom w:val="0"/>
      <w:divBdr>
        <w:top w:val="none" w:sz="0" w:space="0" w:color="auto"/>
        <w:left w:val="none" w:sz="0" w:space="0" w:color="auto"/>
        <w:bottom w:val="none" w:sz="0" w:space="0" w:color="auto"/>
        <w:right w:val="none" w:sz="0" w:space="0" w:color="auto"/>
      </w:divBdr>
    </w:div>
    <w:div w:id="1912351918">
      <w:marLeft w:val="640"/>
      <w:marRight w:val="0"/>
      <w:marTop w:val="0"/>
      <w:marBottom w:val="0"/>
      <w:divBdr>
        <w:top w:val="none" w:sz="0" w:space="0" w:color="auto"/>
        <w:left w:val="none" w:sz="0" w:space="0" w:color="auto"/>
        <w:bottom w:val="none" w:sz="0" w:space="0" w:color="auto"/>
        <w:right w:val="none" w:sz="0" w:space="0" w:color="auto"/>
      </w:divBdr>
    </w:div>
    <w:div w:id="1913081095">
      <w:marLeft w:val="640"/>
      <w:marRight w:val="0"/>
      <w:marTop w:val="0"/>
      <w:marBottom w:val="0"/>
      <w:divBdr>
        <w:top w:val="none" w:sz="0" w:space="0" w:color="auto"/>
        <w:left w:val="none" w:sz="0" w:space="0" w:color="auto"/>
        <w:bottom w:val="none" w:sz="0" w:space="0" w:color="auto"/>
        <w:right w:val="none" w:sz="0" w:space="0" w:color="auto"/>
      </w:divBdr>
    </w:div>
    <w:div w:id="1913081720">
      <w:marLeft w:val="640"/>
      <w:marRight w:val="0"/>
      <w:marTop w:val="0"/>
      <w:marBottom w:val="0"/>
      <w:divBdr>
        <w:top w:val="none" w:sz="0" w:space="0" w:color="auto"/>
        <w:left w:val="none" w:sz="0" w:space="0" w:color="auto"/>
        <w:bottom w:val="none" w:sz="0" w:space="0" w:color="auto"/>
        <w:right w:val="none" w:sz="0" w:space="0" w:color="auto"/>
      </w:divBdr>
    </w:div>
    <w:div w:id="1913151955">
      <w:marLeft w:val="640"/>
      <w:marRight w:val="0"/>
      <w:marTop w:val="0"/>
      <w:marBottom w:val="0"/>
      <w:divBdr>
        <w:top w:val="none" w:sz="0" w:space="0" w:color="auto"/>
        <w:left w:val="none" w:sz="0" w:space="0" w:color="auto"/>
        <w:bottom w:val="none" w:sz="0" w:space="0" w:color="auto"/>
        <w:right w:val="none" w:sz="0" w:space="0" w:color="auto"/>
      </w:divBdr>
    </w:div>
    <w:div w:id="1914272685">
      <w:marLeft w:val="640"/>
      <w:marRight w:val="0"/>
      <w:marTop w:val="0"/>
      <w:marBottom w:val="0"/>
      <w:divBdr>
        <w:top w:val="none" w:sz="0" w:space="0" w:color="auto"/>
        <w:left w:val="none" w:sz="0" w:space="0" w:color="auto"/>
        <w:bottom w:val="none" w:sz="0" w:space="0" w:color="auto"/>
        <w:right w:val="none" w:sz="0" w:space="0" w:color="auto"/>
      </w:divBdr>
    </w:div>
    <w:div w:id="1914314233">
      <w:marLeft w:val="640"/>
      <w:marRight w:val="0"/>
      <w:marTop w:val="0"/>
      <w:marBottom w:val="0"/>
      <w:divBdr>
        <w:top w:val="none" w:sz="0" w:space="0" w:color="auto"/>
        <w:left w:val="none" w:sz="0" w:space="0" w:color="auto"/>
        <w:bottom w:val="none" w:sz="0" w:space="0" w:color="auto"/>
        <w:right w:val="none" w:sz="0" w:space="0" w:color="auto"/>
      </w:divBdr>
    </w:div>
    <w:div w:id="1915117266">
      <w:marLeft w:val="640"/>
      <w:marRight w:val="0"/>
      <w:marTop w:val="0"/>
      <w:marBottom w:val="0"/>
      <w:divBdr>
        <w:top w:val="none" w:sz="0" w:space="0" w:color="auto"/>
        <w:left w:val="none" w:sz="0" w:space="0" w:color="auto"/>
        <w:bottom w:val="none" w:sz="0" w:space="0" w:color="auto"/>
        <w:right w:val="none" w:sz="0" w:space="0" w:color="auto"/>
      </w:divBdr>
    </w:div>
    <w:div w:id="1915505836">
      <w:marLeft w:val="640"/>
      <w:marRight w:val="0"/>
      <w:marTop w:val="0"/>
      <w:marBottom w:val="0"/>
      <w:divBdr>
        <w:top w:val="none" w:sz="0" w:space="0" w:color="auto"/>
        <w:left w:val="none" w:sz="0" w:space="0" w:color="auto"/>
        <w:bottom w:val="none" w:sz="0" w:space="0" w:color="auto"/>
        <w:right w:val="none" w:sz="0" w:space="0" w:color="auto"/>
      </w:divBdr>
    </w:div>
    <w:div w:id="1916236681">
      <w:marLeft w:val="640"/>
      <w:marRight w:val="0"/>
      <w:marTop w:val="0"/>
      <w:marBottom w:val="0"/>
      <w:divBdr>
        <w:top w:val="none" w:sz="0" w:space="0" w:color="auto"/>
        <w:left w:val="none" w:sz="0" w:space="0" w:color="auto"/>
        <w:bottom w:val="none" w:sz="0" w:space="0" w:color="auto"/>
        <w:right w:val="none" w:sz="0" w:space="0" w:color="auto"/>
      </w:divBdr>
    </w:div>
    <w:div w:id="1917862078">
      <w:marLeft w:val="640"/>
      <w:marRight w:val="0"/>
      <w:marTop w:val="0"/>
      <w:marBottom w:val="0"/>
      <w:divBdr>
        <w:top w:val="none" w:sz="0" w:space="0" w:color="auto"/>
        <w:left w:val="none" w:sz="0" w:space="0" w:color="auto"/>
        <w:bottom w:val="none" w:sz="0" w:space="0" w:color="auto"/>
        <w:right w:val="none" w:sz="0" w:space="0" w:color="auto"/>
      </w:divBdr>
    </w:div>
    <w:div w:id="1918056323">
      <w:marLeft w:val="640"/>
      <w:marRight w:val="0"/>
      <w:marTop w:val="0"/>
      <w:marBottom w:val="0"/>
      <w:divBdr>
        <w:top w:val="none" w:sz="0" w:space="0" w:color="auto"/>
        <w:left w:val="none" w:sz="0" w:space="0" w:color="auto"/>
        <w:bottom w:val="none" w:sz="0" w:space="0" w:color="auto"/>
        <w:right w:val="none" w:sz="0" w:space="0" w:color="auto"/>
      </w:divBdr>
    </w:div>
    <w:div w:id="1918130718">
      <w:marLeft w:val="640"/>
      <w:marRight w:val="0"/>
      <w:marTop w:val="0"/>
      <w:marBottom w:val="0"/>
      <w:divBdr>
        <w:top w:val="none" w:sz="0" w:space="0" w:color="auto"/>
        <w:left w:val="none" w:sz="0" w:space="0" w:color="auto"/>
        <w:bottom w:val="none" w:sz="0" w:space="0" w:color="auto"/>
        <w:right w:val="none" w:sz="0" w:space="0" w:color="auto"/>
      </w:divBdr>
    </w:div>
    <w:div w:id="1918173916">
      <w:marLeft w:val="640"/>
      <w:marRight w:val="0"/>
      <w:marTop w:val="0"/>
      <w:marBottom w:val="0"/>
      <w:divBdr>
        <w:top w:val="none" w:sz="0" w:space="0" w:color="auto"/>
        <w:left w:val="none" w:sz="0" w:space="0" w:color="auto"/>
        <w:bottom w:val="none" w:sz="0" w:space="0" w:color="auto"/>
        <w:right w:val="none" w:sz="0" w:space="0" w:color="auto"/>
      </w:divBdr>
    </w:div>
    <w:div w:id="1918441515">
      <w:marLeft w:val="640"/>
      <w:marRight w:val="0"/>
      <w:marTop w:val="0"/>
      <w:marBottom w:val="0"/>
      <w:divBdr>
        <w:top w:val="none" w:sz="0" w:space="0" w:color="auto"/>
        <w:left w:val="none" w:sz="0" w:space="0" w:color="auto"/>
        <w:bottom w:val="none" w:sz="0" w:space="0" w:color="auto"/>
        <w:right w:val="none" w:sz="0" w:space="0" w:color="auto"/>
      </w:divBdr>
    </w:div>
    <w:div w:id="1918781301">
      <w:marLeft w:val="640"/>
      <w:marRight w:val="0"/>
      <w:marTop w:val="0"/>
      <w:marBottom w:val="0"/>
      <w:divBdr>
        <w:top w:val="none" w:sz="0" w:space="0" w:color="auto"/>
        <w:left w:val="none" w:sz="0" w:space="0" w:color="auto"/>
        <w:bottom w:val="none" w:sz="0" w:space="0" w:color="auto"/>
        <w:right w:val="none" w:sz="0" w:space="0" w:color="auto"/>
      </w:divBdr>
    </w:div>
    <w:div w:id="1918786337">
      <w:marLeft w:val="640"/>
      <w:marRight w:val="0"/>
      <w:marTop w:val="0"/>
      <w:marBottom w:val="0"/>
      <w:divBdr>
        <w:top w:val="none" w:sz="0" w:space="0" w:color="auto"/>
        <w:left w:val="none" w:sz="0" w:space="0" w:color="auto"/>
        <w:bottom w:val="none" w:sz="0" w:space="0" w:color="auto"/>
        <w:right w:val="none" w:sz="0" w:space="0" w:color="auto"/>
      </w:divBdr>
    </w:div>
    <w:div w:id="1919316271">
      <w:marLeft w:val="640"/>
      <w:marRight w:val="0"/>
      <w:marTop w:val="0"/>
      <w:marBottom w:val="0"/>
      <w:divBdr>
        <w:top w:val="none" w:sz="0" w:space="0" w:color="auto"/>
        <w:left w:val="none" w:sz="0" w:space="0" w:color="auto"/>
        <w:bottom w:val="none" w:sz="0" w:space="0" w:color="auto"/>
        <w:right w:val="none" w:sz="0" w:space="0" w:color="auto"/>
      </w:divBdr>
    </w:div>
    <w:div w:id="1919364625">
      <w:marLeft w:val="640"/>
      <w:marRight w:val="0"/>
      <w:marTop w:val="0"/>
      <w:marBottom w:val="0"/>
      <w:divBdr>
        <w:top w:val="none" w:sz="0" w:space="0" w:color="auto"/>
        <w:left w:val="none" w:sz="0" w:space="0" w:color="auto"/>
        <w:bottom w:val="none" w:sz="0" w:space="0" w:color="auto"/>
        <w:right w:val="none" w:sz="0" w:space="0" w:color="auto"/>
      </w:divBdr>
    </w:div>
    <w:div w:id="1919633251">
      <w:marLeft w:val="640"/>
      <w:marRight w:val="0"/>
      <w:marTop w:val="0"/>
      <w:marBottom w:val="0"/>
      <w:divBdr>
        <w:top w:val="none" w:sz="0" w:space="0" w:color="auto"/>
        <w:left w:val="none" w:sz="0" w:space="0" w:color="auto"/>
        <w:bottom w:val="none" w:sz="0" w:space="0" w:color="auto"/>
        <w:right w:val="none" w:sz="0" w:space="0" w:color="auto"/>
      </w:divBdr>
    </w:div>
    <w:div w:id="1919898944">
      <w:marLeft w:val="640"/>
      <w:marRight w:val="0"/>
      <w:marTop w:val="0"/>
      <w:marBottom w:val="0"/>
      <w:divBdr>
        <w:top w:val="none" w:sz="0" w:space="0" w:color="auto"/>
        <w:left w:val="none" w:sz="0" w:space="0" w:color="auto"/>
        <w:bottom w:val="none" w:sz="0" w:space="0" w:color="auto"/>
        <w:right w:val="none" w:sz="0" w:space="0" w:color="auto"/>
      </w:divBdr>
    </w:div>
    <w:div w:id="1920018051">
      <w:marLeft w:val="640"/>
      <w:marRight w:val="0"/>
      <w:marTop w:val="0"/>
      <w:marBottom w:val="0"/>
      <w:divBdr>
        <w:top w:val="none" w:sz="0" w:space="0" w:color="auto"/>
        <w:left w:val="none" w:sz="0" w:space="0" w:color="auto"/>
        <w:bottom w:val="none" w:sz="0" w:space="0" w:color="auto"/>
        <w:right w:val="none" w:sz="0" w:space="0" w:color="auto"/>
      </w:divBdr>
    </w:div>
    <w:div w:id="1920401736">
      <w:marLeft w:val="640"/>
      <w:marRight w:val="0"/>
      <w:marTop w:val="0"/>
      <w:marBottom w:val="0"/>
      <w:divBdr>
        <w:top w:val="none" w:sz="0" w:space="0" w:color="auto"/>
        <w:left w:val="none" w:sz="0" w:space="0" w:color="auto"/>
        <w:bottom w:val="none" w:sz="0" w:space="0" w:color="auto"/>
        <w:right w:val="none" w:sz="0" w:space="0" w:color="auto"/>
      </w:divBdr>
    </w:div>
    <w:div w:id="1920870721">
      <w:marLeft w:val="640"/>
      <w:marRight w:val="0"/>
      <w:marTop w:val="0"/>
      <w:marBottom w:val="0"/>
      <w:divBdr>
        <w:top w:val="none" w:sz="0" w:space="0" w:color="auto"/>
        <w:left w:val="none" w:sz="0" w:space="0" w:color="auto"/>
        <w:bottom w:val="none" w:sz="0" w:space="0" w:color="auto"/>
        <w:right w:val="none" w:sz="0" w:space="0" w:color="auto"/>
      </w:divBdr>
    </w:div>
    <w:div w:id="1921019827">
      <w:marLeft w:val="640"/>
      <w:marRight w:val="0"/>
      <w:marTop w:val="0"/>
      <w:marBottom w:val="0"/>
      <w:divBdr>
        <w:top w:val="none" w:sz="0" w:space="0" w:color="auto"/>
        <w:left w:val="none" w:sz="0" w:space="0" w:color="auto"/>
        <w:bottom w:val="none" w:sz="0" w:space="0" w:color="auto"/>
        <w:right w:val="none" w:sz="0" w:space="0" w:color="auto"/>
      </w:divBdr>
    </w:div>
    <w:div w:id="1921136086">
      <w:marLeft w:val="640"/>
      <w:marRight w:val="0"/>
      <w:marTop w:val="0"/>
      <w:marBottom w:val="0"/>
      <w:divBdr>
        <w:top w:val="none" w:sz="0" w:space="0" w:color="auto"/>
        <w:left w:val="none" w:sz="0" w:space="0" w:color="auto"/>
        <w:bottom w:val="none" w:sz="0" w:space="0" w:color="auto"/>
        <w:right w:val="none" w:sz="0" w:space="0" w:color="auto"/>
      </w:divBdr>
    </w:div>
    <w:div w:id="1921597118">
      <w:marLeft w:val="640"/>
      <w:marRight w:val="0"/>
      <w:marTop w:val="0"/>
      <w:marBottom w:val="0"/>
      <w:divBdr>
        <w:top w:val="none" w:sz="0" w:space="0" w:color="auto"/>
        <w:left w:val="none" w:sz="0" w:space="0" w:color="auto"/>
        <w:bottom w:val="none" w:sz="0" w:space="0" w:color="auto"/>
        <w:right w:val="none" w:sz="0" w:space="0" w:color="auto"/>
      </w:divBdr>
    </w:div>
    <w:div w:id="1921597797">
      <w:marLeft w:val="640"/>
      <w:marRight w:val="0"/>
      <w:marTop w:val="0"/>
      <w:marBottom w:val="0"/>
      <w:divBdr>
        <w:top w:val="none" w:sz="0" w:space="0" w:color="auto"/>
        <w:left w:val="none" w:sz="0" w:space="0" w:color="auto"/>
        <w:bottom w:val="none" w:sz="0" w:space="0" w:color="auto"/>
        <w:right w:val="none" w:sz="0" w:space="0" w:color="auto"/>
      </w:divBdr>
    </w:div>
    <w:div w:id="1921675098">
      <w:marLeft w:val="640"/>
      <w:marRight w:val="0"/>
      <w:marTop w:val="0"/>
      <w:marBottom w:val="0"/>
      <w:divBdr>
        <w:top w:val="none" w:sz="0" w:space="0" w:color="auto"/>
        <w:left w:val="none" w:sz="0" w:space="0" w:color="auto"/>
        <w:bottom w:val="none" w:sz="0" w:space="0" w:color="auto"/>
        <w:right w:val="none" w:sz="0" w:space="0" w:color="auto"/>
      </w:divBdr>
    </w:div>
    <w:div w:id="1921712734">
      <w:marLeft w:val="640"/>
      <w:marRight w:val="0"/>
      <w:marTop w:val="0"/>
      <w:marBottom w:val="0"/>
      <w:divBdr>
        <w:top w:val="none" w:sz="0" w:space="0" w:color="auto"/>
        <w:left w:val="none" w:sz="0" w:space="0" w:color="auto"/>
        <w:bottom w:val="none" w:sz="0" w:space="0" w:color="auto"/>
        <w:right w:val="none" w:sz="0" w:space="0" w:color="auto"/>
      </w:divBdr>
    </w:div>
    <w:div w:id="1921869697">
      <w:marLeft w:val="640"/>
      <w:marRight w:val="0"/>
      <w:marTop w:val="0"/>
      <w:marBottom w:val="0"/>
      <w:divBdr>
        <w:top w:val="none" w:sz="0" w:space="0" w:color="auto"/>
        <w:left w:val="none" w:sz="0" w:space="0" w:color="auto"/>
        <w:bottom w:val="none" w:sz="0" w:space="0" w:color="auto"/>
        <w:right w:val="none" w:sz="0" w:space="0" w:color="auto"/>
      </w:divBdr>
    </w:div>
    <w:div w:id="1921938603">
      <w:marLeft w:val="640"/>
      <w:marRight w:val="0"/>
      <w:marTop w:val="0"/>
      <w:marBottom w:val="0"/>
      <w:divBdr>
        <w:top w:val="none" w:sz="0" w:space="0" w:color="auto"/>
        <w:left w:val="none" w:sz="0" w:space="0" w:color="auto"/>
        <w:bottom w:val="none" w:sz="0" w:space="0" w:color="auto"/>
        <w:right w:val="none" w:sz="0" w:space="0" w:color="auto"/>
      </w:divBdr>
    </w:div>
    <w:div w:id="1922255533">
      <w:marLeft w:val="640"/>
      <w:marRight w:val="0"/>
      <w:marTop w:val="0"/>
      <w:marBottom w:val="0"/>
      <w:divBdr>
        <w:top w:val="none" w:sz="0" w:space="0" w:color="auto"/>
        <w:left w:val="none" w:sz="0" w:space="0" w:color="auto"/>
        <w:bottom w:val="none" w:sz="0" w:space="0" w:color="auto"/>
        <w:right w:val="none" w:sz="0" w:space="0" w:color="auto"/>
      </w:divBdr>
    </w:div>
    <w:div w:id="1922711020">
      <w:marLeft w:val="640"/>
      <w:marRight w:val="0"/>
      <w:marTop w:val="0"/>
      <w:marBottom w:val="0"/>
      <w:divBdr>
        <w:top w:val="none" w:sz="0" w:space="0" w:color="auto"/>
        <w:left w:val="none" w:sz="0" w:space="0" w:color="auto"/>
        <w:bottom w:val="none" w:sz="0" w:space="0" w:color="auto"/>
        <w:right w:val="none" w:sz="0" w:space="0" w:color="auto"/>
      </w:divBdr>
    </w:div>
    <w:div w:id="1922909490">
      <w:marLeft w:val="640"/>
      <w:marRight w:val="0"/>
      <w:marTop w:val="0"/>
      <w:marBottom w:val="0"/>
      <w:divBdr>
        <w:top w:val="none" w:sz="0" w:space="0" w:color="auto"/>
        <w:left w:val="none" w:sz="0" w:space="0" w:color="auto"/>
        <w:bottom w:val="none" w:sz="0" w:space="0" w:color="auto"/>
        <w:right w:val="none" w:sz="0" w:space="0" w:color="auto"/>
      </w:divBdr>
    </w:div>
    <w:div w:id="1923222546">
      <w:marLeft w:val="640"/>
      <w:marRight w:val="0"/>
      <w:marTop w:val="0"/>
      <w:marBottom w:val="0"/>
      <w:divBdr>
        <w:top w:val="none" w:sz="0" w:space="0" w:color="auto"/>
        <w:left w:val="none" w:sz="0" w:space="0" w:color="auto"/>
        <w:bottom w:val="none" w:sz="0" w:space="0" w:color="auto"/>
        <w:right w:val="none" w:sz="0" w:space="0" w:color="auto"/>
      </w:divBdr>
    </w:div>
    <w:div w:id="1923445003">
      <w:marLeft w:val="640"/>
      <w:marRight w:val="0"/>
      <w:marTop w:val="0"/>
      <w:marBottom w:val="0"/>
      <w:divBdr>
        <w:top w:val="none" w:sz="0" w:space="0" w:color="auto"/>
        <w:left w:val="none" w:sz="0" w:space="0" w:color="auto"/>
        <w:bottom w:val="none" w:sz="0" w:space="0" w:color="auto"/>
        <w:right w:val="none" w:sz="0" w:space="0" w:color="auto"/>
      </w:divBdr>
    </w:div>
    <w:div w:id="1923641331">
      <w:marLeft w:val="640"/>
      <w:marRight w:val="0"/>
      <w:marTop w:val="0"/>
      <w:marBottom w:val="0"/>
      <w:divBdr>
        <w:top w:val="none" w:sz="0" w:space="0" w:color="auto"/>
        <w:left w:val="none" w:sz="0" w:space="0" w:color="auto"/>
        <w:bottom w:val="none" w:sz="0" w:space="0" w:color="auto"/>
        <w:right w:val="none" w:sz="0" w:space="0" w:color="auto"/>
      </w:divBdr>
    </w:div>
    <w:div w:id="1923710829">
      <w:marLeft w:val="640"/>
      <w:marRight w:val="0"/>
      <w:marTop w:val="0"/>
      <w:marBottom w:val="0"/>
      <w:divBdr>
        <w:top w:val="none" w:sz="0" w:space="0" w:color="auto"/>
        <w:left w:val="none" w:sz="0" w:space="0" w:color="auto"/>
        <w:bottom w:val="none" w:sz="0" w:space="0" w:color="auto"/>
        <w:right w:val="none" w:sz="0" w:space="0" w:color="auto"/>
      </w:divBdr>
    </w:div>
    <w:div w:id="1924143124">
      <w:marLeft w:val="640"/>
      <w:marRight w:val="0"/>
      <w:marTop w:val="0"/>
      <w:marBottom w:val="0"/>
      <w:divBdr>
        <w:top w:val="none" w:sz="0" w:space="0" w:color="auto"/>
        <w:left w:val="none" w:sz="0" w:space="0" w:color="auto"/>
        <w:bottom w:val="none" w:sz="0" w:space="0" w:color="auto"/>
        <w:right w:val="none" w:sz="0" w:space="0" w:color="auto"/>
      </w:divBdr>
    </w:div>
    <w:div w:id="1925259456">
      <w:marLeft w:val="640"/>
      <w:marRight w:val="0"/>
      <w:marTop w:val="0"/>
      <w:marBottom w:val="0"/>
      <w:divBdr>
        <w:top w:val="none" w:sz="0" w:space="0" w:color="auto"/>
        <w:left w:val="none" w:sz="0" w:space="0" w:color="auto"/>
        <w:bottom w:val="none" w:sz="0" w:space="0" w:color="auto"/>
        <w:right w:val="none" w:sz="0" w:space="0" w:color="auto"/>
      </w:divBdr>
    </w:div>
    <w:div w:id="1925919578">
      <w:marLeft w:val="640"/>
      <w:marRight w:val="0"/>
      <w:marTop w:val="0"/>
      <w:marBottom w:val="0"/>
      <w:divBdr>
        <w:top w:val="none" w:sz="0" w:space="0" w:color="auto"/>
        <w:left w:val="none" w:sz="0" w:space="0" w:color="auto"/>
        <w:bottom w:val="none" w:sz="0" w:space="0" w:color="auto"/>
        <w:right w:val="none" w:sz="0" w:space="0" w:color="auto"/>
      </w:divBdr>
    </w:div>
    <w:div w:id="1926182988">
      <w:marLeft w:val="640"/>
      <w:marRight w:val="0"/>
      <w:marTop w:val="0"/>
      <w:marBottom w:val="0"/>
      <w:divBdr>
        <w:top w:val="none" w:sz="0" w:space="0" w:color="auto"/>
        <w:left w:val="none" w:sz="0" w:space="0" w:color="auto"/>
        <w:bottom w:val="none" w:sz="0" w:space="0" w:color="auto"/>
        <w:right w:val="none" w:sz="0" w:space="0" w:color="auto"/>
      </w:divBdr>
    </w:div>
    <w:div w:id="1926189457">
      <w:marLeft w:val="640"/>
      <w:marRight w:val="0"/>
      <w:marTop w:val="0"/>
      <w:marBottom w:val="0"/>
      <w:divBdr>
        <w:top w:val="none" w:sz="0" w:space="0" w:color="auto"/>
        <w:left w:val="none" w:sz="0" w:space="0" w:color="auto"/>
        <w:bottom w:val="none" w:sz="0" w:space="0" w:color="auto"/>
        <w:right w:val="none" w:sz="0" w:space="0" w:color="auto"/>
      </w:divBdr>
    </w:div>
    <w:div w:id="1926721660">
      <w:marLeft w:val="640"/>
      <w:marRight w:val="0"/>
      <w:marTop w:val="0"/>
      <w:marBottom w:val="0"/>
      <w:divBdr>
        <w:top w:val="none" w:sz="0" w:space="0" w:color="auto"/>
        <w:left w:val="none" w:sz="0" w:space="0" w:color="auto"/>
        <w:bottom w:val="none" w:sz="0" w:space="0" w:color="auto"/>
        <w:right w:val="none" w:sz="0" w:space="0" w:color="auto"/>
      </w:divBdr>
    </w:div>
    <w:div w:id="1927573962">
      <w:marLeft w:val="640"/>
      <w:marRight w:val="0"/>
      <w:marTop w:val="0"/>
      <w:marBottom w:val="0"/>
      <w:divBdr>
        <w:top w:val="none" w:sz="0" w:space="0" w:color="auto"/>
        <w:left w:val="none" w:sz="0" w:space="0" w:color="auto"/>
        <w:bottom w:val="none" w:sz="0" w:space="0" w:color="auto"/>
        <w:right w:val="none" w:sz="0" w:space="0" w:color="auto"/>
      </w:divBdr>
    </w:div>
    <w:div w:id="1927767198">
      <w:marLeft w:val="640"/>
      <w:marRight w:val="0"/>
      <w:marTop w:val="0"/>
      <w:marBottom w:val="0"/>
      <w:divBdr>
        <w:top w:val="none" w:sz="0" w:space="0" w:color="auto"/>
        <w:left w:val="none" w:sz="0" w:space="0" w:color="auto"/>
        <w:bottom w:val="none" w:sz="0" w:space="0" w:color="auto"/>
        <w:right w:val="none" w:sz="0" w:space="0" w:color="auto"/>
      </w:divBdr>
    </w:div>
    <w:div w:id="1927877173">
      <w:marLeft w:val="640"/>
      <w:marRight w:val="0"/>
      <w:marTop w:val="0"/>
      <w:marBottom w:val="0"/>
      <w:divBdr>
        <w:top w:val="none" w:sz="0" w:space="0" w:color="auto"/>
        <w:left w:val="none" w:sz="0" w:space="0" w:color="auto"/>
        <w:bottom w:val="none" w:sz="0" w:space="0" w:color="auto"/>
        <w:right w:val="none" w:sz="0" w:space="0" w:color="auto"/>
      </w:divBdr>
    </w:div>
    <w:div w:id="1928462972">
      <w:marLeft w:val="640"/>
      <w:marRight w:val="0"/>
      <w:marTop w:val="0"/>
      <w:marBottom w:val="0"/>
      <w:divBdr>
        <w:top w:val="none" w:sz="0" w:space="0" w:color="auto"/>
        <w:left w:val="none" w:sz="0" w:space="0" w:color="auto"/>
        <w:bottom w:val="none" w:sz="0" w:space="0" w:color="auto"/>
        <w:right w:val="none" w:sz="0" w:space="0" w:color="auto"/>
      </w:divBdr>
    </w:div>
    <w:div w:id="1928493791">
      <w:marLeft w:val="640"/>
      <w:marRight w:val="0"/>
      <w:marTop w:val="0"/>
      <w:marBottom w:val="0"/>
      <w:divBdr>
        <w:top w:val="none" w:sz="0" w:space="0" w:color="auto"/>
        <w:left w:val="none" w:sz="0" w:space="0" w:color="auto"/>
        <w:bottom w:val="none" w:sz="0" w:space="0" w:color="auto"/>
        <w:right w:val="none" w:sz="0" w:space="0" w:color="auto"/>
      </w:divBdr>
    </w:div>
    <w:div w:id="1929001458">
      <w:marLeft w:val="640"/>
      <w:marRight w:val="0"/>
      <w:marTop w:val="0"/>
      <w:marBottom w:val="0"/>
      <w:divBdr>
        <w:top w:val="none" w:sz="0" w:space="0" w:color="auto"/>
        <w:left w:val="none" w:sz="0" w:space="0" w:color="auto"/>
        <w:bottom w:val="none" w:sz="0" w:space="0" w:color="auto"/>
        <w:right w:val="none" w:sz="0" w:space="0" w:color="auto"/>
      </w:divBdr>
    </w:div>
    <w:div w:id="1929343771">
      <w:marLeft w:val="640"/>
      <w:marRight w:val="0"/>
      <w:marTop w:val="0"/>
      <w:marBottom w:val="0"/>
      <w:divBdr>
        <w:top w:val="none" w:sz="0" w:space="0" w:color="auto"/>
        <w:left w:val="none" w:sz="0" w:space="0" w:color="auto"/>
        <w:bottom w:val="none" w:sz="0" w:space="0" w:color="auto"/>
        <w:right w:val="none" w:sz="0" w:space="0" w:color="auto"/>
      </w:divBdr>
    </w:div>
    <w:div w:id="1929728878">
      <w:marLeft w:val="640"/>
      <w:marRight w:val="0"/>
      <w:marTop w:val="0"/>
      <w:marBottom w:val="0"/>
      <w:divBdr>
        <w:top w:val="none" w:sz="0" w:space="0" w:color="auto"/>
        <w:left w:val="none" w:sz="0" w:space="0" w:color="auto"/>
        <w:bottom w:val="none" w:sz="0" w:space="0" w:color="auto"/>
        <w:right w:val="none" w:sz="0" w:space="0" w:color="auto"/>
      </w:divBdr>
    </w:div>
    <w:div w:id="1929849433">
      <w:marLeft w:val="640"/>
      <w:marRight w:val="0"/>
      <w:marTop w:val="0"/>
      <w:marBottom w:val="0"/>
      <w:divBdr>
        <w:top w:val="none" w:sz="0" w:space="0" w:color="auto"/>
        <w:left w:val="none" w:sz="0" w:space="0" w:color="auto"/>
        <w:bottom w:val="none" w:sz="0" w:space="0" w:color="auto"/>
        <w:right w:val="none" w:sz="0" w:space="0" w:color="auto"/>
      </w:divBdr>
    </w:div>
    <w:div w:id="1930191153">
      <w:marLeft w:val="640"/>
      <w:marRight w:val="0"/>
      <w:marTop w:val="0"/>
      <w:marBottom w:val="0"/>
      <w:divBdr>
        <w:top w:val="none" w:sz="0" w:space="0" w:color="auto"/>
        <w:left w:val="none" w:sz="0" w:space="0" w:color="auto"/>
        <w:bottom w:val="none" w:sz="0" w:space="0" w:color="auto"/>
        <w:right w:val="none" w:sz="0" w:space="0" w:color="auto"/>
      </w:divBdr>
    </w:div>
    <w:div w:id="1930576976">
      <w:marLeft w:val="640"/>
      <w:marRight w:val="0"/>
      <w:marTop w:val="0"/>
      <w:marBottom w:val="0"/>
      <w:divBdr>
        <w:top w:val="none" w:sz="0" w:space="0" w:color="auto"/>
        <w:left w:val="none" w:sz="0" w:space="0" w:color="auto"/>
        <w:bottom w:val="none" w:sz="0" w:space="0" w:color="auto"/>
        <w:right w:val="none" w:sz="0" w:space="0" w:color="auto"/>
      </w:divBdr>
    </w:div>
    <w:div w:id="1930771421">
      <w:marLeft w:val="640"/>
      <w:marRight w:val="0"/>
      <w:marTop w:val="0"/>
      <w:marBottom w:val="0"/>
      <w:divBdr>
        <w:top w:val="none" w:sz="0" w:space="0" w:color="auto"/>
        <w:left w:val="none" w:sz="0" w:space="0" w:color="auto"/>
        <w:bottom w:val="none" w:sz="0" w:space="0" w:color="auto"/>
        <w:right w:val="none" w:sz="0" w:space="0" w:color="auto"/>
      </w:divBdr>
    </w:div>
    <w:div w:id="1931160197">
      <w:marLeft w:val="640"/>
      <w:marRight w:val="0"/>
      <w:marTop w:val="0"/>
      <w:marBottom w:val="0"/>
      <w:divBdr>
        <w:top w:val="none" w:sz="0" w:space="0" w:color="auto"/>
        <w:left w:val="none" w:sz="0" w:space="0" w:color="auto"/>
        <w:bottom w:val="none" w:sz="0" w:space="0" w:color="auto"/>
        <w:right w:val="none" w:sz="0" w:space="0" w:color="auto"/>
      </w:divBdr>
    </w:div>
    <w:div w:id="1931349141">
      <w:marLeft w:val="640"/>
      <w:marRight w:val="0"/>
      <w:marTop w:val="0"/>
      <w:marBottom w:val="0"/>
      <w:divBdr>
        <w:top w:val="none" w:sz="0" w:space="0" w:color="auto"/>
        <w:left w:val="none" w:sz="0" w:space="0" w:color="auto"/>
        <w:bottom w:val="none" w:sz="0" w:space="0" w:color="auto"/>
        <w:right w:val="none" w:sz="0" w:space="0" w:color="auto"/>
      </w:divBdr>
    </w:div>
    <w:div w:id="1931543815">
      <w:marLeft w:val="640"/>
      <w:marRight w:val="0"/>
      <w:marTop w:val="0"/>
      <w:marBottom w:val="0"/>
      <w:divBdr>
        <w:top w:val="none" w:sz="0" w:space="0" w:color="auto"/>
        <w:left w:val="none" w:sz="0" w:space="0" w:color="auto"/>
        <w:bottom w:val="none" w:sz="0" w:space="0" w:color="auto"/>
        <w:right w:val="none" w:sz="0" w:space="0" w:color="auto"/>
      </w:divBdr>
    </w:div>
    <w:div w:id="1931693730">
      <w:marLeft w:val="640"/>
      <w:marRight w:val="0"/>
      <w:marTop w:val="0"/>
      <w:marBottom w:val="0"/>
      <w:divBdr>
        <w:top w:val="none" w:sz="0" w:space="0" w:color="auto"/>
        <w:left w:val="none" w:sz="0" w:space="0" w:color="auto"/>
        <w:bottom w:val="none" w:sz="0" w:space="0" w:color="auto"/>
        <w:right w:val="none" w:sz="0" w:space="0" w:color="auto"/>
      </w:divBdr>
    </w:div>
    <w:div w:id="1931815556">
      <w:marLeft w:val="640"/>
      <w:marRight w:val="0"/>
      <w:marTop w:val="0"/>
      <w:marBottom w:val="0"/>
      <w:divBdr>
        <w:top w:val="none" w:sz="0" w:space="0" w:color="auto"/>
        <w:left w:val="none" w:sz="0" w:space="0" w:color="auto"/>
        <w:bottom w:val="none" w:sz="0" w:space="0" w:color="auto"/>
        <w:right w:val="none" w:sz="0" w:space="0" w:color="auto"/>
      </w:divBdr>
    </w:div>
    <w:div w:id="1932200721">
      <w:marLeft w:val="640"/>
      <w:marRight w:val="0"/>
      <w:marTop w:val="0"/>
      <w:marBottom w:val="0"/>
      <w:divBdr>
        <w:top w:val="none" w:sz="0" w:space="0" w:color="auto"/>
        <w:left w:val="none" w:sz="0" w:space="0" w:color="auto"/>
        <w:bottom w:val="none" w:sz="0" w:space="0" w:color="auto"/>
        <w:right w:val="none" w:sz="0" w:space="0" w:color="auto"/>
      </w:divBdr>
    </w:div>
    <w:div w:id="1932202095">
      <w:marLeft w:val="640"/>
      <w:marRight w:val="0"/>
      <w:marTop w:val="0"/>
      <w:marBottom w:val="0"/>
      <w:divBdr>
        <w:top w:val="none" w:sz="0" w:space="0" w:color="auto"/>
        <w:left w:val="none" w:sz="0" w:space="0" w:color="auto"/>
        <w:bottom w:val="none" w:sz="0" w:space="0" w:color="auto"/>
        <w:right w:val="none" w:sz="0" w:space="0" w:color="auto"/>
      </w:divBdr>
    </w:div>
    <w:div w:id="1932348757">
      <w:marLeft w:val="640"/>
      <w:marRight w:val="0"/>
      <w:marTop w:val="0"/>
      <w:marBottom w:val="0"/>
      <w:divBdr>
        <w:top w:val="none" w:sz="0" w:space="0" w:color="auto"/>
        <w:left w:val="none" w:sz="0" w:space="0" w:color="auto"/>
        <w:bottom w:val="none" w:sz="0" w:space="0" w:color="auto"/>
        <w:right w:val="none" w:sz="0" w:space="0" w:color="auto"/>
      </w:divBdr>
    </w:div>
    <w:div w:id="1932664678">
      <w:marLeft w:val="640"/>
      <w:marRight w:val="0"/>
      <w:marTop w:val="0"/>
      <w:marBottom w:val="0"/>
      <w:divBdr>
        <w:top w:val="none" w:sz="0" w:space="0" w:color="auto"/>
        <w:left w:val="none" w:sz="0" w:space="0" w:color="auto"/>
        <w:bottom w:val="none" w:sz="0" w:space="0" w:color="auto"/>
        <w:right w:val="none" w:sz="0" w:space="0" w:color="auto"/>
      </w:divBdr>
    </w:div>
    <w:div w:id="1933123753">
      <w:marLeft w:val="640"/>
      <w:marRight w:val="0"/>
      <w:marTop w:val="0"/>
      <w:marBottom w:val="0"/>
      <w:divBdr>
        <w:top w:val="none" w:sz="0" w:space="0" w:color="auto"/>
        <w:left w:val="none" w:sz="0" w:space="0" w:color="auto"/>
        <w:bottom w:val="none" w:sz="0" w:space="0" w:color="auto"/>
        <w:right w:val="none" w:sz="0" w:space="0" w:color="auto"/>
      </w:divBdr>
    </w:div>
    <w:div w:id="1933852738">
      <w:marLeft w:val="640"/>
      <w:marRight w:val="0"/>
      <w:marTop w:val="0"/>
      <w:marBottom w:val="0"/>
      <w:divBdr>
        <w:top w:val="none" w:sz="0" w:space="0" w:color="auto"/>
        <w:left w:val="none" w:sz="0" w:space="0" w:color="auto"/>
        <w:bottom w:val="none" w:sz="0" w:space="0" w:color="auto"/>
        <w:right w:val="none" w:sz="0" w:space="0" w:color="auto"/>
      </w:divBdr>
    </w:div>
    <w:div w:id="1934505434">
      <w:marLeft w:val="640"/>
      <w:marRight w:val="0"/>
      <w:marTop w:val="0"/>
      <w:marBottom w:val="0"/>
      <w:divBdr>
        <w:top w:val="none" w:sz="0" w:space="0" w:color="auto"/>
        <w:left w:val="none" w:sz="0" w:space="0" w:color="auto"/>
        <w:bottom w:val="none" w:sz="0" w:space="0" w:color="auto"/>
        <w:right w:val="none" w:sz="0" w:space="0" w:color="auto"/>
      </w:divBdr>
    </w:div>
    <w:div w:id="1934625834">
      <w:marLeft w:val="640"/>
      <w:marRight w:val="0"/>
      <w:marTop w:val="0"/>
      <w:marBottom w:val="0"/>
      <w:divBdr>
        <w:top w:val="none" w:sz="0" w:space="0" w:color="auto"/>
        <w:left w:val="none" w:sz="0" w:space="0" w:color="auto"/>
        <w:bottom w:val="none" w:sz="0" w:space="0" w:color="auto"/>
        <w:right w:val="none" w:sz="0" w:space="0" w:color="auto"/>
      </w:divBdr>
    </w:div>
    <w:div w:id="1934899426">
      <w:marLeft w:val="640"/>
      <w:marRight w:val="0"/>
      <w:marTop w:val="0"/>
      <w:marBottom w:val="0"/>
      <w:divBdr>
        <w:top w:val="none" w:sz="0" w:space="0" w:color="auto"/>
        <w:left w:val="none" w:sz="0" w:space="0" w:color="auto"/>
        <w:bottom w:val="none" w:sz="0" w:space="0" w:color="auto"/>
        <w:right w:val="none" w:sz="0" w:space="0" w:color="auto"/>
      </w:divBdr>
    </w:div>
    <w:div w:id="1935547629">
      <w:marLeft w:val="640"/>
      <w:marRight w:val="0"/>
      <w:marTop w:val="0"/>
      <w:marBottom w:val="0"/>
      <w:divBdr>
        <w:top w:val="none" w:sz="0" w:space="0" w:color="auto"/>
        <w:left w:val="none" w:sz="0" w:space="0" w:color="auto"/>
        <w:bottom w:val="none" w:sz="0" w:space="0" w:color="auto"/>
        <w:right w:val="none" w:sz="0" w:space="0" w:color="auto"/>
      </w:divBdr>
    </w:div>
    <w:div w:id="1935551080">
      <w:marLeft w:val="640"/>
      <w:marRight w:val="0"/>
      <w:marTop w:val="0"/>
      <w:marBottom w:val="0"/>
      <w:divBdr>
        <w:top w:val="none" w:sz="0" w:space="0" w:color="auto"/>
        <w:left w:val="none" w:sz="0" w:space="0" w:color="auto"/>
        <w:bottom w:val="none" w:sz="0" w:space="0" w:color="auto"/>
        <w:right w:val="none" w:sz="0" w:space="0" w:color="auto"/>
      </w:divBdr>
    </w:div>
    <w:div w:id="1935899519">
      <w:marLeft w:val="640"/>
      <w:marRight w:val="0"/>
      <w:marTop w:val="0"/>
      <w:marBottom w:val="0"/>
      <w:divBdr>
        <w:top w:val="none" w:sz="0" w:space="0" w:color="auto"/>
        <w:left w:val="none" w:sz="0" w:space="0" w:color="auto"/>
        <w:bottom w:val="none" w:sz="0" w:space="0" w:color="auto"/>
        <w:right w:val="none" w:sz="0" w:space="0" w:color="auto"/>
      </w:divBdr>
    </w:div>
    <w:div w:id="1935936963">
      <w:marLeft w:val="640"/>
      <w:marRight w:val="0"/>
      <w:marTop w:val="0"/>
      <w:marBottom w:val="0"/>
      <w:divBdr>
        <w:top w:val="none" w:sz="0" w:space="0" w:color="auto"/>
        <w:left w:val="none" w:sz="0" w:space="0" w:color="auto"/>
        <w:bottom w:val="none" w:sz="0" w:space="0" w:color="auto"/>
        <w:right w:val="none" w:sz="0" w:space="0" w:color="auto"/>
      </w:divBdr>
    </w:div>
    <w:div w:id="1936018209">
      <w:marLeft w:val="640"/>
      <w:marRight w:val="0"/>
      <w:marTop w:val="0"/>
      <w:marBottom w:val="0"/>
      <w:divBdr>
        <w:top w:val="none" w:sz="0" w:space="0" w:color="auto"/>
        <w:left w:val="none" w:sz="0" w:space="0" w:color="auto"/>
        <w:bottom w:val="none" w:sz="0" w:space="0" w:color="auto"/>
        <w:right w:val="none" w:sz="0" w:space="0" w:color="auto"/>
      </w:divBdr>
    </w:div>
    <w:div w:id="1936211776">
      <w:marLeft w:val="640"/>
      <w:marRight w:val="0"/>
      <w:marTop w:val="0"/>
      <w:marBottom w:val="0"/>
      <w:divBdr>
        <w:top w:val="none" w:sz="0" w:space="0" w:color="auto"/>
        <w:left w:val="none" w:sz="0" w:space="0" w:color="auto"/>
        <w:bottom w:val="none" w:sz="0" w:space="0" w:color="auto"/>
        <w:right w:val="none" w:sz="0" w:space="0" w:color="auto"/>
      </w:divBdr>
    </w:div>
    <w:div w:id="1936471734">
      <w:marLeft w:val="640"/>
      <w:marRight w:val="0"/>
      <w:marTop w:val="0"/>
      <w:marBottom w:val="0"/>
      <w:divBdr>
        <w:top w:val="none" w:sz="0" w:space="0" w:color="auto"/>
        <w:left w:val="none" w:sz="0" w:space="0" w:color="auto"/>
        <w:bottom w:val="none" w:sz="0" w:space="0" w:color="auto"/>
        <w:right w:val="none" w:sz="0" w:space="0" w:color="auto"/>
      </w:divBdr>
    </w:div>
    <w:div w:id="1937522215">
      <w:marLeft w:val="640"/>
      <w:marRight w:val="0"/>
      <w:marTop w:val="0"/>
      <w:marBottom w:val="0"/>
      <w:divBdr>
        <w:top w:val="none" w:sz="0" w:space="0" w:color="auto"/>
        <w:left w:val="none" w:sz="0" w:space="0" w:color="auto"/>
        <w:bottom w:val="none" w:sz="0" w:space="0" w:color="auto"/>
        <w:right w:val="none" w:sz="0" w:space="0" w:color="auto"/>
      </w:divBdr>
    </w:div>
    <w:div w:id="1937857858">
      <w:marLeft w:val="640"/>
      <w:marRight w:val="0"/>
      <w:marTop w:val="0"/>
      <w:marBottom w:val="0"/>
      <w:divBdr>
        <w:top w:val="none" w:sz="0" w:space="0" w:color="auto"/>
        <w:left w:val="none" w:sz="0" w:space="0" w:color="auto"/>
        <w:bottom w:val="none" w:sz="0" w:space="0" w:color="auto"/>
        <w:right w:val="none" w:sz="0" w:space="0" w:color="auto"/>
      </w:divBdr>
    </w:div>
    <w:div w:id="1938247088">
      <w:marLeft w:val="640"/>
      <w:marRight w:val="0"/>
      <w:marTop w:val="0"/>
      <w:marBottom w:val="0"/>
      <w:divBdr>
        <w:top w:val="none" w:sz="0" w:space="0" w:color="auto"/>
        <w:left w:val="none" w:sz="0" w:space="0" w:color="auto"/>
        <w:bottom w:val="none" w:sz="0" w:space="0" w:color="auto"/>
        <w:right w:val="none" w:sz="0" w:space="0" w:color="auto"/>
      </w:divBdr>
    </w:div>
    <w:div w:id="1938367960">
      <w:marLeft w:val="640"/>
      <w:marRight w:val="0"/>
      <w:marTop w:val="0"/>
      <w:marBottom w:val="0"/>
      <w:divBdr>
        <w:top w:val="none" w:sz="0" w:space="0" w:color="auto"/>
        <w:left w:val="none" w:sz="0" w:space="0" w:color="auto"/>
        <w:bottom w:val="none" w:sz="0" w:space="0" w:color="auto"/>
        <w:right w:val="none" w:sz="0" w:space="0" w:color="auto"/>
      </w:divBdr>
    </w:div>
    <w:div w:id="1938557190">
      <w:marLeft w:val="640"/>
      <w:marRight w:val="0"/>
      <w:marTop w:val="0"/>
      <w:marBottom w:val="0"/>
      <w:divBdr>
        <w:top w:val="none" w:sz="0" w:space="0" w:color="auto"/>
        <w:left w:val="none" w:sz="0" w:space="0" w:color="auto"/>
        <w:bottom w:val="none" w:sz="0" w:space="0" w:color="auto"/>
        <w:right w:val="none" w:sz="0" w:space="0" w:color="auto"/>
      </w:divBdr>
    </w:div>
    <w:div w:id="1938632283">
      <w:marLeft w:val="640"/>
      <w:marRight w:val="0"/>
      <w:marTop w:val="0"/>
      <w:marBottom w:val="0"/>
      <w:divBdr>
        <w:top w:val="none" w:sz="0" w:space="0" w:color="auto"/>
        <w:left w:val="none" w:sz="0" w:space="0" w:color="auto"/>
        <w:bottom w:val="none" w:sz="0" w:space="0" w:color="auto"/>
        <w:right w:val="none" w:sz="0" w:space="0" w:color="auto"/>
      </w:divBdr>
    </w:div>
    <w:div w:id="1939867430">
      <w:marLeft w:val="640"/>
      <w:marRight w:val="0"/>
      <w:marTop w:val="0"/>
      <w:marBottom w:val="0"/>
      <w:divBdr>
        <w:top w:val="none" w:sz="0" w:space="0" w:color="auto"/>
        <w:left w:val="none" w:sz="0" w:space="0" w:color="auto"/>
        <w:bottom w:val="none" w:sz="0" w:space="0" w:color="auto"/>
        <w:right w:val="none" w:sz="0" w:space="0" w:color="auto"/>
      </w:divBdr>
    </w:div>
    <w:div w:id="1940287523">
      <w:marLeft w:val="640"/>
      <w:marRight w:val="0"/>
      <w:marTop w:val="0"/>
      <w:marBottom w:val="0"/>
      <w:divBdr>
        <w:top w:val="none" w:sz="0" w:space="0" w:color="auto"/>
        <w:left w:val="none" w:sz="0" w:space="0" w:color="auto"/>
        <w:bottom w:val="none" w:sz="0" w:space="0" w:color="auto"/>
        <w:right w:val="none" w:sz="0" w:space="0" w:color="auto"/>
      </w:divBdr>
    </w:div>
    <w:div w:id="1940406296">
      <w:marLeft w:val="640"/>
      <w:marRight w:val="0"/>
      <w:marTop w:val="0"/>
      <w:marBottom w:val="0"/>
      <w:divBdr>
        <w:top w:val="none" w:sz="0" w:space="0" w:color="auto"/>
        <w:left w:val="none" w:sz="0" w:space="0" w:color="auto"/>
        <w:bottom w:val="none" w:sz="0" w:space="0" w:color="auto"/>
        <w:right w:val="none" w:sz="0" w:space="0" w:color="auto"/>
      </w:divBdr>
    </w:div>
    <w:div w:id="1940406567">
      <w:marLeft w:val="640"/>
      <w:marRight w:val="0"/>
      <w:marTop w:val="0"/>
      <w:marBottom w:val="0"/>
      <w:divBdr>
        <w:top w:val="none" w:sz="0" w:space="0" w:color="auto"/>
        <w:left w:val="none" w:sz="0" w:space="0" w:color="auto"/>
        <w:bottom w:val="none" w:sz="0" w:space="0" w:color="auto"/>
        <w:right w:val="none" w:sz="0" w:space="0" w:color="auto"/>
      </w:divBdr>
    </w:div>
    <w:div w:id="1942107333">
      <w:marLeft w:val="640"/>
      <w:marRight w:val="0"/>
      <w:marTop w:val="0"/>
      <w:marBottom w:val="0"/>
      <w:divBdr>
        <w:top w:val="none" w:sz="0" w:space="0" w:color="auto"/>
        <w:left w:val="none" w:sz="0" w:space="0" w:color="auto"/>
        <w:bottom w:val="none" w:sz="0" w:space="0" w:color="auto"/>
        <w:right w:val="none" w:sz="0" w:space="0" w:color="auto"/>
      </w:divBdr>
    </w:div>
    <w:div w:id="1942449009">
      <w:marLeft w:val="640"/>
      <w:marRight w:val="0"/>
      <w:marTop w:val="0"/>
      <w:marBottom w:val="0"/>
      <w:divBdr>
        <w:top w:val="none" w:sz="0" w:space="0" w:color="auto"/>
        <w:left w:val="none" w:sz="0" w:space="0" w:color="auto"/>
        <w:bottom w:val="none" w:sz="0" w:space="0" w:color="auto"/>
        <w:right w:val="none" w:sz="0" w:space="0" w:color="auto"/>
      </w:divBdr>
    </w:div>
    <w:div w:id="1943108233">
      <w:marLeft w:val="640"/>
      <w:marRight w:val="0"/>
      <w:marTop w:val="0"/>
      <w:marBottom w:val="0"/>
      <w:divBdr>
        <w:top w:val="none" w:sz="0" w:space="0" w:color="auto"/>
        <w:left w:val="none" w:sz="0" w:space="0" w:color="auto"/>
        <w:bottom w:val="none" w:sz="0" w:space="0" w:color="auto"/>
        <w:right w:val="none" w:sz="0" w:space="0" w:color="auto"/>
      </w:divBdr>
    </w:div>
    <w:div w:id="1943491849">
      <w:marLeft w:val="640"/>
      <w:marRight w:val="0"/>
      <w:marTop w:val="0"/>
      <w:marBottom w:val="0"/>
      <w:divBdr>
        <w:top w:val="none" w:sz="0" w:space="0" w:color="auto"/>
        <w:left w:val="none" w:sz="0" w:space="0" w:color="auto"/>
        <w:bottom w:val="none" w:sz="0" w:space="0" w:color="auto"/>
        <w:right w:val="none" w:sz="0" w:space="0" w:color="auto"/>
      </w:divBdr>
    </w:div>
    <w:div w:id="1943605673">
      <w:marLeft w:val="640"/>
      <w:marRight w:val="0"/>
      <w:marTop w:val="0"/>
      <w:marBottom w:val="0"/>
      <w:divBdr>
        <w:top w:val="none" w:sz="0" w:space="0" w:color="auto"/>
        <w:left w:val="none" w:sz="0" w:space="0" w:color="auto"/>
        <w:bottom w:val="none" w:sz="0" w:space="0" w:color="auto"/>
        <w:right w:val="none" w:sz="0" w:space="0" w:color="auto"/>
      </w:divBdr>
    </w:div>
    <w:div w:id="1943876311">
      <w:marLeft w:val="640"/>
      <w:marRight w:val="0"/>
      <w:marTop w:val="0"/>
      <w:marBottom w:val="0"/>
      <w:divBdr>
        <w:top w:val="none" w:sz="0" w:space="0" w:color="auto"/>
        <w:left w:val="none" w:sz="0" w:space="0" w:color="auto"/>
        <w:bottom w:val="none" w:sz="0" w:space="0" w:color="auto"/>
        <w:right w:val="none" w:sz="0" w:space="0" w:color="auto"/>
      </w:divBdr>
    </w:div>
    <w:div w:id="1944337077">
      <w:marLeft w:val="640"/>
      <w:marRight w:val="0"/>
      <w:marTop w:val="0"/>
      <w:marBottom w:val="0"/>
      <w:divBdr>
        <w:top w:val="none" w:sz="0" w:space="0" w:color="auto"/>
        <w:left w:val="none" w:sz="0" w:space="0" w:color="auto"/>
        <w:bottom w:val="none" w:sz="0" w:space="0" w:color="auto"/>
        <w:right w:val="none" w:sz="0" w:space="0" w:color="auto"/>
      </w:divBdr>
    </w:div>
    <w:div w:id="1944460090">
      <w:marLeft w:val="640"/>
      <w:marRight w:val="0"/>
      <w:marTop w:val="0"/>
      <w:marBottom w:val="0"/>
      <w:divBdr>
        <w:top w:val="none" w:sz="0" w:space="0" w:color="auto"/>
        <w:left w:val="none" w:sz="0" w:space="0" w:color="auto"/>
        <w:bottom w:val="none" w:sz="0" w:space="0" w:color="auto"/>
        <w:right w:val="none" w:sz="0" w:space="0" w:color="auto"/>
      </w:divBdr>
    </w:div>
    <w:div w:id="1944724287">
      <w:marLeft w:val="640"/>
      <w:marRight w:val="0"/>
      <w:marTop w:val="0"/>
      <w:marBottom w:val="0"/>
      <w:divBdr>
        <w:top w:val="none" w:sz="0" w:space="0" w:color="auto"/>
        <w:left w:val="none" w:sz="0" w:space="0" w:color="auto"/>
        <w:bottom w:val="none" w:sz="0" w:space="0" w:color="auto"/>
        <w:right w:val="none" w:sz="0" w:space="0" w:color="auto"/>
      </w:divBdr>
    </w:div>
    <w:div w:id="1945336305">
      <w:marLeft w:val="640"/>
      <w:marRight w:val="0"/>
      <w:marTop w:val="0"/>
      <w:marBottom w:val="0"/>
      <w:divBdr>
        <w:top w:val="none" w:sz="0" w:space="0" w:color="auto"/>
        <w:left w:val="none" w:sz="0" w:space="0" w:color="auto"/>
        <w:bottom w:val="none" w:sz="0" w:space="0" w:color="auto"/>
        <w:right w:val="none" w:sz="0" w:space="0" w:color="auto"/>
      </w:divBdr>
    </w:div>
    <w:div w:id="1945847161">
      <w:marLeft w:val="640"/>
      <w:marRight w:val="0"/>
      <w:marTop w:val="0"/>
      <w:marBottom w:val="0"/>
      <w:divBdr>
        <w:top w:val="none" w:sz="0" w:space="0" w:color="auto"/>
        <w:left w:val="none" w:sz="0" w:space="0" w:color="auto"/>
        <w:bottom w:val="none" w:sz="0" w:space="0" w:color="auto"/>
        <w:right w:val="none" w:sz="0" w:space="0" w:color="auto"/>
      </w:divBdr>
    </w:div>
    <w:div w:id="1945960747">
      <w:marLeft w:val="640"/>
      <w:marRight w:val="0"/>
      <w:marTop w:val="0"/>
      <w:marBottom w:val="0"/>
      <w:divBdr>
        <w:top w:val="none" w:sz="0" w:space="0" w:color="auto"/>
        <w:left w:val="none" w:sz="0" w:space="0" w:color="auto"/>
        <w:bottom w:val="none" w:sz="0" w:space="0" w:color="auto"/>
        <w:right w:val="none" w:sz="0" w:space="0" w:color="auto"/>
      </w:divBdr>
    </w:div>
    <w:div w:id="1946230335">
      <w:marLeft w:val="640"/>
      <w:marRight w:val="0"/>
      <w:marTop w:val="0"/>
      <w:marBottom w:val="0"/>
      <w:divBdr>
        <w:top w:val="none" w:sz="0" w:space="0" w:color="auto"/>
        <w:left w:val="none" w:sz="0" w:space="0" w:color="auto"/>
        <w:bottom w:val="none" w:sz="0" w:space="0" w:color="auto"/>
        <w:right w:val="none" w:sz="0" w:space="0" w:color="auto"/>
      </w:divBdr>
    </w:div>
    <w:div w:id="1946500624">
      <w:marLeft w:val="640"/>
      <w:marRight w:val="0"/>
      <w:marTop w:val="0"/>
      <w:marBottom w:val="0"/>
      <w:divBdr>
        <w:top w:val="none" w:sz="0" w:space="0" w:color="auto"/>
        <w:left w:val="none" w:sz="0" w:space="0" w:color="auto"/>
        <w:bottom w:val="none" w:sz="0" w:space="0" w:color="auto"/>
        <w:right w:val="none" w:sz="0" w:space="0" w:color="auto"/>
      </w:divBdr>
    </w:div>
    <w:div w:id="1946570940">
      <w:marLeft w:val="640"/>
      <w:marRight w:val="0"/>
      <w:marTop w:val="0"/>
      <w:marBottom w:val="0"/>
      <w:divBdr>
        <w:top w:val="none" w:sz="0" w:space="0" w:color="auto"/>
        <w:left w:val="none" w:sz="0" w:space="0" w:color="auto"/>
        <w:bottom w:val="none" w:sz="0" w:space="0" w:color="auto"/>
        <w:right w:val="none" w:sz="0" w:space="0" w:color="auto"/>
      </w:divBdr>
    </w:div>
    <w:div w:id="1947150448">
      <w:marLeft w:val="640"/>
      <w:marRight w:val="0"/>
      <w:marTop w:val="0"/>
      <w:marBottom w:val="0"/>
      <w:divBdr>
        <w:top w:val="none" w:sz="0" w:space="0" w:color="auto"/>
        <w:left w:val="none" w:sz="0" w:space="0" w:color="auto"/>
        <w:bottom w:val="none" w:sz="0" w:space="0" w:color="auto"/>
        <w:right w:val="none" w:sz="0" w:space="0" w:color="auto"/>
      </w:divBdr>
    </w:div>
    <w:div w:id="1947808090">
      <w:marLeft w:val="640"/>
      <w:marRight w:val="0"/>
      <w:marTop w:val="0"/>
      <w:marBottom w:val="0"/>
      <w:divBdr>
        <w:top w:val="none" w:sz="0" w:space="0" w:color="auto"/>
        <w:left w:val="none" w:sz="0" w:space="0" w:color="auto"/>
        <w:bottom w:val="none" w:sz="0" w:space="0" w:color="auto"/>
        <w:right w:val="none" w:sz="0" w:space="0" w:color="auto"/>
      </w:divBdr>
    </w:div>
    <w:div w:id="1947959279">
      <w:marLeft w:val="640"/>
      <w:marRight w:val="0"/>
      <w:marTop w:val="0"/>
      <w:marBottom w:val="0"/>
      <w:divBdr>
        <w:top w:val="none" w:sz="0" w:space="0" w:color="auto"/>
        <w:left w:val="none" w:sz="0" w:space="0" w:color="auto"/>
        <w:bottom w:val="none" w:sz="0" w:space="0" w:color="auto"/>
        <w:right w:val="none" w:sz="0" w:space="0" w:color="auto"/>
      </w:divBdr>
    </w:div>
    <w:div w:id="1948459213">
      <w:marLeft w:val="640"/>
      <w:marRight w:val="0"/>
      <w:marTop w:val="0"/>
      <w:marBottom w:val="0"/>
      <w:divBdr>
        <w:top w:val="none" w:sz="0" w:space="0" w:color="auto"/>
        <w:left w:val="none" w:sz="0" w:space="0" w:color="auto"/>
        <w:bottom w:val="none" w:sz="0" w:space="0" w:color="auto"/>
        <w:right w:val="none" w:sz="0" w:space="0" w:color="auto"/>
      </w:divBdr>
    </w:div>
    <w:div w:id="1948540821">
      <w:marLeft w:val="640"/>
      <w:marRight w:val="0"/>
      <w:marTop w:val="0"/>
      <w:marBottom w:val="0"/>
      <w:divBdr>
        <w:top w:val="none" w:sz="0" w:space="0" w:color="auto"/>
        <w:left w:val="none" w:sz="0" w:space="0" w:color="auto"/>
        <w:bottom w:val="none" w:sz="0" w:space="0" w:color="auto"/>
        <w:right w:val="none" w:sz="0" w:space="0" w:color="auto"/>
      </w:divBdr>
    </w:div>
    <w:div w:id="1948923671">
      <w:marLeft w:val="640"/>
      <w:marRight w:val="0"/>
      <w:marTop w:val="0"/>
      <w:marBottom w:val="0"/>
      <w:divBdr>
        <w:top w:val="none" w:sz="0" w:space="0" w:color="auto"/>
        <w:left w:val="none" w:sz="0" w:space="0" w:color="auto"/>
        <w:bottom w:val="none" w:sz="0" w:space="0" w:color="auto"/>
        <w:right w:val="none" w:sz="0" w:space="0" w:color="auto"/>
      </w:divBdr>
    </w:div>
    <w:div w:id="1949390418">
      <w:marLeft w:val="640"/>
      <w:marRight w:val="0"/>
      <w:marTop w:val="0"/>
      <w:marBottom w:val="0"/>
      <w:divBdr>
        <w:top w:val="none" w:sz="0" w:space="0" w:color="auto"/>
        <w:left w:val="none" w:sz="0" w:space="0" w:color="auto"/>
        <w:bottom w:val="none" w:sz="0" w:space="0" w:color="auto"/>
        <w:right w:val="none" w:sz="0" w:space="0" w:color="auto"/>
      </w:divBdr>
    </w:div>
    <w:div w:id="1950314961">
      <w:marLeft w:val="640"/>
      <w:marRight w:val="0"/>
      <w:marTop w:val="0"/>
      <w:marBottom w:val="0"/>
      <w:divBdr>
        <w:top w:val="none" w:sz="0" w:space="0" w:color="auto"/>
        <w:left w:val="none" w:sz="0" w:space="0" w:color="auto"/>
        <w:bottom w:val="none" w:sz="0" w:space="0" w:color="auto"/>
        <w:right w:val="none" w:sz="0" w:space="0" w:color="auto"/>
      </w:divBdr>
    </w:div>
    <w:div w:id="1950353151">
      <w:marLeft w:val="640"/>
      <w:marRight w:val="0"/>
      <w:marTop w:val="0"/>
      <w:marBottom w:val="0"/>
      <w:divBdr>
        <w:top w:val="none" w:sz="0" w:space="0" w:color="auto"/>
        <w:left w:val="none" w:sz="0" w:space="0" w:color="auto"/>
        <w:bottom w:val="none" w:sz="0" w:space="0" w:color="auto"/>
        <w:right w:val="none" w:sz="0" w:space="0" w:color="auto"/>
      </w:divBdr>
    </w:div>
    <w:div w:id="1950887628">
      <w:marLeft w:val="640"/>
      <w:marRight w:val="0"/>
      <w:marTop w:val="0"/>
      <w:marBottom w:val="0"/>
      <w:divBdr>
        <w:top w:val="none" w:sz="0" w:space="0" w:color="auto"/>
        <w:left w:val="none" w:sz="0" w:space="0" w:color="auto"/>
        <w:bottom w:val="none" w:sz="0" w:space="0" w:color="auto"/>
        <w:right w:val="none" w:sz="0" w:space="0" w:color="auto"/>
      </w:divBdr>
    </w:div>
    <w:div w:id="1951356764">
      <w:marLeft w:val="640"/>
      <w:marRight w:val="0"/>
      <w:marTop w:val="0"/>
      <w:marBottom w:val="0"/>
      <w:divBdr>
        <w:top w:val="none" w:sz="0" w:space="0" w:color="auto"/>
        <w:left w:val="none" w:sz="0" w:space="0" w:color="auto"/>
        <w:bottom w:val="none" w:sz="0" w:space="0" w:color="auto"/>
        <w:right w:val="none" w:sz="0" w:space="0" w:color="auto"/>
      </w:divBdr>
    </w:div>
    <w:div w:id="1951474878">
      <w:marLeft w:val="640"/>
      <w:marRight w:val="0"/>
      <w:marTop w:val="0"/>
      <w:marBottom w:val="0"/>
      <w:divBdr>
        <w:top w:val="none" w:sz="0" w:space="0" w:color="auto"/>
        <w:left w:val="none" w:sz="0" w:space="0" w:color="auto"/>
        <w:bottom w:val="none" w:sz="0" w:space="0" w:color="auto"/>
        <w:right w:val="none" w:sz="0" w:space="0" w:color="auto"/>
      </w:divBdr>
    </w:div>
    <w:div w:id="1951815878">
      <w:marLeft w:val="640"/>
      <w:marRight w:val="0"/>
      <w:marTop w:val="0"/>
      <w:marBottom w:val="0"/>
      <w:divBdr>
        <w:top w:val="none" w:sz="0" w:space="0" w:color="auto"/>
        <w:left w:val="none" w:sz="0" w:space="0" w:color="auto"/>
        <w:bottom w:val="none" w:sz="0" w:space="0" w:color="auto"/>
        <w:right w:val="none" w:sz="0" w:space="0" w:color="auto"/>
      </w:divBdr>
    </w:div>
    <w:div w:id="1952475273">
      <w:marLeft w:val="640"/>
      <w:marRight w:val="0"/>
      <w:marTop w:val="0"/>
      <w:marBottom w:val="0"/>
      <w:divBdr>
        <w:top w:val="none" w:sz="0" w:space="0" w:color="auto"/>
        <w:left w:val="none" w:sz="0" w:space="0" w:color="auto"/>
        <w:bottom w:val="none" w:sz="0" w:space="0" w:color="auto"/>
        <w:right w:val="none" w:sz="0" w:space="0" w:color="auto"/>
      </w:divBdr>
    </w:div>
    <w:div w:id="1952665587">
      <w:marLeft w:val="640"/>
      <w:marRight w:val="0"/>
      <w:marTop w:val="0"/>
      <w:marBottom w:val="0"/>
      <w:divBdr>
        <w:top w:val="none" w:sz="0" w:space="0" w:color="auto"/>
        <w:left w:val="none" w:sz="0" w:space="0" w:color="auto"/>
        <w:bottom w:val="none" w:sz="0" w:space="0" w:color="auto"/>
        <w:right w:val="none" w:sz="0" w:space="0" w:color="auto"/>
      </w:divBdr>
    </w:div>
    <w:div w:id="1953315827">
      <w:marLeft w:val="640"/>
      <w:marRight w:val="0"/>
      <w:marTop w:val="0"/>
      <w:marBottom w:val="0"/>
      <w:divBdr>
        <w:top w:val="none" w:sz="0" w:space="0" w:color="auto"/>
        <w:left w:val="none" w:sz="0" w:space="0" w:color="auto"/>
        <w:bottom w:val="none" w:sz="0" w:space="0" w:color="auto"/>
        <w:right w:val="none" w:sz="0" w:space="0" w:color="auto"/>
      </w:divBdr>
    </w:div>
    <w:div w:id="1953319356">
      <w:marLeft w:val="640"/>
      <w:marRight w:val="0"/>
      <w:marTop w:val="0"/>
      <w:marBottom w:val="0"/>
      <w:divBdr>
        <w:top w:val="none" w:sz="0" w:space="0" w:color="auto"/>
        <w:left w:val="none" w:sz="0" w:space="0" w:color="auto"/>
        <w:bottom w:val="none" w:sz="0" w:space="0" w:color="auto"/>
        <w:right w:val="none" w:sz="0" w:space="0" w:color="auto"/>
      </w:divBdr>
    </w:div>
    <w:div w:id="1953366443">
      <w:marLeft w:val="640"/>
      <w:marRight w:val="0"/>
      <w:marTop w:val="0"/>
      <w:marBottom w:val="0"/>
      <w:divBdr>
        <w:top w:val="none" w:sz="0" w:space="0" w:color="auto"/>
        <w:left w:val="none" w:sz="0" w:space="0" w:color="auto"/>
        <w:bottom w:val="none" w:sz="0" w:space="0" w:color="auto"/>
        <w:right w:val="none" w:sz="0" w:space="0" w:color="auto"/>
      </w:divBdr>
    </w:div>
    <w:div w:id="1953397267">
      <w:marLeft w:val="640"/>
      <w:marRight w:val="0"/>
      <w:marTop w:val="0"/>
      <w:marBottom w:val="0"/>
      <w:divBdr>
        <w:top w:val="none" w:sz="0" w:space="0" w:color="auto"/>
        <w:left w:val="none" w:sz="0" w:space="0" w:color="auto"/>
        <w:bottom w:val="none" w:sz="0" w:space="0" w:color="auto"/>
        <w:right w:val="none" w:sz="0" w:space="0" w:color="auto"/>
      </w:divBdr>
    </w:div>
    <w:div w:id="1954097521">
      <w:marLeft w:val="640"/>
      <w:marRight w:val="0"/>
      <w:marTop w:val="0"/>
      <w:marBottom w:val="0"/>
      <w:divBdr>
        <w:top w:val="none" w:sz="0" w:space="0" w:color="auto"/>
        <w:left w:val="none" w:sz="0" w:space="0" w:color="auto"/>
        <w:bottom w:val="none" w:sz="0" w:space="0" w:color="auto"/>
        <w:right w:val="none" w:sz="0" w:space="0" w:color="auto"/>
      </w:divBdr>
    </w:div>
    <w:div w:id="1954172981">
      <w:marLeft w:val="640"/>
      <w:marRight w:val="0"/>
      <w:marTop w:val="0"/>
      <w:marBottom w:val="0"/>
      <w:divBdr>
        <w:top w:val="none" w:sz="0" w:space="0" w:color="auto"/>
        <w:left w:val="none" w:sz="0" w:space="0" w:color="auto"/>
        <w:bottom w:val="none" w:sz="0" w:space="0" w:color="auto"/>
        <w:right w:val="none" w:sz="0" w:space="0" w:color="auto"/>
      </w:divBdr>
    </w:div>
    <w:div w:id="1954286716">
      <w:marLeft w:val="640"/>
      <w:marRight w:val="0"/>
      <w:marTop w:val="0"/>
      <w:marBottom w:val="0"/>
      <w:divBdr>
        <w:top w:val="none" w:sz="0" w:space="0" w:color="auto"/>
        <w:left w:val="none" w:sz="0" w:space="0" w:color="auto"/>
        <w:bottom w:val="none" w:sz="0" w:space="0" w:color="auto"/>
        <w:right w:val="none" w:sz="0" w:space="0" w:color="auto"/>
      </w:divBdr>
    </w:div>
    <w:div w:id="1954750450">
      <w:marLeft w:val="640"/>
      <w:marRight w:val="0"/>
      <w:marTop w:val="0"/>
      <w:marBottom w:val="0"/>
      <w:divBdr>
        <w:top w:val="none" w:sz="0" w:space="0" w:color="auto"/>
        <w:left w:val="none" w:sz="0" w:space="0" w:color="auto"/>
        <w:bottom w:val="none" w:sz="0" w:space="0" w:color="auto"/>
        <w:right w:val="none" w:sz="0" w:space="0" w:color="auto"/>
      </w:divBdr>
    </w:div>
    <w:div w:id="1955282437">
      <w:marLeft w:val="640"/>
      <w:marRight w:val="0"/>
      <w:marTop w:val="0"/>
      <w:marBottom w:val="0"/>
      <w:divBdr>
        <w:top w:val="none" w:sz="0" w:space="0" w:color="auto"/>
        <w:left w:val="none" w:sz="0" w:space="0" w:color="auto"/>
        <w:bottom w:val="none" w:sz="0" w:space="0" w:color="auto"/>
        <w:right w:val="none" w:sz="0" w:space="0" w:color="auto"/>
      </w:divBdr>
    </w:div>
    <w:div w:id="1955474203">
      <w:marLeft w:val="640"/>
      <w:marRight w:val="0"/>
      <w:marTop w:val="0"/>
      <w:marBottom w:val="0"/>
      <w:divBdr>
        <w:top w:val="none" w:sz="0" w:space="0" w:color="auto"/>
        <w:left w:val="none" w:sz="0" w:space="0" w:color="auto"/>
        <w:bottom w:val="none" w:sz="0" w:space="0" w:color="auto"/>
        <w:right w:val="none" w:sz="0" w:space="0" w:color="auto"/>
      </w:divBdr>
    </w:div>
    <w:div w:id="1955555729">
      <w:marLeft w:val="640"/>
      <w:marRight w:val="0"/>
      <w:marTop w:val="0"/>
      <w:marBottom w:val="0"/>
      <w:divBdr>
        <w:top w:val="none" w:sz="0" w:space="0" w:color="auto"/>
        <w:left w:val="none" w:sz="0" w:space="0" w:color="auto"/>
        <w:bottom w:val="none" w:sz="0" w:space="0" w:color="auto"/>
        <w:right w:val="none" w:sz="0" w:space="0" w:color="auto"/>
      </w:divBdr>
    </w:div>
    <w:div w:id="1957105088">
      <w:marLeft w:val="640"/>
      <w:marRight w:val="0"/>
      <w:marTop w:val="0"/>
      <w:marBottom w:val="0"/>
      <w:divBdr>
        <w:top w:val="none" w:sz="0" w:space="0" w:color="auto"/>
        <w:left w:val="none" w:sz="0" w:space="0" w:color="auto"/>
        <w:bottom w:val="none" w:sz="0" w:space="0" w:color="auto"/>
        <w:right w:val="none" w:sz="0" w:space="0" w:color="auto"/>
      </w:divBdr>
    </w:div>
    <w:div w:id="1957440592">
      <w:marLeft w:val="640"/>
      <w:marRight w:val="0"/>
      <w:marTop w:val="0"/>
      <w:marBottom w:val="0"/>
      <w:divBdr>
        <w:top w:val="none" w:sz="0" w:space="0" w:color="auto"/>
        <w:left w:val="none" w:sz="0" w:space="0" w:color="auto"/>
        <w:bottom w:val="none" w:sz="0" w:space="0" w:color="auto"/>
        <w:right w:val="none" w:sz="0" w:space="0" w:color="auto"/>
      </w:divBdr>
    </w:div>
    <w:div w:id="1957983904">
      <w:marLeft w:val="640"/>
      <w:marRight w:val="0"/>
      <w:marTop w:val="0"/>
      <w:marBottom w:val="0"/>
      <w:divBdr>
        <w:top w:val="none" w:sz="0" w:space="0" w:color="auto"/>
        <w:left w:val="none" w:sz="0" w:space="0" w:color="auto"/>
        <w:bottom w:val="none" w:sz="0" w:space="0" w:color="auto"/>
        <w:right w:val="none" w:sz="0" w:space="0" w:color="auto"/>
      </w:divBdr>
    </w:div>
    <w:div w:id="1958028727">
      <w:marLeft w:val="640"/>
      <w:marRight w:val="0"/>
      <w:marTop w:val="0"/>
      <w:marBottom w:val="0"/>
      <w:divBdr>
        <w:top w:val="none" w:sz="0" w:space="0" w:color="auto"/>
        <w:left w:val="none" w:sz="0" w:space="0" w:color="auto"/>
        <w:bottom w:val="none" w:sz="0" w:space="0" w:color="auto"/>
        <w:right w:val="none" w:sz="0" w:space="0" w:color="auto"/>
      </w:divBdr>
    </w:div>
    <w:div w:id="1958103507">
      <w:marLeft w:val="640"/>
      <w:marRight w:val="0"/>
      <w:marTop w:val="0"/>
      <w:marBottom w:val="0"/>
      <w:divBdr>
        <w:top w:val="none" w:sz="0" w:space="0" w:color="auto"/>
        <w:left w:val="none" w:sz="0" w:space="0" w:color="auto"/>
        <w:bottom w:val="none" w:sz="0" w:space="0" w:color="auto"/>
        <w:right w:val="none" w:sz="0" w:space="0" w:color="auto"/>
      </w:divBdr>
    </w:div>
    <w:div w:id="1958289335">
      <w:marLeft w:val="640"/>
      <w:marRight w:val="0"/>
      <w:marTop w:val="0"/>
      <w:marBottom w:val="0"/>
      <w:divBdr>
        <w:top w:val="none" w:sz="0" w:space="0" w:color="auto"/>
        <w:left w:val="none" w:sz="0" w:space="0" w:color="auto"/>
        <w:bottom w:val="none" w:sz="0" w:space="0" w:color="auto"/>
        <w:right w:val="none" w:sz="0" w:space="0" w:color="auto"/>
      </w:divBdr>
    </w:div>
    <w:div w:id="1959096570">
      <w:marLeft w:val="640"/>
      <w:marRight w:val="0"/>
      <w:marTop w:val="0"/>
      <w:marBottom w:val="0"/>
      <w:divBdr>
        <w:top w:val="none" w:sz="0" w:space="0" w:color="auto"/>
        <w:left w:val="none" w:sz="0" w:space="0" w:color="auto"/>
        <w:bottom w:val="none" w:sz="0" w:space="0" w:color="auto"/>
        <w:right w:val="none" w:sz="0" w:space="0" w:color="auto"/>
      </w:divBdr>
    </w:div>
    <w:div w:id="1959097790">
      <w:marLeft w:val="640"/>
      <w:marRight w:val="0"/>
      <w:marTop w:val="0"/>
      <w:marBottom w:val="0"/>
      <w:divBdr>
        <w:top w:val="none" w:sz="0" w:space="0" w:color="auto"/>
        <w:left w:val="none" w:sz="0" w:space="0" w:color="auto"/>
        <w:bottom w:val="none" w:sz="0" w:space="0" w:color="auto"/>
        <w:right w:val="none" w:sz="0" w:space="0" w:color="auto"/>
      </w:divBdr>
    </w:div>
    <w:div w:id="1959138193">
      <w:marLeft w:val="640"/>
      <w:marRight w:val="0"/>
      <w:marTop w:val="0"/>
      <w:marBottom w:val="0"/>
      <w:divBdr>
        <w:top w:val="none" w:sz="0" w:space="0" w:color="auto"/>
        <w:left w:val="none" w:sz="0" w:space="0" w:color="auto"/>
        <w:bottom w:val="none" w:sz="0" w:space="0" w:color="auto"/>
        <w:right w:val="none" w:sz="0" w:space="0" w:color="auto"/>
      </w:divBdr>
    </w:div>
    <w:div w:id="1959146284">
      <w:marLeft w:val="640"/>
      <w:marRight w:val="0"/>
      <w:marTop w:val="0"/>
      <w:marBottom w:val="0"/>
      <w:divBdr>
        <w:top w:val="none" w:sz="0" w:space="0" w:color="auto"/>
        <w:left w:val="none" w:sz="0" w:space="0" w:color="auto"/>
        <w:bottom w:val="none" w:sz="0" w:space="0" w:color="auto"/>
        <w:right w:val="none" w:sz="0" w:space="0" w:color="auto"/>
      </w:divBdr>
    </w:div>
    <w:div w:id="1960186854">
      <w:marLeft w:val="640"/>
      <w:marRight w:val="0"/>
      <w:marTop w:val="0"/>
      <w:marBottom w:val="0"/>
      <w:divBdr>
        <w:top w:val="none" w:sz="0" w:space="0" w:color="auto"/>
        <w:left w:val="none" w:sz="0" w:space="0" w:color="auto"/>
        <w:bottom w:val="none" w:sz="0" w:space="0" w:color="auto"/>
        <w:right w:val="none" w:sz="0" w:space="0" w:color="auto"/>
      </w:divBdr>
    </w:div>
    <w:div w:id="1961035317">
      <w:marLeft w:val="640"/>
      <w:marRight w:val="0"/>
      <w:marTop w:val="0"/>
      <w:marBottom w:val="0"/>
      <w:divBdr>
        <w:top w:val="none" w:sz="0" w:space="0" w:color="auto"/>
        <w:left w:val="none" w:sz="0" w:space="0" w:color="auto"/>
        <w:bottom w:val="none" w:sz="0" w:space="0" w:color="auto"/>
        <w:right w:val="none" w:sz="0" w:space="0" w:color="auto"/>
      </w:divBdr>
    </w:div>
    <w:div w:id="1961452518">
      <w:marLeft w:val="640"/>
      <w:marRight w:val="0"/>
      <w:marTop w:val="0"/>
      <w:marBottom w:val="0"/>
      <w:divBdr>
        <w:top w:val="none" w:sz="0" w:space="0" w:color="auto"/>
        <w:left w:val="none" w:sz="0" w:space="0" w:color="auto"/>
        <w:bottom w:val="none" w:sz="0" w:space="0" w:color="auto"/>
        <w:right w:val="none" w:sz="0" w:space="0" w:color="auto"/>
      </w:divBdr>
    </w:div>
    <w:div w:id="1961524133">
      <w:marLeft w:val="640"/>
      <w:marRight w:val="0"/>
      <w:marTop w:val="0"/>
      <w:marBottom w:val="0"/>
      <w:divBdr>
        <w:top w:val="none" w:sz="0" w:space="0" w:color="auto"/>
        <w:left w:val="none" w:sz="0" w:space="0" w:color="auto"/>
        <w:bottom w:val="none" w:sz="0" w:space="0" w:color="auto"/>
        <w:right w:val="none" w:sz="0" w:space="0" w:color="auto"/>
      </w:divBdr>
    </w:div>
    <w:div w:id="1961645174">
      <w:marLeft w:val="640"/>
      <w:marRight w:val="0"/>
      <w:marTop w:val="0"/>
      <w:marBottom w:val="0"/>
      <w:divBdr>
        <w:top w:val="none" w:sz="0" w:space="0" w:color="auto"/>
        <w:left w:val="none" w:sz="0" w:space="0" w:color="auto"/>
        <w:bottom w:val="none" w:sz="0" w:space="0" w:color="auto"/>
        <w:right w:val="none" w:sz="0" w:space="0" w:color="auto"/>
      </w:divBdr>
    </w:div>
    <w:div w:id="1961911128">
      <w:marLeft w:val="640"/>
      <w:marRight w:val="0"/>
      <w:marTop w:val="0"/>
      <w:marBottom w:val="0"/>
      <w:divBdr>
        <w:top w:val="none" w:sz="0" w:space="0" w:color="auto"/>
        <w:left w:val="none" w:sz="0" w:space="0" w:color="auto"/>
        <w:bottom w:val="none" w:sz="0" w:space="0" w:color="auto"/>
        <w:right w:val="none" w:sz="0" w:space="0" w:color="auto"/>
      </w:divBdr>
    </w:div>
    <w:div w:id="1961957509">
      <w:marLeft w:val="640"/>
      <w:marRight w:val="0"/>
      <w:marTop w:val="0"/>
      <w:marBottom w:val="0"/>
      <w:divBdr>
        <w:top w:val="none" w:sz="0" w:space="0" w:color="auto"/>
        <w:left w:val="none" w:sz="0" w:space="0" w:color="auto"/>
        <w:bottom w:val="none" w:sz="0" w:space="0" w:color="auto"/>
        <w:right w:val="none" w:sz="0" w:space="0" w:color="auto"/>
      </w:divBdr>
    </w:div>
    <w:div w:id="1962109552">
      <w:marLeft w:val="640"/>
      <w:marRight w:val="0"/>
      <w:marTop w:val="0"/>
      <w:marBottom w:val="0"/>
      <w:divBdr>
        <w:top w:val="none" w:sz="0" w:space="0" w:color="auto"/>
        <w:left w:val="none" w:sz="0" w:space="0" w:color="auto"/>
        <w:bottom w:val="none" w:sz="0" w:space="0" w:color="auto"/>
        <w:right w:val="none" w:sz="0" w:space="0" w:color="auto"/>
      </w:divBdr>
    </w:div>
    <w:div w:id="1962415562">
      <w:marLeft w:val="640"/>
      <w:marRight w:val="0"/>
      <w:marTop w:val="0"/>
      <w:marBottom w:val="0"/>
      <w:divBdr>
        <w:top w:val="none" w:sz="0" w:space="0" w:color="auto"/>
        <w:left w:val="none" w:sz="0" w:space="0" w:color="auto"/>
        <w:bottom w:val="none" w:sz="0" w:space="0" w:color="auto"/>
        <w:right w:val="none" w:sz="0" w:space="0" w:color="auto"/>
      </w:divBdr>
    </w:div>
    <w:div w:id="1962572169">
      <w:marLeft w:val="640"/>
      <w:marRight w:val="0"/>
      <w:marTop w:val="0"/>
      <w:marBottom w:val="0"/>
      <w:divBdr>
        <w:top w:val="none" w:sz="0" w:space="0" w:color="auto"/>
        <w:left w:val="none" w:sz="0" w:space="0" w:color="auto"/>
        <w:bottom w:val="none" w:sz="0" w:space="0" w:color="auto"/>
        <w:right w:val="none" w:sz="0" w:space="0" w:color="auto"/>
      </w:divBdr>
    </w:div>
    <w:div w:id="1962572384">
      <w:marLeft w:val="640"/>
      <w:marRight w:val="0"/>
      <w:marTop w:val="0"/>
      <w:marBottom w:val="0"/>
      <w:divBdr>
        <w:top w:val="none" w:sz="0" w:space="0" w:color="auto"/>
        <w:left w:val="none" w:sz="0" w:space="0" w:color="auto"/>
        <w:bottom w:val="none" w:sz="0" w:space="0" w:color="auto"/>
        <w:right w:val="none" w:sz="0" w:space="0" w:color="auto"/>
      </w:divBdr>
    </w:div>
    <w:div w:id="1962959801">
      <w:marLeft w:val="640"/>
      <w:marRight w:val="0"/>
      <w:marTop w:val="0"/>
      <w:marBottom w:val="0"/>
      <w:divBdr>
        <w:top w:val="none" w:sz="0" w:space="0" w:color="auto"/>
        <w:left w:val="none" w:sz="0" w:space="0" w:color="auto"/>
        <w:bottom w:val="none" w:sz="0" w:space="0" w:color="auto"/>
        <w:right w:val="none" w:sz="0" w:space="0" w:color="auto"/>
      </w:divBdr>
    </w:div>
    <w:div w:id="1963225693">
      <w:marLeft w:val="640"/>
      <w:marRight w:val="0"/>
      <w:marTop w:val="0"/>
      <w:marBottom w:val="0"/>
      <w:divBdr>
        <w:top w:val="none" w:sz="0" w:space="0" w:color="auto"/>
        <w:left w:val="none" w:sz="0" w:space="0" w:color="auto"/>
        <w:bottom w:val="none" w:sz="0" w:space="0" w:color="auto"/>
        <w:right w:val="none" w:sz="0" w:space="0" w:color="auto"/>
      </w:divBdr>
    </w:div>
    <w:div w:id="1964579978">
      <w:marLeft w:val="640"/>
      <w:marRight w:val="0"/>
      <w:marTop w:val="0"/>
      <w:marBottom w:val="0"/>
      <w:divBdr>
        <w:top w:val="none" w:sz="0" w:space="0" w:color="auto"/>
        <w:left w:val="none" w:sz="0" w:space="0" w:color="auto"/>
        <w:bottom w:val="none" w:sz="0" w:space="0" w:color="auto"/>
        <w:right w:val="none" w:sz="0" w:space="0" w:color="auto"/>
      </w:divBdr>
    </w:div>
    <w:div w:id="1964922158">
      <w:marLeft w:val="640"/>
      <w:marRight w:val="0"/>
      <w:marTop w:val="0"/>
      <w:marBottom w:val="0"/>
      <w:divBdr>
        <w:top w:val="none" w:sz="0" w:space="0" w:color="auto"/>
        <w:left w:val="none" w:sz="0" w:space="0" w:color="auto"/>
        <w:bottom w:val="none" w:sz="0" w:space="0" w:color="auto"/>
        <w:right w:val="none" w:sz="0" w:space="0" w:color="auto"/>
      </w:divBdr>
    </w:div>
    <w:div w:id="1965117094">
      <w:marLeft w:val="640"/>
      <w:marRight w:val="0"/>
      <w:marTop w:val="0"/>
      <w:marBottom w:val="0"/>
      <w:divBdr>
        <w:top w:val="none" w:sz="0" w:space="0" w:color="auto"/>
        <w:left w:val="none" w:sz="0" w:space="0" w:color="auto"/>
        <w:bottom w:val="none" w:sz="0" w:space="0" w:color="auto"/>
        <w:right w:val="none" w:sz="0" w:space="0" w:color="auto"/>
      </w:divBdr>
    </w:div>
    <w:div w:id="1965846728">
      <w:marLeft w:val="640"/>
      <w:marRight w:val="0"/>
      <w:marTop w:val="0"/>
      <w:marBottom w:val="0"/>
      <w:divBdr>
        <w:top w:val="none" w:sz="0" w:space="0" w:color="auto"/>
        <w:left w:val="none" w:sz="0" w:space="0" w:color="auto"/>
        <w:bottom w:val="none" w:sz="0" w:space="0" w:color="auto"/>
        <w:right w:val="none" w:sz="0" w:space="0" w:color="auto"/>
      </w:divBdr>
    </w:div>
    <w:div w:id="1965848191">
      <w:marLeft w:val="640"/>
      <w:marRight w:val="0"/>
      <w:marTop w:val="0"/>
      <w:marBottom w:val="0"/>
      <w:divBdr>
        <w:top w:val="none" w:sz="0" w:space="0" w:color="auto"/>
        <w:left w:val="none" w:sz="0" w:space="0" w:color="auto"/>
        <w:bottom w:val="none" w:sz="0" w:space="0" w:color="auto"/>
        <w:right w:val="none" w:sz="0" w:space="0" w:color="auto"/>
      </w:divBdr>
    </w:div>
    <w:div w:id="1965967154">
      <w:marLeft w:val="640"/>
      <w:marRight w:val="0"/>
      <w:marTop w:val="0"/>
      <w:marBottom w:val="0"/>
      <w:divBdr>
        <w:top w:val="none" w:sz="0" w:space="0" w:color="auto"/>
        <w:left w:val="none" w:sz="0" w:space="0" w:color="auto"/>
        <w:bottom w:val="none" w:sz="0" w:space="0" w:color="auto"/>
        <w:right w:val="none" w:sz="0" w:space="0" w:color="auto"/>
      </w:divBdr>
    </w:div>
    <w:div w:id="1966351827">
      <w:marLeft w:val="640"/>
      <w:marRight w:val="0"/>
      <w:marTop w:val="0"/>
      <w:marBottom w:val="0"/>
      <w:divBdr>
        <w:top w:val="none" w:sz="0" w:space="0" w:color="auto"/>
        <w:left w:val="none" w:sz="0" w:space="0" w:color="auto"/>
        <w:bottom w:val="none" w:sz="0" w:space="0" w:color="auto"/>
        <w:right w:val="none" w:sz="0" w:space="0" w:color="auto"/>
      </w:divBdr>
    </w:div>
    <w:div w:id="1966500696">
      <w:marLeft w:val="640"/>
      <w:marRight w:val="0"/>
      <w:marTop w:val="0"/>
      <w:marBottom w:val="0"/>
      <w:divBdr>
        <w:top w:val="none" w:sz="0" w:space="0" w:color="auto"/>
        <w:left w:val="none" w:sz="0" w:space="0" w:color="auto"/>
        <w:bottom w:val="none" w:sz="0" w:space="0" w:color="auto"/>
        <w:right w:val="none" w:sz="0" w:space="0" w:color="auto"/>
      </w:divBdr>
    </w:div>
    <w:div w:id="1966614784">
      <w:marLeft w:val="640"/>
      <w:marRight w:val="0"/>
      <w:marTop w:val="0"/>
      <w:marBottom w:val="0"/>
      <w:divBdr>
        <w:top w:val="none" w:sz="0" w:space="0" w:color="auto"/>
        <w:left w:val="none" w:sz="0" w:space="0" w:color="auto"/>
        <w:bottom w:val="none" w:sz="0" w:space="0" w:color="auto"/>
        <w:right w:val="none" w:sz="0" w:space="0" w:color="auto"/>
      </w:divBdr>
    </w:div>
    <w:div w:id="1966811735">
      <w:marLeft w:val="640"/>
      <w:marRight w:val="0"/>
      <w:marTop w:val="0"/>
      <w:marBottom w:val="0"/>
      <w:divBdr>
        <w:top w:val="none" w:sz="0" w:space="0" w:color="auto"/>
        <w:left w:val="none" w:sz="0" w:space="0" w:color="auto"/>
        <w:bottom w:val="none" w:sz="0" w:space="0" w:color="auto"/>
        <w:right w:val="none" w:sz="0" w:space="0" w:color="auto"/>
      </w:divBdr>
    </w:div>
    <w:div w:id="1966885218">
      <w:marLeft w:val="640"/>
      <w:marRight w:val="0"/>
      <w:marTop w:val="0"/>
      <w:marBottom w:val="0"/>
      <w:divBdr>
        <w:top w:val="none" w:sz="0" w:space="0" w:color="auto"/>
        <w:left w:val="none" w:sz="0" w:space="0" w:color="auto"/>
        <w:bottom w:val="none" w:sz="0" w:space="0" w:color="auto"/>
        <w:right w:val="none" w:sz="0" w:space="0" w:color="auto"/>
      </w:divBdr>
    </w:div>
    <w:div w:id="1967076301">
      <w:marLeft w:val="640"/>
      <w:marRight w:val="0"/>
      <w:marTop w:val="0"/>
      <w:marBottom w:val="0"/>
      <w:divBdr>
        <w:top w:val="none" w:sz="0" w:space="0" w:color="auto"/>
        <w:left w:val="none" w:sz="0" w:space="0" w:color="auto"/>
        <w:bottom w:val="none" w:sz="0" w:space="0" w:color="auto"/>
        <w:right w:val="none" w:sz="0" w:space="0" w:color="auto"/>
      </w:divBdr>
    </w:div>
    <w:div w:id="1967346444">
      <w:marLeft w:val="640"/>
      <w:marRight w:val="0"/>
      <w:marTop w:val="0"/>
      <w:marBottom w:val="0"/>
      <w:divBdr>
        <w:top w:val="none" w:sz="0" w:space="0" w:color="auto"/>
        <w:left w:val="none" w:sz="0" w:space="0" w:color="auto"/>
        <w:bottom w:val="none" w:sz="0" w:space="0" w:color="auto"/>
        <w:right w:val="none" w:sz="0" w:space="0" w:color="auto"/>
      </w:divBdr>
    </w:div>
    <w:div w:id="1967733917">
      <w:marLeft w:val="640"/>
      <w:marRight w:val="0"/>
      <w:marTop w:val="0"/>
      <w:marBottom w:val="0"/>
      <w:divBdr>
        <w:top w:val="none" w:sz="0" w:space="0" w:color="auto"/>
        <w:left w:val="none" w:sz="0" w:space="0" w:color="auto"/>
        <w:bottom w:val="none" w:sz="0" w:space="0" w:color="auto"/>
        <w:right w:val="none" w:sz="0" w:space="0" w:color="auto"/>
      </w:divBdr>
    </w:div>
    <w:div w:id="1968118643">
      <w:marLeft w:val="640"/>
      <w:marRight w:val="0"/>
      <w:marTop w:val="0"/>
      <w:marBottom w:val="0"/>
      <w:divBdr>
        <w:top w:val="none" w:sz="0" w:space="0" w:color="auto"/>
        <w:left w:val="none" w:sz="0" w:space="0" w:color="auto"/>
        <w:bottom w:val="none" w:sz="0" w:space="0" w:color="auto"/>
        <w:right w:val="none" w:sz="0" w:space="0" w:color="auto"/>
      </w:divBdr>
    </w:div>
    <w:div w:id="1968655926">
      <w:marLeft w:val="640"/>
      <w:marRight w:val="0"/>
      <w:marTop w:val="0"/>
      <w:marBottom w:val="0"/>
      <w:divBdr>
        <w:top w:val="none" w:sz="0" w:space="0" w:color="auto"/>
        <w:left w:val="none" w:sz="0" w:space="0" w:color="auto"/>
        <w:bottom w:val="none" w:sz="0" w:space="0" w:color="auto"/>
        <w:right w:val="none" w:sz="0" w:space="0" w:color="auto"/>
      </w:divBdr>
    </w:div>
    <w:div w:id="1969428200">
      <w:marLeft w:val="640"/>
      <w:marRight w:val="0"/>
      <w:marTop w:val="0"/>
      <w:marBottom w:val="0"/>
      <w:divBdr>
        <w:top w:val="none" w:sz="0" w:space="0" w:color="auto"/>
        <w:left w:val="none" w:sz="0" w:space="0" w:color="auto"/>
        <w:bottom w:val="none" w:sz="0" w:space="0" w:color="auto"/>
        <w:right w:val="none" w:sz="0" w:space="0" w:color="auto"/>
      </w:divBdr>
    </w:div>
    <w:div w:id="1969702037">
      <w:marLeft w:val="640"/>
      <w:marRight w:val="0"/>
      <w:marTop w:val="0"/>
      <w:marBottom w:val="0"/>
      <w:divBdr>
        <w:top w:val="none" w:sz="0" w:space="0" w:color="auto"/>
        <w:left w:val="none" w:sz="0" w:space="0" w:color="auto"/>
        <w:bottom w:val="none" w:sz="0" w:space="0" w:color="auto"/>
        <w:right w:val="none" w:sz="0" w:space="0" w:color="auto"/>
      </w:divBdr>
    </w:div>
    <w:div w:id="1970546472">
      <w:marLeft w:val="640"/>
      <w:marRight w:val="0"/>
      <w:marTop w:val="0"/>
      <w:marBottom w:val="0"/>
      <w:divBdr>
        <w:top w:val="none" w:sz="0" w:space="0" w:color="auto"/>
        <w:left w:val="none" w:sz="0" w:space="0" w:color="auto"/>
        <w:bottom w:val="none" w:sz="0" w:space="0" w:color="auto"/>
        <w:right w:val="none" w:sz="0" w:space="0" w:color="auto"/>
      </w:divBdr>
    </w:div>
    <w:div w:id="1970815662">
      <w:marLeft w:val="640"/>
      <w:marRight w:val="0"/>
      <w:marTop w:val="0"/>
      <w:marBottom w:val="0"/>
      <w:divBdr>
        <w:top w:val="none" w:sz="0" w:space="0" w:color="auto"/>
        <w:left w:val="none" w:sz="0" w:space="0" w:color="auto"/>
        <w:bottom w:val="none" w:sz="0" w:space="0" w:color="auto"/>
        <w:right w:val="none" w:sz="0" w:space="0" w:color="auto"/>
      </w:divBdr>
    </w:div>
    <w:div w:id="1970935357">
      <w:marLeft w:val="640"/>
      <w:marRight w:val="0"/>
      <w:marTop w:val="0"/>
      <w:marBottom w:val="0"/>
      <w:divBdr>
        <w:top w:val="none" w:sz="0" w:space="0" w:color="auto"/>
        <w:left w:val="none" w:sz="0" w:space="0" w:color="auto"/>
        <w:bottom w:val="none" w:sz="0" w:space="0" w:color="auto"/>
        <w:right w:val="none" w:sz="0" w:space="0" w:color="auto"/>
      </w:divBdr>
    </w:div>
    <w:div w:id="1971209579">
      <w:marLeft w:val="640"/>
      <w:marRight w:val="0"/>
      <w:marTop w:val="0"/>
      <w:marBottom w:val="0"/>
      <w:divBdr>
        <w:top w:val="none" w:sz="0" w:space="0" w:color="auto"/>
        <w:left w:val="none" w:sz="0" w:space="0" w:color="auto"/>
        <w:bottom w:val="none" w:sz="0" w:space="0" w:color="auto"/>
        <w:right w:val="none" w:sz="0" w:space="0" w:color="auto"/>
      </w:divBdr>
    </w:div>
    <w:div w:id="1971478081">
      <w:marLeft w:val="640"/>
      <w:marRight w:val="0"/>
      <w:marTop w:val="0"/>
      <w:marBottom w:val="0"/>
      <w:divBdr>
        <w:top w:val="none" w:sz="0" w:space="0" w:color="auto"/>
        <w:left w:val="none" w:sz="0" w:space="0" w:color="auto"/>
        <w:bottom w:val="none" w:sz="0" w:space="0" w:color="auto"/>
        <w:right w:val="none" w:sz="0" w:space="0" w:color="auto"/>
      </w:divBdr>
    </w:div>
    <w:div w:id="1971783108">
      <w:marLeft w:val="640"/>
      <w:marRight w:val="0"/>
      <w:marTop w:val="0"/>
      <w:marBottom w:val="0"/>
      <w:divBdr>
        <w:top w:val="none" w:sz="0" w:space="0" w:color="auto"/>
        <w:left w:val="none" w:sz="0" w:space="0" w:color="auto"/>
        <w:bottom w:val="none" w:sz="0" w:space="0" w:color="auto"/>
        <w:right w:val="none" w:sz="0" w:space="0" w:color="auto"/>
      </w:divBdr>
    </w:div>
    <w:div w:id="1972054311">
      <w:marLeft w:val="640"/>
      <w:marRight w:val="0"/>
      <w:marTop w:val="0"/>
      <w:marBottom w:val="0"/>
      <w:divBdr>
        <w:top w:val="none" w:sz="0" w:space="0" w:color="auto"/>
        <w:left w:val="none" w:sz="0" w:space="0" w:color="auto"/>
        <w:bottom w:val="none" w:sz="0" w:space="0" w:color="auto"/>
        <w:right w:val="none" w:sz="0" w:space="0" w:color="auto"/>
      </w:divBdr>
    </w:div>
    <w:div w:id="1972326344">
      <w:marLeft w:val="640"/>
      <w:marRight w:val="0"/>
      <w:marTop w:val="0"/>
      <w:marBottom w:val="0"/>
      <w:divBdr>
        <w:top w:val="none" w:sz="0" w:space="0" w:color="auto"/>
        <w:left w:val="none" w:sz="0" w:space="0" w:color="auto"/>
        <w:bottom w:val="none" w:sz="0" w:space="0" w:color="auto"/>
        <w:right w:val="none" w:sz="0" w:space="0" w:color="auto"/>
      </w:divBdr>
    </w:div>
    <w:div w:id="1972706221">
      <w:marLeft w:val="640"/>
      <w:marRight w:val="0"/>
      <w:marTop w:val="0"/>
      <w:marBottom w:val="0"/>
      <w:divBdr>
        <w:top w:val="none" w:sz="0" w:space="0" w:color="auto"/>
        <w:left w:val="none" w:sz="0" w:space="0" w:color="auto"/>
        <w:bottom w:val="none" w:sz="0" w:space="0" w:color="auto"/>
        <w:right w:val="none" w:sz="0" w:space="0" w:color="auto"/>
      </w:divBdr>
    </w:div>
    <w:div w:id="1973052577">
      <w:marLeft w:val="640"/>
      <w:marRight w:val="0"/>
      <w:marTop w:val="0"/>
      <w:marBottom w:val="0"/>
      <w:divBdr>
        <w:top w:val="none" w:sz="0" w:space="0" w:color="auto"/>
        <w:left w:val="none" w:sz="0" w:space="0" w:color="auto"/>
        <w:bottom w:val="none" w:sz="0" w:space="0" w:color="auto"/>
        <w:right w:val="none" w:sz="0" w:space="0" w:color="auto"/>
      </w:divBdr>
    </w:div>
    <w:div w:id="1973561376">
      <w:marLeft w:val="640"/>
      <w:marRight w:val="0"/>
      <w:marTop w:val="0"/>
      <w:marBottom w:val="0"/>
      <w:divBdr>
        <w:top w:val="none" w:sz="0" w:space="0" w:color="auto"/>
        <w:left w:val="none" w:sz="0" w:space="0" w:color="auto"/>
        <w:bottom w:val="none" w:sz="0" w:space="0" w:color="auto"/>
        <w:right w:val="none" w:sz="0" w:space="0" w:color="auto"/>
      </w:divBdr>
    </w:div>
    <w:div w:id="1973947744">
      <w:marLeft w:val="640"/>
      <w:marRight w:val="0"/>
      <w:marTop w:val="0"/>
      <w:marBottom w:val="0"/>
      <w:divBdr>
        <w:top w:val="none" w:sz="0" w:space="0" w:color="auto"/>
        <w:left w:val="none" w:sz="0" w:space="0" w:color="auto"/>
        <w:bottom w:val="none" w:sz="0" w:space="0" w:color="auto"/>
        <w:right w:val="none" w:sz="0" w:space="0" w:color="auto"/>
      </w:divBdr>
    </w:div>
    <w:div w:id="1973975227">
      <w:marLeft w:val="640"/>
      <w:marRight w:val="0"/>
      <w:marTop w:val="0"/>
      <w:marBottom w:val="0"/>
      <w:divBdr>
        <w:top w:val="none" w:sz="0" w:space="0" w:color="auto"/>
        <w:left w:val="none" w:sz="0" w:space="0" w:color="auto"/>
        <w:bottom w:val="none" w:sz="0" w:space="0" w:color="auto"/>
        <w:right w:val="none" w:sz="0" w:space="0" w:color="auto"/>
      </w:divBdr>
    </w:div>
    <w:div w:id="1974674382">
      <w:marLeft w:val="640"/>
      <w:marRight w:val="0"/>
      <w:marTop w:val="0"/>
      <w:marBottom w:val="0"/>
      <w:divBdr>
        <w:top w:val="none" w:sz="0" w:space="0" w:color="auto"/>
        <w:left w:val="none" w:sz="0" w:space="0" w:color="auto"/>
        <w:bottom w:val="none" w:sz="0" w:space="0" w:color="auto"/>
        <w:right w:val="none" w:sz="0" w:space="0" w:color="auto"/>
      </w:divBdr>
    </w:div>
    <w:div w:id="1974674661">
      <w:marLeft w:val="640"/>
      <w:marRight w:val="0"/>
      <w:marTop w:val="0"/>
      <w:marBottom w:val="0"/>
      <w:divBdr>
        <w:top w:val="none" w:sz="0" w:space="0" w:color="auto"/>
        <w:left w:val="none" w:sz="0" w:space="0" w:color="auto"/>
        <w:bottom w:val="none" w:sz="0" w:space="0" w:color="auto"/>
        <w:right w:val="none" w:sz="0" w:space="0" w:color="auto"/>
      </w:divBdr>
    </w:div>
    <w:div w:id="1975020072">
      <w:marLeft w:val="640"/>
      <w:marRight w:val="0"/>
      <w:marTop w:val="0"/>
      <w:marBottom w:val="0"/>
      <w:divBdr>
        <w:top w:val="none" w:sz="0" w:space="0" w:color="auto"/>
        <w:left w:val="none" w:sz="0" w:space="0" w:color="auto"/>
        <w:bottom w:val="none" w:sz="0" w:space="0" w:color="auto"/>
        <w:right w:val="none" w:sz="0" w:space="0" w:color="auto"/>
      </w:divBdr>
    </w:div>
    <w:div w:id="1975213395">
      <w:marLeft w:val="640"/>
      <w:marRight w:val="0"/>
      <w:marTop w:val="0"/>
      <w:marBottom w:val="0"/>
      <w:divBdr>
        <w:top w:val="none" w:sz="0" w:space="0" w:color="auto"/>
        <w:left w:val="none" w:sz="0" w:space="0" w:color="auto"/>
        <w:bottom w:val="none" w:sz="0" w:space="0" w:color="auto"/>
        <w:right w:val="none" w:sz="0" w:space="0" w:color="auto"/>
      </w:divBdr>
    </w:div>
    <w:div w:id="1975404695">
      <w:marLeft w:val="640"/>
      <w:marRight w:val="0"/>
      <w:marTop w:val="0"/>
      <w:marBottom w:val="0"/>
      <w:divBdr>
        <w:top w:val="none" w:sz="0" w:space="0" w:color="auto"/>
        <w:left w:val="none" w:sz="0" w:space="0" w:color="auto"/>
        <w:bottom w:val="none" w:sz="0" w:space="0" w:color="auto"/>
        <w:right w:val="none" w:sz="0" w:space="0" w:color="auto"/>
      </w:divBdr>
    </w:div>
    <w:div w:id="1975603543">
      <w:marLeft w:val="640"/>
      <w:marRight w:val="0"/>
      <w:marTop w:val="0"/>
      <w:marBottom w:val="0"/>
      <w:divBdr>
        <w:top w:val="none" w:sz="0" w:space="0" w:color="auto"/>
        <w:left w:val="none" w:sz="0" w:space="0" w:color="auto"/>
        <w:bottom w:val="none" w:sz="0" w:space="0" w:color="auto"/>
        <w:right w:val="none" w:sz="0" w:space="0" w:color="auto"/>
      </w:divBdr>
    </w:div>
    <w:div w:id="1975677507">
      <w:marLeft w:val="640"/>
      <w:marRight w:val="0"/>
      <w:marTop w:val="0"/>
      <w:marBottom w:val="0"/>
      <w:divBdr>
        <w:top w:val="none" w:sz="0" w:space="0" w:color="auto"/>
        <w:left w:val="none" w:sz="0" w:space="0" w:color="auto"/>
        <w:bottom w:val="none" w:sz="0" w:space="0" w:color="auto"/>
        <w:right w:val="none" w:sz="0" w:space="0" w:color="auto"/>
      </w:divBdr>
    </w:div>
    <w:div w:id="1975716964">
      <w:marLeft w:val="640"/>
      <w:marRight w:val="0"/>
      <w:marTop w:val="0"/>
      <w:marBottom w:val="0"/>
      <w:divBdr>
        <w:top w:val="none" w:sz="0" w:space="0" w:color="auto"/>
        <w:left w:val="none" w:sz="0" w:space="0" w:color="auto"/>
        <w:bottom w:val="none" w:sz="0" w:space="0" w:color="auto"/>
        <w:right w:val="none" w:sz="0" w:space="0" w:color="auto"/>
      </w:divBdr>
    </w:div>
    <w:div w:id="1976176548">
      <w:marLeft w:val="640"/>
      <w:marRight w:val="0"/>
      <w:marTop w:val="0"/>
      <w:marBottom w:val="0"/>
      <w:divBdr>
        <w:top w:val="none" w:sz="0" w:space="0" w:color="auto"/>
        <w:left w:val="none" w:sz="0" w:space="0" w:color="auto"/>
        <w:bottom w:val="none" w:sz="0" w:space="0" w:color="auto"/>
        <w:right w:val="none" w:sz="0" w:space="0" w:color="auto"/>
      </w:divBdr>
    </w:div>
    <w:div w:id="1976328179">
      <w:marLeft w:val="640"/>
      <w:marRight w:val="0"/>
      <w:marTop w:val="0"/>
      <w:marBottom w:val="0"/>
      <w:divBdr>
        <w:top w:val="none" w:sz="0" w:space="0" w:color="auto"/>
        <w:left w:val="none" w:sz="0" w:space="0" w:color="auto"/>
        <w:bottom w:val="none" w:sz="0" w:space="0" w:color="auto"/>
        <w:right w:val="none" w:sz="0" w:space="0" w:color="auto"/>
      </w:divBdr>
    </w:div>
    <w:div w:id="1976520297">
      <w:marLeft w:val="640"/>
      <w:marRight w:val="0"/>
      <w:marTop w:val="0"/>
      <w:marBottom w:val="0"/>
      <w:divBdr>
        <w:top w:val="none" w:sz="0" w:space="0" w:color="auto"/>
        <w:left w:val="none" w:sz="0" w:space="0" w:color="auto"/>
        <w:bottom w:val="none" w:sz="0" w:space="0" w:color="auto"/>
        <w:right w:val="none" w:sz="0" w:space="0" w:color="auto"/>
      </w:divBdr>
    </w:div>
    <w:div w:id="1977030565">
      <w:marLeft w:val="640"/>
      <w:marRight w:val="0"/>
      <w:marTop w:val="0"/>
      <w:marBottom w:val="0"/>
      <w:divBdr>
        <w:top w:val="none" w:sz="0" w:space="0" w:color="auto"/>
        <w:left w:val="none" w:sz="0" w:space="0" w:color="auto"/>
        <w:bottom w:val="none" w:sz="0" w:space="0" w:color="auto"/>
        <w:right w:val="none" w:sz="0" w:space="0" w:color="auto"/>
      </w:divBdr>
    </w:div>
    <w:div w:id="1977180495">
      <w:marLeft w:val="640"/>
      <w:marRight w:val="0"/>
      <w:marTop w:val="0"/>
      <w:marBottom w:val="0"/>
      <w:divBdr>
        <w:top w:val="none" w:sz="0" w:space="0" w:color="auto"/>
        <w:left w:val="none" w:sz="0" w:space="0" w:color="auto"/>
        <w:bottom w:val="none" w:sz="0" w:space="0" w:color="auto"/>
        <w:right w:val="none" w:sz="0" w:space="0" w:color="auto"/>
      </w:divBdr>
    </w:div>
    <w:div w:id="1978026801">
      <w:marLeft w:val="640"/>
      <w:marRight w:val="0"/>
      <w:marTop w:val="0"/>
      <w:marBottom w:val="0"/>
      <w:divBdr>
        <w:top w:val="none" w:sz="0" w:space="0" w:color="auto"/>
        <w:left w:val="none" w:sz="0" w:space="0" w:color="auto"/>
        <w:bottom w:val="none" w:sz="0" w:space="0" w:color="auto"/>
        <w:right w:val="none" w:sz="0" w:space="0" w:color="auto"/>
      </w:divBdr>
    </w:div>
    <w:div w:id="1978141347">
      <w:marLeft w:val="640"/>
      <w:marRight w:val="0"/>
      <w:marTop w:val="0"/>
      <w:marBottom w:val="0"/>
      <w:divBdr>
        <w:top w:val="none" w:sz="0" w:space="0" w:color="auto"/>
        <w:left w:val="none" w:sz="0" w:space="0" w:color="auto"/>
        <w:bottom w:val="none" w:sz="0" w:space="0" w:color="auto"/>
        <w:right w:val="none" w:sz="0" w:space="0" w:color="auto"/>
      </w:divBdr>
    </w:div>
    <w:div w:id="1978367995">
      <w:marLeft w:val="640"/>
      <w:marRight w:val="0"/>
      <w:marTop w:val="0"/>
      <w:marBottom w:val="0"/>
      <w:divBdr>
        <w:top w:val="none" w:sz="0" w:space="0" w:color="auto"/>
        <w:left w:val="none" w:sz="0" w:space="0" w:color="auto"/>
        <w:bottom w:val="none" w:sz="0" w:space="0" w:color="auto"/>
        <w:right w:val="none" w:sz="0" w:space="0" w:color="auto"/>
      </w:divBdr>
    </w:div>
    <w:div w:id="1978492513">
      <w:marLeft w:val="640"/>
      <w:marRight w:val="0"/>
      <w:marTop w:val="0"/>
      <w:marBottom w:val="0"/>
      <w:divBdr>
        <w:top w:val="none" w:sz="0" w:space="0" w:color="auto"/>
        <w:left w:val="none" w:sz="0" w:space="0" w:color="auto"/>
        <w:bottom w:val="none" w:sz="0" w:space="0" w:color="auto"/>
        <w:right w:val="none" w:sz="0" w:space="0" w:color="auto"/>
      </w:divBdr>
    </w:div>
    <w:div w:id="1978797844">
      <w:marLeft w:val="640"/>
      <w:marRight w:val="0"/>
      <w:marTop w:val="0"/>
      <w:marBottom w:val="0"/>
      <w:divBdr>
        <w:top w:val="none" w:sz="0" w:space="0" w:color="auto"/>
        <w:left w:val="none" w:sz="0" w:space="0" w:color="auto"/>
        <w:bottom w:val="none" w:sz="0" w:space="0" w:color="auto"/>
        <w:right w:val="none" w:sz="0" w:space="0" w:color="auto"/>
      </w:divBdr>
    </w:div>
    <w:div w:id="1979139080">
      <w:marLeft w:val="640"/>
      <w:marRight w:val="0"/>
      <w:marTop w:val="0"/>
      <w:marBottom w:val="0"/>
      <w:divBdr>
        <w:top w:val="none" w:sz="0" w:space="0" w:color="auto"/>
        <w:left w:val="none" w:sz="0" w:space="0" w:color="auto"/>
        <w:bottom w:val="none" w:sz="0" w:space="0" w:color="auto"/>
        <w:right w:val="none" w:sz="0" w:space="0" w:color="auto"/>
      </w:divBdr>
    </w:div>
    <w:div w:id="1979341228">
      <w:marLeft w:val="640"/>
      <w:marRight w:val="0"/>
      <w:marTop w:val="0"/>
      <w:marBottom w:val="0"/>
      <w:divBdr>
        <w:top w:val="none" w:sz="0" w:space="0" w:color="auto"/>
        <w:left w:val="none" w:sz="0" w:space="0" w:color="auto"/>
        <w:bottom w:val="none" w:sz="0" w:space="0" w:color="auto"/>
        <w:right w:val="none" w:sz="0" w:space="0" w:color="auto"/>
      </w:divBdr>
    </w:div>
    <w:div w:id="1979914442">
      <w:marLeft w:val="640"/>
      <w:marRight w:val="0"/>
      <w:marTop w:val="0"/>
      <w:marBottom w:val="0"/>
      <w:divBdr>
        <w:top w:val="none" w:sz="0" w:space="0" w:color="auto"/>
        <w:left w:val="none" w:sz="0" w:space="0" w:color="auto"/>
        <w:bottom w:val="none" w:sz="0" w:space="0" w:color="auto"/>
        <w:right w:val="none" w:sz="0" w:space="0" w:color="auto"/>
      </w:divBdr>
    </w:div>
    <w:div w:id="1980113431">
      <w:marLeft w:val="640"/>
      <w:marRight w:val="0"/>
      <w:marTop w:val="0"/>
      <w:marBottom w:val="0"/>
      <w:divBdr>
        <w:top w:val="none" w:sz="0" w:space="0" w:color="auto"/>
        <w:left w:val="none" w:sz="0" w:space="0" w:color="auto"/>
        <w:bottom w:val="none" w:sz="0" w:space="0" w:color="auto"/>
        <w:right w:val="none" w:sz="0" w:space="0" w:color="auto"/>
      </w:divBdr>
    </w:div>
    <w:div w:id="1980761004">
      <w:marLeft w:val="640"/>
      <w:marRight w:val="0"/>
      <w:marTop w:val="0"/>
      <w:marBottom w:val="0"/>
      <w:divBdr>
        <w:top w:val="none" w:sz="0" w:space="0" w:color="auto"/>
        <w:left w:val="none" w:sz="0" w:space="0" w:color="auto"/>
        <w:bottom w:val="none" w:sz="0" w:space="0" w:color="auto"/>
        <w:right w:val="none" w:sz="0" w:space="0" w:color="auto"/>
      </w:divBdr>
    </w:div>
    <w:div w:id="1981030635">
      <w:marLeft w:val="640"/>
      <w:marRight w:val="0"/>
      <w:marTop w:val="0"/>
      <w:marBottom w:val="0"/>
      <w:divBdr>
        <w:top w:val="none" w:sz="0" w:space="0" w:color="auto"/>
        <w:left w:val="none" w:sz="0" w:space="0" w:color="auto"/>
        <w:bottom w:val="none" w:sz="0" w:space="0" w:color="auto"/>
        <w:right w:val="none" w:sz="0" w:space="0" w:color="auto"/>
      </w:divBdr>
    </w:div>
    <w:div w:id="1981223568">
      <w:marLeft w:val="640"/>
      <w:marRight w:val="0"/>
      <w:marTop w:val="0"/>
      <w:marBottom w:val="0"/>
      <w:divBdr>
        <w:top w:val="none" w:sz="0" w:space="0" w:color="auto"/>
        <w:left w:val="none" w:sz="0" w:space="0" w:color="auto"/>
        <w:bottom w:val="none" w:sz="0" w:space="0" w:color="auto"/>
        <w:right w:val="none" w:sz="0" w:space="0" w:color="auto"/>
      </w:divBdr>
    </w:div>
    <w:div w:id="1981424116">
      <w:marLeft w:val="640"/>
      <w:marRight w:val="0"/>
      <w:marTop w:val="0"/>
      <w:marBottom w:val="0"/>
      <w:divBdr>
        <w:top w:val="none" w:sz="0" w:space="0" w:color="auto"/>
        <w:left w:val="none" w:sz="0" w:space="0" w:color="auto"/>
        <w:bottom w:val="none" w:sz="0" w:space="0" w:color="auto"/>
        <w:right w:val="none" w:sz="0" w:space="0" w:color="auto"/>
      </w:divBdr>
    </w:div>
    <w:div w:id="1981571166">
      <w:marLeft w:val="640"/>
      <w:marRight w:val="0"/>
      <w:marTop w:val="0"/>
      <w:marBottom w:val="0"/>
      <w:divBdr>
        <w:top w:val="none" w:sz="0" w:space="0" w:color="auto"/>
        <w:left w:val="none" w:sz="0" w:space="0" w:color="auto"/>
        <w:bottom w:val="none" w:sz="0" w:space="0" w:color="auto"/>
        <w:right w:val="none" w:sz="0" w:space="0" w:color="auto"/>
      </w:divBdr>
    </w:div>
    <w:div w:id="1982224741">
      <w:marLeft w:val="640"/>
      <w:marRight w:val="0"/>
      <w:marTop w:val="0"/>
      <w:marBottom w:val="0"/>
      <w:divBdr>
        <w:top w:val="none" w:sz="0" w:space="0" w:color="auto"/>
        <w:left w:val="none" w:sz="0" w:space="0" w:color="auto"/>
        <w:bottom w:val="none" w:sz="0" w:space="0" w:color="auto"/>
        <w:right w:val="none" w:sz="0" w:space="0" w:color="auto"/>
      </w:divBdr>
    </w:div>
    <w:div w:id="1982416887">
      <w:marLeft w:val="640"/>
      <w:marRight w:val="0"/>
      <w:marTop w:val="0"/>
      <w:marBottom w:val="0"/>
      <w:divBdr>
        <w:top w:val="none" w:sz="0" w:space="0" w:color="auto"/>
        <w:left w:val="none" w:sz="0" w:space="0" w:color="auto"/>
        <w:bottom w:val="none" w:sz="0" w:space="0" w:color="auto"/>
        <w:right w:val="none" w:sz="0" w:space="0" w:color="auto"/>
      </w:divBdr>
    </w:div>
    <w:div w:id="1982809522">
      <w:marLeft w:val="640"/>
      <w:marRight w:val="0"/>
      <w:marTop w:val="0"/>
      <w:marBottom w:val="0"/>
      <w:divBdr>
        <w:top w:val="none" w:sz="0" w:space="0" w:color="auto"/>
        <w:left w:val="none" w:sz="0" w:space="0" w:color="auto"/>
        <w:bottom w:val="none" w:sz="0" w:space="0" w:color="auto"/>
        <w:right w:val="none" w:sz="0" w:space="0" w:color="auto"/>
      </w:divBdr>
    </w:div>
    <w:div w:id="1983535853">
      <w:marLeft w:val="640"/>
      <w:marRight w:val="0"/>
      <w:marTop w:val="0"/>
      <w:marBottom w:val="0"/>
      <w:divBdr>
        <w:top w:val="none" w:sz="0" w:space="0" w:color="auto"/>
        <w:left w:val="none" w:sz="0" w:space="0" w:color="auto"/>
        <w:bottom w:val="none" w:sz="0" w:space="0" w:color="auto"/>
        <w:right w:val="none" w:sz="0" w:space="0" w:color="auto"/>
      </w:divBdr>
    </w:div>
    <w:div w:id="1983726373">
      <w:marLeft w:val="640"/>
      <w:marRight w:val="0"/>
      <w:marTop w:val="0"/>
      <w:marBottom w:val="0"/>
      <w:divBdr>
        <w:top w:val="none" w:sz="0" w:space="0" w:color="auto"/>
        <w:left w:val="none" w:sz="0" w:space="0" w:color="auto"/>
        <w:bottom w:val="none" w:sz="0" w:space="0" w:color="auto"/>
        <w:right w:val="none" w:sz="0" w:space="0" w:color="auto"/>
      </w:divBdr>
    </w:div>
    <w:div w:id="1983923509">
      <w:marLeft w:val="640"/>
      <w:marRight w:val="0"/>
      <w:marTop w:val="0"/>
      <w:marBottom w:val="0"/>
      <w:divBdr>
        <w:top w:val="none" w:sz="0" w:space="0" w:color="auto"/>
        <w:left w:val="none" w:sz="0" w:space="0" w:color="auto"/>
        <w:bottom w:val="none" w:sz="0" w:space="0" w:color="auto"/>
        <w:right w:val="none" w:sz="0" w:space="0" w:color="auto"/>
      </w:divBdr>
    </w:div>
    <w:div w:id="1983996395">
      <w:marLeft w:val="640"/>
      <w:marRight w:val="0"/>
      <w:marTop w:val="0"/>
      <w:marBottom w:val="0"/>
      <w:divBdr>
        <w:top w:val="none" w:sz="0" w:space="0" w:color="auto"/>
        <w:left w:val="none" w:sz="0" w:space="0" w:color="auto"/>
        <w:bottom w:val="none" w:sz="0" w:space="0" w:color="auto"/>
        <w:right w:val="none" w:sz="0" w:space="0" w:color="auto"/>
      </w:divBdr>
    </w:div>
    <w:div w:id="1984040145">
      <w:marLeft w:val="640"/>
      <w:marRight w:val="0"/>
      <w:marTop w:val="0"/>
      <w:marBottom w:val="0"/>
      <w:divBdr>
        <w:top w:val="none" w:sz="0" w:space="0" w:color="auto"/>
        <w:left w:val="none" w:sz="0" w:space="0" w:color="auto"/>
        <w:bottom w:val="none" w:sz="0" w:space="0" w:color="auto"/>
        <w:right w:val="none" w:sz="0" w:space="0" w:color="auto"/>
      </w:divBdr>
    </w:div>
    <w:div w:id="1984701004">
      <w:marLeft w:val="640"/>
      <w:marRight w:val="0"/>
      <w:marTop w:val="0"/>
      <w:marBottom w:val="0"/>
      <w:divBdr>
        <w:top w:val="none" w:sz="0" w:space="0" w:color="auto"/>
        <w:left w:val="none" w:sz="0" w:space="0" w:color="auto"/>
        <w:bottom w:val="none" w:sz="0" w:space="0" w:color="auto"/>
        <w:right w:val="none" w:sz="0" w:space="0" w:color="auto"/>
      </w:divBdr>
    </w:div>
    <w:div w:id="1984768753">
      <w:marLeft w:val="640"/>
      <w:marRight w:val="0"/>
      <w:marTop w:val="0"/>
      <w:marBottom w:val="0"/>
      <w:divBdr>
        <w:top w:val="none" w:sz="0" w:space="0" w:color="auto"/>
        <w:left w:val="none" w:sz="0" w:space="0" w:color="auto"/>
        <w:bottom w:val="none" w:sz="0" w:space="0" w:color="auto"/>
        <w:right w:val="none" w:sz="0" w:space="0" w:color="auto"/>
      </w:divBdr>
    </w:div>
    <w:div w:id="1984776115">
      <w:marLeft w:val="640"/>
      <w:marRight w:val="0"/>
      <w:marTop w:val="0"/>
      <w:marBottom w:val="0"/>
      <w:divBdr>
        <w:top w:val="none" w:sz="0" w:space="0" w:color="auto"/>
        <w:left w:val="none" w:sz="0" w:space="0" w:color="auto"/>
        <w:bottom w:val="none" w:sz="0" w:space="0" w:color="auto"/>
        <w:right w:val="none" w:sz="0" w:space="0" w:color="auto"/>
      </w:divBdr>
    </w:div>
    <w:div w:id="1984848783">
      <w:marLeft w:val="640"/>
      <w:marRight w:val="0"/>
      <w:marTop w:val="0"/>
      <w:marBottom w:val="0"/>
      <w:divBdr>
        <w:top w:val="none" w:sz="0" w:space="0" w:color="auto"/>
        <w:left w:val="none" w:sz="0" w:space="0" w:color="auto"/>
        <w:bottom w:val="none" w:sz="0" w:space="0" w:color="auto"/>
        <w:right w:val="none" w:sz="0" w:space="0" w:color="auto"/>
      </w:divBdr>
    </w:div>
    <w:div w:id="1985112287">
      <w:marLeft w:val="640"/>
      <w:marRight w:val="0"/>
      <w:marTop w:val="0"/>
      <w:marBottom w:val="0"/>
      <w:divBdr>
        <w:top w:val="none" w:sz="0" w:space="0" w:color="auto"/>
        <w:left w:val="none" w:sz="0" w:space="0" w:color="auto"/>
        <w:bottom w:val="none" w:sz="0" w:space="0" w:color="auto"/>
        <w:right w:val="none" w:sz="0" w:space="0" w:color="auto"/>
      </w:divBdr>
    </w:div>
    <w:div w:id="1985616979">
      <w:marLeft w:val="640"/>
      <w:marRight w:val="0"/>
      <w:marTop w:val="0"/>
      <w:marBottom w:val="0"/>
      <w:divBdr>
        <w:top w:val="none" w:sz="0" w:space="0" w:color="auto"/>
        <w:left w:val="none" w:sz="0" w:space="0" w:color="auto"/>
        <w:bottom w:val="none" w:sz="0" w:space="0" w:color="auto"/>
        <w:right w:val="none" w:sz="0" w:space="0" w:color="auto"/>
      </w:divBdr>
    </w:div>
    <w:div w:id="1986079784">
      <w:marLeft w:val="640"/>
      <w:marRight w:val="0"/>
      <w:marTop w:val="0"/>
      <w:marBottom w:val="0"/>
      <w:divBdr>
        <w:top w:val="none" w:sz="0" w:space="0" w:color="auto"/>
        <w:left w:val="none" w:sz="0" w:space="0" w:color="auto"/>
        <w:bottom w:val="none" w:sz="0" w:space="0" w:color="auto"/>
        <w:right w:val="none" w:sz="0" w:space="0" w:color="auto"/>
      </w:divBdr>
    </w:div>
    <w:div w:id="1986428522">
      <w:marLeft w:val="640"/>
      <w:marRight w:val="0"/>
      <w:marTop w:val="0"/>
      <w:marBottom w:val="0"/>
      <w:divBdr>
        <w:top w:val="none" w:sz="0" w:space="0" w:color="auto"/>
        <w:left w:val="none" w:sz="0" w:space="0" w:color="auto"/>
        <w:bottom w:val="none" w:sz="0" w:space="0" w:color="auto"/>
        <w:right w:val="none" w:sz="0" w:space="0" w:color="auto"/>
      </w:divBdr>
    </w:div>
    <w:div w:id="1986740125">
      <w:marLeft w:val="640"/>
      <w:marRight w:val="0"/>
      <w:marTop w:val="0"/>
      <w:marBottom w:val="0"/>
      <w:divBdr>
        <w:top w:val="none" w:sz="0" w:space="0" w:color="auto"/>
        <w:left w:val="none" w:sz="0" w:space="0" w:color="auto"/>
        <w:bottom w:val="none" w:sz="0" w:space="0" w:color="auto"/>
        <w:right w:val="none" w:sz="0" w:space="0" w:color="auto"/>
      </w:divBdr>
    </w:div>
    <w:div w:id="1988438262">
      <w:marLeft w:val="640"/>
      <w:marRight w:val="0"/>
      <w:marTop w:val="0"/>
      <w:marBottom w:val="0"/>
      <w:divBdr>
        <w:top w:val="none" w:sz="0" w:space="0" w:color="auto"/>
        <w:left w:val="none" w:sz="0" w:space="0" w:color="auto"/>
        <w:bottom w:val="none" w:sz="0" w:space="0" w:color="auto"/>
        <w:right w:val="none" w:sz="0" w:space="0" w:color="auto"/>
      </w:divBdr>
    </w:div>
    <w:div w:id="1988778676">
      <w:marLeft w:val="640"/>
      <w:marRight w:val="0"/>
      <w:marTop w:val="0"/>
      <w:marBottom w:val="0"/>
      <w:divBdr>
        <w:top w:val="none" w:sz="0" w:space="0" w:color="auto"/>
        <w:left w:val="none" w:sz="0" w:space="0" w:color="auto"/>
        <w:bottom w:val="none" w:sz="0" w:space="0" w:color="auto"/>
        <w:right w:val="none" w:sz="0" w:space="0" w:color="auto"/>
      </w:divBdr>
    </w:div>
    <w:div w:id="1988826313">
      <w:marLeft w:val="640"/>
      <w:marRight w:val="0"/>
      <w:marTop w:val="0"/>
      <w:marBottom w:val="0"/>
      <w:divBdr>
        <w:top w:val="none" w:sz="0" w:space="0" w:color="auto"/>
        <w:left w:val="none" w:sz="0" w:space="0" w:color="auto"/>
        <w:bottom w:val="none" w:sz="0" w:space="0" w:color="auto"/>
        <w:right w:val="none" w:sz="0" w:space="0" w:color="auto"/>
      </w:divBdr>
    </w:div>
    <w:div w:id="1989749309">
      <w:marLeft w:val="640"/>
      <w:marRight w:val="0"/>
      <w:marTop w:val="0"/>
      <w:marBottom w:val="0"/>
      <w:divBdr>
        <w:top w:val="none" w:sz="0" w:space="0" w:color="auto"/>
        <w:left w:val="none" w:sz="0" w:space="0" w:color="auto"/>
        <w:bottom w:val="none" w:sz="0" w:space="0" w:color="auto"/>
        <w:right w:val="none" w:sz="0" w:space="0" w:color="auto"/>
      </w:divBdr>
    </w:div>
    <w:div w:id="1989749889">
      <w:marLeft w:val="640"/>
      <w:marRight w:val="0"/>
      <w:marTop w:val="0"/>
      <w:marBottom w:val="0"/>
      <w:divBdr>
        <w:top w:val="none" w:sz="0" w:space="0" w:color="auto"/>
        <w:left w:val="none" w:sz="0" w:space="0" w:color="auto"/>
        <w:bottom w:val="none" w:sz="0" w:space="0" w:color="auto"/>
        <w:right w:val="none" w:sz="0" w:space="0" w:color="auto"/>
      </w:divBdr>
    </w:div>
    <w:div w:id="1989893939">
      <w:marLeft w:val="640"/>
      <w:marRight w:val="0"/>
      <w:marTop w:val="0"/>
      <w:marBottom w:val="0"/>
      <w:divBdr>
        <w:top w:val="none" w:sz="0" w:space="0" w:color="auto"/>
        <w:left w:val="none" w:sz="0" w:space="0" w:color="auto"/>
        <w:bottom w:val="none" w:sz="0" w:space="0" w:color="auto"/>
        <w:right w:val="none" w:sz="0" w:space="0" w:color="auto"/>
      </w:divBdr>
    </w:div>
    <w:div w:id="1989898099">
      <w:marLeft w:val="640"/>
      <w:marRight w:val="0"/>
      <w:marTop w:val="0"/>
      <w:marBottom w:val="0"/>
      <w:divBdr>
        <w:top w:val="none" w:sz="0" w:space="0" w:color="auto"/>
        <w:left w:val="none" w:sz="0" w:space="0" w:color="auto"/>
        <w:bottom w:val="none" w:sz="0" w:space="0" w:color="auto"/>
        <w:right w:val="none" w:sz="0" w:space="0" w:color="auto"/>
      </w:divBdr>
    </w:div>
    <w:div w:id="1990404378">
      <w:marLeft w:val="640"/>
      <w:marRight w:val="0"/>
      <w:marTop w:val="0"/>
      <w:marBottom w:val="0"/>
      <w:divBdr>
        <w:top w:val="none" w:sz="0" w:space="0" w:color="auto"/>
        <w:left w:val="none" w:sz="0" w:space="0" w:color="auto"/>
        <w:bottom w:val="none" w:sz="0" w:space="0" w:color="auto"/>
        <w:right w:val="none" w:sz="0" w:space="0" w:color="auto"/>
      </w:divBdr>
    </w:div>
    <w:div w:id="1991398474">
      <w:marLeft w:val="640"/>
      <w:marRight w:val="0"/>
      <w:marTop w:val="0"/>
      <w:marBottom w:val="0"/>
      <w:divBdr>
        <w:top w:val="none" w:sz="0" w:space="0" w:color="auto"/>
        <w:left w:val="none" w:sz="0" w:space="0" w:color="auto"/>
        <w:bottom w:val="none" w:sz="0" w:space="0" w:color="auto"/>
        <w:right w:val="none" w:sz="0" w:space="0" w:color="auto"/>
      </w:divBdr>
    </w:div>
    <w:div w:id="1991472773">
      <w:marLeft w:val="640"/>
      <w:marRight w:val="0"/>
      <w:marTop w:val="0"/>
      <w:marBottom w:val="0"/>
      <w:divBdr>
        <w:top w:val="none" w:sz="0" w:space="0" w:color="auto"/>
        <w:left w:val="none" w:sz="0" w:space="0" w:color="auto"/>
        <w:bottom w:val="none" w:sz="0" w:space="0" w:color="auto"/>
        <w:right w:val="none" w:sz="0" w:space="0" w:color="auto"/>
      </w:divBdr>
    </w:div>
    <w:div w:id="1991517158">
      <w:marLeft w:val="640"/>
      <w:marRight w:val="0"/>
      <w:marTop w:val="0"/>
      <w:marBottom w:val="0"/>
      <w:divBdr>
        <w:top w:val="none" w:sz="0" w:space="0" w:color="auto"/>
        <w:left w:val="none" w:sz="0" w:space="0" w:color="auto"/>
        <w:bottom w:val="none" w:sz="0" w:space="0" w:color="auto"/>
        <w:right w:val="none" w:sz="0" w:space="0" w:color="auto"/>
      </w:divBdr>
    </w:div>
    <w:div w:id="1991791324">
      <w:marLeft w:val="640"/>
      <w:marRight w:val="0"/>
      <w:marTop w:val="0"/>
      <w:marBottom w:val="0"/>
      <w:divBdr>
        <w:top w:val="none" w:sz="0" w:space="0" w:color="auto"/>
        <w:left w:val="none" w:sz="0" w:space="0" w:color="auto"/>
        <w:bottom w:val="none" w:sz="0" w:space="0" w:color="auto"/>
        <w:right w:val="none" w:sz="0" w:space="0" w:color="auto"/>
      </w:divBdr>
    </w:div>
    <w:div w:id="1991858717">
      <w:marLeft w:val="640"/>
      <w:marRight w:val="0"/>
      <w:marTop w:val="0"/>
      <w:marBottom w:val="0"/>
      <w:divBdr>
        <w:top w:val="none" w:sz="0" w:space="0" w:color="auto"/>
        <w:left w:val="none" w:sz="0" w:space="0" w:color="auto"/>
        <w:bottom w:val="none" w:sz="0" w:space="0" w:color="auto"/>
        <w:right w:val="none" w:sz="0" w:space="0" w:color="auto"/>
      </w:divBdr>
    </w:div>
    <w:div w:id="1991906369">
      <w:marLeft w:val="640"/>
      <w:marRight w:val="0"/>
      <w:marTop w:val="0"/>
      <w:marBottom w:val="0"/>
      <w:divBdr>
        <w:top w:val="none" w:sz="0" w:space="0" w:color="auto"/>
        <w:left w:val="none" w:sz="0" w:space="0" w:color="auto"/>
        <w:bottom w:val="none" w:sz="0" w:space="0" w:color="auto"/>
        <w:right w:val="none" w:sz="0" w:space="0" w:color="auto"/>
      </w:divBdr>
    </w:div>
    <w:div w:id="1992367089">
      <w:marLeft w:val="640"/>
      <w:marRight w:val="0"/>
      <w:marTop w:val="0"/>
      <w:marBottom w:val="0"/>
      <w:divBdr>
        <w:top w:val="none" w:sz="0" w:space="0" w:color="auto"/>
        <w:left w:val="none" w:sz="0" w:space="0" w:color="auto"/>
        <w:bottom w:val="none" w:sz="0" w:space="0" w:color="auto"/>
        <w:right w:val="none" w:sz="0" w:space="0" w:color="auto"/>
      </w:divBdr>
    </w:div>
    <w:div w:id="1992517911">
      <w:marLeft w:val="640"/>
      <w:marRight w:val="0"/>
      <w:marTop w:val="0"/>
      <w:marBottom w:val="0"/>
      <w:divBdr>
        <w:top w:val="none" w:sz="0" w:space="0" w:color="auto"/>
        <w:left w:val="none" w:sz="0" w:space="0" w:color="auto"/>
        <w:bottom w:val="none" w:sz="0" w:space="0" w:color="auto"/>
        <w:right w:val="none" w:sz="0" w:space="0" w:color="auto"/>
      </w:divBdr>
    </w:div>
    <w:div w:id="1992631305">
      <w:marLeft w:val="640"/>
      <w:marRight w:val="0"/>
      <w:marTop w:val="0"/>
      <w:marBottom w:val="0"/>
      <w:divBdr>
        <w:top w:val="none" w:sz="0" w:space="0" w:color="auto"/>
        <w:left w:val="none" w:sz="0" w:space="0" w:color="auto"/>
        <w:bottom w:val="none" w:sz="0" w:space="0" w:color="auto"/>
        <w:right w:val="none" w:sz="0" w:space="0" w:color="auto"/>
      </w:divBdr>
    </w:div>
    <w:div w:id="1992908718">
      <w:marLeft w:val="640"/>
      <w:marRight w:val="0"/>
      <w:marTop w:val="0"/>
      <w:marBottom w:val="0"/>
      <w:divBdr>
        <w:top w:val="none" w:sz="0" w:space="0" w:color="auto"/>
        <w:left w:val="none" w:sz="0" w:space="0" w:color="auto"/>
        <w:bottom w:val="none" w:sz="0" w:space="0" w:color="auto"/>
        <w:right w:val="none" w:sz="0" w:space="0" w:color="auto"/>
      </w:divBdr>
    </w:div>
    <w:div w:id="1993171766">
      <w:marLeft w:val="640"/>
      <w:marRight w:val="0"/>
      <w:marTop w:val="0"/>
      <w:marBottom w:val="0"/>
      <w:divBdr>
        <w:top w:val="none" w:sz="0" w:space="0" w:color="auto"/>
        <w:left w:val="none" w:sz="0" w:space="0" w:color="auto"/>
        <w:bottom w:val="none" w:sz="0" w:space="0" w:color="auto"/>
        <w:right w:val="none" w:sz="0" w:space="0" w:color="auto"/>
      </w:divBdr>
    </w:div>
    <w:div w:id="1993750900">
      <w:marLeft w:val="640"/>
      <w:marRight w:val="0"/>
      <w:marTop w:val="0"/>
      <w:marBottom w:val="0"/>
      <w:divBdr>
        <w:top w:val="none" w:sz="0" w:space="0" w:color="auto"/>
        <w:left w:val="none" w:sz="0" w:space="0" w:color="auto"/>
        <w:bottom w:val="none" w:sz="0" w:space="0" w:color="auto"/>
        <w:right w:val="none" w:sz="0" w:space="0" w:color="auto"/>
      </w:divBdr>
    </w:div>
    <w:div w:id="1994140965">
      <w:marLeft w:val="640"/>
      <w:marRight w:val="0"/>
      <w:marTop w:val="0"/>
      <w:marBottom w:val="0"/>
      <w:divBdr>
        <w:top w:val="none" w:sz="0" w:space="0" w:color="auto"/>
        <w:left w:val="none" w:sz="0" w:space="0" w:color="auto"/>
        <w:bottom w:val="none" w:sz="0" w:space="0" w:color="auto"/>
        <w:right w:val="none" w:sz="0" w:space="0" w:color="auto"/>
      </w:divBdr>
    </w:div>
    <w:div w:id="1994334534">
      <w:marLeft w:val="640"/>
      <w:marRight w:val="0"/>
      <w:marTop w:val="0"/>
      <w:marBottom w:val="0"/>
      <w:divBdr>
        <w:top w:val="none" w:sz="0" w:space="0" w:color="auto"/>
        <w:left w:val="none" w:sz="0" w:space="0" w:color="auto"/>
        <w:bottom w:val="none" w:sz="0" w:space="0" w:color="auto"/>
        <w:right w:val="none" w:sz="0" w:space="0" w:color="auto"/>
      </w:divBdr>
    </w:div>
    <w:div w:id="1994677688">
      <w:marLeft w:val="640"/>
      <w:marRight w:val="0"/>
      <w:marTop w:val="0"/>
      <w:marBottom w:val="0"/>
      <w:divBdr>
        <w:top w:val="none" w:sz="0" w:space="0" w:color="auto"/>
        <w:left w:val="none" w:sz="0" w:space="0" w:color="auto"/>
        <w:bottom w:val="none" w:sz="0" w:space="0" w:color="auto"/>
        <w:right w:val="none" w:sz="0" w:space="0" w:color="auto"/>
      </w:divBdr>
    </w:div>
    <w:div w:id="1994941228">
      <w:marLeft w:val="640"/>
      <w:marRight w:val="0"/>
      <w:marTop w:val="0"/>
      <w:marBottom w:val="0"/>
      <w:divBdr>
        <w:top w:val="none" w:sz="0" w:space="0" w:color="auto"/>
        <w:left w:val="none" w:sz="0" w:space="0" w:color="auto"/>
        <w:bottom w:val="none" w:sz="0" w:space="0" w:color="auto"/>
        <w:right w:val="none" w:sz="0" w:space="0" w:color="auto"/>
      </w:divBdr>
    </w:div>
    <w:div w:id="1995256235">
      <w:marLeft w:val="640"/>
      <w:marRight w:val="0"/>
      <w:marTop w:val="0"/>
      <w:marBottom w:val="0"/>
      <w:divBdr>
        <w:top w:val="none" w:sz="0" w:space="0" w:color="auto"/>
        <w:left w:val="none" w:sz="0" w:space="0" w:color="auto"/>
        <w:bottom w:val="none" w:sz="0" w:space="0" w:color="auto"/>
        <w:right w:val="none" w:sz="0" w:space="0" w:color="auto"/>
      </w:divBdr>
    </w:div>
    <w:div w:id="1995406711">
      <w:marLeft w:val="640"/>
      <w:marRight w:val="0"/>
      <w:marTop w:val="0"/>
      <w:marBottom w:val="0"/>
      <w:divBdr>
        <w:top w:val="none" w:sz="0" w:space="0" w:color="auto"/>
        <w:left w:val="none" w:sz="0" w:space="0" w:color="auto"/>
        <w:bottom w:val="none" w:sz="0" w:space="0" w:color="auto"/>
        <w:right w:val="none" w:sz="0" w:space="0" w:color="auto"/>
      </w:divBdr>
    </w:div>
    <w:div w:id="1995720179">
      <w:marLeft w:val="640"/>
      <w:marRight w:val="0"/>
      <w:marTop w:val="0"/>
      <w:marBottom w:val="0"/>
      <w:divBdr>
        <w:top w:val="none" w:sz="0" w:space="0" w:color="auto"/>
        <w:left w:val="none" w:sz="0" w:space="0" w:color="auto"/>
        <w:bottom w:val="none" w:sz="0" w:space="0" w:color="auto"/>
        <w:right w:val="none" w:sz="0" w:space="0" w:color="auto"/>
      </w:divBdr>
    </w:div>
    <w:div w:id="1995984032">
      <w:marLeft w:val="640"/>
      <w:marRight w:val="0"/>
      <w:marTop w:val="0"/>
      <w:marBottom w:val="0"/>
      <w:divBdr>
        <w:top w:val="none" w:sz="0" w:space="0" w:color="auto"/>
        <w:left w:val="none" w:sz="0" w:space="0" w:color="auto"/>
        <w:bottom w:val="none" w:sz="0" w:space="0" w:color="auto"/>
        <w:right w:val="none" w:sz="0" w:space="0" w:color="auto"/>
      </w:divBdr>
    </w:div>
    <w:div w:id="1995986446">
      <w:marLeft w:val="640"/>
      <w:marRight w:val="0"/>
      <w:marTop w:val="0"/>
      <w:marBottom w:val="0"/>
      <w:divBdr>
        <w:top w:val="none" w:sz="0" w:space="0" w:color="auto"/>
        <w:left w:val="none" w:sz="0" w:space="0" w:color="auto"/>
        <w:bottom w:val="none" w:sz="0" w:space="0" w:color="auto"/>
        <w:right w:val="none" w:sz="0" w:space="0" w:color="auto"/>
      </w:divBdr>
    </w:div>
    <w:div w:id="1995990465">
      <w:marLeft w:val="640"/>
      <w:marRight w:val="0"/>
      <w:marTop w:val="0"/>
      <w:marBottom w:val="0"/>
      <w:divBdr>
        <w:top w:val="none" w:sz="0" w:space="0" w:color="auto"/>
        <w:left w:val="none" w:sz="0" w:space="0" w:color="auto"/>
        <w:bottom w:val="none" w:sz="0" w:space="0" w:color="auto"/>
        <w:right w:val="none" w:sz="0" w:space="0" w:color="auto"/>
      </w:divBdr>
    </w:div>
    <w:div w:id="1996447465">
      <w:marLeft w:val="640"/>
      <w:marRight w:val="0"/>
      <w:marTop w:val="0"/>
      <w:marBottom w:val="0"/>
      <w:divBdr>
        <w:top w:val="none" w:sz="0" w:space="0" w:color="auto"/>
        <w:left w:val="none" w:sz="0" w:space="0" w:color="auto"/>
        <w:bottom w:val="none" w:sz="0" w:space="0" w:color="auto"/>
        <w:right w:val="none" w:sz="0" w:space="0" w:color="auto"/>
      </w:divBdr>
    </w:div>
    <w:div w:id="1997763834">
      <w:marLeft w:val="640"/>
      <w:marRight w:val="0"/>
      <w:marTop w:val="0"/>
      <w:marBottom w:val="0"/>
      <w:divBdr>
        <w:top w:val="none" w:sz="0" w:space="0" w:color="auto"/>
        <w:left w:val="none" w:sz="0" w:space="0" w:color="auto"/>
        <w:bottom w:val="none" w:sz="0" w:space="0" w:color="auto"/>
        <w:right w:val="none" w:sz="0" w:space="0" w:color="auto"/>
      </w:divBdr>
    </w:div>
    <w:div w:id="1997803275">
      <w:marLeft w:val="640"/>
      <w:marRight w:val="0"/>
      <w:marTop w:val="0"/>
      <w:marBottom w:val="0"/>
      <w:divBdr>
        <w:top w:val="none" w:sz="0" w:space="0" w:color="auto"/>
        <w:left w:val="none" w:sz="0" w:space="0" w:color="auto"/>
        <w:bottom w:val="none" w:sz="0" w:space="0" w:color="auto"/>
        <w:right w:val="none" w:sz="0" w:space="0" w:color="auto"/>
      </w:divBdr>
    </w:div>
    <w:div w:id="1999142764">
      <w:marLeft w:val="640"/>
      <w:marRight w:val="0"/>
      <w:marTop w:val="0"/>
      <w:marBottom w:val="0"/>
      <w:divBdr>
        <w:top w:val="none" w:sz="0" w:space="0" w:color="auto"/>
        <w:left w:val="none" w:sz="0" w:space="0" w:color="auto"/>
        <w:bottom w:val="none" w:sz="0" w:space="0" w:color="auto"/>
        <w:right w:val="none" w:sz="0" w:space="0" w:color="auto"/>
      </w:divBdr>
    </w:div>
    <w:div w:id="1999377436">
      <w:marLeft w:val="640"/>
      <w:marRight w:val="0"/>
      <w:marTop w:val="0"/>
      <w:marBottom w:val="0"/>
      <w:divBdr>
        <w:top w:val="none" w:sz="0" w:space="0" w:color="auto"/>
        <w:left w:val="none" w:sz="0" w:space="0" w:color="auto"/>
        <w:bottom w:val="none" w:sz="0" w:space="0" w:color="auto"/>
        <w:right w:val="none" w:sz="0" w:space="0" w:color="auto"/>
      </w:divBdr>
    </w:div>
    <w:div w:id="1999452445">
      <w:marLeft w:val="640"/>
      <w:marRight w:val="0"/>
      <w:marTop w:val="0"/>
      <w:marBottom w:val="0"/>
      <w:divBdr>
        <w:top w:val="none" w:sz="0" w:space="0" w:color="auto"/>
        <w:left w:val="none" w:sz="0" w:space="0" w:color="auto"/>
        <w:bottom w:val="none" w:sz="0" w:space="0" w:color="auto"/>
        <w:right w:val="none" w:sz="0" w:space="0" w:color="auto"/>
      </w:divBdr>
    </w:div>
    <w:div w:id="1999652807">
      <w:marLeft w:val="640"/>
      <w:marRight w:val="0"/>
      <w:marTop w:val="0"/>
      <w:marBottom w:val="0"/>
      <w:divBdr>
        <w:top w:val="none" w:sz="0" w:space="0" w:color="auto"/>
        <w:left w:val="none" w:sz="0" w:space="0" w:color="auto"/>
        <w:bottom w:val="none" w:sz="0" w:space="0" w:color="auto"/>
        <w:right w:val="none" w:sz="0" w:space="0" w:color="auto"/>
      </w:divBdr>
    </w:div>
    <w:div w:id="2000693627">
      <w:marLeft w:val="640"/>
      <w:marRight w:val="0"/>
      <w:marTop w:val="0"/>
      <w:marBottom w:val="0"/>
      <w:divBdr>
        <w:top w:val="none" w:sz="0" w:space="0" w:color="auto"/>
        <w:left w:val="none" w:sz="0" w:space="0" w:color="auto"/>
        <w:bottom w:val="none" w:sz="0" w:space="0" w:color="auto"/>
        <w:right w:val="none" w:sz="0" w:space="0" w:color="auto"/>
      </w:divBdr>
    </w:div>
    <w:div w:id="2001079126">
      <w:marLeft w:val="640"/>
      <w:marRight w:val="0"/>
      <w:marTop w:val="0"/>
      <w:marBottom w:val="0"/>
      <w:divBdr>
        <w:top w:val="none" w:sz="0" w:space="0" w:color="auto"/>
        <w:left w:val="none" w:sz="0" w:space="0" w:color="auto"/>
        <w:bottom w:val="none" w:sz="0" w:space="0" w:color="auto"/>
        <w:right w:val="none" w:sz="0" w:space="0" w:color="auto"/>
      </w:divBdr>
    </w:div>
    <w:div w:id="2001156200">
      <w:marLeft w:val="640"/>
      <w:marRight w:val="0"/>
      <w:marTop w:val="0"/>
      <w:marBottom w:val="0"/>
      <w:divBdr>
        <w:top w:val="none" w:sz="0" w:space="0" w:color="auto"/>
        <w:left w:val="none" w:sz="0" w:space="0" w:color="auto"/>
        <w:bottom w:val="none" w:sz="0" w:space="0" w:color="auto"/>
        <w:right w:val="none" w:sz="0" w:space="0" w:color="auto"/>
      </w:divBdr>
    </w:div>
    <w:div w:id="2001342978">
      <w:marLeft w:val="640"/>
      <w:marRight w:val="0"/>
      <w:marTop w:val="0"/>
      <w:marBottom w:val="0"/>
      <w:divBdr>
        <w:top w:val="none" w:sz="0" w:space="0" w:color="auto"/>
        <w:left w:val="none" w:sz="0" w:space="0" w:color="auto"/>
        <w:bottom w:val="none" w:sz="0" w:space="0" w:color="auto"/>
        <w:right w:val="none" w:sz="0" w:space="0" w:color="auto"/>
      </w:divBdr>
    </w:div>
    <w:div w:id="2001738578">
      <w:marLeft w:val="640"/>
      <w:marRight w:val="0"/>
      <w:marTop w:val="0"/>
      <w:marBottom w:val="0"/>
      <w:divBdr>
        <w:top w:val="none" w:sz="0" w:space="0" w:color="auto"/>
        <w:left w:val="none" w:sz="0" w:space="0" w:color="auto"/>
        <w:bottom w:val="none" w:sz="0" w:space="0" w:color="auto"/>
        <w:right w:val="none" w:sz="0" w:space="0" w:color="auto"/>
      </w:divBdr>
    </w:div>
    <w:div w:id="2001810805">
      <w:marLeft w:val="640"/>
      <w:marRight w:val="0"/>
      <w:marTop w:val="0"/>
      <w:marBottom w:val="0"/>
      <w:divBdr>
        <w:top w:val="none" w:sz="0" w:space="0" w:color="auto"/>
        <w:left w:val="none" w:sz="0" w:space="0" w:color="auto"/>
        <w:bottom w:val="none" w:sz="0" w:space="0" w:color="auto"/>
        <w:right w:val="none" w:sz="0" w:space="0" w:color="auto"/>
      </w:divBdr>
    </w:div>
    <w:div w:id="2001887217">
      <w:marLeft w:val="640"/>
      <w:marRight w:val="0"/>
      <w:marTop w:val="0"/>
      <w:marBottom w:val="0"/>
      <w:divBdr>
        <w:top w:val="none" w:sz="0" w:space="0" w:color="auto"/>
        <w:left w:val="none" w:sz="0" w:space="0" w:color="auto"/>
        <w:bottom w:val="none" w:sz="0" w:space="0" w:color="auto"/>
        <w:right w:val="none" w:sz="0" w:space="0" w:color="auto"/>
      </w:divBdr>
    </w:div>
    <w:div w:id="2002584126">
      <w:marLeft w:val="640"/>
      <w:marRight w:val="0"/>
      <w:marTop w:val="0"/>
      <w:marBottom w:val="0"/>
      <w:divBdr>
        <w:top w:val="none" w:sz="0" w:space="0" w:color="auto"/>
        <w:left w:val="none" w:sz="0" w:space="0" w:color="auto"/>
        <w:bottom w:val="none" w:sz="0" w:space="0" w:color="auto"/>
        <w:right w:val="none" w:sz="0" w:space="0" w:color="auto"/>
      </w:divBdr>
    </w:div>
    <w:div w:id="2003317415">
      <w:marLeft w:val="640"/>
      <w:marRight w:val="0"/>
      <w:marTop w:val="0"/>
      <w:marBottom w:val="0"/>
      <w:divBdr>
        <w:top w:val="none" w:sz="0" w:space="0" w:color="auto"/>
        <w:left w:val="none" w:sz="0" w:space="0" w:color="auto"/>
        <w:bottom w:val="none" w:sz="0" w:space="0" w:color="auto"/>
        <w:right w:val="none" w:sz="0" w:space="0" w:color="auto"/>
      </w:divBdr>
    </w:div>
    <w:div w:id="2003436173">
      <w:marLeft w:val="640"/>
      <w:marRight w:val="0"/>
      <w:marTop w:val="0"/>
      <w:marBottom w:val="0"/>
      <w:divBdr>
        <w:top w:val="none" w:sz="0" w:space="0" w:color="auto"/>
        <w:left w:val="none" w:sz="0" w:space="0" w:color="auto"/>
        <w:bottom w:val="none" w:sz="0" w:space="0" w:color="auto"/>
        <w:right w:val="none" w:sz="0" w:space="0" w:color="auto"/>
      </w:divBdr>
    </w:div>
    <w:div w:id="2003507897">
      <w:marLeft w:val="640"/>
      <w:marRight w:val="0"/>
      <w:marTop w:val="0"/>
      <w:marBottom w:val="0"/>
      <w:divBdr>
        <w:top w:val="none" w:sz="0" w:space="0" w:color="auto"/>
        <w:left w:val="none" w:sz="0" w:space="0" w:color="auto"/>
        <w:bottom w:val="none" w:sz="0" w:space="0" w:color="auto"/>
        <w:right w:val="none" w:sz="0" w:space="0" w:color="auto"/>
      </w:divBdr>
    </w:div>
    <w:div w:id="2004164069">
      <w:marLeft w:val="640"/>
      <w:marRight w:val="0"/>
      <w:marTop w:val="0"/>
      <w:marBottom w:val="0"/>
      <w:divBdr>
        <w:top w:val="none" w:sz="0" w:space="0" w:color="auto"/>
        <w:left w:val="none" w:sz="0" w:space="0" w:color="auto"/>
        <w:bottom w:val="none" w:sz="0" w:space="0" w:color="auto"/>
        <w:right w:val="none" w:sz="0" w:space="0" w:color="auto"/>
      </w:divBdr>
    </w:div>
    <w:div w:id="2004895664">
      <w:marLeft w:val="640"/>
      <w:marRight w:val="0"/>
      <w:marTop w:val="0"/>
      <w:marBottom w:val="0"/>
      <w:divBdr>
        <w:top w:val="none" w:sz="0" w:space="0" w:color="auto"/>
        <w:left w:val="none" w:sz="0" w:space="0" w:color="auto"/>
        <w:bottom w:val="none" w:sz="0" w:space="0" w:color="auto"/>
        <w:right w:val="none" w:sz="0" w:space="0" w:color="auto"/>
      </w:divBdr>
    </w:div>
    <w:div w:id="2005276497">
      <w:marLeft w:val="640"/>
      <w:marRight w:val="0"/>
      <w:marTop w:val="0"/>
      <w:marBottom w:val="0"/>
      <w:divBdr>
        <w:top w:val="none" w:sz="0" w:space="0" w:color="auto"/>
        <w:left w:val="none" w:sz="0" w:space="0" w:color="auto"/>
        <w:bottom w:val="none" w:sz="0" w:space="0" w:color="auto"/>
        <w:right w:val="none" w:sz="0" w:space="0" w:color="auto"/>
      </w:divBdr>
    </w:div>
    <w:div w:id="2005358908">
      <w:marLeft w:val="640"/>
      <w:marRight w:val="0"/>
      <w:marTop w:val="0"/>
      <w:marBottom w:val="0"/>
      <w:divBdr>
        <w:top w:val="none" w:sz="0" w:space="0" w:color="auto"/>
        <w:left w:val="none" w:sz="0" w:space="0" w:color="auto"/>
        <w:bottom w:val="none" w:sz="0" w:space="0" w:color="auto"/>
        <w:right w:val="none" w:sz="0" w:space="0" w:color="auto"/>
      </w:divBdr>
    </w:div>
    <w:div w:id="2006396024">
      <w:marLeft w:val="640"/>
      <w:marRight w:val="0"/>
      <w:marTop w:val="0"/>
      <w:marBottom w:val="0"/>
      <w:divBdr>
        <w:top w:val="none" w:sz="0" w:space="0" w:color="auto"/>
        <w:left w:val="none" w:sz="0" w:space="0" w:color="auto"/>
        <w:bottom w:val="none" w:sz="0" w:space="0" w:color="auto"/>
        <w:right w:val="none" w:sz="0" w:space="0" w:color="auto"/>
      </w:divBdr>
    </w:div>
    <w:div w:id="2006469619">
      <w:marLeft w:val="640"/>
      <w:marRight w:val="0"/>
      <w:marTop w:val="0"/>
      <w:marBottom w:val="0"/>
      <w:divBdr>
        <w:top w:val="none" w:sz="0" w:space="0" w:color="auto"/>
        <w:left w:val="none" w:sz="0" w:space="0" w:color="auto"/>
        <w:bottom w:val="none" w:sz="0" w:space="0" w:color="auto"/>
        <w:right w:val="none" w:sz="0" w:space="0" w:color="auto"/>
      </w:divBdr>
    </w:div>
    <w:div w:id="2006784819">
      <w:marLeft w:val="640"/>
      <w:marRight w:val="0"/>
      <w:marTop w:val="0"/>
      <w:marBottom w:val="0"/>
      <w:divBdr>
        <w:top w:val="none" w:sz="0" w:space="0" w:color="auto"/>
        <w:left w:val="none" w:sz="0" w:space="0" w:color="auto"/>
        <w:bottom w:val="none" w:sz="0" w:space="0" w:color="auto"/>
        <w:right w:val="none" w:sz="0" w:space="0" w:color="auto"/>
      </w:divBdr>
    </w:div>
    <w:div w:id="2007318390">
      <w:marLeft w:val="640"/>
      <w:marRight w:val="0"/>
      <w:marTop w:val="0"/>
      <w:marBottom w:val="0"/>
      <w:divBdr>
        <w:top w:val="none" w:sz="0" w:space="0" w:color="auto"/>
        <w:left w:val="none" w:sz="0" w:space="0" w:color="auto"/>
        <w:bottom w:val="none" w:sz="0" w:space="0" w:color="auto"/>
        <w:right w:val="none" w:sz="0" w:space="0" w:color="auto"/>
      </w:divBdr>
    </w:div>
    <w:div w:id="2007322714">
      <w:marLeft w:val="640"/>
      <w:marRight w:val="0"/>
      <w:marTop w:val="0"/>
      <w:marBottom w:val="0"/>
      <w:divBdr>
        <w:top w:val="none" w:sz="0" w:space="0" w:color="auto"/>
        <w:left w:val="none" w:sz="0" w:space="0" w:color="auto"/>
        <w:bottom w:val="none" w:sz="0" w:space="0" w:color="auto"/>
        <w:right w:val="none" w:sz="0" w:space="0" w:color="auto"/>
      </w:divBdr>
    </w:div>
    <w:div w:id="2007400262">
      <w:marLeft w:val="640"/>
      <w:marRight w:val="0"/>
      <w:marTop w:val="0"/>
      <w:marBottom w:val="0"/>
      <w:divBdr>
        <w:top w:val="none" w:sz="0" w:space="0" w:color="auto"/>
        <w:left w:val="none" w:sz="0" w:space="0" w:color="auto"/>
        <w:bottom w:val="none" w:sz="0" w:space="0" w:color="auto"/>
        <w:right w:val="none" w:sz="0" w:space="0" w:color="auto"/>
      </w:divBdr>
    </w:div>
    <w:div w:id="2007904165">
      <w:marLeft w:val="640"/>
      <w:marRight w:val="0"/>
      <w:marTop w:val="0"/>
      <w:marBottom w:val="0"/>
      <w:divBdr>
        <w:top w:val="none" w:sz="0" w:space="0" w:color="auto"/>
        <w:left w:val="none" w:sz="0" w:space="0" w:color="auto"/>
        <w:bottom w:val="none" w:sz="0" w:space="0" w:color="auto"/>
        <w:right w:val="none" w:sz="0" w:space="0" w:color="auto"/>
      </w:divBdr>
    </w:div>
    <w:div w:id="2008315233">
      <w:marLeft w:val="640"/>
      <w:marRight w:val="0"/>
      <w:marTop w:val="0"/>
      <w:marBottom w:val="0"/>
      <w:divBdr>
        <w:top w:val="none" w:sz="0" w:space="0" w:color="auto"/>
        <w:left w:val="none" w:sz="0" w:space="0" w:color="auto"/>
        <w:bottom w:val="none" w:sz="0" w:space="0" w:color="auto"/>
        <w:right w:val="none" w:sz="0" w:space="0" w:color="auto"/>
      </w:divBdr>
    </w:div>
    <w:div w:id="2008895184">
      <w:marLeft w:val="640"/>
      <w:marRight w:val="0"/>
      <w:marTop w:val="0"/>
      <w:marBottom w:val="0"/>
      <w:divBdr>
        <w:top w:val="none" w:sz="0" w:space="0" w:color="auto"/>
        <w:left w:val="none" w:sz="0" w:space="0" w:color="auto"/>
        <w:bottom w:val="none" w:sz="0" w:space="0" w:color="auto"/>
        <w:right w:val="none" w:sz="0" w:space="0" w:color="auto"/>
      </w:divBdr>
    </w:div>
    <w:div w:id="2009092274">
      <w:marLeft w:val="640"/>
      <w:marRight w:val="0"/>
      <w:marTop w:val="0"/>
      <w:marBottom w:val="0"/>
      <w:divBdr>
        <w:top w:val="none" w:sz="0" w:space="0" w:color="auto"/>
        <w:left w:val="none" w:sz="0" w:space="0" w:color="auto"/>
        <w:bottom w:val="none" w:sz="0" w:space="0" w:color="auto"/>
        <w:right w:val="none" w:sz="0" w:space="0" w:color="auto"/>
      </w:divBdr>
    </w:div>
    <w:div w:id="2009822854">
      <w:marLeft w:val="640"/>
      <w:marRight w:val="0"/>
      <w:marTop w:val="0"/>
      <w:marBottom w:val="0"/>
      <w:divBdr>
        <w:top w:val="none" w:sz="0" w:space="0" w:color="auto"/>
        <w:left w:val="none" w:sz="0" w:space="0" w:color="auto"/>
        <w:bottom w:val="none" w:sz="0" w:space="0" w:color="auto"/>
        <w:right w:val="none" w:sz="0" w:space="0" w:color="auto"/>
      </w:divBdr>
    </w:div>
    <w:div w:id="2010012727">
      <w:marLeft w:val="640"/>
      <w:marRight w:val="0"/>
      <w:marTop w:val="0"/>
      <w:marBottom w:val="0"/>
      <w:divBdr>
        <w:top w:val="none" w:sz="0" w:space="0" w:color="auto"/>
        <w:left w:val="none" w:sz="0" w:space="0" w:color="auto"/>
        <w:bottom w:val="none" w:sz="0" w:space="0" w:color="auto"/>
        <w:right w:val="none" w:sz="0" w:space="0" w:color="auto"/>
      </w:divBdr>
    </w:div>
    <w:div w:id="2010206601">
      <w:marLeft w:val="640"/>
      <w:marRight w:val="0"/>
      <w:marTop w:val="0"/>
      <w:marBottom w:val="0"/>
      <w:divBdr>
        <w:top w:val="none" w:sz="0" w:space="0" w:color="auto"/>
        <w:left w:val="none" w:sz="0" w:space="0" w:color="auto"/>
        <w:bottom w:val="none" w:sz="0" w:space="0" w:color="auto"/>
        <w:right w:val="none" w:sz="0" w:space="0" w:color="auto"/>
      </w:divBdr>
    </w:div>
    <w:div w:id="2010787682">
      <w:marLeft w:val="640"/>
      <w:marRight w:val="0"/>
      <w:marTop w:val="0"/>
      <w:marBottom w:val="0"/>
      <w:divBdr>
        <w:top w:val="none" w:sz="0" w:space="0" w:color="auto"/>
        <w:left w:val="none" w:sz="0" w:space="0" w:color="auto"/>
        <w:bottom w:val="none" w:sz="0" w:space="0" w:color="auto"/>
        <w:right w:val="none" w:sz="0" w:space="0" w:color="auto"/>
      </w:divBdr>
    </w:div>
    <w:div w:id="2011061048">
      <w:marLeft w:val="640"/>
      <w:marRight w:val="0"/>
      <w:marTop w:val="0"/>
      <w:marBottom w:val="0"/>
      <w:divBdr>
        <w:top w:val="none" w:sz="0" w:space="0" w:color="auto"/>
        <w:left w:val="none" w:sz="0" w:space="0" w:color="auto"/>
        <w:bottom w:val="none" w:sz="0" w:space="0" w:color="auto"/>
        <w:right w:val="none" w:sz="0" w:space="0" w:color="auto"/>
      </w:divBdr>
    </w:div>
    <w:div w:id="2011132265">
      <w:marLeft w:val="640"/>
      <w:marRight w:val="0"/>
      <w:marTop w:val="0"/>
      <w:marBottom w:val="0"/>
      <w:divBdr>
        <w:top w:val="none" w:sz="0" w:space="0" w:color="auto"/>
        <w:left w:val="none" w:sz="0" w:space="0" w:color="auto"/>
        <w:bottom w:val="none" w:sz="0" w:space="0" w:color="auto"/>
        <w:right w:val="none" w:sz="0" w:space="0" w:color="auto"/>
      </w:divBdr>
    </w:div>
    <w:div w:id="2011252114">
      <w:marLeft w:val="640"/>
      <w:marRight w:val="0"/>
      <w:marTop w:val="0"/>
      <w:marBottom w:val="0"/>
      <w:divBdr>
        <w:top w:val="none" w:sz="0" w:space="0" w:color="auto"/>
        <w:left w:val="none" w:sz="0" w:space="0" w:color="auto"/>
        <w:bottom w:val="none" w:sz="0" w:space="0" w:color="auto"/>
        <w:right w:val="none" w:sz="0" w:space="0" w:color="auto"/>
      </w:divBdr>
    </w:div>
    <w:div w:id="2011329344">
      <w:marLeft w:val="640"/>
      <w:marRight w:val="0"/>
      <w:marTop w:val="0"/>
      <w:marBottom w:val="0"/>
      <w:divBdr>
        <w:top w:val="none" w:sz="0" w:space="0" w:color="auto"/>
        <w:left w:val="none" w:sz="0" w:space="0" w:color="auto"/>
        <w:bottom w:val="none" w:sz="0" w:space="0" w:color="auto"/>
        <w:right w:val="none" w:sz="0" w:space="0" w:color="auto"/>
      </w:divBdr>
    </w:div>
    <w:div w:id="2011368963">
      <w:marLeft w:val="640"/>
      <w:marRight w:val="0"/>
      <w:marTop w:val="0"/>
      <w:marBottom w:val="0"/>
      <w:divBdr>
        <w:top w:val="none" w:sz="0" w:space="0" w:color="auto"/>
        <w:left w:val="none" w:sz="0" w:space="0" w:color="auto"/>
        <w:bottom w:val="none" w:sz="0" w:space="0" w:color="auto"/>
        <w:right w:val="none" w:sz="0" w:space="0" w:color="auto"/>
      </w:divBdr>
    </w:div>
    <w:div w:id="2011828969">
      <w:marLeft w:val="640"/>
      <w:marRight w:val="0"/>
      <w:marTop w:val="0"/>
      <w:marBottom w:val="0"/>
      <w:divBdr>
        <w:top w:val="none" w:sz="0" w:space="0" w:color="auto"/>
        <w:left w:val="none" w:sz="0" w:space="0" w:color="auto"/>
        <w:bottom w:val="none" w:sz="0" w:space="0" w:color="auto"/>
        <w:right w:val="none" w:sz="0" w:space="0" w:color="auto"/>
      </w:divBdr>
    </w:div>
    <w:div w:id="2013799228">
      <w:marLeft w:val="640"/>
      <w:marRight w:val="0"/>
      <w:marTop w:val="0"/>
      <w:marBottom w:val="0"/>
      <w:divBdr>
        <w:top w:val="none" w:sz="0" w:space="0" w:color="auto"/>
        <w:left w:val="none" w:sz="0" w:space="0" w:color="auto"/>
        <w:bottom w:val="none" w:sz="0" w:space="0" w:color="auto"/>
        <w:right w:val="none" w:sz="0" w:space="0" w:color="auto"/>
      </w:divBdr>
    </w:div>
    <w:div w:id="2013801580">
      <w:marLeft w:val="640"/>
      <w:marRight w:val="0"/>
      <w:marTop w:val="0"/>
      <w:marBottom w:val="0"/>
      <w:divBdr>
        <w:top w:val="none" w:sz="0" w:space="0" w:color="auto"/>
        <w:left w:val="none" w:sz="0" w:space="0" w:color="auto"/>
        <w:bottom w:val="none" w:sz="0" w:space="0" w:color="auto"/>
        <w:right w:val="none" w:sz="0" w:space="0" w:color="auto"/>
      </w:divBdr>
    </w:div>
    <w:div w:id="2013876538">
      <w:marLeft w:val="640"/>
      <w:marRight w:val="0"/>
      <w:marTop w:val="0"/>
      <w:marBottom w:val="0"/>
      <w:divBdr>
        <w:top w:val="none" w:sz="0" w:space="0" w:color="auto"/>
        <w:left w:val="none" w:sz="0" w:space="0" w:color="auto"/>
        <w:bottom w:val="none" w:sz="0" w:space="0" w:color="auto"/>
        <w:right w:val="none" w:sz="0" w:space="0" w:color="auto"/>
      </w:divBdr>
    </w:div>
    <w:div w:id="2014867713">
      <w:marLeft w:val="640"/>
      <w:marRight w:val="0"/>
      <w:marTop w:val="0"/>
      <w:marBottom w:val="0"/>
      <w:divBdr>
        <w:top w:val="none" w:sz="0" w:space="0" w:color="auto"/>
        <w:left w:val="none" w:sz="0" w:space="0" w:color="auto"/>
        <w:bottom w:val="none" w:sz="0" w:space="0" w:color="auto"/>
        <w:right w:val="none" w:sz="0" w:space="0" w:color="auto"/>
      </w:divBdr>
    </w:div>
    <w:div w:id="2015104904">
      <w:marLeft w:val="640"/>
      <w:marRight w:val="0"/>
      <w:marTop w:val="0"/>
      <w:marBottom w:val="0"/>
      <w:divBdr>
        <w:top w:val="none" w:sz="0" w:space="0" w:color="auto"/>
        <w:left w:val="none" w:sz="0" w:space="0" w:color="auto"/>
        <w:bottom w:val="none" w:sz="0" w:space="0" w:color="auto"/>
        <w:right w:val="none" w:sz="0" w:space="0" w:color="auto"/>
      </w:divBdr>
    </w:div>
    <w:div w:id="2015378382">
      <w:marLeft w:val="640"/>
      <w:marRight w:val="0"/>
      <w:marTop w:val="0"/>
      <w:marBottom w:val="0"/>
      <w:divBdr>
        <w:top w:val="none" w:sz="0" w:space="0" w:color="auto"/>
        <w:left w:val="none" w:sz="0" w:space="0" w:color="auto"/>
        <w:bottom w:val="none" w:sz="0" w:space="0" w:color="auto"/>
        <w:right w:val="none" w:sz="0" w:space="0" w:color="auto"/>
      </w:divBdr>
    </w:div>
    <w:div w:id="2015692358">
      <w:marLeft w:val="640"/>
      <w:marRight w:val="0"/>
      <w:marTop w:val="0"/>
      <w:marBottom w:val="0"/>
      <w:divBdr>
        <w:top w:val="none" w:sz="0" w:space="0" w:color="auto"/>
        <w:left w:val="none" w:sz="0" w:space="0" w:color="auto"/>
        <w:bottom w:val="none" w:sz="0" w:space="0" w:color="auto"/>
        <w:right w:val="none" w:sz="0" w:space="0" w:color="auto"/>
      </w:divBdr>
    </w:div>
    <w:div w:id="2016297239">
      <w:marLeft w:val="640"/>
      <w:marRight w:val="0"/>
      <w:marTop w:val="0"/>
      <w:marBottom w:val="0"/>
      <w:divBdr>
        <w:top w:val="none" w:sz="0" w:space="0" w:color="auto"/>
        <w:left w:val="none" w:sz="0" w:space="0" w:color="auto"/>
        <w:bottom w:val="none" w:sz="0" w:space="0" w:color="auto"/>
        <w:right w:val="none" w:sz="0" w:space="0" w:color="auto"/>
      </w:divBdr>
    </w:div>
    <w:div w:id="2016422292">
      <w:marLeft w:val="640"/>
      <w:marRight w:val="0"/>
      <w:marTop w:val="0"/>
      <w:marBottom w:val="0"/>
      <w:divBdr>
        <w:top w:val="none" w:sz="0" w:space="0" w:color="auto"/>
        <w:left w:val="none" w:sz="0" w:space="0" w:color="auto"/>
        <w:bottom w:val="none" w:sz="0" w:space="0" w:color="auto"/>
        <w:right w:val="none" w:sz="0" w:space="0" w:color="auto"/>
      </w:divBdr>
    </w:div>
    <w:div w:id="2016763469">
      <w:marLeft w:val="640"/>
      <w:marRight w:val="0"/>
      <w:marTop w:val="0"/>
      <w:marBottom w:val="0"/>
      <w:divBdr>
        <w:top w:val="none" w:sz="0" w:space="0" w:color="auto"/>
        <w:left w:val="none" w:sz="0" w:space="0" w:color="auto"/>
        <w:bottom w:val="none" w:sz="0" w:space="0" w:color="auto"/>
        <w:right w:val="none" w:sz="0" w:space="0" w:color="auto"/>
      </w:divBdr>
    </w:div>
    <w:div w:id="2016764133">
      <w:marLeft w:val="640"/>
      <w:marRight w:val="0"/>
      <w:marTop w:val="0"/>
      <w:marBottom w:val="0"/>
      <w:divBdr>
        <w:top w:val="none" w:sz="0" w:space="0" w:color="auto"/>
        <w:left w:val="none" w:sz="0" w:space="0" w:color="auto"/>
        <w:bottom w:val="none" w:sz="0" w:space="0" w:color="auto"/>
        <w:right w:val="none" w:sz="0" w:space="0" w:color="auto"/>
      </w:divBdr>
    </w:div>
    <w:div w:id="2017338215">
      <w:marLeft w:val="640"/>
      <w:marRight w:val="0"/>
      <w:marTop w:val="0"/>
      <w:marBottom w:val="0"/>
      <w:divBdr>
        <w:top w:val="none" w:sz="0" w:space="0" w:color="auto"/>
        <w:left w:val="none" w:sz="0" w:space="0" w:color="auto"/>
        <w:bottom w:val="none" w:sz="0" w:space="0" w:color="auto"/>
        <w:right w:val="none" w:sz="0" w:space="0" w:color="auto"/>
      </w:divBdr>
    </w:div>
    <w:div w:id="2017346989">
      <w:marLeft w:val="640"/>
      <w:marRight w:val="0"/>
      <w:marTop w:val="0"/>
      <w:marBottom w:val="0"/>
      <w:divBdr>
        <w:top w:val="none" w:sz="0" w:space="0" w:color="auto"/>
        <w:left w:val="none" w:sz="0" w:space="0" w:color="auto"/>
        <w:bottom w:val="none" w:sz="0" w:space="0" w:color="auto"/>
        <w:right w:val="none" w:sz="0" w:space="0" w:color="auto"/>
      </w:divBdr>
    </w:div>
    <w:div w:id="2018262422">
      <w:marLeft w:val="640"/>
      <w:marRight w:val="0"/>
      <w:marTop w:val="0"/>
      <w:marBottom w:val="0"/>
      <w:divBdr>
        <w:top w:val="none" w:sz="0" w:space="0" w:color="auto"/>
        <w:left w:val="none" w:sz="0" w:space="0" w:color="auto"/>
        <w:bottom w:val="none" w:sz="0" w:space="0" w:color="auto"/>
        <w:right w:val="none" w:sz="0" w:space="0" w:color="auto"/>
      </w:divBdr>
    </w:div>
    <w:div w:id="2018267305">
      <w:marLeft w:val="640"/>
      <w:marRight w:val="0"/>
      <w:marTop w:val="0"/>
      <w:marBottom w:val="0"/>
      <w:divBdr>
        <w:top w:val="none" w:sz="0" w:space="0" w:color="auto"/>
        <w:left w:val="none" w:sz="0" w:space="0" w:color="auto"/>
        <w:bottom w:val="none" w:sz="0" w:space="0" w:color="auto"/>
        <w:right w:val="none" w:sz="0" w:space="0" w:color="auto"/>
      </w:divBdr>
    </w:div>
    <w:div w:id="2018312983">
      <w:marLeft w:val="640"/>
      <w:marRight w:val="0"/>
      <w:marTop w:val="0"/>
      <w:marBottom w:val="0"/>
      <w:divBdr>
        <w:top w:val="none" w:sz="0" w:space="0" w:color="auto"/>
        <w:left w:val="none" w:sz="0" w:space="0" w:color="auto"/>
        <w:bottom w:val="none" w:sz="0" w:space="0" w:color="auto"/>
        <w:right w:val="none" w:sz="0" w:space="0" w:color="auto"/>
      </w:divBdr>
    </w:div>
    <w:div w:id="2018457774">
      <w:marLeft w:val="640"/>
      <w:marRight w:val="0"/>
      <w:marTop w:val="0"/>
      <w:marBottom w:val="0"/>
      <w:divBdr>
        <w:top w:val="none" w:sz="0" w:space="0" w:color="auto"/>
        <w:left w:val="none" w:sz="0" w:space="0" w:color="auto"/>
        <w:bottom w:val="none" w:sz="0" w:space="0" w:color="auto"/>
        <w:right w:val="none" w:sz="0" w:space="0" w:color="auto"/>
      </w:divBdr>
    </w:div>
    <w:div w:id="2019654113">
      <w:marLeft w:val="640"/>
      <w:marRight w:val="0"/>
      <w:marTop w:val="0"/>
      <w:marBottom w:val="0"/>
      <w:divBdr>
        <w:top w:val="none" w:sz="0" w:space="0" w:color="auto"/>
        <w:left w:val="none" w:sz="0" w:space="0" w:color="auto"/>
        <w:bottom w:val="none" w:sz="0" w:space="0" w:color="auto"/>
        <w:right w:val="none" w:sz="0" w:space="0" w:color="auto"/>
      </w:divBdr>
    </w:div>
    <w:div w:id="2020041253">
      <w:marLeft w:val="640"/>
      <w:marRight w:val="0"/>
      <w:marTop w:val="0"/>
      <w:marBottom w:val="0"/>
      <w:divBdr>
        <w:top w:val="none" w:sz="0" w:space="0" w:color="auto"/>
        <w:left w:val="none" w:sz="0" w:space="0" w:color="auto"/>
        <w:bottom w:val="none" w:sz="0" w:space="0" w:color="auto"/>
        <w:right w:val="none" w:sz="0" w:space="0" w:color="auto"/>
      </w:divBdr>
    </w:div>
    <w:div w:id="2020621788">
      <w:marLeft w:val="640"/>
      <w:marRight w:val="0"/>
      <w:marTop w:val="0"/>
      <w:marBottom w:val="0"/>
      <w:divBdr>
        <w:top w:val="none" w:sz="0" w:space="0" w:color="auto"/>
        <w:left w:val="none" w:sz="0" w:space="0" w:color="auto"/>
        <w:bottom w:val="none" w:sz="0" w:space="0" w:color="auto"/>
        <w:right w:val="none" w:sz="0" w:space="0" w:color="auto"/>
      </w:divBdr>
    </w:div>
    <w:div w:id="2020960363">
      <w:marLeft w:val="640"/>
      <w:marRight w:val="0"/>
      <w:marTop w:val="0"/>
      <w:marBottom w:val="0"/>
      <w:divBdr>
        <w:top w:val="none" w:sz="0" w:space="0" w:color="auto"/>
        <w:left w:val="none" w:sz="0" w:space="0" w:color="auto"/>
        <w:bottom w:val="none" w:sz="0" w:space="0" w:color="auto"/>
        <w:right w:val="none" w:sz="0" w:space="0" w:color="auto"/>
      </w:divBdr>
    </w:div>
    <w:div w:id="2021658617">
      <w:marLeft w:val="640"/>
      <w:marRight w:val="0"/>
      <w:marTop w:val="0"/>
      <w:marBottom w:val="0"/>
      <w:divBdr>
        <w:top w:val="none" w:sz="0" w:space="0" w:color="auto"/>
        <w:left w:val="none" w:sz="0" w:space="0" w:color="auto"/>
        <w:bottom w:val="none" w:sz="0" w:space="0" w:color="auto"/>
        <w:right w:val="none" w:sz="0" w:space="0" w:color="auto"/>
      </w:divBdr>
    </w:div>
    <w:div w:id="2021856841">
      <w:marLeft w:val="640"/>
      <w:marRight w:val="0"/>
      <w:marTop w:val="0"/>
      <w:marBottom w:val="0"/>
      <w:divBdr>
        <w:top w:val="none" w:sz="0" w:space="0" w:color="auto"/>
        <w:left w:val="none" w:sz="0" w:space="0" w:color="auto"/>
        <w:bottom w:val="none" w:sz="0" w:space="0" w:color="auto"/>
        <w:right w:val="none" w:sz="0" w:space="0" w:color="auto"/>
      </w:divBdr>
    </w:div>
    <w:div w:id="2021925638">
      <w:marLeft w:val="640"/>
      <w:marRight w:val="0"/>
      <w:marTop w:val="0"/>
      <w:marBottom w:val="0"/>
      <w:divBdr>
        <w:top w:val="none" w:sz="0" w:space="0" w:color="auto"/>
        <w:left w:val="none" w:sz="0" w:space="0" w:color="auto"/>
        <w:bottom w:val="none" w:sz="0" w:space="0" w:color="auto"/>
        <w:right w:val="none" w:sz="0" w:space="0" w:color="auto"/>
      </w:divBdr>
    </w:div>
    <w:div w:id="2022123989">
      <w:marLeft w:val="640"/>
      <w:marRight w:val="0"/>
      <w:marTop w:val="0"/>
      <w:marBottom w:val="0"/>
      <w:divBdr>
        <w:top w:val="none" w:sz="0" w:space="0" w:color="auto"/>
        <w:left w:val="none" w:sz="0" w:space="0" w:color="auto"/>
        <w:bottom w:val="none" w:sz="0" w:space="0" w:color="auto"/>
        <w:right w:val="none" w:sz="0" w:space="0" w:color="auto"/>
      </w:divBdr>
    </w:div>
    <w:div w:id="2022661780">
      <w:marLeft w:val="640"/>
      <w:marRight w:val="0"/>
      <w:marTop w:val="0"/>
      <w:marBottom w:val="0"/>
      <w:divBdr>
        <w:top w:val="none" w:sz="0" w:space="0" w:color="auto"/>
        <w:left w:val="none" w:sz="0" w:space="0" w:color="auto"/>
        <w:bottom w:val="none" w:sz="0" w:space="0" w:color="auto"/>
        <w:right w:val="none" w:sz="0" w:space="0" w:color="auto"/>
      </w:divBdr>
    </w:div>
    <w:div w:id="2022853012">
      <w:marLeft w:val="640"/>
      <w:marRight w:val="0"/>
      <w:marTop w:val="0"/>
      <w:marBottom w:val="0"/>
      <w:divBdr>
        <w:top w:val="none" w:sz="0" w:space="0" w:color="auto"/>
        <w:left w:val="none" w:sz="0" w:space="0" w:color="auto"/>
        <w:bottom w:val="none" w:sz="0" w:space="0" w:color="auto"/>
        <w:right w:val="none" w:sz="0" w:space="0" w:color="auto"/>
      </w:divBdr>
    </w:div>
    <w:div w:id="2022856161">
      <w:marLeft w:val="640"/>
      <w:marRight w:val="0"/>
      <w:marTop w:val="0"/>
      <w:marBottom w:val="0"/>
      <w:divBdr>
        <w:top w:val="none" w:sz="0" w:space="0" w:color="auto"/>
        <w:left w:val="none" w:sz="0" w:space="0" w:color="auto"/>
        <w:bottom w:val="none" w:sz="0" w:space="0" w:color="auto"/>
        <w:right w:val="none" w:sz="0" w:space="0" w:color="auto"/>
      </w:divBdr>
    </w:div>
    <w:div w:id="2023629190">
      <w:marLeft w:val="640"/>
      <w:marRight w:val="0"/>
      <w:marTop w:val="0"/>
      <w:marBottom w:val="0"/>
      <w:divBdr>
        <w:top w:val="none" w:sz="0" w:space="0" w:color="auto"/>
        <w:left w:val="none" w:sz="0" w:space="0" w:color="auto"/>
        <w:bottom w:val="none" w:sz="0" w:space="0" w:color="auto"/>
        <w:right w:val="none" w:sz="0" w:space="0" w:color="auto"/>
      </w:divBdr>
    </w:div>
    <w:div w:id="2024085849">
      <w:marLeft w:val="640"/>
      <w:marRight w:val="0"/>
      <w:marTop w:val="0"/>
      <w:marBottom w:val="0"/>
      <w:divBdr>
        <w:top w:val="none" w:sz="0" w:space="0" w:color="auto"/>
        <w:left w:val="none" w:sz="0" w:space="0" w:color="auto"/>
        <w:bottom w:val="none" w:sz="0" w:space="0" w:color="auto"/>
        <w:right w:val="none" w:sz="0" w:space="0" w:color="auto"/>
      </w:divBdr>
    </w:div>
    <w:div w:id="2024356429">
      <w:marLeft w:val="640"/>
      <w:marRight w:val="0"/>
      <w:marTop w:val="0"/>
      <w:marBottom w:val="0"/>
      <w:divBdr>
        <w:top w:val="none" w:sz="0" w:space="0" w:color="auto"/>
        <w:left w:val="none" w:sz="0" w:space="0" w:color="auto"/>
        <w:bottom w:val="none" w:sz="0" w:space="0" w:color="auto"/>
        <w:right w:val="none" w:sz="0" w:space="0" w:color="auto"/>
      </w:divBdr>
    </w:div>
    <w:div w:id="2024549815">
      <w:marLeft w:val="640"/>
      <w:marRight w:val="0"/>
      <w:marTop w:val="0"/>
      <w:marBottom w:val="0"/>
      <w:divBdr>
        <w:top w:val="none" w:sz="0" w:space="0" w:color="auto"/>
        <w:left w:val="none" w:sz="0" w:space="0" w:color="auto"/>
        <w:bottom w:val="none" w:sz="0" w:space="0" w:color="auto"/>
        <w:right w:val="none" w:sz="0" w:space="0" w:color="auto"/>
      </w:divBdr>
    </w:div>
    <w:div w:id="2024698960">
      <w:marLeft w:val="640"/>
      <w:marRight w:val="0"/>
      <w:marTop w:val="0"/>
      <w:marBottom w:val="0"/>
      <w:divBdr>
        <w:top w:val="none" w:sz="0" w:space="0" w:color="auto"/>
        <w:left w:val="none" w:sz="0" w:space="0" w:color="auto"/>
        <w:bottom w:val="none" w:sz="0" w:space="0" w:color="auto"/>
        <w:right w:val="none" w:sz="0" w:space="0" w:color="auto"/>
      </w:divBdr>
    </w:div>
    <w:div w:id="2024746090">
      <w:marLeft w:val="640"/>
      <w:marRight w:val="0"/>
      <w:marTop w:val="0"/>
      <w:marBottom w:val="0"/>
      <w:divBdr>
        <w:top w:val="none" w:sz="0" w:space="0" w:color="auto"/>
        <w:left w:val="none" w:sz="0" w:space="0" w:color="auto"/>
        <w:bottom w:val="none" w:sz="0" w:space="0" w:color="auto"/>
        <w:right w:val="none" w:sz="0" w:space="0" w:color="auto"/>
      </w:divBdr>
    </w:div>
    <w:div w:id="2025131302">
      <w:marLeft w:val="640"/>
      <w:marRight w:val="0"/>
      <w:marTop w:val="0"/>
      <w:marBottom w:val="0"/>
      <w:divBdr>
        <w:top w:val="none" w:sz="0" w:space="0" w:color="auto"/>
        <w:left w:val="none" w:sz="0" w:space="0" w:color="auto"/>
        <w:bottom w:val="none" w:sz="0" w:space="0" w:color="auto"/>
        <w:right w:val="none" w:sz="0" w:space="0" w:color="auto"/>
      </w:divBdr>
    </w:div>
    <w:div w:id="2025550483">
      <w:marLeft w:val="640"/>
      <w:marRight w:val="0"/>
      <w:marTop w:val="0"/>
      <w:marBottom w:val="0"/>
      <w:divBdr>
        <w:top w:val="none" w:sz="0" w:space="0" w:color="auto"/>
        <w:left w:val="none" w:sz="0" w:space="0" w:color="auto"/>
        <w:bottom w:val="none" w:sz="0" w:space="0" w:color="auto"/>
        <w:right w:val="none" w:sz="0" w:space="0" w:color="auto"/>
      </w:divBdr>
    </w:div>
    <w:div w:id="2025789241">
      <w:marLeft w:val="640"/>
      <w:marRight w:val="0"/>
      <w:marTop w:val="0"/>
      <w:marBottom w:val="0"/>
      <w:divBdr>
        <w:top w:val="none" w:sz="0" w:space="0" w:color="auto"/>
        <w:left w:val="none" w:sz="0" w:space="0" w:color="auto"/>
        <w:bottom w:val="none" w:sz="0" w:space="0" w:color="auto"/>
        <w:right w:val="none" w:sz="0" w:space="0" w:color="auto"/>
      </w:divBdr>
    </w:div>
    <w:div w:id="2026200583">
      <w:marLeft w:val="640"/>
      <w:marRight w:val="0"/>
      <w:marTop w:val="0"/>
      <w:marBottom w:val="0"/>
      <w:divBdr>
        <w:top w:val="none" w:sz="0" w:space="0" w:color="auto"/>
        <w:left w:val="none" w:sz="0" w:space="0" w:color="auto"/>
        <w:bottom w:val="none" w:sz="0" w:space="0" w:color="auto"/>
        <w:right w:val="none" w:sz="0" w:space="0" w:color="auto"/>
      </w:divBdr>
    </w:div>
    <w:div w:id="2026246242">
      <w:marLeft w:val="640"/>
      <w:marRight w:val="0"/>
      <w:marTop w:val="0"/>
      <w:marBottom w:val="0"/>
      <w:divBdr>
        <w:top w:val="none" w:sz="0" w:space="0" w:color="auto"/>
        <w:left w:val="none" w:sz="0" w:space="0" w:color="auto"/>
        <w:bottom w:val="none" w:sz="0" w:space="0" w:color="auto"/>
        <w:right w:val="none" w:sz="0" w:space="0" w:color="auto"/>
      </w:divBdr>
    </w:div>
    <w:div w:id="2026394565">
      <w:marLeft w:val="640"/>
      <w:marRight w:val="0"/>
      <w:marTop w:val="0"/>
      <w:marBottom w:val="0"/>
      <w:divBdr>
        <w:top w:val="none" w:sz="0" w:space="0" w:color="auto"/>
        <w:left w:val="none" w:sz="0" w:space="0" w:color="auto"/>
        <w:bottom w:val="none" w:sz="0" w:space="0" w:color="auto"/>
        <w:right w:val="none" w:sz="0" w:space="0" w:color="auto"/>
      </w:divBdr>
    </w:div>
    <w:div w:id="2026398544">
      <w:marLeft w:val="640"/>
      <w:marRight w:val="0"/>
      <w:marTop w:val="0"/>
      <w:marBottom w:val="0"/>
      <w:divBdr>
        <w:top w:val="none" w:sz="0" w:space="0" w:color="auto"/>
        <w:left w:val="none" w:sz="0" w:space="0" w:color="auto"/>
        <w:bottom w:val="none" w:sz="0" w:space="0" w:color="auto"/>
        <w:right w:val="none" w:sz="0" w:space="0" w:color="auto"/>
      </w:divBdr>
    </w:div>
    <w:div w:id="2026785516">
      <w:marLeft w:val="640"/>
      <w:marRight w:val="0"/>
      <w:marTop w:val="0"/>
      <w:marBottom w:val="0"/>
      <w:divBdr>
        <w:top w:val="none" w:sz="0" w:space="0" w:color="auto"/>
        <w:left w:val="none" w:sz="0" w:space="0" w:color="auto"/>
        <w:bottom w:val="none" w:sz="0" w:space="0" w:color="auto"/>
        <w:right w:val="none" w:sz="0" w:space="0" w:color="auto"/>
      </w:divBdr>
    </w:div>
    <w:div w:id="2026979764">
      <w:marLeft w:val="640"/>
      <w:marRight w:val="0"/>
      <w:marTop w:val="0"/>
      <w:marBottom w:val="0"/>
      <w:divBdr>
        <w:top w:val="none" w:sz="0" w:space="0" w:color="auto"/>
        <w:left w:val="none" w:sz="0" w:space="0" w:color="auto"/>
        <w:bottom w:val="none" w:sz="0" w:space="0" w:color="auto"/>
        <w:right w:val="none" w:sz="0" w:space="0" w:color="auto"/>
      </w:divBdr>
    </w:div>
    <w:div w:id="2027321953">
      <w:marLeft w:val="640"/>
      <w:marRight w:val="0"/>
      <w:marTop w:val="0"/>
      <w:marBottom w:val="0"/>
      <w:divBdr>
        <w:top w:val="none" w:sz="0" w:space="0" w:color="auto"/>
        <w:left w:val="none" w:sz="0" w:space="0" w:color="auto"/>
        <w:bottom w:val="none" w:sz="0" w:space="0" w:color="auto"/>
        <w:right w:val="none" w:sz="0" w:space="0" w:color="auto"/>
      </w:divBdr>
    </w:div>
    <w:div w:id="2027487587">
      <w:marLeft w:val="640"/>
      <w:marRight w:val="0"/>
      <w:marTop w:val="0"/>
      <w:marBottom w:val="0"/>
      <w:divBdr>
        <w:top w:val="none" w:sz="0" w:space="0" w:color="auto"/>
        <w:left w:val="none" w:sz="0" w:space="0" w:color="auto"/>
        <w:bottom w:val="none" w:sz="0" w:space="0" w:color="auto"/>
        <w:right w:val="none" w:sz="0" w:space="0" w:color="auto"/>
      </w:divBdr>
    </w:div>
    <w:div w:id="2027516472">
      <w:marLeft w:val="640"/>
      <w:marRight w:val="0"/>
      <w:marTop w:val="0"/>
      <w:marBottom w:val="0"/>
      <w:divBdr>
        <w:top w:val="none" w:sz="0" w:space="0" w:color="auto"/>
        <w:left w:val="none" w:sz="0" w:space="0" w:color="auto"/>
        <w:bottom w:val="none" w:sz="0" w:space="0" w:color="auto"/>
        <w:right w:val="none" w:sz="0" w:space="0" w:color="auto"/>
      </w:divBdr>
    </w:div>
    <w:div w:id="2027556020">
      <w:marLeft w:val="640"/>
      <w:marRight w:val="0"/>
      <w:marTop w:val="0"/>
      <w:marBottom w:val="0"/>
      <w:divBdr>
        <w:top w:val="none" w:sz="0" w:space="0" w:color="auto"/>
        <w:left w:val="none" w:sz="0" w:space="0" w:color="auto"/>
        <w:bottom w:val="none" w:sz="0" w:space="0" w:color="auto"/>
        <w:right w:val="none" w:sz="0" w:space="0" w:color="auto"/>
      </w:divBdr>
    </w:div>
    <w:div w:id="2028364055">
      <w:marLeft w:val="640"/>
      <w:marRight w:val="0"/>
      <w:marTop w:val="0"/>
      <w:marBottom w:val="0"/>
      <w:divBdr>
        <w:top w:val="none" w:sz="0" w:space="0" w:color="auto"/>
        <w:left w:val="none" w:sz="0" w:space="0" w:color="auto"/>
        <w:bottom w:val="none" w:sz="0" w:space="0" w:color="auto"/>
        <w:right w:val="none" w:sz="0" w:space="0" w:color="auto"/>
      </w:divBdr>
    </w:div>
    <w:div w:id="2028671803">
      <w:marLeft w:val="640"/>
      <w:marRight w:val="0"/>
      <w:marTop w:val="0"/>
      <w:marBottom w:val="0"/>
      <w:divBdr>
        <w:top w:val="none" w:sz="0" w:space="0" w:color="auto"/>
        <w:left w:val="none" w:sz="0" w:space="0" w:color="auto"/>
        <w:bottom w:val="none" w:sz="0" w:space="0" w:color="auto"/>
        <w:right w:val="none" w:sz="0" w:space="0" w:color="auto"/>
      </w:divBdr>
    </w:div>
    <w:div w:id="2029022745">
      <w:marLeft w:val="640"/>
      <w:marRight w:val="0"/>
      <w:marTop w:val="0"/>
      <w:marBottom w:val="0"/>
      <w:divBdr>
        <w:top w:val="none" w:sz="0" w:space="0" w:color="auto"/>
        <w:left w:val="none" w:sz="0" w:space="0" w:color="auto"/>
        <w:bottom w:val="none" w:sz="0" w:space="0" w:color="auto"/>
        <w:right w:val="none" w:sz="0" w:space="0" w:color="auto"/>
      </w:divBdr>
    </w:div>
    <w:div w:id="2029061956">
      <w:marLeft w:val="640"/>
      <w:marRight w:val="0"/>
      <w:marTop w:val="0"/>
      <w:marBottom w:val="0"/>
      <w:divBdr>
        <w:top w:val="none" w:sz="0" w:space="0" w:color="auto"/>
        <w:left w:val="none" w:sz="0" w:space="0" w:color="auto"/>
        <w:bottom w:val="none" w:sz="0" w:space="0" w:color="auto"/>
        <w:right w:val="none" w:sz="0" w:space="0" w:color="auto"/>
      </w:divBdr>
    </w:div>
    <w:div w:id="2029477730">
      <w:marLeft w:val="640"/>
      <w:marRight w:val="0"/>
      <w:marTop w:val="0"/>
      <w:marBottom w:val="0"/>
      <w:divBdr>
        <w:top w:val="none" w:sz="0" w:space="0" w:color="auto"/>
        <w:left w:val="none" w:sz="0" w:space="0" w:color="auto"/>
        <w:bottom w:val="none" w:sz="0" w:space="0" w:color="auto"/>
        <w:right w:val="none" w:sz="0" w:space="0" w:color="auto"/>
      </w:divBdr>
    </w:div>
    <w:div w:id="2029671954">
      <w:marLeft w:val="640"/>
      <w:marRight w:val="0"/>
      <w:marTop w:val="0"/>
      <w:marBottom w:val="0"/>
      <w:divBdr>
        <w:top w:val="none" w:sz="0" w:space="0" w:color="auto"/>
        <w:left w:val="none" w:sz="0" w:space="0" w:color="auto"/>
        <w:bottom w:val="none" w:sz="0" w:space="0" w:color="auto"/>
        <w:right w:val="none" w:sz="0" w:space="0" w:color="auto"/>
      </w:divBdr>
    </w:div>
    <w:div w:id="2029673197">
      <w:marLeft w:val="640"/>
      <w:marRight w:val="0"/>
      <w:marTop w:val="0"/>
      <w:marBottom w:val="0"/>
      <w:divBdr>
        <w:top w:val="none" w:sz="0" w:space="0" w:color="auto"/>
        <w:left w:val="none" w:sz="0" w:space="0" w:color="auto"/>
        <w:bottom w:val="none" w:sz="0" w:space="0" w:color="auto"/>
        <w:right w:val="none" w:sz="0" w:space="0" w:color="auto"/>
      </w:divBdr>
    </w:div>
    <w:div w:id="2029678411">
      <w:marLeft w:val="640"/>
      <w:marRight w:val="0"/>
      <w:marTop w:val="0"/>
      <w:marBottom w:val="0"/>
      <w:divBdr>
        <w:top w:val="none" w:sz="0" w:space="0" w:color="auto"/>
        <w:left w:val="none" w:sz="0" w:space="0" w:color="auto"/>
        <w:bottom w:val="none" w:sz="0" w:space="0" w:color="auto"/>
        <w:right w:val="none" w:sz="0" w:space="0" w:color="auto"/>
      </w:divBdr>
    </w:div>
    <w:div w:id="2030183357">
      <w:marLeft w:val="640"/>
      <w:marRight w:val="0"/>
      <w:marTop w:val="0"/>
      <w:marBottom w:val="0"/>
      <w:divBdr>
        <w:top w:val="none" w:sz="0" w:space="0" w:color="auto"/>
        <w:left w:val="none" w:sz="0" w:space="0" w:color="auto"/>
        <w:bottom w:val="none" w:sz="0" w:space="0" w:color="auto"/>
        <w:right w:val="none" w:sz="0" w:space="0" w:color="auto"/>
      </w:divBdr>
    </w:div>
    <w:div w:id="2030713173">
      <w:marLeft w:val="640"/>
      <w:marRight w:val="0"/>
      <w:marTop w:val="0"/>
      <w:marBottom w:val="0"/>
      <w:divBdr>
        <w:top w:val="none" w:sz="0" w:space="0" w:color="auto"/>
        <w:left w:val="none" w:sz="0" w:space="0" w:color="auto"/>
        <w:bottom w:val="none" w:sz="0" w:space="0" w:color="auto"/>
        <w:right w:val="none" w:sz="0" w:space="0" w:color="auto"/>
      </w:divBdr>
    </w:div>
    <w:div w:id="2030717978">
      <w:marLeft w:val="640"/>
      <w:marRight w:val="0"/>
      <w:marTop w:val="0"/>
      <w:marBottom w:val="0"/>
      <w:divBdr>
        <w:top w:val="none" w:sz="0" w:space="0" w:color="auto"/>
        <w:left w:val="none" w:sz="0" w:space="0" w:color="auto"/>
        <w:bottom w:val="none" w:sz="0" w:space="0" w:color="auto"/>
        <w:right w:val="none" w:sz="0" w:space="0" w:color="auto"/>
      </w:divBdr>
    </w:div>
    <w:div w:id="2031688122">
      <w:marLeft w:val="640"/>
      <w:marRight w:val="0"/>
      <w:marTop w:val="0"/>
      <w:marBottom w:val="0"/>
      <w:divBdr>
        <w:top w:val="none" w:sz="0" w:space="0" w:color="auto"/>
        <w:left w:val="none" w:sz="0" w:space="0" w:color="auto"/>
        <w:bottom w:val="none" w:sz="0" w:space="0" w:color="auto"/>
        <w:right w:val="none" w:sz="0" w:space="0" w:color="auto"/>
      </w:divBdr>
    </w:div>
    <w:div w:id="2031947767">
      <w:marLeft w:val="640"/>
      <w:marRight w:val="0"/>
      <w:marTop w:val="0"/>
      <w:marBottom w:val="0"/>
      <w:divBdr>
        <w:top w:val="none" w:sz="0" w:space="0" w:color="auto"/>
        <w:left w:val="none" w:sz="0" w:space="0" w:color="auto"/>
        <w:bottom w:val="none" w:sz="0" w:space="0" w:color="auto"/>
        <w:right w:val="none" w:sz="0" w:space="0" w:color="auto"/>
      </w:divBdr>
    </w:div>
    <w:div w:id="2032221147">
      <w:marLeft w:val="640"/>
      <w:marRight w:val="0"/>
      <w:marTop w:val="0"/>
      <w:marBottom w:val="0"/>
      <w:divBdr>
        <w:top w:val="none" w:sz="0" w:space="0" w:color="auto"/>
        <w:left w:val="none" w:sz="0" w:space="0" w:color="auto"/>
        <w:bottom w:val="none" w:sz="0" w:space="0" w:color="auto"/>
        <w:right w:val="none" w:sz="0" w:space="0" w:color="auto"/>
      </w:divBdr>
    </w:div>
    <w:div w:id="2032535816">
      <w:marLeft w:val="640"/>
      <w:marRight w:val="0"/>
      <w:marTop w:val="0"/>
      <w:marBottom w:val="0"/>
      <w:divBdr>
        <w:top w:val="none" w:sz="0" w:space="0" w:color="auto"/>
        <w:left w:val="none" w:sz="0" w:space="0" w:color="auto"/>
        <w:bottom w:val="none" w:sz="0" w:space="0" w:color="auto"/>
        <w:right w:val="none" w:sz="0" w:space="0" w:color="auto"/>
      </w:divBdr>
    </w:div>
    <w:div w:id="2033338597">
      <w:marLeft w:val="640"/>
      <w:marRight w:val="0"/>
      <w:marTop w:val="0"/>
      <w:marBottom w:val="0"/>
      <w:divBdr>
        <w:top w:val="none" w:sz="0" w:space="0" w:color="auto"/>
        <w:left w:val="none" w:sz="0" w:space="0" w:color="auto"/>
        <w:bottom w:val="none" w:sz="0" w:space="0" w:color="auto"/>
        <w:right w:val="none" w:sz="0" w:space="0" w:color="auto"/>
      </w:divBdr>
    </w:div>
    <w:div w:id="2033873040">
      <w:marLeft w:val="640"/>
      <w:marRight w:val="0"/>
      <w:marTop w:val="0"/>
      <w:marBottom w:val="0"/>
      <w:divBdr>
        <w:top w:val="none" w:sz="0" w:space="0" w:color="auto"/>
        <w:left w:val="none" w:sz="0" w:space="0" w:color="auto"/>
        <w:bottom w:val="none" w:sz="0" w:space="0" w:color="auto"/>
        <w:right w:val="none" w:sz="0" w:space="0" w:color="auto"/>
      </w:divBdr>
    </w:div>
    <w:div w:id="2034188170">
      <w:marLeft w:val="640"/>
      <w:marRight w:val="0"/>
      <w:marTop w:val="0"/>
      <w:marBottom w:val="0"/>
      <w:divBdr>
        <w:top w:val="none" w:sz="0" w:space="0" w:color="auto"/>
        <w:left w:val="none" w:sz="0" w:space="0" w:color="auto"/>
        <w:bottom w:val="none" w:sz="0" w:space="0" w:color="auto"/>
        <w:right w:val="none" w:sz="0" w:space="0" w:color="auto"/>
      </w:divBdr>
    </w:div>
    <w:div w:id="2036075667">
      <w:marLeft w:val="640"/>
      <w:marRight w:val="0"/>
      <w:marTop w:val="0"/>
      <w:marBottom w:val="0"/>
      <w:divBdr>
        <w:top w:val="none" w:sz="0" w:space="0" w:color="auto"/>
        <w:left w:val="none" w:sz="0" w:space="0" w:color="auto"/>
        <w:bottom w:val="none" w:sz="0" w:space="0" w:color="auto"/>
        <w:right w:val="none" w:sz="0" w:space="0" w:color="auto"/>
      </w:divBdr>
    </w:div>
    <w:div w:id="2036343807">
      <w:marLeft w:val="640"/>
      <w:marRight w:val="0"/>
      <w:marTop w:val="0"/>
      <w:marBottom w:val="0"/>
      <w:divBdr>
        <w:top w:val="none" w:sz="0" w:space="0" w:color="auto"/>
        <w:left w:val="none" w:sz="0" w:space="0" w:color="auto"/>
        <w:bottom w:val="none" w:sz="0" w:space="0" w:color="auto"/>
        <w:right w:val="none" w:sz="0" w:space="0" w:color="auto"/>
      </w:divBdr>
    </w:div>
    <w:div w:id="2036610239">
      <w:marLeft w:val="640"/>
      <w:marRight w:val="0"/>
      <w:marTop w:val="0"/>
      <w:marBottom w:val="0"/>
      <w:divBdr>
        <w:top w:val="none" w:sz="0" w:space="0" w:color="auto"/>
        <w:left w:val="none" w:sz="0" w:space="0" w:color="auto"/>
        <w:bottom w:val="none" w:sz="0" w:space="0" w:color="auto"/>
        <w:right w:val="none" w:sz="0" w:space="0" w:color="auto"/>
      </w:divBdr>
    </w:div>
    <w:div w:id="2037265400">
      <w:marLeft w:val="640"/>
      <w:marRight w:val="0"/>
      <w:marTop w:val="0"/>
      <w:marBottom w:val="0"/>
      <w:divBdr>
        <w:top w:val="none" w:sz="0" w:space="0" w:color="auto"/>
        <w:left w:val="none" w:sz="0" w:space="0" w:color="auto"/>
        <w:bottom w:val="none" w:sz="0" w:space="0" w:color="auto"/>
        <w:right w:val="none" w:sz="0" w:space="0" w:color="auto"/>
      </w:divBdr>
    </w:div>
    <w:div w:id="2037657633">
      <w:marLeft w:val="640"/>
      <w:marRight w:val="0"/>
      <w:marTop w:val="0"/>
      <w:marBottom w:val="0"/>
      <w:divBdr>
        <w:top w:val="none" w:sz="0" w:space="0" w:color="auto"/>
        <w:left w:val="none" w:sz="0" w:space="0" w:color="auto"/>
        <w:bottom w:val="none" w:sz="0" w:space="0" w:color="auto"/>
        <w:right w:val="none" w:sz="0" w:space="0" w:color="auto"/>
      </w:divBdr>
    </w:div>
    <w:div w:id="2037848908">
      <w:marLeft w:val="640"/>
      <w:marRight w:val="0"/>
      <w:marTop w:val="0"/>
      <w:marBottom w:val="0"/>
      <w:divBdr>
        <w:top w:val="none" w:sz="0" w:space="0" w:color="auto"/>
        <w:left w:val="none" w:sz="0" w:space="0" w:color="auto"/>
        <w:bottom w:val="none" w:sz="0" w:space="0" w:color="auto"/>
        <w:right w:val="none" w:sz="0" w:space="0" w:color="auto"/>
      </w:divBdr>
    </w:div>
    <w:div w:id="2038583189">
      <w:marLeft w:val="640"/>
      <w:marRight w:val="0"/>
      <w:marTop w:val="0"/>
      <w:marBottom w:val="0"/>
      <w:divBdr>
        <w:top w:val="none" w:sz="0" w:space="0" w:color="auto"/>
        <w:left w:val="none" w:sz="0" w:space="0" w:color="auto"/>
        <w:bottom w:val="none" w:sz="0" w:space="0" w:color="auto"/>
        <w:right w:val="none" w:sz="0" w:space="0" w:color="auto"/>
      </w:divBdr>
    </w:div>
    <w:div w:id="2038698923">
      <w:marLeft w:val="640"/>
      <w:marRight w:val="0"/>
      <w:marTop w:val="0"/>
      <w:marBottom w:val="0"/>
      <w:divBdr>
        <w:top w:val="none" w:sz="0" w:space="0" w:color="auto"/>
        <w:left w:val="none" w:sz="0" w:space="0" w:color="auto"/>
        <w:bottom w:val="none" w:sz="0" w:space="0" w:color="auto"/>
        <w:right w:val="none" w:sz="0" w:space="0" w:color="auto"/>
      </w:divBdr>
    </w:div>
    <w:div w:id="2038891792">
      <w:marLeft w:val="640"/>
      <w:marRight w:val="0"/>
      <w:marTop w:val="0"/>
      <w:marBottom w:val="0"/>
      <w:divBdr>
        <w:top w:val="none" w:sz="0" w:space="0" w:color="auto"/>
        <w:left w:val="none" w:sz="0" w:space="0" w:color="auto"/>
        <w:bottom w:val="none" w:sz="0" w:space="0" w:color="auto"/>
        <w:right w:val="none" w:sz="0" w:space="0" w:color="auto"/>
      </w:divBdr>
    </w:div>
    <w:div w:id="2039164644">
      <w:marLeft w:val="640"/>
      <w:marRight w:val="0"/>
      <w:marTop w:val="0"/>
      <w:marBottom w:val="0"/>
      <w:divBdr>
        <w:top w:val="none" w:sz="0" w:space="0" w:color="auto"/>
        <w:left w:val="none" w:sz="0" w:space="0" w:color="auto"/>
        <w:bottom w:val="none" w:sz="0" w:space="0" w:color="auto"/>
        <w:right w:val="none" w:sz="0" w:space="0" w:color="auto"/>
      </w:divBdr>
    </w:div>
    <w:div w:id="2039351989">
      <w:marLeft w:val="640"/>
      <w:marRight w:val="0"/>
      <w:marTop w:val="0"/>
      <w:marBottom w:val="0"/>
      <w:divBdr>
        <w:top w:val="none" w:sz="0" w:space="0" w:color="auto"/>
        <w:left w:val="none" w:sz="0" w:space="0" w:color="auto"/>
        <w:bottom w:val="none" w:sz="0" w:space="0" w:color="auto"/>
        <w:right w:val="none" w:sz="0" w:space="0" w:color="auto"/>
      </w:divBdr>
    </w:div>
    <w:div w:id="2039503618">
      <w:marLeft w:val="640"/>
      <w:marRight w:val="0"/>
      <w:marTop w:val="0"/>
      <w:marBottom w:val="0"/>
      <w:divBdr>
        <w:top w:val="none" w:sz="0" w:space="0" w:color="auto"/>
        <w:left w:val="none" w:sz="0" w:space="0" w:color="auto"/>
        <w:bottom w:val="none" w:sz="0" w:space="0" w:color="auto"/>
        <w:right w:val="none" w:sz="0" w:space="0" w:color="auto"/>
      </w:divBdr>
    </w:div>
    <w:div w:id="2039967940">
      <w:marLeft w:val="640"/>
      <w:marRight w:val="0"/>
      <w:marTop w:val="0"/>
      <w:marBottom w:val="0"/>
      <w:divBdr>
        <w:top w:val="none" w:sz="0" w:space="0" w:color="auto"/>
        <w:left w:val="none" w:sz="0" w:space="0" w:color="auto"/>
        <w:bottom w:val="none" w:sz="0" w:space="0" w:color="auto"/>
        <w:right w:val="none" w:sz="0" w:space="0" w:color="auto"/>
      </w:divBdr>
    </w:div>
    <w:div w:id="2040081814">
      <w:marLeft w:val="640"/>
      <w:marRight w:val="0"/>
      <w:marTop w:val="0"/>
      <w:marBottom w:val="0"/>
      <w:divBdr>
        <w:top w:val="none" w:sz="0" w:space="0" w:color="auto"/>
        <w:left w:val="none" w:sz="0" w:space="0" w:color="auto"/>
        <w:bottom w:val="none" w:sz="0" w:space="0" w:color="auto"/>
        <w:right w:val="none" w:sz="0" w:space="0" w:color="auto"/>
      </w:divBdr>
    </w:div>
    <w:div w:id="2040470187">
      <w:marLeft w:val="640"/>
      <w:marRight w:val="0"/>
      <w:marTop w:val="0"/>
      <w:marBottom w:val="0"/>
      <w:divBdr>
        <w:top w:val="none" w:sz="0" w:space="0" w:color="auto"/>
        <w:left w:val="none" w:sz="0" w:space="0" w:color="auto"/>
        <w:bottom w:val="none" w:sz="0" w:space="0" w:color="auto"/>
        <w:right w:val="none" w:sz="0" w:space="0" w:color="auto"/>
      </w:divBdr>
    </w:div>
    <w:div w:id="2040661245">
      <w:marLeft w:val="640"/>
      <w:marRight w:val="0"/>
      <w:marTop w:val="0"/>
      <w:marBottom w:val="0"/>
      <w:divBdr>
        <w:top w:val="none" w:sz="0" w:space="0" w:color="auto"/>
        <w:left w:val="none" w:sz="0" w:space="0" w:color="auto"/>
        <w:bottom w:val="none" w:sz="0" w:space="0" w:color="auto"/>
        <w:right w:val="none" w:sz="0" w:space="0" w:color="auto"/>
      </w:divBdr>
    </w:div>
    <w:div w:id="2040935811">
      <w:marLeft w:val="640"/>
      <w:marRight w:val="0"/>
      <w:marTop w:val="0"/>
      <w:marBottom w:val="0"/>
      <w:divBdr>
        <w:top w:val="none" w:sz="0" w:space="0" w:color="auto"/>
        <w:left w:val="none" w:sz="0" w:space="0" w:color="auto"/>
        <w:bottom w:val="none" w:sz="0" w:space="0" w:color="auto"/>
        <w:right w:val="none" w:sz="0" w:space="0" w:color="auto"/>
      </w:divBdr>
    </w:div>
    <w:div w:id="2041054890">
      <w:marLeft w:val="640"/>
      <w:marRight w:val="0"/>
      <w:marTop w:val="0"/>
      <w:marBottom w:val="0"/>
      <w:divBdr>
        <w:top w:val="none" w:sz="0" w:space="0" w:color="auto"/>
        <w:left w:val="none" w:sz="0" w:space="0" w:color="auto"/>
        <w:bottom w:val="none" w:sz="0" w:space="0" w:color="auto"/>
        <w:right w:val="none" w:sz="0" w:space="0" w:color="auto"/>
      </w:divBdr>
    </w:div>
    <w:div w:id="2041128076">
      <w:marLeft w:val="640"/>
      <w:marRight w:val="0"/>
      <w:marTop w:val="0"/>
      <w:marBottom w:val="0"/>
      <w:divBdr>
        <w:top w:val="none" w:sz="0" w:space="0" w:color="auto"/>
        <w:left w:val="none" w:sz="0" w:space="0" w:color="auto"/>
        <w:bottom w:val="none" w:sz="0" w:space="0" w:color="auto"/>
        <w:right w:val="none" w:sz="0" w:space="0" w:color="auto"/>
      </w:divBdr>
    </w:div>
    <w:div w:id="2041589327">
      <w:marLeft w:val="640"/>
      <w:marRight w:val="0"/>
      <w:marTop w:val="0"/>
      <w:marBottom w:val="0"/>
      <w:divBdr>
        <w:top w:val="none" w:sz="0" w:space="0" w:color="auto"/>
        <w:left w:val="none" w:sz="0" w:space="0" w:color="auto"/>
        <w:bottom w:val="none" w:sz="0" w:space="0" w:color="auto"/>
        <w:right w:val="none" w:sz="0" w:space="0" w:color="auto"/>
      </w:divBdr>
    </w:div>
    <w:div w:id="2041658087">
      <w:marLeft w:val="640"/>
      <w:marRight w:val="0"/>
      <w:marTop w:val="0"/>
      <w:marBottom w:val="0"/>
      <w:divBdr>
        <w:top w:val="none" w:sz="0" w:space="0" w:color="auto"/>
        <w:left w:val="none" w:sz="0" w:space="0" w:color="auto"/>
        <w:bottom w:val="none" w:sz="0" w:space="0" w:color="auto"/>
        <w:right w:val="none" w:sz="0" w:space="0" w:color="auto"/>
      </w:divBdr>
    </w:div>
    <w:div w:id="2041784339">
      <w:marLeft w:val="640"/>
      <w:marRight w:val="0"/>
      <w:marTop w:val="0"/>
      <w:marBottom w:val="0"/>
      <w:divBdr>
        <w:top w:val="none" w:sz="0" w:space="0" w:color="auto"/>
        <w:left w:val="none" w:sz="0" w:space="0" w:color="auto"/>
        <w:bottom w:val="none" w:sz="0" w:space="0" w:color="auto"/>
        <w:right w:val="none" w:sz="0" w:space="0" w:color="auto"/>
      </w:divBdr>
    </w:div>
    <w:div w:id="2044094239">
      <w:marLeft w:val="640"/>
      <w:marRight w:val="0"/>
      <w:marTop w:val="0"/>
      <w:marBottom w:val="0"/>
      <w:divBdr>
        <w:top w:val="none" w:sz="0" w:space="0" w:color="auto"/>
        <w:left w:val="none" w:sz="0" w:space="0" w:color="auto"/>
        <w:bottom w:val="none" w:sz="0" w:space="0" w:color="auto"/>
        <w:right w:val="none" w:sz="0" w:space="0" w:color="auto"/>
      </w:divBdr>
    </w:div>
    <w:div w:id="2044359693">
      <w:marLeft w:val="640"/>
      <w:marRight w:val="0"/>
      <w:marTop w:val="0"/>
      <w:marBottom w:val="0"/>
      <w:divBdr>
        <w:top w:val="none" w:sz="0" w:space="0" w:color="auto"/>
        <w:left w:val="none" w:sz="0" w:space="0" w:color="auto"/>
        <w:bottom w:val="none" w:sz="0" w:space="0" w:color="auto"/>
        <w:right w:val="none" w:sz="0" w:space="0" w:color="auto"/>
      </w:divBdr>
    </w:div>
    <w:div w:id="2044943124">
      <w:marLeft w:val="640"/>
      <w:marRight w:val="0"/>
      <w:marTop w:val="0"/>
      <w:marBottom w:val="0"/>
      <w:divBdr>
        <w:top w:val="none" w:sz="0" w:space="0" w:color="auto"/>
        <w:left w:val="none" w:sz="0" w:space="0" w:color="auto"/>
        <w:bottom w:val="none" w:sz="0" w:space="0" w:color="auto"/>
        <w:right w:val="none" w:sz="0" w:space="0" w:color="auto"/>
      </w:divBdr>
    </w:div>
    <w:div w:id="2045132254">
      <w:marLeft w:val="640"/>
      <w:marRight w:val="0"/>
      <w:marTop w:val="0"/>
      <w:marBottom w:val="0"/>
      <w:divBdr>
        <w:top w:val="none" w:sz="0" w:space="0" w:color="auto"/>
        <w:left w:val="none" w:sz="0" w:space="0" w:color="auto"/>
        <w:bottom w:val="none" w:sz="0" w:space="0" w:color="auto"/>
        <w:right w:val="none" w:sz="0" w:space="0" w:color="auto"/>
      </w:divBdr>
    </w:div>
    <w:div w:id="2045405395">
      <w:marLeft w:val="640"/>
      <w:marRight w:val="0"/>
      <w:marTop w:val="0"/>
      <w:marBottom w:val="0"/>
      <w:divBdr>
        <w:top w:val="none" w:sz="0" w:space="0" w:color="auto"/>
        <w:left w:val="none" w:sz="0" w:space="0" w:color="auto"/>
        <w:bottom w:val="none" w:sz="0" w:space="0" w:color="auto"/>
        <w:right w:val="none" w:sz="0" w:space="0" w:color="auto"/>
      </w:divBdr>
    </w:div>
    <w:div w:id="2045514432">
      <w:marLeft w:val="640"/>
      <w:marRight w:val="0"/>
      <w:marTop w:val="0"/>
      <w:marBottom w:val="0"/>
      <w:divBdr>
        <w:top w:val="none" w:sz="0" w:space="0" w:color="auto"/>
        <w:left w:val="none" w:sz="0" w:space="0" w:color="auto"/>
        <w:bottom w:val="none" w:sz="0" w:space="0" w:color="auto"/>
        <w:right w:val="none" w:sz="0" w:space="0" w:color="auto"/>
      </w:divBdr>
    </w:div>
    <w:div w:id="2045590465">
      <w:marLeft w:val="640"/>
      <w:marRight w:val="0"/>
      <w:marTop w:val="0"/>
      <w:marBottom w:val="0"/>
      <w:divBdr>
        <w:top w:val="none" w:sz="0" w:space="0" w:color="auto"/>
        <w:left w:val="none" w:sz="0" w:space="0" w:color="auto"/>
        <w:bottom w:val="none" w:sz="0" w:space="0" w:color="auto"/>
        <w:right w:val="none" w:sz="0" w:space="0" w:color="auto"/>
      </w:divBdr>
    </w:div>
    <w:div w:id="2046369222">
      <w:marLeft w:val="640"/>
      <w:marRight w:val="0"/>
      <w:marTop w:val="0"/>
      <w:marBottom w:val="0"/>
      <w:divBdr>
        <w:top w:val="none" w:sz="0" w:space="0" w:color="auto"/>
        <w:left w:val="none" w:sz="0" w:space="0" w:color="auto"/>
        <w:bottom w:val="none" w:sz="0" w:space="0" w:color="auto"/>
        <w:right w:val="none" w:sz="0" w:space="0" w:color="auto"/>
      </w:divBdr>
    </w:div>
    <w:div w:id="2046519585">
      <w:marLeft w:val="640"/>
      <w:marRight w:val="0"/>
      <w:marTop w:val="0"/>
      <w:marBottom w:val="0"/>
      <w:divBdr>
        <w:top w:val="none" w:sz="0" w:space="0" w:color="auto"/>
        <w:left w:val="none" w:sz="0" w:space="0" w:color="auto"/>
        <w:bottom w:val="none" w:sz="0" w:space="0" w:color="auto"/>
        <w:right w:val="none" w:sz="0" w:space="0" w:color="auto"/>
      </w:divBdr>
    </w:div>
    <w:div w:id="2047019050">
      <w:marLeft w:val="640"/>
      <w:marRight w:val="0"/>
      <w:marTop w:val="0"/>
      <w:marBottom w:val="0"/>
      <w:divBdr>
        <w:top w:val="none" w:sz="0" w:space="0" w:color="auto"/>
        <w:left w:val="none" w:sz="0" w:space="0" w:color="auto"/>
        <w:bottom w:val="none" w:sz="0" w:space="0" w:color="auto"/>
        <w:right w:val="none" w:sz="0" w:space="0" w:color="auto"/>
      </w:divBdr>
    </w:div>
    <w:div w:id="2047099819">
      <w:marLeft w:val="640"/>
      <w:marRight w:val="0"/>
      <w:marTop w:val="0"/>
      <w:marBottom w:val="0"/>
      <w:divBdr>
        <w:top w:val="none" w:sz="0" w:space="0" w:color="auto"/>
        <w:left w:val="none" w:sz="0" w:space="0" w:color="auto"/>
        <w:bottom w:val="none" w:sz="0" w:space="0" w:color="auto"/>
        <w:right w:val="none" w:sz="0" w:space="0" w:color="auto"/>
      </w:divBdr>
    </w:div>
    <w:div w:id="2047832370">
      <w:marLeft w:val="640"/>
      <w:marRight w:val="0"/>
      <w:marTop w:val="0"/>
      <w:marBottom w:val="0"/>
      <w:divBdr>
        <w:top w:val="none" w:sz="0" w:space="0" w:color="auto"/>
        <w:left w:val="none" w:sz="0" w:space="0" w:color="auto"/>
        <w:bottom w:val="none" w:sz="0" w:space="0" w:color="auto"/>
        <w:right w:val="none" w:sz="0" w:space="0" w:color="auto"/>
      </w:divBdr>
    </w:div>
    <w:div w:id="2048676861">
      <w:marLeft w:val="640"/>
      <w:marRight w:val="0"/>
      <w:marTop w:val="0"/>
      <w:marBottom w:val="0"/>
      <w:divBdr>
        <w:top w:val="none" w:sz="0" w:space="0" w:color="auto"/>
        <w:left w:val="none" w:sz="0" w:space="0" w:color="auto"/>
        <w:bottom w:val="none" w:sz="0" w:space="0" w:color="auto"/>
        <w:right w:val="none" w:sz="0" w:space="0" w:color="auto"/>
      </w:divBdr>
    </w:div>
    <w:div w:id="2049916761">
      <w:marLeft w:val="640"/>
      <w:marRight w:val="0"/>
      <w:marTop w:val="0"/>
      <w:marBottom w:val="0"/>
      <w:divBdr>
        <w:top w:val="none" w:sz="0" w:space="0" w:color="auto"/>
        <w:left w:val="none" w:sz="0" w:space="0" w:color="auto"/>
        <w:bottom w:val="none" w:sz="0" w:space="0" w:color="auto"/>
        <w:right w:val="none" w:sz="0" w:space="0" w:color="auto"/>
      </w:divBdr>
    </w:div>
    <w:div w:id="2049984740">
      <w:marLeft w:val="640"/>
      <w:marRight w:val="0"/>
      <w:marTop w:val="0"/>
      <w:marBottom w:val="0"/>
      <w:divBdr>
        <w:top w:val="none" w:sz="0" w:space="0" w:color="auto"/>
        <w:left w:val="none" w:sz="0" w:space="0" w:color="auto"/>
        <w:bottom w:val="none" w:sz="0" w:space="0" w:color="auto"/>
        <w:right w:val="none" w:sz="0" w:space="0" w:color="auto"/>
      </w:divBdr>
    </w:div>
    <w:div w:id="2050566567">
      <w:marLeft w:val="640"/>
      <w:marRight w:val="0"/>
      <w:marTop w:val="0"/>
      <w:marBottom w:val="0"/>
      <w:divBdr>
        <w:top w:val="none" w:sz="0" w:space="0" w:color="auto"/>
        <w:left w:val="none" w:sz="0" w:space="0" w:color="auto"/>
        <w:bottom w:val="none" w:sz="0" w:space="0" w:color="auto"/>
        <w:right w:val="none" w:sz="0" w:space="0" w:color="auto"/>
      </w:divBdr>
    </w:div>
    <w:div w:id="2050640313">
      <w:marLeft w:val="640"/>
      <w:marRight w:val="0"/>
      <w:marTop w:val="0"/>
      <w:marBottom w:val="0"/>
      <w:divBdr>
        <w:top w:val="none" w:sz="0" w:space="0" w:color="auto"/>
        <w:left w:val="none" w:sz="0" w:space="0" w:color="auto"/>
        <w:bottom w:val="none" w:sz="0" w:space="0" w:color="auto"/>
        <w:right w:val="none" w:sz="0" w:space="0" w:color="auto"/>
      </w:divBdr>
    </w:div>
    <w:div w:id="2050642760">
      <w:marLeft w:val="640"/>
      <w:marRight w:val="0"/>
      <w:marTop w:val="0"/>
      <w:marBottom w:val="0"/>
      <w:divBdr>
        <w:top w:val="none" w:sz="0" w:space="0" w:color="auto"/>
        <w:left w:val="none" w:sz="0" w:space="0" w:color="auto"/>
        <w:bottom w:val="none" w:sz="0" w:space="0" w:color="auto"/>
        <w:right w:val="none" w:sz="0" w:space="0" w:color="auto"/>
      </w:divBdr>
    </w:div>
    <w:div w:id="2050718281">
      <w:marLeft w:val="640"/>
      <w:marRight w:val="0"/>
      <w:marTop w:val="0"/>
      <w:marBottom w:val="0"/>
      <w:divBdr>
        <w:top w:val="none" w:sz="0" w:space="0" w:color="auto"/>
        <w:left w:val="none" w:sz="0" w:space="0" w:color="auto"/>
        <w:bottom w:val="none" w:sz="0" w:space="0" w:color="auto"/>
        <w:right w:val="none" w:sz="0" w:space="0" w:color="auto"/>
      </w:divBdr>
    </w:div>
    <w:div w:id="2051295510">
      <w:marLeft w:val="640"/>
      <w:marRight w:val="0"/>
      <w:marTop w:val="0"/>
      <w:marBottom w:val="0"/>
      <w:divBdr>
        <w:top w:val="none" w:sz="0" w:space="0" w:color="auto"/>
        <w:left w:val="none" w:sz="0" w:space="0" w:color="auto"/>
        <w:bottom w:val="none" w:sz="0" w:space="0" w:color="auto"/>
        <w:right w:val="none" w:sz="0" w:space="0" w:color="auto"/>
      </w:divBdr>
    </w:div>
    <w:div w:id="2051491434">
      <w:marLeft w:val="640"/>
      <w:marRight w:val="0"/>
      <w:marTop w:val="0"/>
      <w:marBottom w:val="0"/>
      <w:divBdr>
        <w:top w:val="none" w:sz="0" w:space="0" w:color="auto"/>
        <w:left w:val="none" w:sz="0" w:space="0" w:color="auto"/>
        <w:bottom w:val="none" w:sz="0" w:space="0" w:color="auto"/>
        <w:right w:val="none" w:sz="0" w:space="0" w:color="auto"/>
      </w:divBdr>
    </w:div>
    <w:div w:id="2051882030">
      <w:marLeft w:val="640"/>
      <w:marRight w:val="0"/>
      <w:marTop w:val="0"/>
      <w:marBottom w:val="0"/>
      <w:divBdr>
        <w:top w:val="none" w:sz="0" w:space="0" w:color="auto"/>
        <w:left w:val="none" w:sz="0" w:space="0" w:color="auto"/>
        <w:bottom w:val="none" w:sz="0" w:space="0" w:color="auto"/>
        <w:right w:val="none" w:sz="0" w:space="0" w:color="auto"/>
      </w:divBdr>
    </w:div>
    <w:div w:id="2052336062">
      <w:marLeft w:val="640"/>
      <w:marRight w:val="0"/>
      <w:marTop w:val="0"/>
      <w:marBottom w:val="0"/>
      <w:divBdr>
        <w:top w:val="none" w:sz="0" w:space="0" w:color="auto"/>
        <w:left w:val="none" w:sz="0" w:space="0" w:color="auto"/>
        <w:bottom w:val="none" w:sz="0" w:space="0" w:color="auto"/>
        <w:right w:val="none" w:sz="0" w:space="0" w:color="auto"/>
      </w:divBdr>
    </w:div>
    <w:div w:id="2052417027">
      <w:marLeft w:val="640"/>
      <w:marRight w:val="0"/>
      <w:marTop w:val="0"/>
      <w:marBottom w:val="0"/>
      <w:divBdr>
        <w:top w:val="none" w:sz="0" w:space="0" w:color="auto"/>
        <w:left w:val="none" w:sz="0" w:space="0" w:color="auto"/>
        <w:bottom w:val="none" w:sz="0" w:space="0" w:color="auto"/>
        <w:right w:val="none" w:sz="0" w:space="0" w:color="auto"/>
      </w:divBdr>
    </w:div>
    <w:div w:id="2052801624">
      <w:marLeft w:val="640"/>
      <w:marRight w:val="0"/>
      <w:marTop w:val="0"/>
      <w:marBottom w:val="0"/>
      <w:divBdr>
        <w:top w:val="none" w:sz="0" w:space="0" w:color="auto"/>
        <w:left w:val="none" w:sz="0" w:space="0" w:color="auto"/>
        <w:bottom w:val="none" w:sz="0" w:space="0" w:color="auto"/>
        <w:right w:val="none" w:sz="0" w:space="0" w:color="auto"/>
      </w:divBdr>
    </w:div>
    <w:div w:id="2053455728">
      <w:marLeft w:val="640"/>
      <w:marRight w:val="0"/>
      <w:marTop w:val="0"/>
      <w:marBottom w:val="0"/>
      <w:divBdr>
        <w:top w:val="none" w:sz="0" w:space="0" w:color="auto"/>
        <w:left w:val="none" w:sz="0" w:space="0" w:color="auto"/>
        <w:bottom w:val="none" w:sz="0" w:space="0" w:color="auto"/>
        <w:right w:val="none" w:sz="0" w:space="0" w:color="auto"/>
      </w:divBdr>
    </w:div>
    <w:div w:id="2055150263">
      <w:marLeft w:val="640"/>
      <w:marRight w:val="0"/>
      <w:marTop w:val="0"/>
      <w:marBottom w:val="0"/>
      <w:divBdr>
        <w:top w:val="none" w:sz="0" w:space="0" w:color="auto"/>
        <w:left w:val="none" w:sz="0" w:space="0" w:color="auto"/>
        <w:bottom w:val="none" w:sz="0" w:space="0" w:color="auto"/>
        <w:right w:val="none" w:sz="0" w:space="0" w:color="auto"/>
      </w:divBdr>
    </w:div>
    <w:div w:id="2055232220">
      <w:marLeft w:val="640"/>
      <w:marRight w:val="0"/>
      <w:marTop w:val="0"/>
      <w:marBottom w:val="0"/>
      <w:divBdr>
        <w:top w:val="none" w:sz="0" w:space="0" w:color="auto"/>
        <w:left w:val="none" w:sz="0" w:space="0" w:color="auto"/>
        <w:bottom w:val="none" w:sz="0" w:space="0" w:color="auto"/>
        <w:right w:val="none" w:sz="0" w:space="0" w:color="auto"/>
      </w:divBdr>
    </w:div>
    <w:div w:id="2055303250">
      <w:marLeft w:val="640"/>
      <w:marRight w:val="0"/>
      <w:marTop w:val="0"/>
      <w:marBottom w:val="0"/>
      <w:divBdr>
        <w:top w:val="none" w:sz="0" w:space="0" w:color="auto"/>
        <w:left w:val="none" w:sz="0" w:space="0" w:color="auto"/>
        <w:bottom w:val="none" w:sz="0" w:space="0" w:color="auto"/>
        <w:right w:val="none" w:sz="0" w:space="0" w:color="auto"/>
      </w:divBdr>
    </w:div>
    <w:div w:id="2055932445">
      <w:marLeft w:val="640"/>
      <w:marRight w:val="0"/>
      <w:marTop w:val="0"/>
      <w:marBottom w:val="0"/>
      <w:divBdr>
        <w:top w:val="none" w:sz="0" w:space="0" w:color="auto"/>
        <w:left w:val="none" w:sz="0" w:space="0" w:color="auto"/>
        <w:bottom w:val="none" w:sz="0" w:space="0" w:color="auto"/>
        <w:right w:val="none" w:sz="0" w:space="0" w:color="auto"/>
      </w:divBdr>
    </w:div>
    <w:div w:id="2056271205">
      <w:marLeft w:val="640"/>
      <w:marRight w:val="0"/>
      <w:marTop w:val="0"/>
      <w:marBottom w:val="0"/>
      <w:divBdr>
        <w:top w:val="none" w:sz="0" w:space="0" w:color="auto"/>
        <w:left w:val="none" w:sz="0" w:space="0" w:color="auto"/>
        <w:bottom w:val="none" w:sz="0" w:space="0" w:color="auto"/>
        <w:right w:val="none" w:sz="0" w:space="0" w:color="auto"/>
      </w:divBdr>
    </w:div>
    <w:div w:id="2056928961">
      <w:marLeft w:val="640"/>
      <w:marRight w:val="0"/>
      <w:marTop w:val="0"/>
      <w:marBottom w:val="0"/>
      <w:divBdr>
        <w:top w:val="none" w:sz="0" w:space="0" w:color="auto"/>
        <w:left w:val="none" w:sz="0" w:space="0" w:color="auto"/>
        <w:bottom w:val="none" w:sz="0" w:space="0" w:color="auto"/>
        <w:right w:val="none" w:sz="0" w:space="0" w:color="auto"/>
      </w:divBdr>
    </w:div>
    <w:div w:id="2057124018">
      <w:marLeft w:val="640"/>
      <w:marRight w:val="0"/>
      <w:marTop w:val="0"/>
      <w:marBottom w:val="0"/>
      <w:divBdr>
        <w:top w:val="none" w:sz="0" w:space="0" w:color="auto"/>
        <w:left w:val="none" w:sz="0" w:space="0" w:color="auto"/>
        <w:bottom w:val="none" w:sz="0" w:space="0" w:color="auto"/>
        <w:right w:val="none" w:sz="0" w:space="0" w:color="auto"/>
      </w:divBdr>
    </w:div>
    <w:div w:id="2057242651">
      <w:marLeft w:val="640"/>
      <w:marRight w:val="0"/>
      <w:marTop w:val="0"/>
      <w:marBottom w:val="0"/>
      <w:divBdr>
        <w:top w:val="none" w:sz="0" w:space="0" w:color="auto"/>
        <w:left w:val="none" w:sz="0" w:space="0" w:color="auto"/>
        <w:bottom w:val="none" w:sz="0" w:space="0" w:color="auto"/>
        <w:right w:val="none" w:sz="0" w:space="0" w:color="auto"/>
      </w:divBdr>
    </w:div>
    <w:div w:id="2057312071">
      <w:marLeft w:val="640"/>
      <w:marRight w:val="0"/>
      <w:marTop w:val="0"/>
      <w:marBottom w:val="0"/>
      <w:divBdr>
        <w:top w:val="none" w:sz="0" w:space="0" w:color="auto"/>
        <w:left w:val="none" w:sz="0" w:space="0" w:color="auto"/>
        <w:bottom w:val="none" w:sz="0" w:space="0" w:color="auto"/>
        <w:right w:val="none" w:sz="0" w:space="0" w:color="auto"/>
      </w:divBdr>
    </w:div>
    <w:div w:id="2057654144">
      <w:marLeft w:val="640"/>
      <w:marRight w:val="0"/>
      <w:marTop w:val="0"/>
      <w:marBottom w:val="0"/>
      <w:divBdr>
        <w:top w:val="none" w:sz="0" w:space="0" w:color="auto"/>
        <w:left w:val="none" w:sz="0" w:space="0" w:color="auto"/>
        <w:bottom w:val="none" w:sz="0" w:space="0" w:color="auto"/>
        <w:right w:val="none" w:sz="0" w:space="0" w:color="auto"/>
      </w:divBdr>
    </w:div>
    <w:div w:id="2057658710">
      <w:marLeft w:val="640"/>
      <w:marRight w:val="0"/>
      <w:marTop w:val="0"/>
      <w:marBottom w:val="0"/>
      <w:divBdr>
        <w:top w:val="none" w:sz="0" w:space="0" w:color="auto"/>
        <w:left w:val="none" w:sz="0" w:space="0" w:color="auto"/>
        <w:bottom w:val="none" w:sz="0" w:space="0" w:color="auto"/>
        <w:right w:val="none" w:sz="0" w:space="0" w:color="auto"/>
      </w:divBdr>
    </w:div>
    <w:div w:id="2057774269">
      <w:marLeft w:val="640"/>
      <w:marRight w:val="0"/>
      <w:marTop w:val="0"/>
      <w:marBottom w:val="0"/>
      <w:divBdr>
        <w:top w:val="none" w:sz="0" w:space="0" w:color="auto"/>
        <w:left w:val="none" w:sz="0" w:space="0" w:color="auto"/>
        <w:bottom w:val="none" w:sz="0" w:space="0" w:color="auto"/>
        <w:right w:val="none" w:sz="0" w:space="0" w:color="auto"/>
      </w:divBdr>
    </w:div>
    <w:div w:id="2057922226">
      <w:marLeft w:val="640"/>
      <w:marRight w:val="0"/>
      <w:marTop w:val="0"/>
      <w:marBottom w:val="0"/>
      <w:divBdr>
        <w:top w:val="none" w:sz="0" w:space="0" w:color="auto"/>
        <w:left w:val="none" w:sz="0" w:space="0" w:color="auto"/>
        <w:bottom w:val="none" w:sz="0" w:space="0" w:color="auto"/>
        <w:right w:val="none" w:sz="0" w:space="0" w:color="auto"/>
      </w:divBdr>
    </w:div>
    <w:div w:id="2057968447">
      <w:marLeft w:val="640"/>
      <w:marRight w:val="0"/>
      <w:marTop w:val="0"/>
      <w:marBottom w:val="0"/>
      <w:divBdr>
        <w:top w:val="none" w:sz="0" w:space="0" w:color="auto"/>
        <w:left w:val="none" w:sz="0" w:space="0" w:color="auto"/>
        <w:bottom w:val="none" w:sz="0" w:space="0" w:color="auto"/>
        <w:right w:val="none" w:sz="0" w:space="0" w:color="auto"/>
      </w:divBdr>
    </w:div>
    <w:div w:id="2058117581">
      <w:marLeft w:val="640"/>
      <w:marRight w:val="0"/>
      <w:marTop w:val="0"/>
      <w:marBottom w:val="0"/>
      <w:divBdr>
        <w:top w:val="none" w:sz="0" w:space="0" w:color="auto"/>
        <w:left w:val="none" w:sz="0" w:space="0" w:color="auto"/>
        <w:bottom w:val="none" w:sz="0" w:space="0" w:color="auto"/>
        <w:right w:val="none" w:sz="0" w:space="0" w:color="auto"/>
      </w:divBdr>
    </w:div>
    <w:div w:id="2058623962">
      <w:marLeft w:val="640"/>
      <w:marRight w:val="0"/>
      <w:marTop w:val="0"/>
      <w:marBottom w:val="0"/>
      <w:divBdr>
        <w:top w:val="none" w:sz="0" w:space="0" w:color="auto"/>
        <w:left w:val="none" w:sz="0" w:space="0" w:color="auto"/>
        <w:bottom w:val="none" w:sz="0" w:space="0" w:color="auto"/>
        <w:right w:val="none" w:sz="0" w:space="0" w:color="auto"/>
      </w:divBdr>
    </w:div>
    <w:div w:id="2058770794">
      <w:marLeft w:val="640"/>
      <w:marRight w:val="0"/>
      <w:marTop w:val="0"/>
      <w:marBottom w:val="0"/>
      <w:divBdr>
        <w:top w:val="none" w:sz="0" w:space="0" w:color="auto"/>
        <w:left w:val="none" w:sz="0" w:space="0" w:color="auto"/>
        <w:bottom w:val="none" w:sz="0" w:space="0" w:color="auto"/>
        <w:right w:val="none" w:sz="0" w:space="0" w:color="auto"/>
      </w:divBdr>
    </w:div>
    <w:div w:id="2059089269">
      <w:marLeft w:val="640"/>
      <w:marRight w:val="0"/>
      <w:marTop w:val="0"/>
      <w:marBottom w:val="0"/>
      <w:divBdr>
        <w:top w:val="none" w:sz="0" w:space="0" w:color="auto"/>
        <w:left w:val="none" w:sz="0" w:space="0" w:color="auto"/>
        <w:bottom w:val="none" w:sz="0" w:space="0" w:color="auto"/>
        <w:right w:val="none" w:sz="0" w:space="0" w:color="auto"/>
      </w:divBdr>
    </w:div>
    <w:div w:id="2060007453">
      <w:marLeft w:val="640"/>
      <w:marRight w:val="0"/>
      <w:marTop w:val="0"/>
      <w:marBottom w:val="0"/>
      <w:divBdr>
        <w:top w:val="none" w:sz="0" w:space="0" w:color="auto"/>
        <w:left w:val="none" w:sz="0" w:space="0" w:color="auto"/>
        <w:bottom w:val="none" w:sz="0" w:space="0" w:color="auto"/>
        <w:right w:val="none" w:sz="0" w:space="0" w:color="auto"/>
      </w:divBdr>
    </w:div>
    <w:div w:id="2060129738">
      <w:marLeft w:val="640"/>
      <w:marRight w:val="0"/>
      <w:marTop w:val="0"/>
      <w:marBottom w:val="0"/>
      <w:divBdr>
        <w:top w:val="none" w:sz="0" w:space="0" w:color="auto"/>
        <w:left w:val="none" w:sz="0" w:space="0" w:color="auto"/>
        <w:bottom w:val="none" w:sz="0" w:space="0" w:color="auto"/>
        <w:right w:val="none" w:sz="0" w:space="0" w:color="auto"/>
      </w:divBdr>
    </w:div>
    <w:div w:id="2060203876">
      <w:marLeft w:val="640"/>
      <w:marRight w:val="0"/>
      <w:marTop w:val="0"/>
      <w:marBottom w:val="0"/>
      <w:divBdr>
        <w:top w:val="none" w:sz="0" w:space="0" w:color="auto"/>
        <w:left w:val="none" w:sz="0" w:space="0" w:color="auto"/>
        <w:bottom w:val="none" w:sz="0" w:space="0" w:color="auto"/>
        <w:right w:val="none" w:sz="0" w:space="0" w:color="auto"/>
      </w:divBdr>
    </w:div>
    <w:div w:id="2060739878">
      <w:marLeft w:val="640"/>
      <w:marRight w:val="0"/>
      <w:marTop w:val="0"/>
      <w:marBottom w:val="0"/>
      <w:divBdr>
        <w:top w:val="none" w:sz="0" w:space="0" w:color="auto"/>
        <w:left w:val="none" w:sz="0" w:space="0" w:color="auto"/>
        <w:bottom w:val="none" w:sz="0" w:space="0" w:color="auto"/>
        <w:right w:val="none" w:sz="0" w:space="0" w:color="auto"/>
      </w:divBdr>
    </w:div>
    <w:div w:id="2060976306">
      <w:marLeft w:val="640"/>
      <w:marRight w:val="0"/>
      <w:marTop w:val="0"/>
      <w:marBottom w:val="0"/>
      <w:divBdr>
        <w:top w:val="none" w:sz="0" w:space="0" w:color="auto"/>
        <w:left w:val="none" w:sz="0" w:space="0" w:color="auto"/>
        <w:bottom w:val="none" w:sz="0" w:space="0" w:color="auto"/>
        <w:right w:val="none" w:sz="0" w:space="0" w:color="auto"/>
      </w:divBdr>
    </w:div>
    <w:div w:id="2061440957">
      <w:marLeft w:val="640"/>
      <w:marRight w:val="0"/>
      <w:marTop w:val="0"/>
      <w:marBottom w:val="0"/>
      <w:divBdr>
        <w:top w:val="none" w:sz="0" w:space="0" w:color="auto"/>
        <w:left w:val="none" w:sz="0" w:space="0" w:color="auto"/>
        <w:bottom w:val="none" w:sz="0" w:space="0" w:color="auto"/>
        <w:right w:val="none" w:sz="0" w:space="0" w:color="auto"/>
      </w:divBdr>
    </w:div>
    <w:div w:id="2061787373">
      <w:marLeft w:val="640"/>
      <w:marRight w:val="0"/>
      <w:marTop w:val="0"/>
      <w:marBottom w:val="0"/>
      <w:divBdr>
        <w:top w:val="none" w:sz="0" w:space="0" w:color="auto"/>
        <w:left w:val="none" w:sz="0" w:space="0" w:color="auto"/>
        <w:bottom w:val="none" w:sz="0" w:space="0" w:color="auto"/>
        <w:right w:val="none" w:sz="0" w:space="0" w:color="auto"/>
      </w:divBdr>
    </w:div>
    <w:div w:id="2061975196">
      <w:marLeft w:val="640"/>
      <w:marRight w:val="0"/>
      <w:marTop w:val="0"/>
      <w:marBottom w:val="0"/>
      <w:divBdr>
        <w:top w:val="none" w:sz="0" w:space="0" w:color="auto"/>
        <w:left w:val="none" w:sz="0" w:space="0" w:color="auto"/>
        <w:bottom w:val="none" w:sz="0" w:space="0" w:color="auto"/>
        <w:right w:val="none" w:sz="0" w:space="0" w:color="auto"/>
      </w:divBdr>
    </w:div>
    <w:div w:id="2061979662">
      <w:marLeft w:val="640"/>
      <w:marRight w:val="0"/>
      <w:marTop w:val="0"/>
      <w:marBottom w:val="0"/>
      <w:divBdr>
        <w:top w:val="none" w:sz="0" w:space="0" w:color="auto"/>
        <w:left w:val="none" w:sz="0" w:space="0" w:color="auto"/>
        <w:bottom w:val="none" w:sz="0" w:space="0" w:color="auto"/>
        <w:right w:val="none" w:sz="0" w:space="0" w:color="auto"/>
      </w:divBdr>
    </w:div>
    <w:div w:id="2062551332">
      <w:marLeft w:val="640"/>
      <w:marRight w:val="0"/>
      <w:marTop w:val="0"/>
      <w:marBottom w:val="0"/>
      <w:divBdr>
        <w:top w:val="none" w:sz="0" w:space="0" w:color="auto"/>
        <w:left w:val="none" w:sz="0" w:space="0" w:color="auto"/>
        <w:bottom w:val="none" w:sz="0" w:space="0" w:color="auto"/>
        <w:right w:val="none" w:sz="0" w:space="0" w:color="auto"/>
      </w:divBdr>
    </w:div>
    <w:div w:id="2062557273">
      <w:marLeft w:val="640"/>
      <w:marRight w:val="0"/>
      <w:marTop w:val="0"/>
      <w:marBottom w:val="0"/>
      <w:divBdr>
        <w:top w:val="none" w:sz="0" w:space="0" w:color="auto"/>
        <w:left w:val="none" w:sz="0" w:space="0" w:color="auto"/>
        <w:bottom w:val="none" w:sz="0" w:space="0" w:color="auto"/>
        <w:right w:val="none" w:sz="0" w:space="0" w:color="auto"/>
      </w:divBdr>
    </w:div>
    <w:div w:id="2062627770">
      <w:marLeft w:val="640"/>
      <w:marRight w:val="0"/>
      <w:marTop w:val="0"/>
      <w:marBottom w:val="0"/>
      <w:divBdr>
        <w:top w:val="none" w:sz="0" w:space="0" w:color="auto"/>
        <w:left w:val="none" w:sz="0" w:space="0" w:color="auto"/>
        <w:bottom w:val="none" w:sz="0" w:space="0" w:color="auto"/>
        <w:right w:val="none" w:sz="0" w:space="0" w:color="auto"/>
      </w:divBdr>
    </w:div>
    <w:div w:id="2062970758">
      <w:marLeft w:val="640"/>
      <w:marRight w:val="0"/>
      <w:marTop w:val="0"/>
      <w:marBottom w:val="0"/>
      <w:divBdr>
        <w:top w:val="none" w:sz="0" w:space="0" w:color="auto"/>
        <w:left w:val="none" w:sz="0" w:space="0" w:color="auto"/>
        <w:bottom w:val="none" w:sz="0" w:space="0" w:color="auto"/>
        <w:right w:val="none" w:sz="0" w:space="0" w:color="auto"/>
      </w:divBdr>
    </w:div>
    <w:div w:id="2062972411">
      <w:marLeft w:val="640"/>
      <w:marRight w:val="0"/>
      <w:marTop w:val="0"/>
      <w:marBottom w:val="0"/>
      <w:divBdr>
        <w:top w:val="none" w:sz="0" w:space="0" w:color="auto"/>
        <w:left w:val="none" w:sz="0" w:space="0" w:color="auto"/>
        <w:bottom w:val="none" w:sz="0" w:space="0" w:color="auto"/>
        <w:right w:val="none" w:sz="0" w:space="0" w:color="auto"/>
      </w:divBdr>
    </w:div>
    <w:div w:id="2063166638">
      <w:marLeft w:val="640"/>
      <w:marRight w:val="0"/>
      <w:marTop w:val="0"/>
      <w:marBottom w:val="0"/>
      <w:divBdr>
        <w:top w:val="none" w:sz="0" w:space="0" w:color="auto"/>
        <w:left w:val="none" w:sz="0" w:space="0" w:color="auto"/>
        <w:bottom w:val="none" w:sz="0" w:space="0" w:color="auto"/>
        <w:right w:val="none" w:sz="0" w:space="0" w:color="auto"/>
      </w:divBdr>
    </w:div>
    <w:div w:id="2064019498">
      <w:marLeft w:val="640"/>
      <w:marRight w:val="0"/>
      <w:marTop w:val="0"/>
      <w:marBottom w:val="0"/>
      <w:divBdr>
        <w:top w:val="none" w:sz="0" w:space="0" w:color="auto"/>
        <w:left w:val="none" w:sz="0" w:space="0" w:color="auto"/>
        <w:bottom w:val="none" w:sz="0" w:space="0" w:color="auto"/>
        <w:right w:val="none" w:sz="0" w:space="0" w:color="auto"/>
      </w:divBdr>
    </w:div>
    <w:div w:id="2064520966">
      <w:marLeft w:val="640"/>
      <w:marRight w:val="0"/>
      <w:marTop w:val="0"/>
      <w:marBottom w:val="0"/>
      <w:divBdr>
        <w:top w:val="none" w:sz="0" w:space="0" w:color="auto"/>
        <w:left w:val="none" w:sz="0" w:space="0" w:color="auto"/>
        <w:bottom w:val="none" w:sz="0" w:space="0" w:color="auto"/>
        <w:right w:val="none" w:sz="0" w:space="0" w:color="auto"/>
      </w:divBdr>
    </w:div>
    <w:div w:id="2064524828">
      <w:marLeft w:val="640"/>
      <w:marRight w:val="0"/>
      <w:marTop w:val="0"/>
      <w:marBottom w:val="0"/>
      <w:divBdr>
        <w:top w:val="none" w:sz="0" w:space="0" w:color="auto"/>
        <w:left w:val="none" w:sz="0" w:space="0" w:color="auto"/>
        <w:bottom w:val="none" w:sz="0" w:space="0" w:color="auto"/>
        <w:right w:val="none" w:sz="0" w:space="0" w:color="auto"/>
      </w:divBdr>
    </w:div>
    <w:div w:id="2064669013">
      <w:marLeft w:val="640"/>
      <w:marRight w:val="0"/>
      <w:marTop w:val="0"/>
      <w:marBottom w:val="0"/>
      <w:divBdr>
        <w:top w:val="none" w:sz="0" w:space="0" w:color="auto"/>
        <w:left w:val="none" w:sz="0" w:space="0" w:color="auto"/>
        <w:bottom w:val="none" w:sz="0" w:space="0" w:color="auto"/>
        <w:right w:val="none" w:sz="0" w:space="0" w:color="auto"/>
      </w:divBdr>
    </w:div>
    <w:div w:id="2064908372">
      <w:marLeft w:val="640"/>
      <w:marRight w:val="0"/>
      <w:marTop w:val="0"/>
      <w:marBottom w:val="0"/>
      <w:divBdr>
        <w:top w:val="none" w:sz="0" w:space="0" w:color="auto"/>
        <w:left w:val="none" w:sz="0" w:space="0" w:color="auto"/>
        <w:bottom w:val="none" w:sz="0" w:space="0" w:color="auto"/>
        <w:right w:val="none" w:sz="0" w:space="0" w:color="auto"/>
      </w:divBdr>
    </w:div>
    <w:div w:id="2065135138">
      <w:marLeft w:val="640"/>
      <w:marRight w:val="0"/>
      <w:marTop w:val="0"/>
      <w:marBottom w:val="0"/>
      <w:divBdr>
        <w:top w:val="none" w:sz="0" w:space="0" w:color="auto"/>
        <w:left w:val="none" w:sz="0" w:space="0" w:color="auto"/>
        <w:bottom w:val="none" w:sz="0" w:space="0" w:color="auto"/>
        <w:right w:val="none" w:sz="0" w:space="0" w:color="auto"/>
      </w:divBdr>
    </w:div>
    <w:div w:id="2065179749">
      <w:marLeft w:val="640"/>
      <w:marRight w:val="0"/>
      <w:marTop w:val="0"/>
      <w:marBottom w:val="0"/>
      <w:divBdr>
        <w:top w:val="none" w:sz="0" w:space="0" w:color="auto"/>
        <w:left w:val="none" w:sz="0" w:space="0" w:color="auto"/>
        <w:bottom w:val="none" w:sz="0" w:space="0" w:color="auto"/>
        <w:right w:val="none" w:sz="0" w:space="0" w:color="auto"/>
      </w:divBdr>
    </w:div>
    <w:div w:id="2065591808">
      <w:marLeft w:val="640"/>
      <w:marRight w:val="0"/>
      <w:marTop w:val="0"/>
      <w:marBottom w:val="0"/>
      <w:divBdr>
        <w:top w:val="none" w:sz="0" w:space="0" w:color="auto"/>
        <w:left w:val="none" w:sz="0" w:space="0" w:color="auto"/>
        <w:bottom w:val="none" w:sz="0" w:space="0" w:color="auto"/>
        <w:right w:val="none" w:sz="0" w:space="0" w:color="auto"/>
      </w:divBdr>
    </w:div>
    <w:div w:id="2065709789">
      <w:marLeft w:val="640"/>
      <w:marRight w:val="0"/>
      <w:marTop w:val="0"/>
      <w:marBottom w:val="0"/>
      <w:divBdr>
        <w:top w:val="none" w:sz="0" w:space="0" w:color="auto"/>
        <w:left w:val="none" w:sz="0" w:space="0" w:color="auto"/>
        <w:bottom w:val="none" w:sz="0" w:space="0" w:color="auto"/>
        <w:right w:val="none" w:sz="0" w:space="0" w:color="auto"/>
      </w:divBdr>
    </w:div>
    <w:div w:id="2065713452">
      <w:marLeft w:val="640"/>
      <w:marRight w:val="0"/>
      <w:marTop w:val="0"/>
      <w:marBottom w:val="0"/>
      <w:divBdr>
        <w:top w:val="none" w:sz="0" w:space="0" w:color="auto"/>
        <w:left w:val="none" w:sz="0" w:space="0" w:color="auto"/>
        <w:bottom w:val="none" w:sz="0" w:space="0" w:color="auto"/>
        <w:right w:val="none" w:sz="0" w:space="0" w:color="auto"/>
      </w:divBdr>
    </w:div>
    <w:div w:id="2066370351">
      <w:marLeft w:val="640"/>
      <w:marRight w:val="0"/>
      <w:marTop w:val="0"/>
      <w:marBottom w:val="0"/>
      <w:divBdr>
        <w:top w:val="none" w:sz="0" w:space="0" w:color="auto"/>
        <w:left w:val="none" w:sz="0" w:space="0" w:color="auto"/>
        <w:bottom w:val="none" w:sz="0" w:space="0" w:color="auto"/>
        <w:right w:val="none" w:sz="0" w:space="0" w:color="auto"/>
      </w:divBdr>
    </w:div>
    <w:div w:id="2066640785">
      <w:marLeft w:val="640"/>
      <w:marRight w:val="0"/>
      <w:marTop w:val="0"/>
      <w:marBottom w:val="0"/>
      <w:divBdr>
        <w:top w:val="none" w:sz="0" w:space="0" w:color="auto"/>
        <w:left w:val="none" w:sz="0" w:space="0" w:color="auto"/>
        <w:bottom w:val="none" w:sz="0" w:space="0" w:color="auto"/>
        <w:right w:val="none" w:sz="0" w:space="0" w:color="auto"/>
      </w:divBdr>
    </w:div>
    <w:div w:id="2066953695">
      <w:marLeft w:val="640"/>
      <w:marRight w:val="0"/>
      <w:marTop w:val="0"/>
      <w:marBottom w:val="0"/>
      <w:divBdr>
        <w:top w:val="none" w:sz="0" w:space="0" w:color="auto"/>
        <w:left w:val="none" w:sz="0" w:space="0" w:color="auto"/>
        <w:bottom w:val="none" w:sz="0" w:space="0" w:color="auto"/>
        <w:right w:val="none" w:sz="0" w:space="0" w:color="auto"/>
      </w:divBdr>
    </w:div>
    <w:div w:id="2066954389">
      <w:marLeft w:val="640"/>
      <w:marRight w:val="0"/>
      <w:marTop w:val="0"/>
      <w:marBottom w:val="0"/>
      <w:divBdr>
        <w:top w:val="none" w:sz="0" w:space="0" w:color="auto"/>
        <w:left w:val="none" w:sz="0" w:space="0" w:color="auto"/>
        <w:bottom w:val="none" w:sz="0" w:space="0" w:color="auto"/>
        <w:right w:val="none" w:sz="0" w:space="0" w:color="auto"/>
      </w:divBdr>
    </w:div>
    <w:div w:id="2067022027">
      <w:marLeft w:val="640"/>
      <w:marRight w:val="0"/>
      <w:marTop w:val="0"/>
      <w:marBottom w:val="0"/>
      <w:divBdr>
        <w:top w:val="none" w:sz="0" w:space="0" w:color="auto"/>
        <w:left w:val="none" w:sz="0" w:space="0" w:color="auto"/>
        <w:bottom w:val="none" w:sz="0" w:space="0" w:color="auto"/>
        <w:right w:val="none" w:sz="0" w:space="0" w:color="auto"/>
      </w:divBdr>
    </w:div>
    <w:div w:id="2067144465">
      <w:marLeft w:val="640"/>
      <w:marRight w:val="0"/>
      <w:marTop w:val="0"/>
      <w:marBottom w:val="0"/>
      <w:divBdr>
        <w:top w:val="none" w:sz="0" w:space="0" w:color="auto"/>
        <w:left w:val="none" w:sz="0" w:space="0" w:color="auto"/>
        <w:bottom w:val="none" w:sz="0" w:space="0" w:color="auto"/>
        <w:right w:val="none" w:sz="0" w:space="0" w:color="auto"/>
      </w:divBdr>
    </w:div>
    <w:div w:id="2067869054">
      <w:marLeft w:val="640"/>
      <w:marRight w:val="0"/>
      <w:marTop w:val="0"/>
      <w:marBottom w:val="0"/>
      <w:divBdr>
        <w:top w:val="none" w:sz="0" w:space="0" w:color="auto"/>
        <w:left w:val="none" w:sz="0" w:space="0" w:color="auto"/>
        <w:bottom w:val="none" w:sz="0" w:space="0" w:color="auto"/>
        <w:right w:val="none" w:sz="0" w:space="0" w:color="auto"/>
      </w:divBdr>
    </w:div>
    <w:div w:id="2068065822">
      <w:marLeft w:val="640"/>
      <w:marRight w:val="0"/>
      <w:marTop w:val="0"/>
      <w:marBottom w:val="0"/>
      <w:divBdr>
        <w:top w:val="none" w:sz="0" w:space="0" w:color="auto"/>
        <w:left w:val="none" w:sz="0" w:space="0" w:color="auto"/>
        <w:bottom w:val="none" w:sz="0" w:space="0" w:color="auto"/>
        <w:right w:val="none" w:sz="0" w:space="0" w:color="auto"/>
      </w:divBdr>
    </w:div>
    <w:div w:id="2068258676">
      <w:marLeft w:val="640"/>
      <w:marRight w:val="0"/>
      <w:marTop w:val="0"/>
      <w:marBottom w:val="0"/>
      <w:divBdr>
        <w:top w:val="none" w:sz="0" w:space="0" w:color="auto"/>
        <w:left w:val="none" w:sz="0" w:space="0" w:color="auto"/>
        <w:bottom w:val="none" w:sz="0" w:space="0" w:color="auto"/>
        <w:right w:val="none" w:sz="0" w:space="0" w:color="auto"/>
      </w:divBdr>
    </w:div>
    <w:div w:id="2068994804">
      <w:marLeft w:val="640"/>
      <w:marRight w:val="0"/>
      <w:marTop w:val="0"/>
      <w:marBottom w:val="0"/>
      <w:divBdr>
        <w:top w:val="none" w:sz="0" w:space="0" w:color="auto"/>
        <w:left w:val="none" w:sz="0" w:space="0" w:color="auto"/>
        <w:bottom w:val="none" w:sz="0" w:space="0" w:color="auto"/>
        <w:right w:val="none" w:sz="0" w:space="0" w:color="auto"/>
      </w:divBdr>
    </w:div>
    <w:div w:id="2069760919">
      <w:marLeft w:val="640"/>
      <w:marRight w:val="0"/>
      <w:marTop w:val="0"/>
      <w:marBottom w:val="0"/>
      <w:divBdr>
        <w:top w:val="none" w:sz="0" w:space="0" w:color="auto"/>
        <w:left w:val="none" w:sz="0" w:space="0" w:color="auto"/>
        <w:bottom w:val="none" w:sz="0" w:space="0" w:color="auto"/>
        <w:right w:val="none" w:sz="0" w:space="0" w:color="auto"/>
      </w:divBdr>
    </w:div>
    <w:div w:id="2071229530">
      <w:marLeft w:val="640"/>
      <w:marRight w:val="0"/>
      <w:marTop w:val="0"/>
      <w:marBottom w:val="0"/>
      <w:divBdr>
        <w:top w:val="none" w:sz="0" w:space="0" w:color="auto"/>
        <w:left w:val="none" w:sz="0" w:space="0" w:color="auto"/>
        <w:bottom w:val="none" w:sz="0" w:space="0" w:color="auto"/>
        <w:right w:val="none" w:sz="0" w:space="0" w:color="auto"/>
      </w:divBdr>
    </w:div>
    <w:div w:id="2073428656">
      <w:marLeft w:val="640"/>
      <w:marRight w:val="0"/>
      <w:marTop w:val="0"/>
      <w:marBottom w:val="0"/>
      <w:divBdr>
        <w:top w:val="none" w:sz="0" w:space="0" w:color="auto"/>
        <w:left w:val="none" w:sz="0" w:space="0" w:color="auto"/>
        <w:bottom w:val="none" w:sz="0" w:space="0" w:color="auto"/>
        <w:right w:val="none" w:sz="0" w:space="0" w:color="auto"/>
      </w:divBdr>
    </w:div>
    <w:div w:id="2073456182">
      <w:marLeft w:val="640"/>
      <w:marRight w:val="0"/>
      <w:marTop w:val="0"/>
      <w:marBottom w:val="0"/>
      <w:divBdr>
        <w:top w:val="none" w:sz="0" w:space="0" w:color="auto"/>
        <w:left w:val="none" w:sz="0" w:space="0" w:color="auto"/>
        <w:bottom w:val="none" w:sz="0" w:space="0" w:color="auto"/>
        <w:right w:val="none" w:sz="0" w:space="0" w:color="auto"/>
      </w:divBdr>
    </w:div>
    <w:div w:id="2073693003">
      <w:marLeft w:val="640"/>
      <w:marRight w:val="0"/>
      <w:marTop w:val="0"/>
      <w:marBottom w:val="0"/>
      <w:divBdr>
        <w:top w:val="none" w:sz="0" w:space="0" w:color="auto"/>
        <w:left w:val="none" w:sz="0" w:space="0" w:color="auto"/>
        <w:bottom w:val="none" w:sz="0" w:space="0" w:color="auto"/>
        <w:right w:val="none" w:sz="0" w:space="0" w:color="auto"/>
      </w:divBdr>
    </w:div>
    <w:div w:id="2073890908">
      <w:marLeft w:val="640"/>
      <w:marRight w:val="0"/>
      <w:marTop w:val="0"/>
      <w:marBottom w:val="0"/>
      <w:divBdr>
        <w:top w:val="none" w:sz="0" w:space="0" w:color="auto"/>
        <w:left w:val="none" w:sz="0" w:space="0" w:color="auto"/>
        <w:bottom w:val="none" w:sz="0" w:space="0" w:color="auto"/>
        <w:right w:val="none" w:sz="0" w:space="0" w:color="auto"/>
      </w:divBdr>
    </w:div>
    <w:div w:id="2074036729">
      <w:marLeft w:val="640"/>
      <w:marRight w:val="0"/>
      <w:marTop w:val="0"/>
      <w:marBottom w:val="0"/>
      <w:divBdr>
        <w:top w:val="none" w:sz="0" w:space="0" w:color="auto"/>
        <w:left w:val="none" w:sz="0" w:space="0" w:color="auto"/>
        <w:bottom w:val="none" w:sz="0" w:space="0" w:color="auto"/>
        <w:right w:val="none" w:sz="0" w:space="0" w:color="auto"/>
      </w:divBdr>
    </w:div>
    <w:div w:id="2074157988">
      <w:marLeft w:val="640"/>
      <w:marRight w:val="0"/>
      <w:marTop w:val="0"/>
      <w:marBottom w:val="0"/>
      <w:divBdr>
        <w:top w:val="none" w:sz="0" w:space="0" w:color="auto"/>
        <w:left w:val="none" w:sz="0" w:space="0" w:color="auto"/>
        <w:bottom w:val="none" w:sz="0" w:space="0" w:color="auto"/>
        <w:right w:val="none" w:sz="0" w:space="0" w:color="auto"/>
      </w:divBdr>
    </w:div>
    <w:div w:id="2074499704">
      <w:marLeft w:val="640"/>
      <w:marRight w:val="0"/>
      <w:marTop w:val="0"/>
      <w:marBottom w:val="0"/>
      <w:divBdr>
        <w:top w:val="none" w:sz="0" w:space="0" w:color="auto"/>
        <w:left w:val="none" w:sz="0" w:space="0" w:color="auto"/>
        <w:bottom w:val="none" w:sz="0" w:space="0" w:color="auto"/>
        <w:right w:val="none" w:sz="0" w:space="0" w:color="auto"/>
      </w:divBdr>
    </w:div>
    <w:div w:id="2074766106">
      <w:marLeft w:val="640"/>
      <w:marRight w:val="0"/>
      <w:marTop w:val="0"/>
      <w:marBottom w:val="0"/>
      <w:divBdr>
        <w:top w:val="none" w:sz="0" w:space="0" w:color="auto"/>
        <w:left w:val="none" w:sz="0" w:space="0" w:color="auto"/>
        <w:bottom w:val="none" w:sz="0" w:space="0" w:color="auto"/>
        <w:right w:val="none" w:sz="0" w:space="0" w:color="auto"/>
      </w:divBdr>
    </w:div>
    <w:div w:id="2074885370">
      <w:marLeft w:val="640"/>
      <w:marRight w:val="0"/>
      <w:marTop w:val="0"/>
      <w:marBottom w:val="0"/>
      <w:divBdr>
        <w:top w:val="none" w:sz="0" w:space="0" w:color="auto"/>
        <w:left w:val="none" w:sz="0" w:space="0" w:color="auto"/>
        <w:bottom w:val="none" w:sz="0" w:space="0" w:color="auto"/>
        <w:right w:val="none" w:sz="0" w:space="0" w:color="auto"/>
      </w:divBdr>
    </w:div>
    <w:div w:id="2074885513">
      <w:marLeft w:val="640"/>
      <w:marRight w:val="0"/>
      <w:marTop w:val="0"/>
      <w:marBottom w:val="0"/>
      <w:divBdr>
        <w:top w:val="none" w:sz="0" w:space="0" w:color="auto"/>
        <w:left w:val="none" w:sz="0" w:space="0" w:color="auto"/>
        <w:bottom w:val="none" w:sz="0" w:space="0" w:color="auto"/>
        <w:right w:val="none" w:sz="0" w:space="0" w:color="auto"/>
      </w:divBdr>
    </w:div>
    <w:div w:id="2075008353">
      <w:marLeft w:val="640"/>
      <w:marRight w:val="0"/>
      <w:marTop w:val="0"/>
      <w:marBottom w:val="0"/>
      <w:divBdr>
        <w:top w:val="none" w:sz="0" w:space="0" w:color="auto"/>
        <w:left w:val="none" w:sz="0" w:space="0" w:color="auto"/>
        <w:bottom w:val="none" w:sz="0" w:space="0" w:color="auto"/>
        <w:right w:val="none" w:sz="0" w:space="0" w:color="auto"/>
      </w:divBdr>
    </w:div>
    <w:div w:id="2075463482">
      <w:marLeft w:val="640"/>
      <w:marRight w:val="0"/>
      <w:marTop w:val="0"/>
      <w:marBottom w:val="0"/>
      <w:divBdr>
        <w:top w:val="none" w:sz="0" w:space="0" w:color="auto"/>
        <w:left w:val="none" w:sz="0" w:space="0" w:color="auto"/>
        <w:bottom w:val="none" w:sz="0" w:space="0" w:color="auto"/>
        <w:right w:val="none" w:sz="0" w:space="0" w:color="auto"/>
      </w:divBdr>
    </w:div>
    <w:div w:id="2075814814">
      <w:marLeft w:val="640"/>
      <w:marRight w:val="0"/>
      <w:marTop w:val="0"/>
      <w:marBottom w:val="0"/>
      <w:divBdr>
        <w:top w:val="none" w:sz="0" w:space="0" w:color="auto"/>
        <w:left w:val="none" w:sz="0" w:space="0" w:color="auto"/>
        <w:bottom w:val="none" w:sz="0" w:space="0" w:color="auto"/>
        <w:right w:val="none" w:sz="0" w:space="0" w:color="auto"/>
      </w:divBdr>
    </w:div>
    <w:div w:id="2076467583">
      <w:marLeft w:val="640"/>
      <w:marRight w:val="0"/>
      <w:marTop w:val="0"/>
      <w:marBottom w:val="0"/>
      <w:divBdr>
        <w:top w:val="none" w:sz="0" w:space="0" w:color="auto"/>
        <w:left w:val="none" w:sz="0" w:space="0" w:color="auto"/>
        <w:bottom w:val="none" w:sz="0" w:space="0" w:color="auto"/>
        <w:right w:val="none" w:sz="0" w:space="0" w:color="auto"/>
      </w:divBdr>
    </w:div>
    <w:div w:id="2076930953">
      <w:marLeft w:val="640"/>
      <w:marRight w:val="0"/>
      <w:marTop w:val="0"/>
      <w:marBottom w:val="0"/>
      <w:divBdr>
        <w:top w:val="none" w:sz="0" w:space="0" w:color="auto"/>
        <w:left w:val="none" w:sz="0" w:space="0" w:color="auto"/>
        <w:bottom w:val="none" w:sz="0" w:space="0" w:color="auto"/>
        <w:right w:val="none" w:sz="0" w:space="0" w:color="auto"/>
      </w:divBdr>
    </w:div>
    <w:div w:id="2076972375">
      <w:marLeft w:val="640"/>
      <w:marRight w:val="0"/>
      <w:marTop w:val="0"/>
      <w:marBottom w:val="0"/>
      <w:divBdr>
        <w:top w:val="none" w:sz="0" w:space="0" w:color="auto"/>
        <w:left w:val="none" w:sz="0" w:space="0" w:color="auto"/>
        <w:bottom w:val="none" w:sz="0" w:space="0" w:color="auto"/>
        <w:right w:val="none" w:sz="0" w:space="0" w:color="auto"/>
      </w:divBdr>
    </w:div>
    <w:div w:id="2077506962">
      <w:marLeft w:val="640"/>
      <w:marRight w:val="0"/>
      <w:marTop w:val="0"/>
      <w:marBottom w:val="0"/>
      <w:divBdr>
        <w:top w:val="none" w:sz="0" w:space="0" w:color="auto"/>
        <w:left w:val="none" w:sz="0" w:space="0" w:color="auto"/>
        <w:bottom w:val="none" w:sz="0" w:space="0" w:color="auto"/>
        <w:right w:val="none" w:sz="0" w:space="0" w:color="auto"/>
      </w:divBdr>
    </w:div>
    <w:div w:id="2077894119">
      <w:marLeft w:val="640"/>
      <w:marRight w:val="0"/>
      <w:marTop w:val="0"/>
      <w:marBottom w:val="0"/>
      <w:divBdr>
        <w:top w:val="none" w:sz="0" w:space="0" w:color="auto"/>
        <w:left w:val="none" w:sz="0" w:space="0" w:color="auto"/>
        <w:bottom w:val="none" w:sz="0" w:space="0" w:color="auto"/>
        <w:right w:val="none" w:sz="0" w:space="0" w:color="auto"/>
      </w:divBdr>
    </w:div>
    <w:div w:id="2078087052">
      <w:marLeft w:val="640"/>
      <w:marRight w:val="0"/>
      <w:marTop w:val="0"/>
      <w:marBottom w:val="0"/>
      <w:divBdr>
        <w:top w:val="none" w:sz="0" w:space="0" w:color="auto"/>
        <w:left w:val="none" w:sz="0" w:space="0" w:color="auto"/>
        <w:bottom w:val="none" w:sz="0" w:space="0" w:color="auto"/>
        <w:right w:val="none" w:sz="0" w:space="0" w:color="auto"/>
      </w:divBdr>
    </w:div>
    <w:div w:id="2078163582">
      <w:marLeft w:val="640"/>
      <w:marRight w:val="0"/>
      <w:marTop w:val="0"/>
      <w:marBottom w:val="0"/>
      <w:divBdr>
        <w:top w:val="none" w:sz="0" w:space="0" w:color="auto"/>
        <w:left w:val="none" w:sz="0" w:space="0" w:color="auto"/>
        <w:bottom w:val="none" w:sz="0" w:space="0" w:color="auto"/>
        <w:right w:val="none" w:sz="0" w:space="0" w:color="auto"/>
      </w:divBdr>
    </w:div>
    <w:div w:id="2078278211">
      <w:marLeft w:val="640"/>
      <w:marRight w:val="0"/>
      <w:marTop w:val="0"/>
      <w:marBottom w:val="0"/>
      <w:divBdr>
        <w:top w:val="none" w:sz="0" w:space="0" w:color="auto"/>
        <w:left w:val="none" w:sz="0" w:space="0" w:color="auto"/>
        <w:bottom w:val="none" w:sz="0" w:space="0" w:color="auto"/>
        <w:right w:val="none" w:sz="0" w:space="0" w:color="auto"/>
      </w:divBdr>
    </w:div>
    <w:div w:id="2078627651">
      <w:marLeft w:val="640"/>
      <w:marRight w:val="0"/>
      <w:marTop w:val="0"/>
      <w:marBottom w:val="0"/>
      <w:divBdr>
        <w:top w:val="none" w:sz="0" w:space="0" w:color="auto"/>
        <w:left w:val="none" w:sz="0" w:space="0" w:color="auto"/>
        <w:bottom w:val="none" w:sz="0" w:space="0" w:color="auto"/>
        <w:right w:val="none" w:sz="0" w:space="0" w:color="auto"/>
      </w:divBdr>
    </w:div>
    <w:div w:id="2078899882">
      <w:marLeft w:val="640"/>
      <w:marRight w:val="0"/>
      <w:marTop w:val="0"/>
      <w:marBottom w:val="0"/>
      <w:divBdr>
        <w:top w:val="none" w:sz="0" w:space="0" w:color="auto"/>
        <w:left w:val="none" w:sz="0" w:space="0" w:color="auto"/>
        <w:bottom w:val="none" w:sz="0" w:space="0" w:color="auto"/>
        <w:right w:val="none" w:sz="0" w:space="0" w:color="auto"/>
      </w:divBdr>
    </w:div>
    <w:div w:id="2078941698">
      <w:marLeft w:val="640"/>
      <w:marRight w:val="0"/>
      <w:marTop w:val="0"/>
      <w:marBottom w:val="0"/>
      <w:divBdr>
        <w:top w:val="none" w:sz="0" w:space="0" w:color="auto"/>
        <w:left w:val="none" w:sz="0" w:space="0" w:color="auto"/>
        <w:bottom w:val="none" w:sz="0" w:space="0" w:color="auto"/>
        <w:right w:val="none" w:sz="0" w:space="0" w:color="auto"/>
      </w:divBdr>
    </w:div>
    <w:div w:id="2079014268">
      <w:marLeft w:val="640"/>
      <w:marRight w:val="0"/>
      <w:marTop w:val="0"/>
      <w:marBottom w:val="0"/>
      <w:divBdr>
        <w:top w:val="none" w:sz="0" w:space="0" w:color="auto"/>
        <w:left w:val="none" w:sz="0" w:space="0" w:color="auto"/>
        <w:bottom w:val="none" w:sz="0" w:space="0" w:color="auto"/>
        <w:right w:val="none" w:sz="0" w:space="0" w:color="auto"/>
      </w:divBdr>
    </w:div>
    <w:div w:id="2079286380">
      <w:marLeft w:val="640"/>
      <w:marRight w:val="0"/>
      <w:marTop w:val="0"/>
      <w:marBottom w:val="0"/>
      <w:divBdr>
        <w:top w:val="none" w:sz="0" w:space="0" w:color="auto"/>
        <w:left w:val="none" w:sz="0" w:space="0" w:color="auto"/>
        <w:bottom w:val="none" w:sz="0" w:space="0" w:color="auto"/>
        <w:right w:val="none" w:sz="0" w:space="0" w:color="auto"/>
      </w:divBdr>
    </w:div>
    <w:div w:id="2079588466">
      <w:marLeft w:val="640"/>
      <w:marRight w:val="0"/>
      <w:marTop w:val="0"/>
      <w:marBottom w:val="0"/>
      <w:divBdr>
        <w:top w:val="none" w:sz="0" w:space="0" w:color="auto"/>
        <w:left w:val="none" w:sz="0" w:space="0" w:color="auto"/>
        <w:bottom w:val="none" w:sz="0" w:space="0" w:color="auto"/>
        <w:right w:val="none" w:sz="0" w:space="0" w:color="auto"/>
      </w:divBdr>
    </w:div>
    <w:div w:id="2079859442">
      <w:marLeft w:val="640"/>
      <w:marRight w:val="0"/>
      <w:marTop w:val="0"/>
      <w:marBottom w:val="0"/>
      <w:divBdr>
        <w:top w:val="none" w:sz="0" w:space="0" w:color="auto"/>
        <w:left w:val="none" w:sz="0" w:space="0" w:color="auto"/>
        <w:bottom w:val="none" w:sz="0" w:space="0" w:color="auto"/>
        <w:right w:val="none" w:sz="0" w:space="0" w:color="auto"/>
      </w:divBdr>
    </w:div>
    <w:div w:id="2081249273">
      <w:marLeft w:val="640"/>
      <w:marRight w:val="0"/>
      <w:marTop w:val="0"/>
      <w:marBottom w:val="0"/>
      <w:divBdr>
        <w:top w:val="none" w:sz="0" w:space="0" w:color="auto"/>
        <w:left w:val="none" w:sz="0" w:space="0" w:color="auto"/>
        <w:bottom w:val="none" w:sz="0" w:space="0" w:color="auto"/>
        <w:right w:val="none" w:sz="0" w:space="0" w:color="auto"/>
      </w:divBdr>
    </w:div>
    <w:div w:id="2081441517">
      <w:marLeft w:val="640"/>
      <w:marRight w:val="0"/>
      <w:marTop w:val="0"/>
      <w:marBottom w:val="0"/>
      <w:divBdr>
        <w:top w:val="none" w:sz="0" w:space="0" w:color="auto"/>
        <w:left w:val="none" w:sz="0" w:space="0" w:color="auto"/>
        <w:bottom w:val="none" w:sz="0" w:space="0" w:color="auto"/>
        <w:right w:val="none" w:sz="0" w:space="0" w:color="auto"/>
      </w:divBdr>
    </w:div>
    <w:div w:id="2081830561">
      <w:marLeft w:val="640"/>
      <w:marRight w:val="0"/>
      <w:marTop w:val="0"/>
      <w:marBottom w:val="0"/>
      <w:divBdr>
        <w:top w:val="none" w:sz="0" w:space="0" w:color="auto"/>
        <w:left w:val="none" w:sz="0" w:space="0" w:color="auto"/>
        <w:bottom w:val="none" w:sz="0" w:space="0" w:color="auto"/>
        <w:right w:val="none" w:sz="0" w:space="0" w:color="auto"/>
      </w:divBdr>
    </w:div>
    <w:div w:id="2082100937">
      <w:marLeft w:val="640"/>
      <w:marRight w:val="0"/>
      <w:marTop w:val="0"/>
      <w:marBottom w:val="0"/>
      <w:divBdr>
        <w:top w:val="none" w:sz="0" w:space="0" w:color="auto"/>
        <w:left w:val="none" w:sz="0" w:space="0" w:color="auto"/>
        <w:bottom w:val="none" w:sz="0" w:space="0" w:color="auto"/>
        <w:right w:val="none" w:sz="0" w:space="0" w:color="auto"/>
      </w:divBdr>
    </w:div>
    <w:div w:id="2082671583">
      <w:marLeft w:val="640"/>
      <w:marRight w:val="0"/>
      <w:marTop w:val="0"/>
      <w:marBottom w:val="0"/>
      <w:divBdr>
        <w:top w:val="none" w:sz="0" w:space="0" w:color="auto"/>
        <w:left w:val="none" w:sz="0" w:space="0" w:color="auto"/>
        <w:bottom w:val="none" w:sz="0" w:space="0" w:color="auto"/>
        <w:right w:val="none" w:sz="0" w:space="0" w:color="auto"/>
      </w:divBdr>
    </w:div>
    <w:div w:id="2082679870">
      <w:marLeft w:val="640"/>
      <w:marRight w:val="0"/>
      <w:marTop w:val="0"/>
      <w:marBottom w:val="0"/>
      <w:divBdr>
        <w:top w:val="none" w:sz="0" w:space="0" w:color="auto"/>
        <w:left w:val="none" w:sz="0" w:space="0" w:color="auto"/>
        <w:bottom w:val="none" w:sz="0" w:space="0" w:color="auto"/>
        <w:right w:val="none" w:sz="0" w:space="0" w:color="auto"/>
      </w:divBdr>
    </w:div>
    <w:div w:id="2083024288">
      <w:marLeft w:val="640"/>
      <w:marRight w:val="0"/>
      <w:marTop w:val="0"/>
      <w:marBottom w:val="0"/>
      <w:divBdr>
        <w:top w:val="none" w:sz="0" w:space="0" w:color="auto"/>
        <w:left w:val="none" w:sz="0" w:space="0" w:color="auto"/>
        <w:bottom w:val="none" w:sz="0" w:space="0" w:color="auto"/>
        <w:right w:val="none" w:sz="0" w:space="0" w:color="auto"/>
      </w:divBdr>
    </w:div>
    <w:div w:id="2083478704">
      <w:marLeft w:val="640"/>
      <w:marRight w:val="0"/>
      <w:marTop w:val="0"/>
      <w:marBottom w:val="0"/>
      <w:divBdr>
        <w:top w:val="none" w:sz="0" w:space="0" w:color="auto"/>
        <w:left w:val="none" w:sz="0" w:space="0" w:color="auto"/>
        <w:bottom w:val="none" w:sz="0" w:space="0" w:color="auto"/>
        <w:right w:val="none" w:sz="0" w:space="0" w:color="auto"/>
      </w:divBdr>
    </w:div>
    <w:div w:id="2084643884">
      <w:marLeft w:val="640"/>
      <w:marRight w:val="0"/>
      <w:marTop w:val="0"/>
      <w:marBottom w:val="0"/>
      <w:divBdr>
        <w:top w:val="none" w:sz="0" w:space="0" w:color="auto"/>
        <w:left w:val="none" w:sz="0" w:space="0" w:color="auto"/>
        <w:bottom w:val="none" w:sz="0" w:space="0" w:color="auto"/>
        <w:right w:val="none" w:sz="0" w:space="0" w:color="auto"/>
      </w:divBdr>
    </w:div>
    <w:div w:id="2084716628">
      <w:marLeft w:val="640"/>
      <w:marRight w:val="0"/>
      <w:marTop w:val="0"/>
      <w:marBottom w:val="0"/>
      <w:divBdr>
        <w:top w:val="none" w:sz="0" w:space="0" w:color="auto"/>
        <w:left w:val="none" w:sz="0" w:space="0" w:color="auto"/>
        <w:bottom w:val="none" w:sz="0" w:space="0" w:color="auto"/>
        <w:right w:val="none" w:sz="0" w:space="0" w:color="auto"/>
      </w:divBdr>
    </w:div>
    <w:div w:id="2084788729">
      <w:marLeft w:val="640"/>
      <w:marRight w:val="0"/>
      <w:marTop w:val="0"/>
      <w:marBottom w:val="0"/>
      <w:divBdr>
        <w:top w:val="none" w:sz="0" w:space="0" w:color="auto"/>
        <w:left w:val="none" w:sz="0" w:space="0" w:color="auto"/>
        <w:bottom w:val="none" w:sz="0" w:space="0" w:color="auto"/>
        <w:right w:val="none" w:sz="0" w:space="0" w:color="auto"/>
      </w:divBdr>
    </w:div>
    <w:div w:id="2084839524">
      <w:marLeft w:val="640"/>
      <w:marRight w:val="0"/>
      <w:marTop w:val="0"/>
      <w:marBottom w:val="0"/>
      <w:divBdr>
        <w:top w:val="none" w:sz="0" w:space="0" w:color="auto"/>
        <w:left w:val="none" w:sz="0" w:space="0" w:color="auto"/>
        <w:bottom w:val="none" w:sz="0" w:space="0" w:color="auto"/>
        <w:right w:val="none" w:sz="0" w:space="0" w:color="auto"/>
      </w:divBdr>
    </w:div>
    <w:div w:id="2085175319">
      <w:marLeft w:val="640"/>
      <w:marRight w:val="0"/>
      <w:marTop w:val="0"/>
      <w:marBottom w:val="0"/>
      <w:divBdr>
        <w:top w:val="none" w:sz="0" w:space="0" w:color="auto"/>
        <w:left w:val="none" w:sz="0" w:space="0" w:color="auto"/>
        <w:bottom w:val="none" w:sz="0" w:space="0" w:color="auto"/>
        <w:right w:val="none" w:sz="0" w:space="0" w:color="auto"/>
      </w:divBdr>
    </w:div>
    <w:div w:id="2085566276">
      <w:marLeft w:val="640"/>
      <w:marRight w:val="0"/>
      <w:marTop w:val="0"/>
      <w:marBottom w:val="0"/>
      <w:divBdr>
        <w:top w:val="none" w:sz="0" w:space="0" w:color="auto"/>
        <w:left w:val="none" w:sz="0" w:space="0" w:color="auto"/>
        <w:bottom w:val="none" w:sz="0" w:space="0" w:color="auto"/>
        <w:right w:val="none" w:sz="0" w:space="0" w:color="auto"/>
      </w:divBdr>
    </w:div>
    <w:div w:id="2085832049">
      <w:marLeft w:val="640"/>
      <w:marRight w:val="0"/>
      <w:marTop w:val="0"/>
      <w:marBottom w:val="0"/>
      <w:divBdr>
        <w:top w:val="none" w:sz="0" w:space="0" w:color="auto"/>
        <w:left w:val="none" w:sz="0" w:space="0" w:color="auto"/>
        <w:bottom w:val="none" w:sz="0" w:space="0" w:color="auto"/>
        <w:right w:val="none" w:sz="0" w:space="0" w:color="auto"/>
      </w:divBdr>
    </w:div>
    <w:div w:id="2085953837">
      <w:marLeft w:val="640"/>
      <w:marRight w:val="0"/>
      <w:marTop w:val="0"/>
      <w:marBottom w:val="0"/>
      <w:divBdr>
        <w:top w:val="none" w:sz="0" w:space="0" w:color="auto"/>
        <w:left w:val="none" w:sz="0" w:space="0" w:color="auto"/>
        <w:bottom w:val="none" w:sz="0" w:space="0" w:color="auto"/>
        <w:right w:val="none" w:sz="0" w:space="0" w:color="auto"/>
      </w:divBdr>
    </w:div>
    <w:div w:id="2086147226">
      <w:marLeft w:val="640"/>
      <w:marRight w:val="0"/>
      <w:marTop w:val="0"/>
      <w:marBottom w:val="0"/>
      <w:divBdr>
        <w:top w:val="none" w:sz="0" w:space="0" w:color="auto"/>
        <w:left w:val="none" w:sz="0" w:space="0" w:color="auto"/>
        <w:bottom w:val="none" w:sz="0" w:space="0" w:color="auto"/>
        <w:right w:val="none" w:sz="0" w:space="0" w:color="auto"/>
      </w:divBdr>
    </w:div>
    <w:div w:id="2086566346">
      <w:marLeft w:val="640"/>
      <w:marRight w:val="0"/>
      <w:marTop w:val="0"/>
      <w:marBottom w:val="0"/>
      <w:divBdr>
        <w:top w:val="none" w:sz="0" w:space="0" w:color="auto"/>
        <w:left w:val="none" w:sz="0" w:space="0" w:color="auto"/>
        <w:bottom w:val="none" w:sz="0" w:space="0" w:color="auto"/>
        <w:right w:val="none" w:sz="0" w:space="0" w:color="auto"/>
      </w:divBdr>
    </w:div>
    <w:div w:id="2086758308">
      <w:marLeft w:val="640"/>
      <w:marRight w:val="0"/>
      <w:marTop w:val="0"/>
      <w:marBottom w:val="0"/>
      <w:divBdr>
        <w:top w:val="none" w:sz="0" w:space="0" w:color="auto"/>
        <w:left w:val="none" w:sz="0" w:space="0" w:color="auto"/>
        <w:bottom w:val="none" w:sz="0" w:space="0" w:color="auto"/>
        <w:right w:val="none" w:sz="0" w:space="0" w:color="auto"/>
      </w:divBdr>
    </w:div>
    <w:div w:id="2086802883">
      <w:marLeft w:val="640"/>
      <w:marRight w:val="0"/>
      <w:marTop w:val="0"/>
      <w:marBottom w:val="0"/>
      <w:divBdr>
        <w:top w:val="none" w:sz="0" w:space="0" w:color="auto"/>
        <w:left w:val="none" w:sz="0" w:space="0" w:color="auto"/>
        <w:bottom w:val="none" w:sz="0" w:space="0" w:color="auto"/>
        <w:right w:val="none" w:sz="0" w:space="0" w:color="auto"/>
      </w:divBdr>
    </w:div>
    <w:div w:id="2087261864">
      <w:marLeft w:val="640"/>
      <w:marRight w:val="0"/>
      <w:marTop w:val="0"/>
      <w:marBottom w:val="0"/>
      <w:divBdr>
        <w:top w:val="none" w:sz="0" w:space="0" w:color="auto"/>
        <w:left w:val="none" w:sz="0" w:space="0" w:color="auto"/>
        <w:bottom w:val="none" w:sz="0" w:space="0" w:color="auto"/>
        <w:right w:val="none" w:sz="0" w:space="0" w:color="auto"/>
      </w:divBdr>
    </w:div>
    <w:div w:id="2087534614">
      <w:marLeft w:val="640"/>
      <w:marRight w:val="0"/>
      <w:marTop w:val="0"/>
      <w:marBottom w:val="0"/>
      <w:divBdr>
        <w:top w:val="none" w:sz="0" w:space="0" w:color="auto"/>
        <w:left w:val="none" w:sz="0" w:space="0" w:color="auto"/>
        <w:bottom w:val="none" w:sz="0" w:space="0" w:color="auto"/>
        <w:right w:val="none" w:sz="0" w:space="0" w:color="auto"/>
      </w:divBdr>
    </w:div>
    <w:div w:id="2087603254">
      <w:marLeft w:val="640"/>
      <w:marRight w:val="0"/>
      <w:marTop w:val="0"/>
      <w:marBottom w:val="0"/>
      <w:divBdr>
        <w:top w:val="none" w:sz="0" w:space="0" w:color="auto"/>
        <w:left w:val="none" w:sz="0" w:space="0" w:color="auto"/>
        <w:bottom w:val="none" w:sz="0" w:space="0" w:color="auto"/>
        <w:right w:val="none" w:sz="0" w:space="0" w:color="auto"/>
      </w:divBdr>
    </w:div>
    <w:div w:id="2087722154">
      <w:marLeft w:val="640"/>
      <w:marRight w:val="0"/>
      <w:marTop w:val="0"/>
      <w:marBottom w:val="0"/>
      <w:divBdr>
        <w:top w:val="none" w:sz="0" w:space="0" w:color="auto"/>
        <w:left w:val="none" w:sz="0" w:space="0" w:color="auto"/>
        <w:bottom w:val="none" w:sz="0" w:space="0" w:color="auto"/>
        <w:right w:val="none" w:sz="0" w:space="0" w:color="auto"/>
      </w:divBdr>
    </w:div>
    <w:div w:id="2088112828">
      <w:marLeft w:val="640"/>
      <w:marRight w:val="0"/>
      <w:marTop w:val="0"/>
      <w:marBottom w:val="0"/>
      <w:divBdr>
        <w:top w:val="none" w:sz="0" w:space="0" w:color="auto"/>
        <w:left w:val="none" w:sz="0" w:space="0" w:color="auto"/>
        <w:bottom w:val="none" w:sz="0" w:space="0" w:color="auto"/>
        <w:right w:val="none" w:sz="0" w:space="0" w:color="auto"/>
      </w:divBdr>
    </w:div>
    <w:div w:id="2089450908">
      <w:marLeft w:val="640"/>
      <w:marRight w:val="0"/>
      <w:marTop w:val="0"/>
      <w:marBottom w:val="0"/>
      <w:divBdr>
        <w:top w:val="none" w:sz="0" w:space="0" w:color="auto"/>
        <w:left w:val="none" w:sz="0" w:space="0" w:color="auto"/>
        <w:bottom w:val="none" w:sz="0" w:space="0" w:color="auto"/>
        <w:right w:val="none" w:sz="0" w:space="0" w:color="auto"/>
      </w:divBdr>
    </w:div>
    <w:div w:id="2090233029">
      <w:marLeft w:val="640"/>
      <w:marRight w:val="0"/>
      <w:marTop w:val="0"/>
      <w:marBottom w:val="0"/>
      <w:divBdr>
        <w:top w:val="none" w:sz="0" w:space="0" w:color="auto"/>
        <w:left w:val="none" w:sz="0" w:space="0" w:color="auto"/>
        <w:bottom w:val="none" w:sz="0" w:space="0" w:color="auto"/>
        <w:right w:val="none" w:sz="0" w:space="0" w:color="auto"/>
      </w:divBdr>
    </w:div>
    <w:div w:id="2090958175">
      <w:marLeft w:val="640"/>
      <w:marRight w:val="0"/>
      <w:marTop w:val="0"/>
      <w:marBottom w:val="0"/>
      <w:divBdr>
        <w:top w:val="none" w:sz="0" w:space="0" w:color="auto"/>
        <w:left w:val="none" w:sz="0" w:space="0" w:color="auto"/>
        <w:bottom w:val="none" w:sz="0" w:space="0" w:color="auto"/>
        <w:right w:val="none" w:sz="0" w:space="0" w:color="auto"/>
      </w:divBdr>
    </w:div>
    <w:div w:id="2091341996">
      <w:marLeft w:val="640"/>
      <w:marRight w:val="0"/>
      <w:marTop w:val="0"/>
      <w:marBottom w:val="0"/>
      <w:divBdr>
        <w:top w:val="none" w:sz="0" w:space="0" w:color="auto"/>
        <w:left w:val="none" w:sz="0" w:space="0" w:color="auto"/>
        <w:bottom w:val="none" w:sz="0" w:space="0" w:color="auto"/>
        <w:right w:val="none" w:sz="0" w:space="0" w:color="auto"/>
      </w:divBdr>
    </w:div>
    <w:div w:id="2091392205">
      <w:marLeft w:val="640"/>
      <w:marRight w:val="0"/>
      <w:marTop w:val="0"/>
      <w:marBottom w:val="0"/>
      <w:divBdr>
        <w:top w:val="none" w:sz="0" w:space="0" w:color="auto"/>
        <w:left w:val="none" w:sz="0" w:space="0" w:color="auto"/>
        <w:bottom w:val="none" w:sz="0" w:space="0" w:color="auto"/>
        <w:right w:val="none" w:sz="0" w:space="0" w:color="auto"/>
      </w:divBdr>
    </w:div>
    <w:div w:id="2091850658">
      <w:marLeft w:val="640"/>
      <w:marRight w:val="0"/>
      <w:marTop w:val="0"/>
      <w:marBottom w:val="0"/>
      <w:divBdr>
        <w:top w:val="none" w:sz="0" w:space="0" w:color="auto"/>
        <w:left w:val="none" w:sz="0" w:space="0" w:color="auto"/>
        <w:bottom w:val="none" w:sz="0" w:space="0" w:color="auto"/>
        <w:right w:val="none" w:sz="0" w:space="0" w:color="auto"/>
      </w:divBdr>
    </w:div>
    <w:div w:id="2092041512">
      <w:marLeft w:val="640"/>
      <w:marRight w:val="0"/>
      <w:marTop w:val="0"/>
      <w:marBottom w:val="0"/>
      <w:divBdr>
        <w:top w:val="none" w:sz="0" w:space="0" w:color="auto"/>
        <w:left w:val="none" w:sz="0" w:space="0" w:color="auto"/>
        <w:bottom w:val="none" w:sz="0" w:space="0" w:color="auto"/>
        <w:right w:val="none" w:sz="0" w:space="0" w:color="auto"/>
      </w:divBdr>
    </w:div>
    <w:div w:id="2092239274">
      <w:marLeft w:val="640"/>
      <w:marRight w:val="0"/>
      <w:marTop w:val="0"/>
      <w:marBottom w:val="0"/>
      <w:divBdr>
        <w:top w:val="none" w:sz="0" w:space="0" w:color="auto"/>
        <w:left w:val="none" w:sz="0" w:space="0" w:color="auto"/>
        <w:bottom w:val="none" w:sz="0" w:space="0" w:color="auto"/>
        <w:right w:val="none" w:sz="0" w:space="0" w:color="auto"/>
      </w:divBdr>
    </w:div>
    <w:div w:id="2092385895">
      <w:marLeft w:val="640"/>
      <w:marRight w:val="0"/>
      <w:marTop w:val="0"/>
      <w:marBottom w:val="0"/>
      <w:divBdr>
        <w:top w:val="none" w:sz="0" w:space="0" w:color="auto"/>
        <w:left w:val="none" w:sz="0" w:space="0" w:color="auto"/>
        <w:bottom w:val="none" w:sz="0" w:space="0" w:color="auto"/>
        <w:right w:val="none" w:sz="0" w:space="0" w:color="auto"/>
      </w:divBdr>
    </w:div>
    <w:div w:id="2093044705">
      <w:marLeft w:val="640"/>
      <w:marRight w:val="0"/>
      <w:marTop w:val="0"/>
      <w:marBottom w:val="0"/>
      <w:divBdr>
        <w:top w:val="none" w:sz="0" w:space="0" w:color="auto"/>
        <w:left w:val="none" w:sz="0" w:space="0" w:color="auto"/>
        <w:bottom w:val="none" w:sz="0" w:space="0" w:color="auto"/>
        <w:right w:val="none" w:sz="0" w:space="0" w:color="auto"/>
      </w:divBdr>
    </w:div>
    <w:div w:id="2093310002">
      <w:marLeft w:val="640"/>
      <w:marRight w:val="0"/>
      <w:marTop w:val="0"/>
      <w:marBottom w:val="0"/>
      <w:divBdr>
        <w:top w:val="none" w:sz="0" w:space="0" w:color="auto"/>
        <w:left w:val="none" w:sz="0" w:space="0" w:color="auto"/>
        <w:bottom w:val="none" w:sz="0" w:space="0" w:color="auto"/>
        <w:right w:val="none" w:sz="0" w:space="0" w:color="auto"/>
      </w:divBdr>
    </w:div>
    <w:div w:id="2093353794">
      <w:marLeft w:val="640"/>
      <w:marRight w:val="0"/>
      <w:marTop w:val="0"/>
      <w:marBottom w:val="0"/>
      <w:divBdr>
        <w:top w:val="none" w:sz="0" w:space="0" w:color="auto"/>
        <w:left w:val="none" w:sz="0" w:space="0" w:color="auto"/>
        <w:bottom w:val="none" w:sz="0" w:space="0" w:color="auto"/>
        <w:right w:val="none" w:sz="0" w:space="0" w:color="auto"/>
      </w:divBdr>
    </w:div>
    <w:div w:id="2094273031">
      <w:marLeft w:val="640"/>
      <w:marRight w:val="0"/>
      <w:marTop w:val="0"/>
      <w:marBottom w:val="0"/>
      <w:divBdr>
        <w:top w:val="none" w:sz="0" w:space="0" w:color="auto"/>
        <w:left w:val="none" w:sz="0" w:space="0" w:color="auto"/>
        <w:bottom w:val="none" w:sz="0" w:space="0" w:color="auto"/>
        <w:right w:val="none" w:sz="0" w:space="0" w:color="auto"/>
      </w:divBdr>
    </w:div>
    <w:div w:id="2094357243">
      <w:marLeft w:val="640"/>
      <w:marRight w:val="0"/>
      <w:marTop w:val="0"/>
      <w:marBottom w:val="0"/>
      <w:divBdr>
        <w:top w:val="none" w:sz="0" w:space="0" w:color="auto"/>
        <w:left w:val="none" w:sz="0" w:space="0" w:color="auto"/>
        <w:bottom w:val="none" w:sz="0" w:space="0" w:color="auto"/>
        <w:right w:val="none" w:sz="0" w:space="0" w:color="auto"/>
      </w:divBdr>
    </w:div>
    <w:div w:id="2094429446">
      <w:marLeft w:val="640"/>
      <w:marRight w:val="0"/>
      <w:marTop w:val="0"/>
      <w:marBottom w:val="0"/>
      <w:divBdr>
        <w:top w:val="none" w:sz="0" w:space="0" w:color="auto"/>
        <w:left w:val="none" w:sz="0" w:space="0" w:color="auto"/>
        <w:bottom w:val="none" w:sz="0" w:space="0" w:color="auto"/>
        <w:right w:val="none" w:sz="0" w:space="0" w:color="auto"/>
      </w:divBdr>
    </w:div>
    <w:div w:id="2094692371">
      <w:marLeft w:val="640"/>
      <w:marRight w:val="0"/>
      <w:marTop w:val="0"/>
      <w:marBottom w:val="0"/>
      <w:divBdr>
        <w:top w:val="none" w:sz="0" w:space="0" w:color="auto"/>
        <w:left w:val="none" w:sz="0" w:space="0" w:color="auto"/>
        <w:bottom w:val="none" w:sz="0" w:space="0" w:color="auto"/>
        <w:right w:val="none" w:sz="0" w:space="0" w:color="auto"/>
      </w:divBdr>
    </w:div>
    <w:div w:id="2094814117">
      <w:marLeft w:val="640"/>
      <w:marRight w:val="0"/>
      <w:marTop w:val="0"/>
      <w:marBottom w:val="0"/>
      <w:divBdr>
        <w:top w:val="none" w:sz="0" w:space="0" w:color="auto"/>
        <w:left w:val="none" w:sz="0" w:space="0" w:color="auto"/>
        <w:bottom w:val="none" w:sz="0" w:space="0" w:color="auto"/>
        <w:right w:val="none" w:sz="0" w:space="0" w:color="auto"/>
      </w:divBdr>
    </w:div>
    <w:div w:id="2095079404">
      <w:marLeft w:val="640"/>
      <w:marRight w:val="0"/>
      <w:marTop w:val="0"/>
      <w:marBottom w:val="0"/>
      <w:divBdr>
        <w:top w:val="none" w:sz="0" w:space="0" w:color="auto"/>
        <w:left w:val="none" w:sz="0" w:space="0" w:color="auto"/>
        <w:bottom w:val="none" w:sz="0" w:space="0" w:color="auto"/>
        <w:right w:val="none" w:sz="0" w:space="0" w:color="auto"/>
      </w:divBdr>
    </w:div>
    <w:div w:id="2095081267">
      <w:marLeft w:val="640"/>
      <w:marRight w:val="0"/>
      <w:marTop w:val="0"/>
      <w:marBottom w:val="0"/>
      <w:divBdr>
        <w:top w:val="none" w:sz="0" w:space="0" w:color="auto"/>
        <w:left w:val="none" w:sz="0" w:space="0" w:color="auto"/>
        <w:bottom w:val="none" w:sz="0" w:space="0" w:color="auto"/>
        <w:right w:val="none" w:sz="0" w:space="0" w:color="auto"/>
      </w:divBdr>
    </w:div>
    <w:div w:id="2095544446">
      <w:marLeft w:val="640"/>
      <w:marRight w:val="0"/>
      <w:marTop w:val="0"/>
      <w:marBottom w:val="0"/>
      <w:divBdr>
        <w:top w:val="none" w:sz="0" w:space="0" w:color="auto"/>
        <w:left w:val="none" w:sz="0" w:space="0" w:color="auto"/>
        <w:bottom w:val="none" w:sz="0" w:space="0" w:color="auto"/>
        <w:right w:val="none" w:sz="0" w:space="0" w:color="auto"/>
      </w:divBdr>
    </w:div>
    <w:div w:id="2095664657">
      <w:marLeft w:val="640"/>
      <w:marRight w:val="0"/>
      <w:marTop w:val="0"/>
      <w:marBottom w:val="0"/>
      <w:divBdr>
        <w:top w:val="none" w:sz="0" w:space="0" w:color="auto"/>
        <w:left w:val="none" w:sz="0" w:space="0" w:color="auto"/>
        <w:bottom w:val="none" w:sz="0" w:space="0" w:color="auto"/>
        <w:right w:val="none" w:sz="0" w:space="0" w:color="auto"/>
      </w:divBdr>
    </w:div>
    <w:div w:id="2095710235">
      <w:marLeft w:val="640"/>
      <w:marRight w:val="0"/>
      <w:marTop w:val="0"/>
      <w:marBottom w:val="0"/>
      <w:divBdr>
        <w:top w:val="none" w:sz="0" w:space="0" w:color="auto"/>
        <w:left w:val="none" w:sz="0" w:space="0" w:color="auto"/>
        <w:bottom w:val="none" w:sz="0" w:space="0" w:color="auto"/>
        <w:right w:val="none" w:sz="0" w:space="0" w:color="auto"/>
      </w:divBdr>
    </w:div>
    <w:div w:id="2095933229">
      <w:marLeft w:val="640"/>
      <w:marRight w:val="0"/>
      <w:marTop w:val="0"/>
      <w:marBottom w:val="0"/>
      <w:divBdr>
        <w:top w:val="none" w:sz="0" w:space="0" w:color="auto"/>
        <w:left w:val="none" w:sz="0" w:space="0" w:color="auto"/>
        <w:bottom w:val="none" w:sz="0" w:space="0" w:color="auto"/>
        <w:right w:val="none" w:sz="0" w:space="0" w:color="auto"/>
      </w:divBdr>
    </w:div>
    <w:div w:id="2096047027">
      <w:marLeft w:val="640"/>
      <w:marRight w:val="0"/>
      <w:marTop w:val="0"/>
      <w:marBottom w:val="0"/>
      <w:divBdr>
        <w:top w:val="none" w:sz="0" w:space="0" w:color="auto"/>
        <w:left w:val="none" w:sz="0" w:space="0" w:color="auto"/>
        <w:bottom w:val="none" w:sz="0" w:space="0" w:color="auto"/>
        <w:right w:val="none" w:sz="0" w:space="0" w:color="auto"/>
      </w:divBdr>
    </w:div>
    <w:div w:id="2096169108">
      <w:marLeft w:val="640"/>
      <w:marRight w:val="0"/>
      <w:marTop w:val="0"/>
      <w:marBottom w:val="0"/>
      <w:divBdr>
        <w:top w:val="none" w:sz="0" w:space="0" w:color="auto"/>
        <w:left w:val="none" w:sz="0" w:space="0" w:color="auto"/>
        <w:bottom w:val="none" w:sz="0" w:space="0" w:color="auto"/>
        <w:right w:val="none" w:sz="0" w:space="0" w:color="auto"/>
      </w:divBdr>
    </w:div>
    <w:div w:id="2096201124">
      <w:marLeft w:val="640"/>
      <w:marRight w:val="0"/>
      <w:marTop w:val="0"/>
      <w:marBottom w:val="0"/>
      <w:divBdr>
        <w:top w:val="none" w:sz="0" w:space="0" w:color="auto"/>
        <w:left w:val="none" w:sz="0" w:space="0" w:color="auto"/>
        <w:bottom w:val="none" w:sz="0" w:space="0" w:color="auto"/>
        <w:right w:val="none" w:sz="0" w:space="0" w:color="auto"/>
      </w:divBdr>
    </w:div>
    <w:div w:id="2096395587">
      <w:marLeft w:val="640"/>
      <w:marRight w:val="0"/>
      <w:marTop w:val="0"/>
      <w:marBottom w:val="0"/>
      <w:divBdr>
        <w:top w:val="none" w:sz="0" w:space="0" w:color="auto"/>
        <w:left w:val="none" w:sz="0" w:space="0" w:color="auto"/>
        <w:bottom w:val="none" w:sz="0" w:space="0" w:color="auto"/>
        <w:right w:val="none" w:sz="0" w:space="0" w:color="auto"/>
      </w:divBdr>
    </w:div>
    <w:div w:id="2096441373">
      <w:marLeft w:val="640"/>
      <w:marRight w:val="0"/>
      <w:marTop w:val="0"/>
      <w:marBottom w:val="0"/>
      <w:divBdr>
        <w:top w:val="none" w:sz="0" w:space="0" w:color="auto"/>
        <w:left w:val="none" w:sz="0" w:space="0" w:color="auto"/>
        <w:bottom w:val="none" w:sz="0" w:space="0" w:color="auto"/>
        <w:right w:val="none" w:sz="0" w:space="0" w:color="auto"/>
      </w:divBdr>
    </w:div>
    <w:div w:id="2096705916">
      <w:marLeft w:val="640"/>
      <w:marRight w:val="0"/>
      <w:marTop w:val="0"/>
      <w:marBottom w:val="0"/>
      <w:divBdr>
        <w:top w:val="none" w:sz="0" w:space="0" w:color="auto"/>
        <w:left w:val="none" w:sz="0" w:space="0" w:color="auto"/>
        <w:bottom w:val="none" w:sz="0" w:space="0" w:color="auto"/>
        <w:right w:val="none" w:sz="0" w:space="0" w:color="auto"/>
      </w:divBdr>
    </w:div>
    <w:div w:id="2097363528">
      <w:marLeft w:val="640"/>
      <w:marRight w:val="0"/>
      <w:marTop w:val="0"/>
      <w:marBottom w:val="0"/>
      <w:divBdr>
        <w:top w:val="none" w:sz="0" w:space="0" w:color="auto"/>
        <w:left w:val="none" w:sz="0" w:space="0" w:color="auto"/>
        <w:bottom w:val="none" w:sz="0" w:space="0" w:color="auto"/>
        <w:right w:val="none" w:sz="0" w:space="0" w:color="auto"/>
      </w:divBdr>
    </w:div>
    <w:div w:id="2097553642">
      <w:marLeft w:val="640"/>
      <w:marRight w:val="0"/>
      <w:marTop w:val="0"/>
      <w:marBottom w:val="0"/>
      <w:divBdr>
        <w:top w:val="none" w:sz="0" w:space="0" w:color="auto"/>
        <w:left w:val="none" w:sz="0" w:space="0" w:color="auto"/>
        <w:bottom w:val="none" w:sz="0" w:space="0" w:color="auto"/>
        <w:right w:val="none" w:sz="0" w:space="0" w:color="auto"/>
      </w:divBdr>
    </w:div>
    <w:div w:id="2097628980">
      <w:marLeft w:val="640"/>
      <w:marRight w:val="0"/>
      <w:marTop w:val="0"/>
      <w:marBottom w:val="0"/>
      <w:divBdr>
        <w:top w:val="none" w:sz="0" w:space="0" w:color="auto"/>
        <w:left w:val="none" w:sz="0" w:space="0" w:color="auto"/>
        <w:bottom w:val="none" w:sz="0" w:space="0" w:color="auto"/>
        <w:right w:val="none" w:sz="0" w:space="0" w:color="auto"/>
      </w:divBdr>
    </w:div>
    <w:div w:id="2097704570">
      <w:marLeft w:val="640"/>
      <w:marRight w:val="0"/>
      <w:marTop w:val="0"/>
      <w:marBottom w:val="0"/>
      <w:divBdr>
        <w:top w:val="none" w:sz="0" w:space="0" w:color="auto"/>
        <w:left w:val="none" w:sz="0" w:space="0" w:color="auto"/>
        <w:bottom w:val="none" w:sz="0" w:space="0" w:color="auto"/>
        <w:right w:val="none" w:sz="0" w:space="0" w:color="auto"/>
      </w:divBdr>
    </w:div>
    <w:div w:id="2098164346">
      <w:marLeft w:val="640"/>
      <w:marRight w:val="0"/>
      <w:marTop w:val="0"/>
      <w:marBottom w:val="0"/>
      <w:divBdr>
        <w:top w:val="none" w:sz="0" w:space="0" w:color="auto"/>
        <w:left w:val="none" w:sz="0" w:space="0" w:color="auto"/>
        <w:bottom w:val="none" w:sz="0" w:space="0" w:color="auto"/>
        <w:right w:val="none" w:sz="0" w:space="0" w:color="auto"/>
      </w:divBdr>
    </w:div>
    <w:div w:id="2098551048">
      <w:marLeft w:val="640"/>
      <w:marRight w:val="0"/>
      <w:marTop w:val="0"/>
      <w:marBottom w:val="0"/>
      <w:divBdr>
        <w:top w:val="none" w:sz="0" w:space="0" w:color="auto"/>
        <w:left w:val="none" w:sz="0" w:space="0" w:color="auto"/>
        <w:bottom w:val="none" w:sz="0" w:space="0" w:color="auto"/>
        <w:right w:val="none" w:sz="0" w:space="0" w:color="auto"/>
      </w:divBdr>
    </w:div>
    <w:div w:id="2098667745">
      <w:marLeft w:val="640"/>
      <w:marRight w:val="0"/>
      <w:marTop w:val="0"/>
      <w:marBottom w:val="0"/>
      <w:divBdr>
        <w:top w:val="none" w:sz="0" w:space="0" w:color="auto"/>
        <w:left w:val="none" w:sz="0" w:space="0" w:color="auto"/>
        <w:bottom w:val="none" w:sz="0" w:space="0" w:color="auto"/>
        <w:right w:val="none" w:sz="0" w:space="0" w:color="auto"/>
      </w:divBdr>
    </w:div>
    <w:div w:id="2098671935">
      <w:marLeft w:val="640"/>
      <w:marRight w:val="0"/>
      <w:marTop w:val="0"/>
      <w:marBottom w:val="0"/>
      <w:divBdr>
        <w:top w:val="none" w:sz="0" w:space="0" w:color="auto"/>
        <w:left w:val="none" w:sz="0" w:space="0" w:color="auto"/>
        <w:bottom w:val="none" w:sz="0" w:space="0" w:color="auto"/>
        <w:right w:val="none" w:sz="0" w:space="0" w:color="auto"/>
      </w:divBdr>
    </w:div>
    <w:div w:id="2098747302">
      <w:marLeft w:val="640"/>
      <w:marRight w:val="0"/>
      <w:marTop w:val="0"/>
      <w:marBottom w:val="0"/>
      <w:divBdr>
        <w:top w:val="none" w:sz="0" w:space="0" w:color="auto"/>
        <w:left w:val="none" w:sz="0" w:space="0" w:color="auto"/>
        <w:bottom w:val="none" w:sz="0" w:space="0" w:color="auto"/>
        <w:right w:val="none" w:sz="0" w:space="0" w:color="auto"/>
      </w:divBdr>
    </w:div>
    <w:div w:id="2099280648">
      <w:marLeft w:val="640"/>
      <w:marRight w:val="0"/>
      <w:marTop w:val="0"/>
      <w:marBottom w:val="0"/>
      <w:divBdr>
        <w:top w:val="none" w:sz="0" w:space="0" w:color="auto"/>
        <w:left w:val="none" w:sz="0" w:space="0" w:color="auto"/>
        <w:bottom w:val="none" w:sz="0" w:space="0" w:color="auto"/>
        <w:right w:val="none" w:sz="0" w:space="0" w:color="auto"/>
      </w:divBdr>
    </w:div>
    <w:div w:id="2099281739">
      <w:marLeft w:val="640"/>
      <w:marRight w:val="0"/>
      <w:marTop w:val="0"/>
      <w:marBottom w:val="0"/>
      <w:divBdr>
        <w:top w:val="none" w:sz="0" w:space="0" w:color="auto"/>
        <w:left w:val="none" w:sz="0" w:space="0" w:color="auto"/>
        <w:bottom w:val="none" w:sz="0" w:space="0" w:color="auto"/>
        <w:right w:val="none" w:sz="0" w:space="0" w:color="auto"/>
      </w:divBdr>
    </w:div>
    <w:div w:id="2099907130">
      <w:marLeft w:val="640"/>
      <w:marRight w:val="0"/>
      <w:marTop w:val="0"/>
      <w:marBottom w:val="0"/>
      <w:divBdr>
        <w:top w:val="none" w:sz="0" w:space="0" w:color="auto"/>
        <w:left w:val="none" w:sz="0" w:space="0" w:color="auto"/>
        <w:bottom w:val="none" w:sz="0" w:space="0" w:color="auto"/>
        <w:right w:val="none" w:sz="0" w:space="0" w:color="auto"/>
      </w:divBdr>
    </w:div>
    <w:div w:id="2100130094">
      <w:marLeft w:val="640"/>
      <w:marRight w:val="0"/>
      <w:marTop w:val="0"/>
      <w:marBottom w:val="0"/>
      <w:divBdr>
        <w:top w:val="none" w:sz="0" w:space="0" w:color="auto"/>
        <w:left w:val="none" w:sz="0" w:space="0" w:color="auto"/>
        <w:bottom w:val="none" w:sz="0" w:space="0" w:color="auto"/>
        <w:right w:val="none" w:sz="0" w:space="0" w:color="auto"/>
      </w:divBdr>
    </w:div>
    <w:div w:id="2101022408">
      <w:marLeft w:val="640"/>
      <w:marRight w:val="0"/>
      <w:marTop w:val="0"/>
      <w:marBottom w:val="0"/>
      <w:divBdr>
        <w:top w:val="none" w:sz="0" w:space="0" w:color="auto"/>
        <w:left w:val="none" w:sz="0" w:space="0" w:color="auto"/>
        <w:bottom w:val="none" w:sz="0" w:space="0" w:color="auto"/>
        <w:right w:val="none" w:sz="0" w:space="0" w:color="auto"/>
      </w:divBdr>
    </w:div>
    <w:div w:id="2101172442">
      <w:marLeft w:val="640"/>
      <w:marRight w:val="0"/>
      <w:marTop w:val="0"/>
      <w:marBottom w:val="0"/>
      <w:divBdr>
        <w:top w:val="none" w:sz="0" w:space="0" w:color="auto"/>
        <w:left w:val="none" w:sz="0" w:space="0" w:color="auto"/>
        <w:bottom w:val="none" w:sz="0" w:space="0" w:color="auto"/>
        <w:right w:val="none" w:sz="0" w:space="0" w:color="auto"/>
      </w:divBdr>
    </w:div>
    <w:div w:id="2101483949">
      <w:marLeft w:val="640"/>
      <w:marRight w:val="0"/>
      <w:marTop w:val="0"/>
      <w:marBottom w:val="0"/>
      <w:divBdr>
        <w:top w:val="none" w:sz="0" w:space="0" w:color="auto"/>
        <w:left w:val="none" w:sz="0" w:space="0" w:color="auto"/>
        <w:bottom w:val="none" w:sz="0" w:space="0" w:color="auto"/>
        <w:right w:val="none" w:sz="0" w:space="0" w:color="auto"/>
      </w:divBdr>
    </w:div>
    <w:div w:id="2101556619">
      <w:marLeft w:val="640"/>
      <w:marRight w:val="0"/>
      <w:marTop w:val="0"/>
      <w:marBottom w:val="0"/>
      <w:divBdr>
        <w:top w:val="none" w:sz="0" w:space="0" w:color="auto"/>
        <w:left w:val="none" w:sz="0" w:space="0" w:color="auto"/>
        <w:bottom w:val="none" w:sz="0" w:space="0" w:color="auto"/>
        <w:right w:val="none" w:sz="0" w:space="0" w:color="auto"/>
      </w:divBdr>
    </w:div>
    <w:div w:id="2101944501">
      <w:marLeft w:val="640"/>
      <w:marRight w:val="0"/>
      <w:marTop w:val="0"/>
      <w:marBottom w:val="0"/>
      <w:divBdr>
        <w:top w:val="none" w:sz="0" w:space="0" w:color="auto"/>
        <w:left w:val="none" w:sz="0" w:space="0" w:color="auto"/>
        <w:bottom w:val="none" w:sz="0" w:space="0" w:color="auto"/>
        <w:right w:val="none" w:sz="0" w:space="0" w:color="auto"/>
      </w:divBdr>
    </w:div>
    <w:div w:id="2103182248">
      <w:marLeft w:val="640"/>
      <w:marRight w:val="0"/>
      <w:marTop w:val="0"/>
      <w:marBottom w:val="0"/>
      <w:divBdr>
        <w:top w:val="none" w:sz="0" w:space="0" w:color="auto"/>
        <w:left w:val="none" w:sz="0" w:space="0" w:color="auto"/>
        <w:bottom w:val="none" w:sz="0" w:space="0" w:color="auto"/>
        <w:right w:val="none" w:sz="0" w:space="0" w:color="auto"/>
      </w:divBdr>
    </w:div>
    <w:div w:id="2104179884">
      <w:marLeft w:val="640"/>
      <w:marRight w:val="0"/>
      <w:marTop w:val="0"/>
      <w:marBottom w:val="0"/>
      <w:divBdr>
        <w:top w:val="none" w:sz="0" w:space="0" w:color="auto"/>
        <w:left w:val="none" w:sz="0" w:space="0" w:color="auto"/>
        <w:bottom w:val="none" w:sz="0" w:space="0" w:color="auto"/>
        <w:right w:val="none" w:sz="0" w:space="0" w:color="auto"/>
      </w:divBdr>
    </w:div>
    <w:div w:id="2104835665">
      <w:marLeft w:val="640"/>
      <w:marRight w:val="0"/>
      <w:marTop w:val="0"/>
      <w:marBottom w:val="0"/>
      <w:divBdr>
        <w:top w:val="none" w:sz="0" w:space="0" w:color="auto"/>
        <w:left w:val="none" w:sz="0" w:space="0" w:color="auto"/>
        <w:bottom w:val="none" w:sz="0" w:space="0" w:color="auto"/>
        <w:right w:val="none" w:sz="0" w:space="0" w:color="auto"/>
      </w:divBdr>
    </w:div>
    <w:div w:id="2104955018">
      <w:marLeft w:val="640"/>
      <w:marRight w:val="0"/>
      <w:marTop w:val="0"/>
      <w:marBottom w:val="0"/>
      <w:divBdr>
        <w:top w:val="none" w:sz="0" w:space="0" w:color="auto"/>
        <w:left w:val="none" w:sz="0" w:space="0" w:color="auto"/>
        <w:bottom w:val="none" w:sz="0" w:space="0" w:color="auto"/>
        <w:right w:val="none" w:sz="0" w:space="0" w:color="auto"/>
      </w:divBdr>
    </w:div>
    <w:div w:id="2105299408">
      <w:marLeft w:val="640"/>
      <w:marRight w:val="0"/>
      <w:marTop w:val="0"/>
      <w:marBottom w:val="0"/>
      <w:divBdr>
        <w:top w:val="none" w:sz="0" w:space="0" w:color="auto"/>
        <w:left w:val="none" w:sz="0" w:space="0" w:color="auto"/>
        <w:bottom w:val="none" w:sz="0" w:space="0" w:color="auto"/>
        <w:right w:val="none" w:sz="0" w:space="0" w:color="auto"/>
      </w:divBdr>
    </w:div>
    <w:div w:id="2105569748">
      <w:marLeft w:val="640"/>
      <w:marRight w:val="0"/>
      <w:marTop w:val="0"/>
      <w:marBottom w:val="0"/>
      <w:divBdr>
        <w:top w:val="none" w:sz="0" w:space="0" w:color="auto"/>
        <w:left w:val="none" w:sz="0" w:space="0" w:color="auto"/>
        <w:bottom w:val="none" w:sz="0" w:space="0" w:color="auto"/>
        <w:right w:val="none" w:sz="0" w:space="0" w:color="auto"/>
      </w:divBdr>
    </w:div>
    <w:div w:id="2105690359">
      <w:marLeft w:val="640"/>
      <w:marRight w:val="0"/>
      <w:marTop w:val="0"/>
      <w:marBottom w:val="0"/>
      <w:divBdr>
        <w:top w:val="none" w:sz="0" w:space="0" w:color="auto"/>
        <w:left w:val="none" w:sz="0" w:space="0" w:color="auto"/>
        <w:bottom w:val="none" w:sz="0" w:space="0" w:color="auto"/>
        <w:right w:val="none" w:sz="0" w:space="0" w:color="auto"/>
      </w:divBdr>
    </w:div>
    <w:div w:id="2106225279">
      <w:marLeft w:val="640"/>
      <w:marRight w:val="0"/>
      <w:marTop w:val="0"/>
      <w:marBottom w:val="0"/>
      <w:divBdr>
        <w:top w:val="none" w:sz="0" w:space="0" w:color="auto"/>
        <w:left w:val="none" w:sz="0" w:space="0" w:color="auto"/>
        <w:bottom w:val="none" w:sz="0" w:space="0" w:color="auto"/>
        <w:right w:val="none" w:sz="0" w:space="0" w:color="auto"/>
      </w:divBdr>
    </w:div>
    <w:div w:id="2106266838">
      <w:marLeft w:val="640"/>
      <w:marRight w:val="0"/>
      <w:marTop w:val="0"/>
      <w:marBottom w:val="0"/>
      <w:divBdr>
        <w:top w:val="none" w:sz="0" w:space="0" w:color="auto"/>
        <w:left w:val="none" w:sz="0" w:space="0" w:color="auto"/>
        <w:bottom w:val="none" w:sz="0" w:space="0" w:color="auto"/>
        <w:right w:val="none" w:sz="0" w:space="0" w:color="auto"/>
      </w:divBdr>
    </w:div>
    <w:div w:id="2106918006">
      <w:marLeft w:val="640"/>
      <w:marRight w:val="0"/>
      <w:marTop w:val="0"/>
      <w:marBottom w:val="0"/>
      <w:divBdr>
        <w:top w:val="none" w:sz="0" w:space="0" w:color="auto"/>
        <w:left w:val="none" w:sz="0" w:space="0" w:color="auto"/>
        <w:bottom w:val="none" w:sz="0" w:space="0" w:color="auto"/>
        <w:right w:val="none" w:sz="0" w:space="0" w:color="auto"/>
      </w:divBdr>
    </w:div>
    <w:div w:id="2106997162">
      <w:marLeft w:val="640"/>
      <w:marRight w:val="0"/>
      <w:marTop w:val="0"/>
      <w:marBottom w:val="0"/>
      <w:divBdr>
        <w:top w:val="none" w:sz="0" w:space="0" w:color="auto"/>
        <w:left w:val="none" w:sz="0" w:space="0" w:color="auto"/>
        <w:bottom w:val="none" w:sz="0" w:space="0" w:color="auto"/>
        <w:right w:val="none" w:sz="0" w:space="0" w:color="auto"/>
      </w:divBdr>
    </w:div>
    <w:div w:id="2107118834">
      <w:marLeft w:val="640"/>
      <w:marRight w:val="0"/>
      <w:marTop w:val="0"/>
      <w:marBottom w:val="0"/>
      <w:divBdr>
        <w:top w:val="none" w:sz="0" w:space="0" w:color="auto"/>
        <w:left w:val="none" w:sz="0" w:space="0" w:color="auto"/>
        <w:bottom w:val="none" w:sz="0" w:space="0" w:color="auto"/>
        <w:right w:val="none" w:sz="0" w:space="0" w:color="auto"/>
      </w:divBdr>
    </w:div>
    <w:div w:id="2107578171">
      <w:marLeft w:val="640"/>
      <w:marRight w:val="0"/>
      <w:marTop w:val="0"/>
      <w:marBottom w:val="0"/>
      <w:divBdr>
        <w:top w:val="none" w:sz="0" w:space="0" w:color="auto"/>
        <w:left w:val="none" w:sz="0" w:space="0" w:color="auto"/>
        <w:bottom w:val="none" w:sz="0" w:space="0" w:color="auto"/>
        <w:right w:val="none" w:sz="0" w:space="0" w:color="auto"/>
      </w:divBdr>
    </w:div>
    <w:div w:id="2108187534">
      <w:marLeft w:val="640"/>
      <w:marRight w:val="0"/>
      <w:marTop w:val="0"/>
      <w:marBottom w:val="0"/>
      <w:divBdr>
        <w:top w:val="none" w:sz="0" w:space="0" w:color="auto"/>
        <w:left w:val="none" w:sz="0" w:space="0" w:color="auto"/>
        <w:bottom w:val="none" w:sz="0" w:space="0" w:color="auto"/>
        <w:right w:val="none" w:sz="0" w:space="0" w:color="auto"/>
      </w:divBdr>
    </w:div>
    <w:div w:id="2108383253">
      <w:marLeft w:val="640"/>
      <w:marRight w:val="0"/>
      <w:marTop w:val="0"/>
      <w:marBottom w:val="0"/>
      <w:divBdr>
        <w:top w:val="none" w:sz="0" w:space="0" w:color="auto"/>
        <w:left w:val="none" w:sz="0" w:space="0" w:color="auto"/>
        <w:bottom w:val="none" w:sz="0" w:space="0" w:color="auto"/>
        <w:right w:val="none" w:sz="0" w:space="0" w:color="auto"/>
      </w:divBdr>
    </w:div>
    <w:div w:id="2109083005">
      <w:marLeft w:val="640"/>
      <w:marRight w:val="0"/>
      <w:marTop w:val="0"/>
      <w:marBottom w:val="0"/>
      <w:divBdr>
        <w:top w:val="none" w:sz="0" w:space="0" w:color="auto"/>
        <w:left w:val="none" w:sz="0" w:space="0" w:color="auto"/>
        <w:bottom w:val="none" w:sz="0" w:space="0" w:color="auto"/>
        <w:right w:val="none" w:sz="0" w:space="0" w:color="auto"/>
      </w:divBdr>
    </w:div>
    <w:div w:id="2109151948">
      <w:marLeft w:val="640"/>
      <w:marRight w:val="0"/>
      <w:marTop w:val="0"/>
      <w:marBottom w:val="0"/>
      <w:divBdr>
        <w:top w:val="none" w:sz="0" w:space="0" w:color="auto"/>
        <w:left w:val="none" w:sz="0" w:space="0" w:color="auto"/>
        <w:bottom w:val="none" w:sz="0" w:space="0" w:color="auto"/>
        <w:right w:val="none" w:sz="0" w:space="0" w:color="auto"/>
      </w:divBdr>
    </w:div>
    <w:div w:id="2109352739">
      <w:marLeft w:val="640"/>
      <w:marRight w:val="0"/>
      <w:marTop w:val="0"/>
      <w:marBottom w:val="0"/>
      <w:divBdr>
        <w:top w:val="none" w:sz="0" w:space="0" w:color="auto"/>
        <w:left w:val="none" w:sz="0" w:space="0" w:color="auto"/>
        <w:bottom w:val="none" w:sz="0" w:space="0" w:color="auto"/>
        <w:right w:val="none" w:sz="0" w:space="0" w:color="auto"/>
      </w:divBdr>
    </w:div>
    <w:div w:id="2111121298">
      <w:marLeft w:val="640"/>
      <w:marRight w:val="0"/>
      <w:marTop w:val="0"/>
      <w:marBottom w:val="0"/>
      <w:divBdr>
        <w:top w:val="none" w:sz="0" w:space="0" w:color="auto"/>
        <w:left w:val="none" w:sz="0" w:space="0" w:color="auto"/>
        <w:bottom w:val="none" w:sz="0" w:space="0" w:color="auto"/>
        <w:right w:val="none" w:sz="0" w:space="0" w:color="auto"/>
      </w:divBdr>
    </w:div>
    <w:div w:id="2111319425">
      <w:marLeft w:val="640"/>
      <w:marRight w:val="0"/>
      <w:marTop w:val="0"/>
      <w:marBottom w:val="0"/>
      <w:divBdr>
        <w:top w:val="none" w:sz="0" w:space="0" w:color="auto"/>
        <w:left w:val="none" w:sz="0" w:space="0" w:color="auto"/>
        <w:bottom w:val="none" w:sz="0" w:space="0" w:color="auto"/>
        <w:right w:val="none" w:sz="0" w:space="0" w:color="auto"/>
      </w:divBdr>
    </w:div>
    <w:div w:id="2112313807">
      <w:marLeft w:val="640"/>
      <w:marRight w:val="0"/>
      <w:marTop w:val="0"/>
      <w:marBottom w:val="0"/>
      <w:divBdr>
        <w:top w:val="none" w:sz="0" w:space="0" w:color="auto"/>
        <w:left w:val="none" w:sz="0" w:space="0" w:color="auto"/>
        <w:bottom w:val="none" w:sz="0" w:space="0" w:color="auto"/>
        <w:right w:val="none" w:sz="0" w:space="0" w:color="auto"/>
      </w:divBdr>
    </w:div>
    <w:div w:id="2112318105">
      <w:marLeft w:val="640"/>
      <w:marRight w:val="0"/>
      <w:marTop w:val="0"/>
      <w:marBottom w:val="0"/>
      <w:divBdr>
        <w:top w:val="none" w:sz="0" w:space="0" w:color="auto"/>
        <w:left w:val="none" w:sz="0" w:space="0" w:color="auto"/>
        <w:bottom w:val="none" w:sz="0" w:space="0" w:color="auto"/>
        <w:right w:val="none" w:sz="0" w:space="0" w:color="auto"/>
      </w:divBdr>
    </w:div>
    <w:div w:id="2112628199">
      <w:marLeft w:val="640"/>
      <w:marRight w:val="0"/>
      <w:marTop w:val="0"/>
      <w:marBottom w:val="0"/>
      <w:divBdr>
        <w:top w:val="none" w:sz="0" w:space="0" w:color="auto"/>
        <w:left w:val="none" w:sz="0" w:space="0" w:color="auto"/>
        <w:bottom w:val="none" w:sz="0" w:space="0" w:color="auto"/>
        <w:right w:val="none" w:sz="0" w:space="0" w:color="auto"/>
      </w:divBdr>
    </w:div>
    <w:div w:id="2113815545">
      <w:marLeft w:val="640"/>
      <w:marRight w:val="0"/>
      <w:marTop w:val="0"/>
      <w:marBottom w:val="0"/>
      <w:divBdr>
        <w:top w:val="none" w:sz="0" w:space="0" w:color="auto"/>
        <w:left w:val="none" w:sz="0" w:space="0" w:color="auto"/>
        <w:bottom w:val="none" w:sz="0" w:space="0" w:color="auto"/>
        <w:right w:val="none" w:sz="0" w:space="0" w:color="auto"/>
      </w:divBdr>
    </w:div>
    <w:div w:id="2113819965">
      <w:marLeft w:val="640"/>
      <w:marRight w:val="0"/>
      <w:marTop w:val="0"/>
      <w:marBottom w:val="0"/>
      <w:divBdr>
        <w:top w:val="none" w:sz="0" w:space="0" w:color="auto"/>
        <w:left w:val="none" w:sz="0" w:space="0" w:color="auto"/>
        <w:bottom w:val="none" w:sz="0" w:space="0" w:color="auto"/>
        <w:right w:val="none" w:sz="0" w:space="0" w:color="auto"/>
      </w:divBdr>
    </w:div>
    <w:div w:id="2113937236">
      <w:marLeft w:val="640"/>
      <w:marRight w:val="0"/>
      <w:marTop w:val="0"/>
      <w:marBottom w:val="0"/>
      <w:divBdr>
        <w:top w:val="none" w:sz="0" w:space="0" w:color="auto"/>
        <w:left w:val="none" w:sz="0" w:space="0" w:color="auto"/>
        <w:bottom w:val="none" w:sz="0" w:space="0" w:color="auto"/>
        <w:right w:val="none" w:sz="0" w:space="0" w:color="auto"/>
      </w:divBdr>
    </w:div>
    <w:div w:id="2114204315">
      <w:marLeft w:val="640"/>
      <w:marRight w:val="0"/>
      <w:marTop w:val="0"/>
      <w:marBottom w:val="0"/>
      <w:divBdr>
        <w:top w:val="none" w:sz="0" w:space="0" w:color="auto"/>
        <w:left w:val="none" w:sz="0" w:space="0" w:color="auto"/>
        <w:bottom w:val="none" w:sz="0" w:space="0" w:color="auto"/>
        <w:right w:val="none" w:sz="0" w:space="0" w:color="auto"/>
      </w:divBdr>
    </w:div>
    <w:div w:id="2114325679">
      <w:marLeft w:val="640"/>
      <w:marRight w:val="0"/>
      <w:marTop w:val="0"/>
      <w:marBottom w:val="0"/>
      <w:divBdr>
        <w:top w:val="none" w:sz="0" w:space="0" w:color="auto"/>
        <w:left w:val="none" w:sz="0" w:space="0" w:color="auto"/>
        <w:bottom w:val="none" w:sz="0" w:space="0" w:color="auto"/>
        <w:right w:val="none" w:sz="0" w:space="0" w:color="auto"/>
      </w:divBdr>
    </w:div>
    <w:div w:id="2115202978">
      <w:marLeft w:val="640"/>
      <w:marRight w:val="0"/>
      <w:marTop w:val="0"/>
      <w:marBottom w:val="0"/>
      <w:divBdr>
        <w:top w:val="none" w:sz="0" w:space="0" w:color="auto"/>
        <w:left w:val="none" w:sz="0" w:space="0" w:color="auto"/>
        <w:bottom w:val="none" w:sz="0" w:space="0" w:color="auto"/>
        <w:right w:val="none" w:sz="0" w:space="0" w:color="auto"/>
      </w:divBdr>
    </w:div>
    <w:div w:id="2115203881">
      <w:marLeft w:val="640"/>
      <w:marRight w:val="0"/>
      <w:marTop w:val="0"/>
      <w:marBottom w:val="0"/>
      <w:divBdr>
        <w:top w:val="none" w:sz="0" w:space="0" w:color="auto"/>
        <w:left w:val="none" w:sz="0" w:space="0" w:color="auto"/>
        <w:bottom w:val="none" w:sz="0" w:space="0" w:color="auto"/>
        <w:right w:val="none" w:sz="0" w:space="0" w:color="auto"/>
      </w:divBdr>
    </w:div>
    <w:div w:id="2115704645">
      <w:marLeft w:val="640"/>
      <w:marRight w:val="0"/>
      <w:marTop w:val="0"/>
      <w:marBottom w:val="0"/>
      <w:divBdr>
        <w:top w:val="none" w:sz="0" w:space="0" w:color="auto"/>
        <w:left w:val="none" w:sz="0" w:space="0" w:color="auto"/>
        <w:bottom w:val="none" w:sz="0" w:space="0" w:color="auto"/>
        <w:right w:val="none" w:sz="0" w:space="0" w:color="auto"/>
      </w:divBdr>
    </w:div>
    <w:div w:id="2116055760">
      <w:marLeft w:val="640"/>
      <w:marRight w:val="0"/>
      <w:marTop w:val="0"/>
      <w:marBottom w:val="0"/>
      <w:divBdr>
        <w:top w:val="none" w:sz="0" w:space="0" w:color="auto"/>
        <w:left w:val="none" w:sz="0" w:space="0" w:color="auto"/>
        <w:bottom w:val="none" w:sz="0" w:space="0" w:color="auto"/>
        <w:right w:val="none" w:sz="0" w:space="0" w:color="auto"/>
      </w:divBdr>
    </w:div>
    <w:div w:id="2116557181">
      <w:marLeft w:val="640"/>
      <w:marRight w:val="0"/>
      <w:marTop w:val="0"/>
      <w:marBottom w:val="0"/>
      <w:divBdr>
        <w:top w:val="none" w:sz="0" w:space="0" w:color="auto"/>
        <w:left w:val="none" w:sz="0" w:space="0" w:color="auto"/>
        <w:bottom w:val="none" w:sz="0" w:space="0" w:color="auto"/>
        <w:right w:val="none" w:sz="0" w:space="0" w:color="auto"/>
      </w:divBdr>
    </w:div>
    <w:div w:id="2116821252">
      <w:marLeft w:val="640"/>
      <w:marRight w:val="0"/>
      <w:marTop w:val="0"/>
      <w:marBottom w:val="0"/>
      <w:divBdr>
        <w:top w:val="none" w:sz="0" w:space="0" w:color="auto"/>
        <w:left w:val="none" w:sz="0" w:space="0" w:color="auto"/>
        <w:bottom w:val="none" w:sz="0" w:space="0" w:color="auto"/>
        <w:right w:val="none" w:sz="0" w:space="0" w:color="auto"/>
      </w:divBdr>
    </w:div>
    <w:div w:id="2117213650">
      <w:marLeft w:val="640"/>
      <w:marRight w:val="0"/>
      <w:marTop w:val="0"/>
      <w:marBottom w:val="0"/>
      <w:divBdr>
        <w:top w:val="none" w:sz="0" w:space="0" w:color="auto"/>
        <w:left w:val="none" w:sz="0" w:space="0" w:color="auto"/>
        <w:bottom w:val="none" w:sz="0" w:space="0" w:color="auto"/>
        <w:right w:val="none" w:sz="0" w:space="0" w:color="auto"/>
      </w:divBdr>
    </w:div>
    <w:div w:id="2117360471">
      <w:marLeft w:val="640"/>
      <w:marRight w:val="0"/>
      <w:marTop w:val="0"/>
      <w:marBottom w:val="0"/>
      <w:divBdr>
        <w:top w:val="none" w:sz="0" w:space="0" w:color="auto"/>
        <w:left w:val="none" w:sz="0" w:space="0" w:color="auto"/>
        <w:bottom w:val="none" w:sz="0" w:space="0" w:color="auto"/>
        <w:right w:val="none" w:sz="0" w:space="0" w:color="auto"/>
      </w:divBdr>
    </w:div>
    <w:div w:id="2117476285">
      <w:marLeft w:val="640"/>
      <w:marRight w:val="0"/>
      <w:marTop w:val="0"/>
      <w:marBottom w:val="0"/>
      <w:divBdr>
        <w:top w:val="none" w:sz="0" w:space="0" w:color="auto"/>
        <w:left w:val="none" w:sz="0" w:space="0" w:color="auto"/>
        <w:bottom w:val="none" w:sz="0" w:space="0" w:color="auto"/>
        <w:right w:val="none" w:sz="0" w:space="0" w:color="auto"/>
      </w:divBdr>
    </w:div>
    <w:div w:id="2117678645">
      <w:marLeft w:val="640"/>
      <w:marRight w:val="0"/>
      <w:marTop w:val="0"/>
      <w:marBottom w:val="0"/>
      <w:divBdr>
        <w:top w:val="none" w:sz="0" w:space="0" w:color="auto"/>
        <w:left w:val="none" w:sz="0" w:space="0" w:color="auto"/>
        <w:bottom w:val="none" w:sz="0" w:space="0" w:color="auto"/>
        <w:right w:val="none" w:sz="0" w:space="0" w:color="auto"/>
      </w:divBdr>
    </w:div>
    <w:div w:id="2119182132">
      <w:marLeft w:val="640"/>
      <w:marRight w:val="0"/>
      <w:marTop w:val="0"/>
      <w:marBottom w:val="0"/>
      <w:divBdr>
        <w:top w:val="none" w:sz="0" w:space="0" w:color="auto"/>
        <w:left w:val="none" w:sz="0" w:space="0" w:color="auto"/>
        <w:bottom w:val="none" w:sz="0" w:space="0" w:color="auto"/>
        <w:right w:val="none" w:sz="0" w:space="0" w:color="auto"/>
      </w:divBdr>
    </w:div>
    <w:div w:id="2119332896">
      <w:marLeft w:val="640"/>
      <w:marRight w:val="0"/>
      <w:marTop w:val="0"/>
      <w:marBottom w:val="0"/>
      <w:divBdr>
        <w:top w:val="none" w:sz="0" w:space="0" w:color="auto"/>
        <w:left w:val="none" w:sz="0" w:space="0" w:color="auto"/>
        <w:bottom w:val="none" w:sz="0" w:space="0" w:color="auto"/>
        <w:right w:val="none" w:sz="0" w:space="0" w:color="auto"/>
      </w:divBdr>
    </w:div>
    <w:div w:id="2119375281">
      <w:marLeft w:val="640"/>
      <w:marRight w:val="0"/>
      <w:marTop w:val="0"/>
      <w:marBottom w:val="0"/>
      <w:divBdr>
        <w:top w:val="none" w:sz="0" w:space="0" w:color="auto"/>
        <w:left w:val="none" w:sz="0" w:space="0" w:color="auto"/>
        <w:bottom w:val="none" w:sz="0" w:space="0" w:color="auto"/>
        <w:right w:val="none" w:sz="0" w:space="0" w:color="auto"/>
      </w:divBdr>
    </w:div>
    <w:div w:id="2120222017">
      <w:marLeft w:val="640"/>
      <w:marRight w:val="0"/>
      <w:marTop w:val="0"/>
      <w:marBottom w:val="0"/>
      <w:divBdr>
        <w:top w:val="none" w:sz="0" w:space="0" w:color="auto"/>
        <w:left w:val="none" w:sz="0" w:space="0" w:color="auto"/>
        <w:bottom w:val="none" w:sz="0" w:space="0" w:color="auto"/>
        <w:right w:val="none" w:sz="0" w:space="0" w:color="auto"/>
      </w:divBdr>
    </w:div>
    <w:div w:id="2120223894">
      <w:marLeft w:val="640"/>
      <w:marRight w:val="0"/>
      <w:marTop w:val="0"/>
      <w:marBottom w:val="0"/>
      <w:divBdr>
        <w:top w:val="none" w:sz="0" w:space="0" w:color="auto"/>
        <w:left w:val="none" w:sz="0" w:space="0" w:color="auto"/>
        <w:bottom w:val="none" w:sz="0" w:space="0" w:color="auto"/>
        <w:right w:val="none" w:sz="0" w:space="0" w:color="auto"/>
      </w:divBdr>
    </w:div>
    <w:div w:id="2120250809">
      <w:marLeft w:val="640"/>
      <w:marRight w:val="0"/>
      <w:marTop w:val="0"/>
      <w:marBottom w:val="0"/>
      <w:divBdr>
        <w:top w:val="none" w:sz="0" w:space="0" w:color="auto"/>
        <w:left w:val="none" w:sz="0" w:space="0" w:color="auto"/>
        <w:bottom w:val="none" w:sz="0" w:space="0" w:color="auto"/>
        <w:right w:val="none" w:sz="0" w:space="0" w:color="auto"/>
      </w:divBdr>
    </w:div>
    <w:div w:id="2120298099">
      <w:marLeft w:val="640"/>
      <w:marRight w:val="0"/>
      <w:marTop w:val="0"/>
      <w:marBottom w:val="0"/>
      <w:divBdr>
        <w:top w:val="none" w:sz="0" w:space="0" w:color="auto"/>
        <w:left w:val="none" w:sz="0" w:space="0" w:color="auto"/>
        <w:bottom w:val="none" w:sz="0" w:space="0" w:color="auto"/>
        <w:right w:val="none" w:sz="0" w:space="0" w:color="auto"/>
      </w:divBdr>
    </w:div>
    <w:div w:id="2120448580">
      <w:marLeft w:val="640"/>
      <w:marRight w:val="0"/>
      <w:marTop w:val="0"/>
      <w:marBottom w:val="0"/>
      <w:divBdr>
        <w:top w:val="none" w:sz="0" w:space="0" w:color="auto"/>
        <w:left w:val="none" w:sz="0" w:space="0" w:color="auto"/>
        <w:bottom w:val="none" w:sz="0" w:space="0" w:color="auto"/>
        <w:right w:val="none" w:sz="0" w:space="0" w:color="auto"/>
      </w:divBdr>
    </w:div>
    <w:div w:id="2120637702">
      <w:marLeft w:val="640"/>
      <w:marRight w:val="0"/>
      <w:marTop w:val="0"/>
      <w:marBottom w:val="0"/>
      <w:divBdr>
        <w:top w:val="none" w:sz="0" w:space="0" w:color="auto"/>
        <w:left w:val="none" w:sz="0" w:space="0" w:color="auto"/>
        <w:bottom w:val="none" w:sz="0" w:space="0" w:color="auto"/>
        <w:right w:val="none" w:sz="0" w:space="0" w:color="auto"/>
      </w:divBdr>
    </w:div>
    <w:div w:id="2121145422">
      <w:marLeft w:val="640"/>
      <w:marRight w:val="0"/>
      <w:marTop w:val="0"/>
      <w:marBottom w:val="0"/>
      <w:divBdr>
        <w:top w:val="none" w:sz="0" w:space="0" w:color="auto"/>
        <w:left w:val="none" w:sz="0" w:space="0" w:color="auto"/>
        <w:bottom w:val="none" w:sz="0" w:space="0" w:color="auto"/>
        <w:right w:val="none" w:sz="0" w:space="0" w:color="auto"/>
      </w:divBdr>
    </w:div>
    <w:div w:id="2121219110">
      <w:marLeft w:val="640"/>
      <w:marRight w:val="0"/>
      <w:marTop w:val="0"/>
      <w:marBottom w:val="0"/>
      <w:divBdr>
        <w:top w:val="none" w:sz="0" w:space="0" w:color="auto"/>
        <w:left w:val="none" w:sz="0" w:space="0" w:color="auto"/>
        <w:bottom w:val="none" w:sz="0" w:space="0" w:color="auto"/>
        <w:right w:val="none" w:sz="0" w:space="0" w:color="auto"/>
      </w:divBdr>
    </w:div>
    <w:div w:id="2122533375">
      <w:marLeft w:val="640"/>
      <w:marRight w:val="0"/>
      <w:marTop w:val="0"/>
      <w:marBottom w:val="0"/>
      <w:divBdr>
        <w:top w:val="none" w:sz="0" w:space="0" w:color="auto"/>
        <w:left w:val="none" w:sz="0" w:space="0" w:color="auto"/>
        <w:bottom w:val="none" w:sz="0" w:space="0" w:color="auto"/>
        <w:right w:val="none" w:sz="0" w:space="0" w:color="auto"/>
      </w:divBdr>
    </w:div>
    <w:div w:id="2122602884">
      <w:marLeft w:val="640"/>
      <w:marRight w:val="0"/>
      <w:marTop w:val="0"/>
      <w:marBottom w:val="0"/>
      <w:divBdr>
        <w:top w:val="none" w:sz="0" w:space="0" w:color="auto"/>
        <w:left w:val="none" w:sz="0" w:space="0" w:color="auto"/>
        <w:bottom w:val="none" w:sz="0" w:space="0" w:color="auto"/>
        <w:right w:val="none" w:sz="0" w:space="0" w:color="auto"/>
      </w:divBdr>
    </w:div>
    <w:div w:id="2122646451">
      <w:marLeft w:val="640"/>
      <w:marRight w:val="0"/>
      <w:marTop w:val="0"/>
      <w:marBottom w:val="0"/>
      <w:divBdr>
        <w:top w:val="none" w:sz="0" w:space="0" w:color="auto"/>
        <w:left w:val="none" w:sz="0" w:space="0" w:color="auto"/>
        <w:bottom w:val="none" w:sz="0" w:space="0" w:color="auto"/>
        <w:right w:val="none" w:sz="0" w:space="0" w:color="auto"/>
      </w:divBdr>
    </w:div>
    <w:div w:id="2122869360">
      <w:marLeft w:val="640"/>
      <w:marRight w:val="0"/>
      <w:marTop w:val="0"/>
      <w:marBottom w:val="0"/>
      <w:divBdr>
        <w:top w:val="none" w:sz="0" w:space="0" w:color="auto"/>
        <w:left w:val="none" w:sz="0" w:space="0" w:color="auto"/>
        <w:bottom w:val="none" w:sz="0" w:space="0" w:color="auto"/>
        <w:right w:val="none" w:sz="0" w:space="0" w:color="auto"/>
      </w:divBdr>
    </w:div>
    <w:div w:id="2122988391">
      <w:marLeft w:val="640"/>
      <w:marRight w:val="0"/>
      <w:marTop w:val="0"/>
      <w:marBottom w:val="0"/>
      <w:divBdr>
        <w:top w:val="none" w:sz="0" w:space="0" w:color="auto"/>
        <w:left w:val="none" w:sz="0" w:space="0" w:color="auto"/>
        <w:bottom w:val="none" w:sz="0" w:space="0" w:color="auto"/>
        <w:right w:val="none" w:sz="0" w:space="0" w:color="auto"/>
      </w:divBdr>
    </w:div>
    <w:div w:id="2123183790">
      <w:marLeft w:val="640"/>
      <w:marRight w:val="0"/>
      <w:marTop w:val="0"/>
      <w:marBottom w:val="0"/>
      <w:divBdr>
        <w:top w:val="none" w:sz="0" w:space="0" w:color="auto"/>
        <w:left w:val="none" w:sz="0" w:space="0" w:color="auto"/>
        <w:bottom w:val="none" w:sz="0" w:space="0" w:color="auto"/>
        <w:right w:val="none" w:sz="0" w:space="0" w:color="auto"/>
      </w:divBdr>
    </w:div>
    <w:div w:id="2123643021">
      <w:marLeft w:val="640"/>
      <w:marRight w:val="0"/>
      <w:marTop w:val="0"/>
      <w:marBottom w:val="0"/>
      <w:divBdr>
        <w:top w:val="none" w:sz="0" w:space="0" w:color="auto"/>
        <w:left w:val="none" w:sz="0" w:space="0" w:color="auto"/>
        <w:bottom w:val="none" w:sz="0" w:space="0" w:color="auto"/>
        <w:right w:val="none" w:sz="0" w:space="0" w:color="auto"/>
      </w:divBdr>
    </w:div>
    <w:div w:id="2124375365">
      <w:marLeft w:val="640"/>
      <w:marRight w:val="0"/>
      <w:marTop w:val="0"/>
      <w:marBottom w:val="0"/>
      <w:divBdr>
        <w:top w:val="none" w:sz="0" w:space="0" w:color="auto"/>
        <w:left w:val="none" w:sz="0" w:space="0" w:color="auto"/>
        <w:bottom w:val="none" w:sz="0" w:space="0" w:color="auto"/>
        <w:right w:val="none" w:sz="0" w:space="0" w:color="auto"/>
      </w:divBdr>
    </w:div>
    <w:div w:id="2124494602">
      <w:marLeft w:val="640"/>
      <w:marRight w:val="0"/>
      <w:marTop w:val="0"/>
      <w:marBottom w:val="0"/>
      <w:divBdr>
        <w:top w:val="none" w:sz="0" w:space="0" w:color="auto"/>
        <w:left w:val="none" w:sz="0" w:space="0" w:color="auto"/>
        <w:bottom w:val="none" w:sz="0" w:space="0" w:color="auto"/>
        <w:right w:val="none" w:sz="0" w:space="0" w:color="auto"/>
      </w:divBdr>
    </w:div>
    <w:div w:id="2125031048">
      <w:marLeft w:val="640"/>
      <w:marRight w:val="0"/>
      <w:marTop w:val="0"/>
      <w:marBottom w:val="0"/>
      <w:divBdr>
        <w:top w:val="none" w:sz="0" w:space="0" w:color="auto"/>
        <w:left w:val="none" w:sz="0" w:space="0" w:color="auto"/>
        <w:bottom w:val="none" w:sz="0" w:space="0" w:color="auto"/>
        <w:right w:val="none" w:sz="0" w:space="0" w:color="auto"/>
      </w:divBdr>
    </w:div>
    <w:div w:id="2125730050">
      <w:marLeft w:val="640"/>
      <w:marRight w:val="0"/>
      <w:marTop w:val="0"/>
      <w:marBottom w:val="0"/>
      <w:divBdr>
        <w:top w:val="none" w:sz="0" w:space="0" w:color="auto"/>
        <w:left w:val="none" w:sz="0" w:space="0" w:color="auto"/>
        <w:bottom w:val="none" w:sz="0" w:space="0" w:color="auto"/>
        <w:right w:val="none" w:sz="0" w:space="0" w:color="auto"/>
      </w:divBdr>
    </w:div>
    <w:div w:id="2126460207">
      <w:marLeft w:val="640"/>
      <w:marRight w:val="0"/>
      <w:marTop w:val="0"/>
      <w:marBottom w:val="0"/>
      <w:divBdr>
        <w:top w:val="none" w:sz="0" w:space="0" w:color="auto"/>
        <w:left w:val="none" w:sz="0" w:space="0" w:color="auto"/>
        <w:bottom w:val="none" w:sz="0" w:space="0" w:color="auto"/>
        <w:right w:val="none" w:sz="0" w:space="0" w:color="auto"/>
      </w:divBdr>
    </w:div>
    <w:div w:id="2126534289">
      <w:marLeft w:val="640"/>
      <w:marRight w:val="0"/>
      <w:marTop w:val="0"/>
      <w:marBottom w:val="0"/>
      <w:divBdr>
        <w:top w:val="none" w:sz="0" w:space="0" w:color="auto"/>
        <w:left w:val="none" w:sz="0" w:space="0" w:color="auto"/>
        <w:bottom w:val="none" w:sz="0" w:space="0" w:color="auto"/>
        <w:right w:val="none" w:sz="0" w:space="0" w:color="auto"/>
      </w:divBdr>
    </w:div>
    <w:div w:id="2126776002">
      <w:marLeft w:val="640"/>
      <w:marRight w:val="0"/>
      <w:marTop w:val="0"/>
      <w:marBottom w:val="0"/>
      <w:divBdr>
        <w:top w:val="none" w:sz="0" w:space="0" w:color="auto"/>
        <w:left w:val="none" w:sz="0" w:space="0" w:color="auto"/>
        <w:bottom w:val="none" w:sz="0" w:space="0" w:color="auto"/>
        <w:right w:val="none" w:sz="0" w:space="0" w:color="auto"/>
      </w:divBdr>
    </w:div>
    <w:div w:id="2126919343">
      <w:marLeft w:val="640"/>
      <w:marRight w:val="0"/>
      <w:marTop w:val="0"/>
      <w:marBottom w:val="0"/>
      <w:divBdr>
        <w:top w:val="none" w:sz="0" w:space="0" w:color="auto"/>
        <w:left w:val="none" w:sz="0" w:space="0" w:color="auto"/>
        <w:bottom w:val="none" w:sz="0" w:space="0" w:color="auto"/>
        <w:right w:val="none" w:sz="0" w:space="0" w:color="auto"/>
      </w:divBdr>
    </w:div>
    <w:div w:id="2127002579">
      <w:marLeft w:val="640"/>
      <w:marRight w:val="0"/>
      <w:marTop w:val="0"/>
      <w:marBottom w:val="0"/>
      <w:divBdr>
        <w:top w:val="none" w:sz="0" w:space="0" w:color="auto"/>
        <w:left w:val="none" w:sz="0" w:space="0" w:color="auto"/>
        <w:bottom w:val="none" w:sz="0" w:space="0" w:color="auto"/>
        <w:right w:val="none" w:sz="0" w:space="0" w:color="auto"/>
      </w:divBdr>
    </w:div>
    <w:div w:id="2127113753">
      <w:marLeft w:val="640"/>
      <w:marRight w:val="0"/>
      <w:marTop w:val="0"/>
      <w:marBottom w:val="0"/>
      <w:divBdr>
        <w:top w:val="none" w:sz="0" w:space="0" w:color="auto"/>
        <w:left w:val="none" w:sz="0" w:space="0" w:color="auto"/>
        <w:bottom w:val="none" w:sz="0" w:space="0" w:color="auto"/>
        <w:right w:val="none" w:sz="0" w:space="0" w:color="auto"/>
      </w:divBdr>
    </w:div>
    <w:div w:id="2127457757">
      <w:marLeft w:val="640"/>
      <w:marRight w:val="0"/>
      <w:marTop w:val="0"/>
      <w:marBottom w:val="0"/>
      <w:divBdr>
        <w:top w:val="none" w:sz="0" w:space="0" w:color="auto"/>
        <w:left w:val="none" w:sz="0" w:space="0" w:color="auto"/>
        <w:bottom w:val="none" w:sz="0" w:space="0" w:color="auto"/>
        <w:right w:val="none" w:sz="0" w:space="0" w:color="auto"/>
      </w:divBdr>
    </w:div>
    <w:div w:id="2127582443">
      <w:marLeft w:val="640"/>
      <w:marRight w:val="0"/>
      <w:marTop w:val="0"/>
      <w:marBottom w:val="0"/>
      <w:divBdr>
        <w:top w:val="none" w:sz="0" w:space="0" w:color="auto"/>
        <w:left w:val="none" w:sz="0" w:space="0" w:color="auto"/>
        <w:bottom w:val="none" w:sz="0" w:space="0" w:color="auto"/>
        <w:right w:val="none" w:sz="0" w:space="0" w:color="auto"/>
      </w:divBdr>
    </w:div>
    <w:div w:id="2128503622">
      <w:marLeft w:val="640"/>
      <w:marRight w:val="0"/>
      <w:marTop w:val="0"/>
      <w:marBottom w:val="0"/>
      <w:divBdr>
        <w:top w:val="none" w:sz="0" w:space="0" w:color="auto"/>
        <w:left w:val="none" w:sz="0" w:space="0" w:color="auto"/>
        <w:bottom w:val="none" w:sz="0" w:space="0" w:color="auto"/>
        <w:right w:val="none" w:sz="0" w:space="0" w:color="auto"/>
      </w:divBdr>
    </w:div>
    <w:div w:id="2128697221">
      <w:marLeft w:val="640"/>
      <w:marRight w:val="0"/>
      <w:marTop w:val="0"/>
      <w:marBottom w:val="0"/>
      <w:divBdr>
        <w:top w:val="none" w:sz="0" w:space="0" w:color="auto"/>
        <w:left w:val="none" w:sz="0" w:space="0" w:color="auto"/>
        <w:bottom w:val="none" w:sz="0" w:space="0" w:color="auto"/>
        <w:right w:val="none" w:sz="0" w:space="0" w:color="auto"/>
      </w:divBdr>
    </w:div>
    <w:div w:id="2129351082">
      <w:marLeft w:val="640"/>
      <w:marRight w:val="0"/>
      <w:marTop w:val="0"/>
      <w:marBottom w:val="0"/>
      <w:divBdr>
        <w:top w:val="none" w:sz="0" w:space="0" w:color="auto"/>
        <w:left w:val="none" w:sz="0" w:space="0" w:color="auto"/>
        <w:bottom w:val="none" w:sz="0" w:space="0" w:color="auto"/>
        <w:right w:val="none" w:sz="0" w:space="0" w:color="auto"/>
      </w:divBdr>
    </w:div>
    <w:div w:id="2129471215">
      <w:marLeft w:val="640"/>
      <w:marRight w:val="0"/>
      <w:marTop w:val="0"/>
      <w:marBottom w:val="0"/>
      <w:divBdr>
        <w:top w:val="none" w:sz="0" w:space="0" w:color="auto"/>
        <w:left w:val="none" w:sz="0" w:space="0" w:color="auto"/>
        <w:bottom w:val="none" w:sz="0" w:space="0" w:color="auto"/>
        <w:right w:val="none" w:sz="0" w:space="0" w:color="auto"/>
      </w:divBdr>
    </w:div>
    <w:div w:id="2129812760">
      <w:marLeft w:val="640"/>
      <w:marRight w:val="0"/>
      <w:marTop w:val="0"/>
      <w:marBottom w:val="0"/>
      <w:divBdr>
        <w:top w:val="none" w:sz="0" w:space="0" w:color="auto"/>
        <w:left w:val="none" w:sz="0" w:space="0" w:color="auto"/>
        <w:bottom w:val="none" w:sz="0" w:space="0" w:color="auto"/>
        <w:right w:val="none" w:sz="0" w:space="0" w:color="auto"/>
      </w:divBdr>
    </w:div>
    <w:div w:id="2130279826">
      <w:marLeft w:val="640"/>
      <w:marRight w:val="0"/>
      <w:marTop w:val="0"/>
      <w:marBottom w:val="0"/>
      <w:divBdr>
        <w:top w:val="none" w:sz="0" w:space="0" w:color="auto"/>
        <w:left w:val="none" w:sz="0" w:space="0" w:color="auto"/>
        <w:bottom w:val="none" w:sz="0" w:space="0" w:color="auto"/>
        <w:right w:val="none" w:sz="0" w:space="0" w:color="auto"/>
      </w:divBdr>
    </w:div>
    <w:div w:id="2130661360">
      <w:marLeft w:val="640"/>
      <w:marRight w:val="0"/>
      <w:marTop w:val="0"/>
      <w:marBottom w:val="0"/>
      <w:divBdr>
        <w:top w:val="none" w:sz="0" w:space="0" w:color="auto"/>
        <w:left w:val="none" w:sz="0" w:space="0" w:color="auto"/>
        <w:bottom w:val="none" w:sz="0" w:space="0" w:color="auto"/>
        <w:right w:val="none" w:sz="0" w:space="0" w:color="auto"/>
      </w:divBdr>
    </w:div>
    <w:div w:id="2130852307">
      <w:marLeft w:val="640"/>
      <w:marRight w:val="0"/>
      <w:marTop w:val="0"/>
      <w:marBottom w:val="0"/>
      <w:divBdr>
        <w:top w:val="none" w:sz="0" w:space="0" w:color="auto"/>
        <w:left w:val="none" w:sz="0" w:space="0" w:color="auto"/>
        <w:bottom w:val="none" w:sz="0" w:space="0" w:color="auto"/>
        <w:right w:val="none" w:sz="0" w:space="0" w:color="auto"/>
      </w:divBdr>
    </w:div>
    <w:div w:id="2131967440">
      <w:marLeft w:val="640"/>
      <w:marRight w:val="0"/>
      <w:marTop w:val="0"/>
      <w:marBottom w:val="0"/>
      <w:divBdr>
        <w:top w:val="none" w:sz="0" w:space="0" w:color="auto"/>
        <w:left w:val="none" w:sz="0" w:space="0" w:color="auto"/>
        <w:bottom w:val="none" w:sz="0" w:space="0" w:color="auto"/>
        <w:right w:val="none" w:sz="0" w:space="0" w:color="auto"/>
      </w:divBdr>
    </w:div>
    <w:div w:id="2132085470">
      <w:marLeft w:val="640"/>
      <w:marRight w:val="0"/>
      <w:marTop w:val="0"/>
      <w:marBottom w:val="0"/>
      <w:divBdr>
        <w:top w:val="none" w:sz="0" w:space="0" w:color="auto"/>
        <w:left w:val="none" w:sz="0" w:space="0" w:color="auto"/>
        <w:bottom w:val="none" w:sz="0" w:space="0" w:color="auto"/>
        <w:right w:val="none" w:sz="0" w:space="0" w:color="auto"/>
      </w:divBdr>
    </w:div>
    <w:div w:id="2133281226">
      <w:marLeft w:val="640"/>
      <w:marRight w:val="0"/>
      <w:marTop w:val="0"/>
      <w:marBottom w:val="0"/>
      <w:divBdr>
        <w:top w:val="none" w:sz="0" w:space="0" w:color="auto"/>
        <w:left w:val="none" w:sz="0" w:space="0" w:color="auto"/>
        <w:bottom w:val="none" w:sz="0" w:space="0" w:color="auto"/>
        <w:right w:val="none" w:sz="0" w:space="0" w:color="auto"/>
      </w:divBdr>
    </w:div>
    <w:div w:id="2133548026">
      <w:marLeft w:val="640"/>
      <w:marRight w:val="0"/>
      <w:marTop w:val="0"/>
      <w:marBottom w:val="0"/>
      <w:divBdr>
        <w:top w:val="none" w:sz="0" w:space="0" w:color="auto"/>
        <w:left w:val="none" w:sz="0" w:space="0" w:color="auto"/>
        <w:bottom w:val="none" w:sz="0" w:space="0" w:color="auto"/>
        <w:right w:val="none" w:sz="0" w:space="0" w:color="auto"/>
      </w:divBdr>
    </w:div>
    <w:div w:id="2133743169">
      <w:marLeft w:val="640"/>
      <w:marRight w:val="0"/>
      <w:marTop w:val="0"/>
      <w:marBottom w:val="0"/>
      <w:divBdr>
        <w:top w:val="none" w:sz="0" w:space="0" w:color="auto"/>
        <w:left w:val="none" w:sz="0" w:space="0" w:color="auto"/>
        <w:bottom w:val="none" w:sz="0" w:space="0" w:color="auto"/>
        <w:right w:val="none" w:sz="0" w:space="0" w:color="auto"/>
      </w:divBdr>
    </w:div>
    <w:div w:id="2133787752">
      <w:marLeft w:val="640"/>
      <w:marRight w:val="0"/>
      <w:marTop w:val="0"/>
      <w:marBottom w:val="0"/>
      <w:divBdr>
        <w:top w:val="none" w:sz="0" w:space="0" w:color="auto"/>
        <w:left w:val="none" w:sz="0" w:space="0" w:color="auto"/>
        <w:bottom w:val="none" w:sz="0" w:space="0" w:color="auto"/>
        <w:right w:val="none" w:sz="0" w:space="0" w:color="auto"/>
      </w:divBdr>
    </w:div>
    <w:div w:id="2134446712">
      <w:marLeft w:val="640"/>
      <w:marRight w:val="0"/>
      <w:marTop w:val="0"/>
      <w:marBottom w:val="0"/>
      <w:divBdr>
        <w:top w:val="none" w:sz="0" w:space="0" w:color="auto"/>
        <w:left w:val="none" w:sz="0" w:space="0" w:color="auto"/>
        <w:bottom w:val="none" w:sz="0" w:space="0" w:color="auto"/>
        <w:right w:val="none" w:sz="0" w:space="0" w:color="auto"/>
      </w:divBdr>
    </w:div>
    <w:div w:id="2134787883">
      <w:marLeft w:val="640"/>
      <w:marRight w:val="0"/>
      <w:marTop w:val="0"/>
      <w:marBottom w:val="0"/>
      <w:divBdr>
        <w:top w:val="none" w:sz="0" w:space="0" w:color="auto"/>
        <w:left w:val="none" w:sz="0" w:space="0" w:color="auto"/>
        <w:bottom w:val="none" w:sz="0" w:space="0" w:color="auto"/>
        <w:right w:val="none" w:sz="0" w:space="0" w:color="auto"/>
      </w:divBdr>
    </w:div>
    <w:div w:id="2134909243">
      <w:marLeft w:val="640"/>
      <w:marRight w:val="0"/>
      <w:marTop w:val="0"/>
      <w:marBottom w:val="0"/>
      <w:divBdr>
        <w:top w:val="none" w:sz="0" w:space="0" w:color="auto"/>
        <w:left w:val="none" w:sz="0" w:space="0" w:color="auto"/>
        <w:bottom w:val="none" w:sz="0" w:space="0" w:color="auto"/>
        <w:right w:val="none" w:sz="0" w:space="0" w:color="auto"/>
      </w:divBdr>
    </w:div>
    <w:div w:id="2134909283">
      <w:marLeft w:val="640"/>
      <w:marRight w:val="0"/>
      <w:marTop w:val="0"/>
      <w:marBottom w:val="0"/>
      <w:divBdr>
        <w:top w:val="none" w:sz="0" w:space="0" w:color="auto"/>
        <w:left w:val="none" w:sz="0" w:space="0" w:color="auto"/>
        <w:bottom w:val="none" w:sz="0" w:space="0" w:color="auto"/>
        <w:right w:val="none" w:sz="0" w:space="0" w:color="auto"/>
      </w:divBdr>
    </w:div>
    <w:div w:id="2135052429">
      <w:marLeft w:val="640"/>
      <w:marRight w:val="0"/>
      <w:marTop w:val="0"/>
      <w:marBottom w:val="0"/>
      <w:divBdr>
        <w:top w:val="none" w:sz="0" w:space="0" w:color="auto"/>
        <w:left w:val="none" w:sz="0" w:space="0" w:color="auto"/>
        <w:bottom w:val="none" w:sz="0" w:space="0" w:color="auto"/>
        <w:right w:val="none" w:sz="0" w:space="0" w:color="auto"/>
      </w:divBdr>
    </w:div>
    <w:div w:id="2135245141">
      <w:marLeft w:val="640"/>
      <w:marRight w:val="0"/>
      <w:marTop w:val="0"/>
      <w:marBottom w:val="0"/>
      <w:divBdr>
        <w:top w:val="none" w:sz="0" w:space="0" w:color="auto"/>
        <w:left w:val="none" w:sz="0" w:space="0" w:color="auto"/>
        <w:bottom w:val="none" w:sz="0" w:space="0" w:color="auto"/>
        <w:right w:val="none" w:sz="0" w:space="0" w:color="auto"/>
      </w:divBdr>
    </w:div>
    <w:div w:id="2135320354">
      <w:marLeft w:val="640"/>
      <w:marRight w:val="0"/>
      <w:marTop w:val="0"/>
      <w:marBottom w:val="0"/>
      <w:divBdr>
        <w:top w:val="none" w:sz="0" w:space="0" w:color="auto"/>
        <w:left w:val="none" w:sz="0" w:space="0" w:color="auto"/>
        <w:bottom w:val="none" w:sz="0" w:space="0" w:color="auto"/>
        <w:right w:val="none" w:sz="0" w:space="0" w:color="auto"/>
      </w:divBdr>
    </w:div>
    <w:div w:id="2135557687">
      <w:marLeft w:val="640"/>
      <w:marRight w:val="0"/>
      <w:marTop w:val="0"/>
      <w:marBottom w:val="0"/>
      <w:divBdr>
        <w:top w:val="none" w:sz="0" w:space="0" w:color="auto"/>
        <w:left w:val="none" w:sz="0" w:space="0" w:color="auto"/>
        <w:bottom w:val="none" w:sz="0" w:space="0" w:color="auto"/>
        <w:right w:val="none" w:sz="0" w:space="0" w:color="auto"/>
      </w:divBdr>
    </w:div>
    <w:div w:id="2135708138">
      <w:marLeft w:val="640"/>
      <w:marRight w:val="0"/>
      <w:marTop w:val="0"/>
      <w:marBottom w:val="0"/>
      <w:divBdr>
        <w:top w:val="none" w:sz="0" w:space="0" w:color="auto"/>
        <w:left w:val="none" w:sz="0" w:space="0" w:color="auto"/>
        <w:bottom w:val="none" w:sz="0" w:space="0" w:color="auto"/>
        <w:right w:val="none" w:sz="0" w:space="0" w:color="auto"/>
      </w:divBdr>
    </w:div>
    <w:div w:id="2136024317">
      <w:marLeft w:val="640"/>
      <w:marRight w:val="0"/>
      <w:marTop w:val="0"/>
      <w:marBottom w:val="0"/>
      <w:divBdr>
        <w:top w:val="none" w:sz="0" w:space="0" w:color="auto"/>
        <w:left w:val="none" w:sz="0" w:space="0" w:color="auto"/>
        <w:bottom w:val="none" w:sz="0" w:space="0" w:color="auto"/>
        <w:right w:val="none" w:sz="0" w:space="0" w:color="auto"/>
      </w:divBdr>
    </w:div>
    <w:div w:id="2137095835">
      <w:marLeft w:val="640"/>
      <w:marRight w:val="0"/>
      <w:marTop w:val="0"/>
      <w:marBottom w:val="0"/>
      <w:divBdr>
        <w:top w:val="none" w:sz="0" w:space="0" w:color="auto"/>
        <w:left w:val="none" w:sz="0" w:space="0" w:color="auto"/>
        <w:bottom w:val="none" w:sz="0" w:space="0" w:color="auto"/>
        <w:right w:val="none" w:sz="0" w:space="0" w:color="auto"/>
      </w:divBdr>
    </w:div>
    <w:div w:id="2137596916">
      <w:marLeft w:val="640"/>
      <w:marRight w:val="0"/>
      <w:marTop w:val="0"/>
      <w:marBottom w:val="0"/>
      <w:divBdr>
        <w:top w:val="none" w:sz="0" w:space="0" w:color="auto"/>
        <w:left w:val="none" w:sz="0" w:space="0" w:color="auto"/>
        <w:bottom w:val="none" w:sz="0" w:space="0" w:color="auto"/>
        <w:right w:val="none" w:sz="0" w:space="0" w:color="auto"/>
      </w:divBdr>
    </w:div>
    <w:div w:id="2137721709">
      <w:marLeft w:val="640"/>
      <w:marRight w:val="0"/>
      <w:marTop w:val="0"/>
      <w:marBottom w:val="0"/>
      <w:divBdr>
        <w:top w:val="none" w:sz="0" w:space="0" w:color="auto"/>
        <w:left w:val="none" w:sz="0" w:space="0" w:color="auto"/>
        <w:bottom w:val="none" w:sz="0" w:space="0" w:color="auto"/>
        <w:right w:val="none" w:sz="0" w:space="0" w:color="auto"/>
      </w:divBdr>
    </w:div>
    <w:div w:id="2137987692">
      <w:marLeft w:val="640"/>
      <w:marRight w:val="0"/>
      <w:marTop w:val="0"/>
      <w:marBottom w:val="0"/>
      <w:divBdr>
        <w:top w:val="none" w:sz="0" w:space="0" w:color="auto"/>
        <w:left w:val="none" w:sz="0" w:space="0" w:color="auto"/>
        <w:bottom w:val="none" w:sz="0" w:space="0" w:color="auto"/>
        <w:right w:val="none" w:sz="0" w:space="0" w:color="auto"/>
      </w:divBdr>
    </w:div>
    <w:div w:id="2138252498">
      <w:marLeft w:val="640"/>
      <w:marRight w:val="0"/>
      <w:marTop w:val="0"/>
      <w:marBottom w:val="0"/>
      <w:divBdr>
        <w:top w:val="none" w:sz="0" w:space="0" w:color="auto"/>
        <w:left w:val="none" w:sz="0" w:space="0" w:color="auto"/>
        <w:bottom w:val="none" w:sz="0" w:space="0" w:color="auto"/>
        <w:right w:val="none" w:sz="0" w:space="0" w:color="auto"/>
      </w:divBdr>
    </w:div>
    <w:div w:id="2138572052">
      <w:marLeft w:val="640"/>
      <w:marRight w:val="0"/>
      <w:marTop w:val="0"/>
      <w:marBottom w:val="0"/>
      <w:divBdr>
        <w:top w:val="none" w:sz="0" w:space="0" w:color="auto"/>
        <w:left w:val="none" w:sz="0" w:space="0" w:color="auto"/>
        <w:bottom w:val="none" w:sz="0" w:space="0" w:color="auto"/>
        <w:right w:val="none" w:sz="0" w:space="0" w:color="auto"/>
      </w:divBdr>
    </w:div>
    <w:div w:id="2138598625">
      <w:marLeft w:val="640"/>
      <w:marRight w:val="0"/>
      <w:marTop w:val="0"/>
      <w:marBottom w:val="0"/>
      <w:divBdr>
        <w:top w:val="none" w:sz="0" w:space="0" w:color="auto"/>
        <w:left w:val="none" w:sz="0" w:space="0" w:color="auto"/>
        <w:bottom w:val="none" w:sz="0" w:space="0" w:color="auto"/>
        <w:right w:val="none" w:sz="0" w:space="0" w:color="auto"/>
      </w:divBdr>
    </w:div>
    <w:div w:id="2138599370">
      <w:marLeft w:val="640"/>
      <w:marRight w:val="0"/>
      <w:marTop w:val="0"/>
      <w:marBottom w:val="0"/>
      <w:divBdr>
        <w:top w:val="none" w:sz="0" w:space="0" w:color="auto"/>
        <w:left w:val="none" w:sz="0" w:space="0" w:color="auto"/>
        <w:bottom w:val="none" w:sz="0" w:space="0" w:color="auto"/>
        <w:right w:val="none" w:sz="0" w:space="0" w:color="auto"/>
      </w:divBdr>
    </w:div>
    <w:div w:id="2138720429">
      <w:marLeft w:val="640"/>
      <w:marRight w:val="0"/>
      <w:marTop w:val="0"/>
      <w:marBottom w:val="0"/>
      <w:divBdr>
        <w:top w:val="none" w:sz="0" w:space="0" w:color="auto"/>
        <w:left w:val="none" w:sz="0" w:space="0" w:color="auto"/>
        <w:bottom w:val="none" w:sz="0" w:space="0" w:color="auto"/>
        <w:right w:val="none" w:sz="0" w:space="0" w:color="auto"/>
      </w:divBdr>
    </w:div>
    <w:div w:id="2140219714">
      <w:marLeft w:val="640"/>
      <w:marRight w:val="0"/>
      <w:marTop w:val="0"/>
      <w:marBottom w:val="0"/>
      <w:divBdr>
        <w:top w:val="none" w:sz="0" w:space="0" w:color="auto"/>
        <w:left w:val="none" w:sz="0" w:space="0" w:color="auto"/>
        <w:bottom w:val="none" w:sz="0" w:space="0" w:color="auto"/>
        <w:right w:val="none" w:sz="0" w:space="0" w:color="auto"/>
      </w:divBdr>
    </w:div>
    <w:div w:id="2140293290">
      <w:marLeft w:val="640"/>
      <w:marRight w:val="0"/>
      <w:marTop w:val="0"/>
      <w:marBottom w:val="0"/>
      <w:divBdr>
        <w:top w:val="none" w:sz="0" w:space="0" w:color="auto"/>
        <w:left w:val="none" w:sz="0" w:space="0" w:color="auto"/>
        <w:bottom w:val="none" w:sz="0" w:space="0" w:color="auto"/>
        <w:right w:val="none" w:sz="0" w:space="0" w:color="auto"/>
      </w:divBdr>
    </w:div>
    <w:div w:id="2140300288">
      <w:marLeft w:val="640"/>
      <w:marRight w:val="0"/>
      <w:marTop w:val="0"/>
      <w:marBottom w:val="0"/>
      <w:divBdr>
        <w:top w:val="none" w:sz="0" w:space="0" w:color="auto"/>
        <w:left w:val="none" w:sz="0" w:space="0" w:color="auto"/>
        <w:bottom w:val="none" w:sz="0" w:space="0" w:color="auto"/>
        <w:right w:val="none" w:sz="0" w:space="0" w:color="auto"/>
      </w:divBdr>
    </w:div>
    <w:div w:id="2140681218">
      <w:marLeft w:val="640"/>
      <w:marRight w:val="0"/>
      <w:marTop w:val="0"/>
      <w:marBottom w:val="0"/>
      <w:divBdr>
        <w:top w:val="none" w:sz="0" w:space="0" w:color="auto"/>
        <w:left w:val="none" w:sz="0" w:space="0" w:color="auto"/>
        <w:bottom w:val="none" w:sz="0" w:space="0" w:color="auto"/>
        <w:right w:val="none" w:sz="0" w:space="0" w:color="auto"/>
      </w:divBdr>
    </w:div>
    <w:div w:id="2141410254">
      <w:marLeft w:val="640"/>
      <w:marRight w:val="0"/>
      <w:marTop w:val="0"/>
      <w:marBottom w:val="0"/>
      <w:divBdr>
        <w:top w:val="none" w:sz="0" w:space="0" w:color="auto"/>
        <w:left w:val="none" w:sz="0" w:space="0" w:color="auto"/>
        <w:bottom w:val="none" w:sz="0" w:space="0" w:color="auto"/>
        <w:right w:val="none" w:sz="0" w:space="0" w:color="auto"/>
      </w:divBdr>
    </w:div>
    <w:div w:id="2141487093">
      <w:marLeft w:val="640"/>
      <w:marRight w:val="0"/>
      <w:marTop w:val="0"/>
      <w:marBottom w:val="0"/>
      <w:divBdr>
        <w:top w:val="none" w:sz="0" w:space="0" w:color="auto"/>
        <w:left w:val="none" w:sz="0" w:space="0" w:color="auto"/>
        <w:bottom w:val="none" w:sz="0" w:space="0" w:color="auto"/>
        <w:right w:val="none" w:sz="0" w:space="0" w:color="auto"/>
      </w:divBdr>
    </w:div>
    <w:div w:id="2141877240">
      <w:marLeft w:val="640"/>
      <w:marRight w:val="0"/>
      <w:marTop w:val="0"/>
      <w:marBottom w:val="0"/>
      <w:divBdr>
        <w:top w:val="none" w:sz="0" w:space="0" w:color="auto"/>
        <w:left w:val="none" w:sz="0" w:space="0" w:color="auto"/>
        <w:bottom w:val="none" w:sz="0" w:space="0" w:color="auto"/>
        <w:right w:val="none" w:sz="0" w:space="0" w:color="auto"/>
      </w:divBdr>
    </w:div>
    <w:div w:id="2142141205">
      <w:marLeft w:val="640"/>
      <w:marRight w:val="0"/>
      <w:marTop w:val="0"/>
      <w:marBottom w:val="0"/>
      <w:divBdr>
        <w:top w:val="none" w:sz="0" w:space="0" w:color="auto"/>
        <w:left w:val="none" w:sz="0" w:space="0" w:color="auto"/>
        <w:bottom w:val="none" w:sz="0" w:space="0" w:color="auto"/>
        <w:right w:val="none" w:sz="0" w:space="0" w:color="auto"/>
      </w:divBdr>
    </w:div>
    <w:div w:id="2143303212">
      <w:marLeft w:val="640"/>
      <w:marRight w:val="0"/>
      <w:marTop w:val="0"/>
      <w:marBottom w:val="0"/>
      <w:divBdr>
        <w:top w:val="none" w:sz="0" w:space="0" w:color="auto"/>
        <w:left w:val="none" w:sz="0" w:space="0" w:color="auto"/>
        <w:bottom w:val="none" w:sz="0" w:space="0" w:color="auto"/>
        <w:right w:val="none" w:sz="0" w:space="0" w:color="auto"/>
      </w:divBdr>
    </w:div>
    <w:div w:id="2143958456">
      <w:marLeft w:val="640"/>
      <w:marRight w:val="0"/>
      <w:marTop w:val="0"/>
      <w:marBottom w:val="0"/>
      <w:divBdr>
        <w:top w:val="none" w:sz="0" w:space="0" w:color="auto"/>
        <w:left w:val="none" w:sz="0" w:space="0" w:color="auto"/>
        <w:bottom w:val="none" w:sz="0" w:space="0" w:color="auto"/>
        <w:right w:val="none" w:sz="0" w:space="0" w:color="auto"/>
      </w:divBdr>
    </w:div>
    <w:div w:id="2144155490">
      <w:marLeft w:val="640"/>
      <w:marRight w:val="0"/>
      <w:marTop w:val="0"/>
      <w:marBottom w:val="0"/>
      <w:divBdr>
        <w:top w:val="none" w:sz="0" w:space="0" w:color="auto"/>
        <w:left w:val="none" w:sz="0" w:space="0" w:color="auto"/>
        <w:bottom w:val="none" w:sz="0" w:space="0" w:color="auto"/>
        <w:right w:val="none" w:sz="0" w:space="0" w:color="auto"/>
      </w:divBdr>
    </w:div>
    <w:div w:id="2144618952">
      <w:marLeft w:val="640"/>
      <w:marRight w:val="0"/>
      <w:marTop w:val="0"/>
      <w:marBottom w:val="0"/>
      <w:divBdr>
        <w:top w:val="none" w:sz="0" w:space="0" w:color="auto"/>
        <w:left w:val="none" w:sz="0" w:space="0" w:color="auto"/>
        <w:bottom w:val="none" w:sz="0" w:space="0" w:color="auto"/>
        <w:right w:val="none" w:sz="0" w:space="0" w:color="auto"/>
      </w:divBdr>
    </w:div>
    <w:div w:id="2144812247">
      <w:marLeft w:val="640"/>
      <w:marRight w:val="0"/>
      <w:marTop w:val="0"/>
      <w:marBottom w:val="0"/>
      <w:divBdr>
        <w:top w:val="none" w:sz="0" w:space="0" w:color="auto"/>
        <w:left w:val="none" w:sz="0" w:space="0" w:color="auto"/>
        <w:bottom w:val="none" w:sz="0" w:space="0" w:color="auto"/>
        <w:right w:val="none" w:sz="0" w:space="0" w:color="auto"/>
      </w:divBdr>
    </w:div>
    <w:div w:id="2145074222">
      <w:marLeft w:val="640"/>
      <w:marRight w:val="0"/>
      <w:marTop w:val="0"/>
      <w:marBottom w:val="0"/>
      <w:divBdr>
        <w:top w:val="none" w:sz="0" w:space="0" w:color="auto"/>
        <w:left w:val="none" w:sz="0" w:space="0" w:color="auto"/>
        <w:bottom w:val="none" w:sz="0" w:space="0" w:color="auto"/>
        <w:right w:val="none" w:sz="0" w:space="0" w:color="auto"/>
      </w:divBdr>
    </w:div>
    <w:div w:id="2145731271">
      <w:marLeft w:val="640"/>
      <w:marRight w:val="0"/>
      <w:marTop w:val="0"/>
      <w:marBottom w:val="0"/>
      <w:divBdr>
        <w:top w:val="none" w:sz="0" w:space="0" w:color="auto"/>
        <w:left w:val="none" w:sz="0" w:space="0" w:color="auto"/>
        <w:bottom w:val="none" w:sz="0" w:space="0" w:color="auto"/>
        <w:right w:val="none" w:sz="0" w:space="0" w:color="auto"/>
      </w:divBdr>
    </w:div>
    <w:div w:id="2145929089">
      <w:marLeft w:val="640"/>
      <w:marRight w:val="0"/>
      <w:marTop w:val="0"/>
      <w:marBottom w:val="0"/>
      <w:divBdr>
        <w:top w:val="none" w:sz="0" w:space="0" w:color="auto"/>
        <w:left w:val="none" w:sz="0" w:space="0" w:color="auto"/>
        <w:bottom w:val="none" w:sz="0" w:space="0" w:color="auto"/>
        <w:right w:val="none" w:sz="0" w:space="0" w:color="auto"/>
      </w:divBdr>
    </w:div>
    <w:div w:id="2146267435">
      <w:marLeft w:val="640"/>
      <w:marRight w:val="0"/>
      <w:marTop w:val="0"/>
      <w:marBottom w:val="0"/>
      <w:divBdr>
        <w:top w:val="none" w:sz="0" w:space="0" w:color="auto"/>
        <w:left w:val="none" w:sz="0" w:space="0" w:color="auto"/>
        <w:bottom w:val="none" w:sz="0" w:space="0" w:color="auto"/>
        <w:right w:val="none" w:sz="0" w:space="0" w:color="auto"/>
      </w:divBdr>
    </w:div>
    <w:div w:id="2146655020">
      <w:marLeft w:val="640"/>
      <w:marRight w:val="0"/>
      <w:marTop w:val="0"/>
      <w:marBottom w:val="0"/>
      <w:divBdr>
        <w:top w:val="none" w:sz="0" w:space="0" w:color="auto"/>
        <w:left w:val="none" w:sz="0" w:space="0" w:color="auto"/>
        <w:bottom w:val="none" w:sz="0" w:space="0" w:color="auto"/>
        <w:right w:val="none" w:sz="0" w:space="0" w:color="auto"/>
      </w:divBdr>
    </w:div>
    <w:div w:id="2146656243">
      <w:marLeft w:val="640"/>
      <w:marRight w:val="0"/>
      <w:marTop w:val="0"/>
      <w:marBottom w:val="0"/>
      <w:divBdr>
        <w:top w:val="none" w:sz="0" w:space="0" w:color="auto"/>
        <w:left w:val="none" w:sz="0" w:space="0" w:color="auto"/>
        <w:bottom w:val="none" w:sz="0" w:space="0" w:color="auto"/>
        <w:right w:val="none" w:sz="0" w:space="0" w:color="auto"/>
      </w:divBdr>
    </w:div>
    <w:div w:id="2147118325">
      <w:marLeft w:val="640"/>
      <w:marRight w:val="0"/>
      <w:marTop w:val="0"/>
      <w:marBottom w:val="0"/>
      <w:divBdr>
        <w:top w:val="none" w:sz="0" w:space="0" w:color="auto"/>
        <w:left w:val="none" w:sz="0" w:space="0" w:color="auto"/>
        <w:bottom w:val="none" w:sz="0" w:space="0" w:color="auto"/>
        <w:right w:val="none" w:sz="0" w:space="0" w:color="auto"/>
      </w:divBdr>
    </w:div>
    <w:div w:id="2147160563">
      <w:marLeft w:val="640"/>
      <w:marRight w:val="0"/>
      <w:marTop w:val="0"/>
      <w:marBottom w:val="0"/>
      <w:divBdr>
        <w:top w:val="none" w:sz="0" w:space="0" w:color="auto"/>
        <w:left w:val="none" w:sz="0" w:space="0" w:color="auto"/>
        <w:bottom w:val="none" w:sz="0" w:space="0" w:color="auto"/>
        <w:right w:val="none" w:sz="0" w:space="0" w:color="auto"/>
      </w:divBdr>
    </w:div>
    <w:div w:id="214723952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brady@ucdavis.edu"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FA81C1B-378D-4428-8000-92A256E81796}"/>
      </w:docPartPr>
      <w:docPartBody>
        <w:p w:rsidR="007568D4" w:rsidRDefault="009C755A">
          <w:r w:rsidRPr="00941830">
            <w:rPr>
              <w:rStyle w:val="PlaceholderText"/>
            </w:rPr>
            <w:t>Click or tap here to enter text.</w:t>
          </w:r>
        </w:p>
      </w:docPartBody>
    </w:docPart>
    <w:docPart>
      <w:docPartPr>
        <w:name w:val="AA8BC1AA910D470CA875B77D03ACAC04"/>
        <w:category>
          <w:name w:val="General"/>
          <w:gallery w:val="placeholder"/>
        </w:category>
        <w:types>
          <w:type w:val="bbPlcHdr"/>
        </w:types>
        <w:behaviors>
          <w:behavior w:val="content"/>
        </w:behaviors>
        <w:guid w:val="{16D2A7F9-15E6-4E89-830E-5D84746401A1}"/>
      </w:docPartPr>
      <w:docPartBody>
        <w:p w:rsidR="007568D4" w:rsidRDefault="009C755A" w:rsidP="007568D4">
          <w:pPr>
            <w:pStyle w:val="AA8BC1AA910D470CA875B77D03ACAC04"/>
          </w:pPr>
          <w:r w:rsidRPr="00941830">
            <w:rPr>
              <w:rStyle w:val="PlaceholderText"/>
            </w:rPr>
            <w:t>Click or tap here to enter text.</w:t>
          </w:r>
        </w:p>
      </w:docPartBody>
    </w:docPart>
    <w:docPart>
      <w:docPartPr>
        <w:name w:val="8B43F1CF1D6F4FB0B31A61929DE67E92"/>
        <w:category>
          <w:name w:val="General"/>
          <w:gallery w:val="placeholder"/>
        </w:category>
        <w:types>
          <w:type w:val="bbPlcHdr"/>
        </w:types>
        <w:behaviors>
          <w:behavior w:val="content"/>
        </w:behaviors>
        <w:guid w:val="{C2DC6F1E-9630-4BE4-A2B5-E5D969147F0C}"/>
      </w:docPartPr>
      <w:docPartBody>
        <w:p w:rsidR="00AE24E9" w:rsidRDefault="009C755A" w:rsidP="00AE24E9">
          <w:pPr>
            <w:pStyle w:val="8B43F1CF1D6F4FB0B31A61929DE67E92"/>
          </w:pPr>
          <w:r w:rsidRPr="00941830">
            <w:rPr>
              <w:rStyle w:val="PlaceholderText"/>
            </w:rPr>
            <w:t>Click or tap here to enter text.</w:t>
          </w:r>
        </w:p>
      </w:docPartBody>
    </w:docPart>
    <w:docPart>
      <w:docPartPr>
        <w:name w:val="632198CB1C5A4052B81F0C95C43280C7"/>
        <w:category>
          <w:name w:val="General"/>
          <w:gallery w:val="placeholder"/>
        </w:category>
        <w:types>
          <w:type w:val="bbPlcHdr"/>
        </w:types>
        <w:behaviors>
          <w:behavior w:val="content"/>
        </w:behaviors>
        <w:guid w:val="{D7632D94-B1B2-4B4E-9FEC-8F283DD4E053}"/>
      </w:docPartPr>
      <w:docPartBody>
        <w:p w:rsidR="00AE24E9" w:rsidRDefault="009C755A" w:rsidP="00AE24E9">
          <w:pPr>
            <w:pStyle w:val="632198CB1C5A4052B81F0C95C43280C7"/>
          </w:pPr>
          <w:r w:rsidRPr="00941830">
            <w:rPr>
              <w:rStyle w:val="PlaceholderText"/>
            </w:rPr>
            <w:t>Click or tap here to enter text.</w:t>
          </w:r>
        </w:p>
      </w:docPartBody>
    </w:docPart>
    <w:docPart>
      <w:docPartPr>
        <w:name w:val="03C8E8A5889543FEB830B5FDC4FEA293"/>
        <w:category>
          <w:name w:val="General"/>
          <w:gallery w:val="placeholder"/>
        </w:category>
        <w:types>
          <w:type w:val="bbPlcHdr"/>
        </w:types>
        <w:behaviors>
          <w:behavior w:val="content"/>
        </w:behaviors>
        <w:guid w:val="{3FBEAA67-70F5-4FBB-ADD3-7767B4161282}"/>
      </w:docPartPr>
      <w:docPartBody>
        <w:p w:rsidR="002A7E09" w:rsidRDefault="009C755A" w:rsidP="000D5F0F">
          <w:pPr>
            <w:pStyle w:val="03C8E8A5889543FEB830B5FDC4FEA293"/>
          </w:pPr>
          <w:r w:rsidRPr="00941830">
            <w:rPr>
              <w:rStyle w:val="PlaceholderText"/>
            </w:rPr>
            <w:t>Click or tap here to enter text.</w:t>
          </w:r>
        </w:p>
      </w:docPartBody>
    </w:docPart>
    <w:docPart>
      <w:docPartPr>
        <w:name w:val="BC1FF9FACC1B471FA6B9D6EB877D160D"/>
        <w:category>
          <w:name w:val="General"/>
          <w:gallery w:val="placeholder"/>
        </w:category>
        <w:types>
          <w:type w:val="bbPlcHdr"/>
        </w:types>
        <w:behaviors>
          <w:behavior w:val="content"/>
        </w:behaviors>
        <w:guid w:val="{A7707223-E0AA-4D25-B41C-B572C249AD56}"/>
      </w:docPartPr>
      <w:docPartBody>
        <w:p w:rsidR="00D85245" w:rsidRDefault="00D94BE4" w:rsidP="00D94BE4">
          <w:pPr>
            <w:pStyle w:val="BC1FF9FACC1B471FA6B9D6EB877D160D"/>
          </w:pPr>
          <w:r w:rsidRPr="00941830">
            <w:rPr>
              <w:rStyle w:val="PlaceholderText"/>
            </w:rPr>
            <w:t>Click or tap here to enter text.</w:t>
          </w:r>
        </w:p>
      </w:docPartBody>
    </w:docPart>
    <w:docPart>
      <w:docPartPr>
        <w:name w:val="64E01E407CBF4C8188504EC7525AC107"/>
        <w:category>
          <w:name w:val="General"/>
          <w:gallery w:val="placeholder"/>
        </w:category>
        <w:types>
          <w:type w:val="bbPlcHdr"/>
        </w:types>
        <w:behaviors>
          <w:behavior w:val="content"/>
        </w:behaviors>
        <w:guid w:val="{8017AF96-1E3E-4907-AFC5-9E47ECBB7969}"/>
      </w:docPartPr>
      <w:docPartBody>
        <w:p w:rsidR="009C755A" w:rsidRDefault="009C755A" w:rsidP="009C755A">
          <w:pPr>
            <w:pStyle w:val="64E01E407CBF4C8188504EC7525AC107"/>
          </w:pPr>
          <w:r w:rsidRPr="00941830">
            <w:rPr>
              <w:rStyle w:val="PlaceholderText"/>
            </w:rPr>
            <w:t>Click or tap here to enter text.</w:t>
          </w:r>
        </w:p>
      </w:docPartBody>
    </w:docPart>
    <w:docPart>
      <w:docPartPr>
        <w:name w:val="A476B1D2B3BB4520AA1525C8A2B3E161"/>
        <w:category>
          <w:name w:val="General"/>
          <w:gallery w:val="placeholder"/>
        </w:category>
        <w:types>
          <w:type w:val="bbPlcHdr"/>
        </w:types>
        <w:behaviors>
          <w:behavior w:val="content"/>
        </w:behaviors>
        <w:guid w:val="{4E58850A-58AC-4DFA-91B3-0959DA2C663F}"/>
      </w:docPartPr>
      <w:docPartBody>
        <w:p w:rsidR="009C2B00" w:rsidRDefault="007D777A" w:rsidP="007D777A">
          <w:pPr>
            <w:pStyle w:val="A476B1D2B3BB4520AA1525C8A2B3E161"/>
          </w:pPr>
          <w:r w:rsidRPr="00941830">
            <w:rPr>
              <w:rStyle w:val="PlaceholderText"/>
            </w:rPr>
            <w:t>Click or tap here to enter text.</w:t>
          </w:r>
        </w:p>
      </w:docPartBody>
    </w:docPart>
    <w:docPart>
      <w:docPartPr>
        <w:name w:val="81F129B2CC22478180839C5B72A1E39D"/>
        <w:category>
          <w:name w:val="General"/>
          <w:gallery w:val="placeholder"/>
        </w:category>
        <w:types>
          <w:type w:val="bbPlcHdr"/>
        </w:types>
        <w:behaviors>
          <w:behavior w:val="content"/>
        </w:behaviors>
        <w:guid w:val="{66464EEA-E6F2-4C7A-81B1-F6DB24C5EDB0}"/>
      </w:docPartPr>
      <w:docPartBody>
        <w:p w:rsidR="00D21A2F" w:rsidRDefault="009C2B00" w:rsidP="009C2B00">
          <w:pPr>
            <w:pStyle w:val="81F129B2CC22478180839C5B72A1E39D"/>
          </w:pPr>
          <w:r w:rsidRPr="00941830">
            <w:rPr>
              <w:rStyle w:val="PlaceholderText"/>
            </w:rPr>
            <w:t>Click or tap here to enter text.</w:t>
          </w:r>
        </w:p>
      </w:docPartBody>
    </w:docPart>
    <w:docPart>
      <w:docPartPr>
        <w:name w:val="25BC1A6392FD4A18A6C0F4E5C9D48DC7"/>
        <w:category>
          <w:name w:val="General"/>
          <w:gallery w:val="placeholder"/>
        </w:category>
        <w:types>
          <w:type w:val="bbPlcHdr"/>
        </w:types>
        <w:behaviors>
          <w:behavior w:val="content"/>
        </w:behaviors>
        <w:guid w:val="{B3126683-AC42-4831-9919-A6B1036CD9A3}"/>
      </w:docPartPr>
      <w:docPartBody>
        <w:p w:rsidR="009F1DF7" w:rsidRDefault="00CE49BB" w:rsidP="00CE49BB">
          <w:pPr>
            <w:pStyle w:val="25BC1A6392FD4A18A6C0F4E5C9D48DC7"/>
          </w:pPr>
          <w:r w:rsidRPr="00941830">
            <w:rPr>
              <w:rStyle w:val="PlaceholderText"/>
            </w:rPr>
            <w:t>Click or tap here to enter text.</w:t>
          </w:r>
        </w:p>
      </w:docPartBody>
    </w:docPart>
    <w:docPart>
      <w:docPartPr>
        <w:name w:val="0E48EB149B1F4807B58F2317A8678D4A"/>
        <w:category>
          <w:name w:val="General"/>
          <w:gallery w:val="placeholder"/>
        </w:category>
        <w:types>
          <w:type w:val="bbPlcHdr"/>
        </w:types>
        <w:behaviors>
          <w:behavior w:val="content"/>
        </w:behaviors>
        <w:guid w:val="{67607823-D08E-4708-BF8D-450EE87CB293}"/>
      </w:docPartPr>
      <w:docPartBody>
        <w:p w:rsidR="00654335" w:rsidRDefault="00C4326E" w:rsidP="00C4326E">
          <w:pPr>
            <w:pStyle w:val="0E48EB149B1F4807B58F2317A8678D4A"/>
          </w:pPr>
          <w:r w:rsidRPr="00941830">
            <w:rPr>
              <w:rStyle w:val="PlaceholderText"/>
            </w:rPr>
            <w:t>Click or tap here to enter text.</w:t>
          </w:r>
        </w:p>
      </w:docPartBody>
    </w:docPart>
    <w:docPart>
      <w:docPartPr>
        <w:name w:val="07BACA2C623747D29AFA784A320F34F4"/>
        <w:category>
          <w:name w:val="General"/>
          <w:gallery w:val="placeholder"/>
        </w:category>
        <w:types>
          <w:type w:val="bbPlcHdr"/>
        </w:types>
        <w:behaviors>
          <w:behavior w:val="content"/>
        </w:behaviors>
        <w:guid w:val="{25E26573-98C8-4661-B21C-6C7AAD2F4EA9}"/>
      </w:docPartPr>
      <w:docPartBody>
        <w:p w:rsidR="00654335" w:rsidRDefault="00C4326E" w:rsidP="00C4326E">
          <w:pPr>
            <w:pStyle w:val="07BACA2C623747D29AFA784A320F34F4"/>
          </w:pPr>
          <w:r w:rsidRPr="0094183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D4"/>
    <w:rsid w:val="00054783"/>
    <w:rsid w:val="000674A9"/>
    <w:rsid w:val="000B4459"/>
    <w:rsid w:val="000B466A"/>
    <w:rsid w:val="000D5F0F"/>
    <w:rsid w:val="000E2043"/>
    <w:rsid w:val="00121D78"/>
    <w:rsid w:val="001D2FF9"/>
    <w:rsid w:val="0021223D"/>
    <w:rsid w:val="002157D0"/>
    <w:rsid w:val="002623BC"/>
    <w:rsid w:val="00270E2D"/>
    <w:rsid w:val="00277810"/>
    <w:rsid w:val="002A7E09"/>
    <w:rsid w:val="00363E10"/>
    <w:rsid w:val="00455E15"/>
    <w:rsid w:val="004949EB"/>
    <w:rsid w:val="004A0F5A"/>
    <w:rsid w:val="00501D71"/>
    <w:rsid w:val="005C1DA0"/>
    <w:rsid w:val="00654335"/>
    <w:rsid w:val="00684962"/>
    <w:rsid w:val="006A0CEB"/>
    <w:rsid w:val="006D295E"/>
    <w:rsid w:val="007031BE"/>
    <w:rsid w:val="00717A78"/>
    <w:rsid w:val="00746051"/>
    <w:rsid w:val="007463F7"/>
    <w:rsid w:val="007568D4"/>
    <w:rsid w:val="007D777A"/>
    <w:rsid w:val="00857184"/>
    <w:rsid w:val="0087664A"/>
    <w:rsid w:val="00904E3E"/>
    <w:rsid w:val="00981F37"/>
    <w:rsid w:val="009B4EA3"/>
    <w:rsid w:val="009C2B00"/>
    <w:rsid w:val="009C755A"/>
    <w:rsid w:val="009E120B"/>
    <w:rsid w:val="009F0306"/>
    <w:rsid w:val="009F1DF7"/>
    <w:rsid w:val="00AB175A"/>
    <w:rsid w:val="00AE24E9"/>
    <w:rsid w:val="00B02420"/>
    <w:rsid w:val="00B35D25"/>
    <w:rsid w:val="00B85DC2"/>
    <w:rsid w:val="00BA4A39"/>
    <w:rsid w:val="00C2341B"/>
    <w:rsid w:val="00C374A1"/>
    <w:rsid w:val="00C41CF3"/>
    <w:rsid w:val="00C4326E"/>
    <w:rsid w:val="00C70DE1"/>
    <w:rsid w:val="00CA7C14"/>
    <w:rsid w:val="00CE49BB"/>
    <w:rsid w:val="00D049BB"/>
    <w:rsid w:val="00D069C2"/>
    <w:rsid w:val="00D21A2F"/>
    <w:rsid w:val="00D66063"/>
    <w:rsid w:val="00D75757"/>
    <w:rsid w:val="00D85245"/>
    <w:rsid w:val="00D94BE4"/>
    <w:rsid w:val="00DA0710"/>
    <w:rsid w:val="00DD4AC0"/>
    <w:rsid w:val="00E50CB8"/>
    <w:rsid w:val="00EC783A"/>
    <w:rsid w:val="00F02AAD"/>
    <w:rsid w:val="00FC55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26E"/>
    <w:rPr>
      <w:color w:val="666666"/>
    </w:rPr>
  </w:style>
  <w:style w:type="paragraph" w:customStyle="1" w:styleId="8B43F1CF1D6F4FB0B31A61929DE67E92">
    <w:name w:val="8B43F1CF1D6F4FB0B31A61929DE67E92"/>
    <w:rsid w:val="00AE24E9"/>
  </w:style>
  <w:style w:type="paragraph" w:customStyle="1" w:styleId="AA8BC1AA910D470CA875B77D03ACAC04">
    <w:name w:val="AA8BC1AA910D470CA875B77D03ACAC04"/>
    <w:rsid w:val="007568D4"/>
  </w:style>
  <w:style w:type="paragraph" w:customStyle="1" w:styleId="03C8E8A5889543FEB830B5FDC4FEA293">
    <w:name w:val="03C8E8A5889543FEB830B5FDC4FEA293"/>
    <w:rsid w:val="000D5F0F"/>
  </w:style>
  <w:style w:type="paragraph" w:customStyle="1" w:styleId="632198CB1C5A4052B81F0C95C43280C7">
    <w:name w:val="632198CB1C5A4052B81F0C95C43280C7"/>
    <w:rsid w:val="00AE24E9"/>
  </w:style>
  <w:style w:type="paragraph" w:customStyle="1" w:styleId="BC1FF9FACC1B471FA6B9D6EB877D160D">
    <w:name w:val="BC1FF9FACC1B471FA6B9D6EB877D160D"/>
    <w:rsid w:val="00D94BE4"/>
  </w:style>
  <w:style w:type="paragraph" w:customStyle="1" w:styleId="81F129B2CC22478180839C5B72A1E39D">
    <w:name w:val="81F129B2CC22478180839C5B72A1E39D"/>
    <w:rsid w:val="009C2B00"/>
  </w:style>
  <w:style w:type="paragraph" w:customStyle="1" w:styleId="64E01E407CBF4C8188504EC7525AC107">
    <w:name w:val="64E01E407CBF4C8188504EC7525AC107"/>
    <w:rsid w:val="009C755A"/>
  </w:style>
  <w:style w:type="paragraph" w:customStyle="1" w:styleId="A476B1D2B3BB4520AA1525C8A2B3E161">
    <w:name w:val="A476B1D2B3BB4520AA1525C8A2B3E161"/>
    <w:rsid w:val="007D777A"/>
  </w:style>
  <w:style w:type="paragraph" w:customStyle="1" w:styleId="25BC1A6392FD4A18A6C0F4E5C9D48DC7">
    <w:name w:val="25BC1A6392FD4A18A6C0F4E5C9D48DC7"/>
    <w:rsid w:val="00CE49BB"/>
  </w:style>
  <w:style w:type="paragraph" w:customStyle="1" w:styleId="0E48EB149B1F4807B58F2317A8678D4A">
    <w:name w:val="0E48EB149B1F4807B58F2317A8678D4A"/>
    <w:rsid w:val="00C4326E"/>
  </w:style>
  <w:style w:type="paragraph" w:customStyle="1" w:styleId="07BACA2C623747D29AFA784A320F34F4">
    <w:name w:val="07BACA2C623747D29AFA784A320F34F4"/>
    <w:rsid w:val="00C432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D76DF3-E71D-49C9-9005-8E1F6C6B7355}">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0234654569"/>
    <we:property name="MENDELEY_CITATIONS" value="[{&quot;citationID&quot;:&quot;MENDELEY_CITATION_36cb2deb-d643-41a7-83e4-514b5bbe625d&quot;,&quot;properties&quot;:{&quot;noteIndex&quot;:0},&quot;isEdited&quot;:false,&quot;manualOverride&quot;:{&quot;isManuallyOverridden&quot;:false,&quot;citeprocText&quot;:&quot;[1]&quot;,&quot;manualOverrideText&quot;:&quot;&quot;},&quot;citationTag&quot;:&quot;MENDELEY_CITATION_v3_eyJjaXRhdGlvbklEIjoiTUVOREVMRVlfQ0lUQVRJT05fMzZjYjJkZWItZDY0My00MWE3LTgzZTQtNTE0YjViYmU2MjVkIiwicHJvcGVydGllcyI6eyJub3RlSW5kZXgiOjB9LCJpc0VkaXRlZCI6ZmFsc2UsIm1hbnVhbE92ZXJyaWRlIjp7ImlzTWFudWFsbHlPdmVycmlkZGVuIjpmYWxzZSwiY2l0ZXByb2NUZXh0IjoiWzFd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c6d1b028-2eef-49be-8225-16df85580649&quot;,&quot;properties&quot;:{&quot;noteIndex&quot;:0},&quot;isEdited&quot;:false,&quot;manualOverride&quot;:{&quot;isManuallyOverridden&quot;:false,&quot;citeprocText&quot;:&quot;[2]&quot;,&quot;manualOverrideText&quot;:&quot;&quot;},&quot;citationTag&quot;:&quot;MENDELEY_CITATION_v3_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&quot;,&quot;citationItems&quot;:[{&quot;id&quot;:&quot;1a9824aa-6447-3ead-bfbb-4984b00d7cba&quot;,&quot;itemData&quot;:{&quot;type&quot;:&quot;article-journal&quot;,&quot;id&quot;:&quot;1a9824aa-6447-3ead-bfbb-4984b00d7cba&quot;,&quot;title&quot;:&quot;Tumor microenvironment as a therapeutic target in cancer&quot;,&quot;author&quot;:[{&quot;family&quot;:&quot;Xiao&quot;,&quot;given&quot;:&quot;Yi&quot;,&quot;parse-names&quot;:false,&quot;dropping-particle&quot;:&quot;&quot;,&quot;non-dropping-particle&quot;:&quot;&quot;},{&quot;family&quot;:&quot;Yu&quot;,&quot;given&quot;:&quot;Dihua&quot;,&quot;parse-names&quot;:false,&quot;dropping-particle&quot;:&quot;&quot;,&quot;non-dropping-particle&quot;:&quot;&quot;}],&quot;container-title&quot;:&quot;Pharmacology &amp; therapeutics&quot;,&quot;container-title-short&quot;:&quot;Pharmacol. Ther.&quot;,&quot;accessed&quot;:{&quot;date-parts&quot;:[[2025,7,29]]},&quot;DOI&quot;:&quot;10.1016/J.PHARMTHERA.2020.107753&quot;,&quot;ISSN&quot;:&quot;1879016X&quot;,&quot;PMID&quot;:&quot;33259885&quot;,&quot;URL&quot;:&quot;https://pmc.ncbi.nlm.nih.gov/articles/PMC8084948/&quot;,&quot;issued&quot;:{&quot;date-parts&quot;:[[2020,5,1]]},&quot;page&quot;:&quot;107753&quot;,&quot;abstract&quot;:&quot;Tumor microenvironment denotes the non-cancerous cells and components presented in the tumor, including molecules produced and released by them. The constant interactions between tumor cells and the tumor microenvironment play decisive roles in tumor initiation, progression, metastasis, and response to therapies. The tumor microenvironment as a therapeutic target in cancer has attracted great research and clinical interest. Here we summarize the current progress in targeting the tumor microenvironment in both drug development and clinical trials; highlight challenges in targeting the tumor microenvironment to achieve therapeutic efficacy; explore new technologies and approaches to better decipher the tumor microenvironment; and discuss strategies to intervene in the pro-tumor microenvironment and maximize therapeutic benefits.&quot;,&quot;publisher&quot;:&quot;Elsevier Inc.&quot;,&quot;volume&quot;:&quot;221&quot;},&quot;isTemporary&quot;:false}]},{&quot;citationID&quot;:&quot;MENDELEY_CITATION_7d223029-b242-4df4-b487-aba4e3ef5466&quot;,&quot;properties&quot;:{&quot;noteIndex&quot;:0},&quot;isEdited&quot;:false,&quot;manualOverride&quot;:{&quot;isManuallyOverridden&quot;:false,&quot;citeprocText&quot;:&quot;[3]&quot;,&quot;manualOverrideText&quot;:&quot;&quot;},&quot;citationTag&quot;:&quot;MENDELEY_CITATION_v3_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&quot;,&quot;citationItems&quot;:[{&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fac318e8-627c-4052-9eef-21b94c564e94&quot;,&quot;properties&quot;:{&quot;noteIndex&quot;:0},&quot;isEdited&quot;:false,&quot;manualOverride&quot;:{&quot;isManuallyOverridden&quot;:false,&quot;citeprocText&quot;:&quot;[4]&quot;,&quot;manualOverrideText&quot;:&quot;&quot;},&quot;citationTag&quot;:&quot;MENDELEY_CITATION_v3_eyJjaXRhdGlvbklEIjoiTUVOREVMRVlfQ0lUQVRJT05fZmFjMzE4ZTgtNjI3Yy00MDUyLTllZWYtMjFiOTRjNTY0ZTk0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265777d5-319b-415e-9bfb-cfe988ba5698&quot;,&quot;properties&quot;:{&quot;noteIndex&quot;:0},&quot;isEdited&quot;:false,&quot;manualOverride&quot;:{&quot;isManuallyOverridden&quot;:false,&quot;citeprocText&quot;:&quot;[5]&quot;,&quot;manualOverrideText&quot;:&quot;&quot;},&quot;citationTag&quot;:&quot;MENDELEY_CITATION_v3_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&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62fca644-45d5-44bc-95be-1149239d6d7b&quot;,&quot;properties&quot;:{&quot;noteIndex&quot;:0},&quot;isEdited&quot;:false,&quot;manualOverride&quot;:{&quot;isManuallyOverridden&quot;:false,&quot;citeprocText&quot;:&quot;[6,7]&quot;,&quot;manualOverrideText&quot;:&quot;&quot;},&quot;citationTag&quot;:&quot;MENDELEY_CITATION_v3_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XX0=&quot;,&quot;citationItems&quot;:[{&quot;id&quot;:&quot;d04d64f4-b99c-348f-a780-1d11070f62fc&quot;,&quot;itemData&quot;:{&quot;type&quot;:&quot;article-journal&quot;,&quot;id&quot;:&quot;d04d64f4-b99c-348f-a780-1d11070f62fc&quot;,&quot;title&quot;:&quot;Emerging Translational Opportunities in Comparative Oncology With Companion Canine Cancers: Radiation Oncology&quot;,&quot;author&quot;:[{&quot;family&quot;:&quot;Nolan&quot;,&quot;given&quot;:&quot;Michael W.&quot;,&quot;parse-names&quot;:false,&quot;dropping-particle&quot;:&quot;&quot;,&quot;non-dropping-particle&quot;:&quot;&quot;},{&quot;family&quot;:&quot;Kent&quot;,&quot;given&quot;:&quot;Michael S.&quot;,&quot;parse-names&quot;:false,&quot;dropping-particle&quot;:&quot;&quot;,&quot;non-dropping-particle&quot;:&quot;&quot;},{&quot;family&quot;:&quot;Boss&quot;,&quot;given&quot;:&quot;Mary Keara&quot;,&quot;parse-names&quot;:false,&quot;dropping-particle&quot;:&quot;&quot;,&quot;non-dropping-particle&quot;:&quot;&quot;}],&quot;container-title&quot;:&quot;Frontiers in Oncology&quot;,&quot;container-title-short&quot;:&quot;Front. Oncol.&quot;,&quot;accessed&quot;:{&quot;date-parts&quot;:[[2026,1,14]]},&quot;DOI&quot;:&quot;10.3389/FONC.2019.01291/EPUB&quot;,&quot;ISSN&quot;:&quot;2234943X&quot;,&quot;URL&quot;:&quot;www.frontiersin.org&quot;,&quot;issued&quot;:{&quot;date-parts&quot;:[[2019,11,22]]},&quot;page&quot;:&quot;494075&quot;,&quot;abstract&quot;:&quot;It is estimated that more than 6 million pet dogs are diagnosed with cancer annually in the USA. Both primary care and specialist veterinarians are frequently called upon to provide clinical care that improves the quality and/or quantity of life for affected animals. Because these cancers develop spontaneously in animals that often share the same environment as their owners, have intact immune systems and are of similar size to humans, and because the diagnostic tests and treatments for these cancers are similar to those used for management of human cancers, canine cancer provides an opportunity for research that simultaneously helps improve both canine and human health care. This is especially true in the field of radiation oncology, for which there is a rich and continually evolving history of learning from the careful study of pet dogs undergoing various forms of radiotherapy. The purpose of this review article is to inform readers of the potential utility and limitations of using dogs in that manner; the peer-reviewed literature will be critically reviewed, and current research efforts will be discussed. The article concludes with a look toward promising future directions and applications of this pet dog “model”.&quot;,&quot;publisher&quot;:&quot;Frontiers Media S.A.&quot;,&quot;volume&quot;:&quot;9&quot;},&quot;isTemporary&quot;:false},{&quot;id&quot;:&quot;69d657d4-dd46-3078-8a93-9f077cfa89f9&quot;,&quot;itemData&quot;:{&quot;type&quot;:&quot;article-journal&quot;,&quot;id&quot;:&quot;69d657d4-dd46-3078-8a93-9f077cfa89f9&quot;,&quot;title&quot;:&quot;The promise of immunotherapeutic strategies to advance cancer treatment in pet dogs&quot;,&quot;author&quot;:[{&quot;family&quot;:&quot;Hampel&quot;,&quot;given&quot;:&quot;Jordan M.&quot;,&quot;parse-names&quot;:false,&quot;dropping-particle&quot;:&quot;&quot;,&quot;non-dropping-particle&quot;:&quot;&quot;},{&quot;family&quot;:&quot;Cheuk&quot;,&quot;given&quot;:&quot;Natrine&quot;,&quot;parse-names&quot;:false,&quot;dropping-particle&quot;:&quot;&quot;,&quot;non-dropping-particle&quot;:&quot;&quot;},{&quot;family&quot;:&quot;Barbosa&quot;,&quot;given&quot;:&quot;Matheus Moreno P.&quot;,&quot;parse-names&quot;:false,&quot;dropping-particle&quot;:&quot;&quot;,&quot;non-dropping-particle&quot;:&quot;&quot;},{&quot;family&quot;:&quot;Fan&quot;,&quot;given&quot;:&quot;Timothy M.&quot;,&quot;parse-names&quot;:false,&quot;dropping-particle&quot;:&quot;&quot;,&quot;non-dropping-particle&quot;:&quot;&quot;}],&quot;container-title&quot;:&quot;Journal of the American Veterinary Medical Association&quot;,&quot;container-title-short&quot;:&quot;J. Am. Vet. Med. Assoc.&quot;,&quot;accessed&quot;:{&quot;date-parts&quot;:[[2026,1,13]]},&quot;DOI&quot;:&quot;10.2460/JAVMA.24.08.0532&quot;,&quot;ISSN&quot;:&quot;1943569X&quot;,&quot;PMID&quot;:&quot;39393401&quot;,&quot;URL&quot;:&quot;https://avmajournals.avma.org/view/journals/javma/262/12/javma.24.08.0532.xml&quot;,&quot;issued&quot;:{&quot;date-parts&quot;:[[2024,12,1]]},&quot;page&quot;:&quot;1583-1593&quot;,&quot;abstract&quot;:&quot;In this article, which is part of the Currents in One Health series, principles of immunotherapeutics are discussed and their clinical exploration in dogs reviewed with emphasis on their translatability for improving treatment of commonly diagnosed cancers. With increasing longevity and sustained quality of life in pet dogs through dietary, environmental awareness, and preventative medical practices, the geriatric pet population has continued to steadily grow and, consequently, so have age-related pathologies. Not surprisingly, cancer is the most common cause of mortality in elderly dogs, accounting for 1 in 4 deaths in dogs &gt; 10 years of age. Importantly, some cancer types that arise spontaneously in pet dogs are similar to cancers afflicting people. The shared clinical and biological behaviors of certain cancers observed in pet dogs and people underscore the opportunity to leverage comparative oncology studies, which can accelerate the validation and clinical implementation of innovative therapies that can benefit pet dogs and ultimately guide these strategies toward clinical practice in people too. In the era of immunotherapy, the inclusion of pet dogs that develop cancers under an intact immune system affords a unique and high-value opportunity to study the evolving nature of cancers shaped by immunosurveillance pressures. Complementing these discovery efforts and through a comparative oncology approach, the exploration and clinical validation of novel immunotherapeutic strategies in pet dogs can be foundational for defining the safety and immune-activating potential of new anticancer immune approaches that hold promise to transform cancer treatment in both pets and people alike.&quot;,&quot;publisher&quot;:&quot;American Veterinary Medical Association&quot;,&quot;issue&quot;:&quot;12&quot;,&quot;volume&quot;:&quot;262&quot;},&quot;isTemporary&quot;:false}]},{&quot;citationID&quot;:&quot;MENDELEY_CITATION_914b5526-9f28-4ee2-a498-7fbde0aea68a&quot;,&quot;properties&quot;:{&quot;noteIndex&quot;:0},&quot;isEdited&quot;:false,&quot;manualOverride&quot;:{&quot;isManuallyOverridden&quot;:false,&quot;citeprocText&quot;:&quot;[8]&quot;,&quot;manualOverrideText&quot;:&quot;&quot;},&quot;citationTag&quot;:&quot;MENDELEY_CITATION_v3_eyJjaXRhdGlvbklEIjoiTUVOREVMRVlfQ0lUQVRJT05fOTE0YjU1MjYtOWYyOC00ZWUyLWE0OTgtN2ZiZGUwYWVhNjhhIiwicHJvcGVydGllcyI6eyJub3RlSW5kZXgiOjB9LCJpc0VkaXRlZCI6ZmFsc2UsIm1hbnVhbE92ZXJyaWRlIjp7ImlzTWFudWFsbHlPdmVycmlkZGVuIjpmYWxzZSwiY2l0ZXByb2NUZXh0IjoiWzh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XX0=&quot;,&quot;citationItems&quot;:[{&quot;id&quot;:&quot;f6842cf5-630e-3624-b78d-91f3d1cd6385&quot;,&quot;itemData&quot;:{&quot;type&quot;:&quot;article-journal&quot;,&quot;id&quot;:&quot;f6842cf5-630e-3624-b78d-91f3d1cd6385&quot;,&quot;title&quot;:&quot;Human immuno-therapeutics for cancer treatment of dogs?&quot;,&quot;author&quot;:[{&quot;family&quot;:&quot;Klingemann&quot;,&quot;given&quot;:&quot;Hans&quot;,&quot;parse-names&quot;:false,&quot;dropping-particle&quot;:&quot;&quot;,&quot;non-dropping-particle&quot;:&quot;&quot;}],&quot;container-title&quot;:&quot;Frontiers in Veterinary Science&quot;,&quot;container-title-short&quot;:&quot;Front. Vet. Sci.&quot;,&quot;accessed&quot;:{&quot;date-parts&quot;:[[2026,1,13]]},&quot;DOI&quot;:&quot;10.3389/FVETS.2025.1593333/BIBTEX&quot;,&quot;ISSN&quot;:&quot;22971769&quot;,&quot;issued&quot;:{&quot;date-parts&quot;:[[2025,7,2]]},&quot;page&quot;:&quot;1593333&quot;,&quot;abstract&quot;:&quot;Immunotherapy for humans has enjoyed a recent boost of treatment options that, however, has not translated into the veterinary field. Developments like monoclonal antibodies against immune checkpoint inhibitors and tumor-specific CAR-T cells have broadened treatment options for human cancer patients but the canine space has not benefited from those advancements. These novel treatments are expensive to develop for the canine market and are not necessarily promising a significant financial return for the pharmaceutical industry. Hence the question is whether there are immunotherapies that work for humans and that also have some cross-species (xenogeneic) activity in dogs, but at the same time have only minimal side effects and are affordably priced. Can such an approach be considered at all assuming that the disparity could result in an immediate rejection of the administered ‘product’ with all the potential side effects? Maybe this assumption is not necessarily founded on solid data and this brief review attempts to summarize of what is actually known on the treatment of canine cancers with human immuno-therapeutics.&quot;,&quot;publisher&quot;:&quot;Frontiers Media SA&quot;,&quot;volume&quot;:&quot;12&quot;},&quot;isTemporary&quot;:false}]},{&quot;citationID&quot;:&quot;MENDELEY_CITATION_229e27c9-86fb-4113-ab4d-0c7633b2bb13&quot;,&quot;properties&quot;:{&quot;noteIndex&quot;:0},&quot;isEdited&quot;:false,&quot;manualOverride&quot;:{&quot;isManuallyOverridden&quot;:false,&quot;citeprocText&quot;:&quot;[7–9]&quot;,&quot;manualOverrideText&quot;:&quot;&quot;},&quot;citationTag&quot;:&quot;MENDELEY_CITATION_v3_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&quot;,&quot;citationItems&quot;:[{&quot;id&quot;:&quot;f6842cf5-630e-3624-b78d-91f3d1cd6385&quot;,&quot;itemData&quot;:{&quot;type&quot;:&quot;article-journal&quot;,&quot;id&quot;:&quot;f6842cf5-630e-3624-b78d-91f3d1cd6385&quot;,&quot;title&quot;:&quot;Human immuno-therapeutics for cancer treatment of dogs?&quot;,&quot;author&quot;:[{&quot;family&quot;:&quot;Klingemann&quot;,&quot;given&quot;:&quot;Hans&quot;,&quot;parse-names&quot;:false,&quot;dropping-particle&quot;:&quot;&quot;,&quot;non-dropping-particle&quot;:&quot;&quot;}],&quot;container-title&quot;:&quot;Frontiers in Veterinary Science&quot;,&quot;container-title-short&quot;:&quot;Front. Vet. Sci.&quot;,&quot;accessed&quot;:{&quot;date-parts&quot;:[[2026,1,13]]},&quot;DOI&quot;:&quot;10.3389/FVETS.2025.1593333/BIBTEX&quot;,&quot;ISSN&quot;:&quot;22971769&quot;,&quot;issued&quot;:{&quot;date-parts&quot;:[[2025,7,2]]},&quot;page&quot;:&quot;1593333&quot;,&quot;abstract&quot;:&quot;Immunotherapy for humans has enjoyed a recent boost of treatment options that, however, has not translated into the veterinary field. Developments like monoclonal antibodies against immune checkpoint inhibitors and tumor-specific CAR-T cells have broadened treatment options for human cancer patients but the canine space has not benefited from those advancements. These novel treatments are expensive to develop for the canine market and are not necessarily promising a significant financial return for the pharmaceutical industry. Hence the question is whether there are immunotherapies that work for humans and that also have some cross-species (xenogeneic) activity in dogs, but at the same time have only minimal side effects and are affordably priced. Can such an approach be considered at all assuming that the disparity could result in an immediate rejection of the administered ‘product’ with all the potential side effects? Maybe this assumption is not necessarily founded on solid data and this brief review attempts to summarize of what is actually known on the treatment of canine cancers with human immuno-therapeutics.&quot;,&quot;publisher&quot;:&quot;Frontiers Media SA&quot;,&quot;volume&quot;:&quot;12&quot;},&quot;isTemporary&quot;:false},{&quot;id&quot;:&quot;69d657d4-dd46-3078-8a93-9f077cfa89f9&quot;,&quot;itemData&quot;:{&quot;type&quot;:&quot;article-journal&quot;,&quot;id&quot;:&quot;69d657d4-dd46-3078-8a93-9f077cfa89f9&quot;,&quot;title&quot;:&quot;The promise of immunotherapeutic strategies to advance cancer treatment in pet dogs&quot;,&quot;author&quot;:[{&quot;family&quot;:&quot;Hampel&quot;,&quot;given&quot;:&quot;Jordan M.&quot;,&quot;parse-names&quot;:false,&quot;dropping-particle&quot;:&quot;&quot;,&quot;non-dropping-particle&quot;:&quot;&quot;},{&quot;family&quot;:&quot;Cheuk&quot;,&quot;given&quot;:&quot;Natrine&quot;,&quot;parse-names&quot;:false,&quot;dropping-particle&quot;:&quot;&quot;,&quot;non-dropping-particle&quot;:&quot;&quot;},{&quot;family&quot;:&quot;Barbosa&quot;,&quot;given&quot;:&quot;Matheus Moreno P.&quot;,&quot;parse-names&quot;:false,&quot;dropping-particle&quot;:&quot;&quot;,&quot;non-dropping-particle&quot;:&quot;&quot;},{&quot;family&quot;:&quot;Fan&quot;,&quot;given&quot;:&quot;Timothy M.&quot;,&quot;parse-names&quot;:false,&quot;dropping-particle&quot;:&quot;&quot;,&quot;non-dropping-particle&quot;:&quot;&quot;}],&quot;container-title&quot;:&quot;Journal of the American Veterinary Medical Association&quot;,&quot;container-title-short&quot;:&quot;J. Am. Vet. Med. Assoc.&quot;,&quot;accessed&quot;:{&quot;date-parts&quot;:[[2026,1,13]]},&quot;DOI&quot;:&quot;10.2460/JAVMA.24.08.0532&quot;,&quot;ISSN&quot;:&quot;1943569X&quot;,&quot;PMID&quot;:&quot;39393401&quot;,&quot;URL&quot;:&quot;https://avmajournals.avma.org/view/journals/javma/262/12/javma.24.08.0532.xml&quot;,&quot;issued&quot;:{&quot;date-parts&quot;:[[2024,12,1]]},&quot;page&quot;:&quot;1583-1593&quot;,&quot;abstract&quot;:&quot;In this article, which is part of the Currents in One Health series, principles of immunotherapeutics are discussed and their clinical exploration in dogs reviewed with emphasis on their translatability for improving treatment of commonly diagnosed cancers. With increasing longevity and sustained quality of life in pet dogs through dietary, environmental awareness, and preventative medical practices, the geriatric pet population has continued to steadily grow and, consequently, so have age-related pathologies. Not surprisingly, cancer is the most common cause of mortality in elderly dogs, accounting for 1 in 4 deaths in dogs &gt; 10 years of age. Importantly, some cancer types that arise spontaneously in pet dogs are similar to cancers afflicting people. The shared clinical and biological behaviors of certain cancers observed in pet dogs and people underscore the opportunity to leverage comparative oncology studies, which can accelerate the validation and clinical implementation of innovative therapies that can benefit pet dogs and ultimately guide these strategies toward clinical practice in people too. In the era of immunotherapy, the inclusion of pet dogs that develop cancers under an intact immune system affords a unique and high-value opportunity to study the evolving nature of cancers shaped by immunosurveillance pressures. Complementing these discovery efforts and through a comparative oncology approach, the exploration and clinical validation of novel immunotherapeutic strategies in pet dogs can be foundational for defining the safety and immune-activating potential of new anticancer immune approaches that hold promise to transform cancer treatment in both pets and people alike.&quot;,&quot;publisher&quot;:&quot;American Veterinary Medical Association&quot;,&quot;issue&quot;:&quot;12&quot;,&quot;volume&quot;:&quot;262&quot;},&quot;isTemporary&quot;:false},{&quot;id&quot;:&quot;b66cb818-3c2c-3fe7-983c-32e7f1eed5c9&quot;,&quot;itemData&quot;:{&quot;type&quot;:&quot;article-journal&quot;,&quot;id&quot;:&quot;b66cb818-3c2c-3fe7-983c-32e7f1eed5c9&quot;,&quot;title&quot;:&quot;Checkpoint Inhibitors in Dogs: Are We There Yet?&quot;,&quot;author&quot;:[{&quot;family&quot;:&quot;Giuliano&quot;,&quot;given&quot;:&quot;Antonio&quot;,&quot;parse-names&quot;:false,&quot;dropping-particle&quot;:&quot;&quot;,&quot;non-dropping-particle&quot;:&quot;&quot;},{&quot;family&quot;:&quot;Pimentel&quot;,&quot;given&quot;:&quot;Pedro A.B.&quot;,&quot;parse-names&quot;:false,&quot;dropping-particle&quot;:&quot;&quot;,&quot;non-dropping-particle&quot;:&quot;&quot;},{&quot;family&quot;:&quot;Horta&quot;,&quot;given&quot;:&quot;Rodrigo S.&quot;,&quot;parse-names&quot;:false,&quot;dropping-particle&quot;:&quot;&quot;,&quot;non-dropping-particle&quot;:&quot;&quot;}],&quot;container-title&quot;:&quot;Cancers&quot;,&quot;container-title-short&quot;:&quot;Cancers (Basel).&quot;,&quot;accessed&quot;:{&quot;date-parts&quot;:[[2026,1,14]]},&quot;DOI&quot;:&quot;10.3390/CANCERS16112003&quot;,&quot;ISSN&quot;:&quot;20726694&quot;,&quot;PMID&quot;:&quot;38893123&quot;,&quot;URL&quot;:&quot;https://pmc.ncbi.nlm.nih.gov/articles/PMC11171034/&quot;,&quot;issued&quot;:{&quot;date-parts&quot;:[[2024,6,1]]},&quot;page&quot;:&quot;2003&quot;,&quot;abstract&quot;:&quot;Immune checkpoint inhibitors (ICI) have revolutionised cancer treatment in people. Immune checkpoints are important regulators of the body’s reaction to immunological stimuli. The most studied immune checkpoint molecules are programmed death (PD-1) with its ligand (PD-L1) and cytotoxic T-lymphocyte-associated protein 4 (CTLA-4) with its ligands CD80 (B7-1) and CD86 (B7-2). Certain tumours can evade immunosurveillance by activating these immunological checkpoint targets. These proteins are often upregulated in cancer cells and tumour-infiltrating lymphocytes, allowing cancer cells to evade immune surveillance and promote tumour growth. By blocking inhibitory checkpoints, ICI can help restore the immune system to effectively fight cancer. Several studies have investigated the expression of these and other immune checkpoints in human cancers and have shown their potential as therapeutic targets. In recent years, there has been growing interest in studying the expression of immune checkpoints in dogs with cancer, and a few small clinical trials with ICI have already been performed on these species. Emerging studies in veterinary oncology are centred around developing and validating canine-targeted antibodies. Among ICIs, anti-PD-1 and anti-PD-L1 treatments stand out as the most promising, mirroring the success in human medicine over the past decade. Nevertheless, the efficacy of caninized antibodies remains suboptimal, especially for canine oral melanoma. To enhance the utilisation of ICIs, the identification of predictive biomarkers for treatment response and the thorough screening of individual tumours are crucial. Such endeavours hold promise for advancing personalised medicine within veterinary practice, thereby improving treatment outcomes. This article aims to review the current research literature about the expression of immune checkpoints in canine cancer and the current results of ICI treatment in dogs.&quot;,&quot;publisher&quot;:&quot;Multidisciplinary Digital Publishing Institute (MDPI)&quot;,&quot;issue&quot;:&quot;11&quot;,&quot;volume&quot;:&quot;16&quot;},&quot;isTemporary&quot;:false}]},{&quot;citationID&quot;:&quot;MENDELEY_CITATION_17aa2c19-86e1-40f4-85e0-d19e22bec88a&quot;,&quot;properties&quot;:{&quot;noteIndex&quot;:0},&quot;isEdited&quot;:false,&quot;manualOverride&quot;:{&quot;isManuallyOverridden&quot;:false,&quot;citeprocText&quot;:&quot;[9]&quot;,&quot;manualOverrideText&quot;:&quot;&quot;},&quot;citationTag&quot;:&quot;MENDELEY_CITATION_v3_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&quot;,&quot;citationItems&quot;:[{&quot;id&quot;:&quot;b66cb818-3c2c-3fe7-983c-32e7f1eed5c9&quot;,&quot;itemData&quot;:{&quot;type&quot;:&quot;article-journal&quot;,&quot;id&quot;:&quot;b66cb818-3c2c-3fe7-983c-32e7f1eed5c9&quot;,&quot;title&quot;:&quot;Checkpoint Inhibitors in Dogs: Are We There Yet?&quot;,&quot;author&quot;:[{&quot;family&quot;:&quot;Giuliano&quot;,&quot;given&quot;:&quot;Antonio&quot;,&quot;parse-names&quot;:false,&quot;dropping-particle&quot;:&quot;&quot;,&quot;non-dropping-particle&quot;:&quot;&quot;},{&quot;family&quot;:&quot;Pimentel&quot;,&quot;given&quot;:&quot;Pedro A.B.&quot;,&quot;parse-names&quot;:false,&quot;dropping-particle&quot;:&quot;&quot;,&quot;non-dropping-particle&quot;:&quot;&quot;},{&quot;family&quot;:&quot;Horta&quot;,&quot;given&quot;:&quot;Rodrigo S.&quot;,&quot;parse-names&quot;:false,&quot;dropping-particle&quot;:&quot;&quot;,&quot;non-dropping-particle&quot;:&quot;&quot;}],&quot;container-title&quot;:&quot;Cancers&quot;,&quot;container-title-short&quot;:&quot;Cancers (Basel).&quot;,&quot;accessed&quot;:{&quot;date-parts&quot;:[[2026,1,14]]},&quot;DOI&quot;:&quot;10.3390/CANCERS16112003&quot;,&quot;ISSN&quot;:&quot;20726694&quot;,&quot;PMID&quot;:&quot;38893123&quot;,&quot;URL&quot;:&quot;https://pmc.ncbi.nlm.nih.gov/articles/PMC11171034/&quot;,&quot;issued&quot;:{&quot;date-parts&quot;:[[2024,6,1]]},&quot;page&quot;:&quot;2003&quot;,&quot;abstract&quot;:&quot;Immune checkpoint inhibitors (ICI) have revolutionised cancer treatment in people. Immune checkpoints are important regulators of the body’s reaction to immunological stimuli. The most studied immune checkpoint molecules are programmed death (PD-1) with its ligand (PD-L1) and cytotoxic T-lymphocyte-associated protein 4 (CTLA-4) with its ligands CD80 (B7-1) and CD86 (B7-2). Certain tumours can evade immunosurveillance by activating these immunological checkpoint targets. These proteins are often upregulated in cancer cells and tumour-infiltrating lymphocytes, allowing cancer cells to evade immune surveillance and promote tumour growth. By blocking inhibitory checkpoints, ICI can help restore the immune system to effectively fight cancer. Several studies have investigated the expression of these and other immune checkpoints in human cancers and have shown their potential as therapeutic targets. In recent years, there has been growing interest in studying the expression of immune checkpoints in dogs with cancer, and a few small clinical trials with ICI have already been performed on these species. Emerging studies in veterinary oncology are centred around developing and validating canine-targeted antibodies. Among ICIs, anti-PD-1 and anti-PD-L1 treatments stand out as the most promising, mirroring the success in human medicine over the past decade. Nevertheless, the efficacy of caninized antibodies remains suboptimal, especially for canine oral melanoma. To enhance the utilisation of ICIs, the identification of predictive biomarkers for treatment response and the thorough screening of individual tumours are crucial. Such endeavours hold promise for advancing personalised medicine within veterinary practice, thereby improving treatment outcomes. This article aims to review the current research literature about the expression of immune checkpoints in canine cancer and the current results of ICI treatment in dogs.&quot;,&quot;publisher&quot;:&quot;Multidisciplinary Digital Publishing Institute (MDPI)&quot;,&quot;issue&quot;:&quot;11&quot;,&quot;volume&quot;:&quot;16&quot;},&quot;isTemporary&quot;:false}]},{&quot;citationID&quot;:&quot;MENDELEY_CITATION_fd724fc7-bd57-4c50-87bb-87ec43c06107&quot;,&quot;properties&quot;:{&quot;noteIndex&quot;:0},&quot;isEdited&quot;:false,&quot;manualOverride&quot;:{&quot;isManuallyOverridden&quot;:false,&quot;citeprocText&quot;:&quot;[8,10]&quot;,&quot;manualOverrideText&quot;:&quot;&quot;},&quot;citationTag&quot;:&quot;MENDELEY_CITATION_v3_eyJjaXRhdGlvbklEIjoiTUVOREVMRVlfQ0lUQVRJT05fZmQ3MjRmYzctYmQ1Ny00YzUwLTg3YmItODdlYzQzYzA2MTA3IiwicHJvcGVydGllcyI6eyJub3RlSW5kZXgiOjB9LCJpc0VkaXRlZCI6ZmFsc2UsIm1hbnVhbE92ZXJyaWRlIjp7ImlzTWFudWFsbHlPdmVycmlkZGVuIjpmYWxzZSwiY2l0ZXByb2NUZXh0IjoiWzgsMTB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&quot;,&quot;citationItems&quot;:[{&quot;id&quot;:&quot;f6842cf5-630e-3624-b78d-91f3d1cd6385&quot;,&quot;itemData&quot;:{&quot;type&quot;:&quot;article-journal&quot;,&quot;id&quot;:&quot;f6842cf5-630e-3624-b78d-91f3d1cd6385&quot;,&quot;title&quot;:&quot;Human immuno-therapeutics for cancer treatment of dogs?&quot;,&quot;author&quot;:[{&quot;family&quot;:&quot;Klingemann&quot;,&quot;given&quot;:&quot;Hans&quot;,&quot;parse-names&quot;:false,&quot;dropping-particle&quot;:&quot;&quot;,&quot;non-dropping-particle&quot;:&quot;&quot;}],&quot;container-title&quot;:&quot;Frontiers in Veterinary Science&quot;,&quot;container-title-short&quot;:&quot;Front. Vet. Sci.&quot;,&quot;accessed&quot;:{&quot;date-parts&quot;:[[2026,1,13]]},&quot;DOI&quot;:&quot;10.3389/FVETS.2025.1593333/BIBTEX&quot;,&quot;ISSN&quot;:&quot;22971769&quot;,&quot;issued&quot;:{&quot;date-parts&quot;:[[2025,7,2]]},&quot;page&quot;:&quot;1593333&quot;,&quot;abstract&quot;:&quot;Immunotherapy for humans has enjoyed a recent boost of treatment options that, however, has not translated into the veterinary field. Developments like monoclonal antibodies against immune checkpoint inhibitors and tumor-specific CAR-T cells have broadened treatment options for human cancer patients but the canine space has not benefited from those advancements. These novel treatments are expensive to develop for the canine market and are not necessarily promising a significant financial return for the pharmaceutical industry. Hence the question is whether there are immunotherapies that work for humans and that also have some cross-species (xenogeneic) activity in dogs, but at the same time have only minimal side effects and are affordably priced. Can such an approach be considered at all assuming that the disparity could result in an immediate rejection of the administered ‘product’ with all the potential side effects? Maybe this assumption is not necessarily founded on solid data and this brief review attempts to summarize of what is actually known on the treatment of canine cancers with human immuno-therapeutics.&quot;,&quot;publisher&quot;:&quot;Frontiers Media SA&quot;,&quot;volume&quot;:&quot;12&quot;},&quot;isTemporary&quot;:false},{&quot;id&quot;:&quot;d024161e-7c33-31d4-ad20-f20c15c4d20c&quot;,&quot;itemData&quot;:{&quot;type&quot;:&quot;article-journal&quot;,&quot;id&quot;:&quot;d024161e-7c33-31d4-ad20-f20c15c4d20c&quot;,&quot;title&quot;:&quot;CAR T Cell Immunotherapy in Human and Veterinary Oncology: Changing the Odds Against Hematological Malignancies&quot;,&quot;author&quot;:[{&quot;family&quot;:&quot;Mochel&quot;,&quot;given&quot;:&quot;Jonathan P.&quot;,&quot;parse-names&quot;:false,&quot;dropping-particle&quot;:&quot;&quot;,&quot;non-dropping-particle&quot;:&quot;&quot;},{&quot;family&quot;:&quot;Ekker&quot;,&quot;given&quot;:&quot;Stephen C.&quot;,&quot;parse-names&quot;:false,&quot;dropping-particle&quot;:&quot;&quot;,&quot;non-dropping-particle&quot;:&quot;&quot;},{&quot;family&quot;:&quot;Johannes&quot;,&quot;given&quot;:&quot;Chad M.&quot;,&quot;parse-names&quot;:false,&quot;dropping-particle&quot;:&quot;&quot;,&quot;non-dropping-particle&quot;:&quot;&quot;},{&quot;family&quot;:&quot;Jergens&quot;,&quot;given&quot;:&quot;Albert E.&quot;,&quot;parse-names&quot;:false,&quot;dropping-particle&quot;:&quot;&quot;,&quot;non-dropping-particle&quot;:&quot;&quot;},{&quot;family&quot;:&quot;Allenspach&quot;,&quot;given&quot;:&quot;Karin&quot;,&quot;parse-names&quot;:false,&quot;dropping-particle&quot;:&quot;&quot;,&quot;non-dropping-particle&quot;:&quot;&quot;},{&quot;family&quot;:&quot;Bourgois-Mochel&quot;,&quot;given&quot;:&quot;Agnes&quot;,&quot;parse-names&quot;:false,&quot;dropping-particle&quot;:&quot;&quot;,&quot;non-dropping-particle&quot;:&quot;&quot;},{&quot;family&quot;:&quot;Knouse&quot;,&quot;given&quot;:&quot;Michael&quot;,&quot;parse-names&quot;:false,&quot;dropping-particle&quot;:&quot;&quot;,&quot;non-dropping-particle&quot;:&quot;&quot;},{&quot;family&quot;:&quot;Benzekry&quot;,&quot;given&quot;:&quot;Sebastien&quot;,&quot;parse-names&quot;:false,&quot;dropping-particle&quot;:&quot;&quot;,&quot;non-dropping-particle&quot;:&quot;&quot;},{&quot;family&quot;:&quot;Wierson&quot;,&quot;given&quot;:&quot;Wesley&quot;,&quot;parse-names&quot;:false,&quot;dropping-particle&quot;:&quot;&quot;,&quot;non-dropping-particle&quot;:&quot;&quot;},{&quot;family&quot;:&quot;LeBlanc&quot;,&quot;given&quot;:&quot;Amy K.&quot;,&quot;parse-names&quot;:false,&quot;dropping-particle&quot;:&quot;&quot;,&quot;non-dropping-particle&quot;:&quot;&quot;},{&quot;family&quot;:&quot;Kenderian&quot;,&quot;given&quot;:&quot;Saad S.&quot;,&quot;parse-names&quot;:false,&quot;dropping-particle&quot;:&quot;&quot;,&quot;non-dropping-particle&quot;:&quot;&quot;}],&quot;container-title&quot;:&quot;The AAPS journal&quot;,&quot;container-title-short&quot;:&quot;AAPS J.&quot;,&quot;accessed&quot;:{&quot;date-parts&quot;:[[2026,1,14]]},&quot;DOI&quot;:&quot;10.1208/S12248-019-0322-1&quot;,&quot;ISSN&quot;:&quot;1550-7416&quot;,&quot;PMID&quot;:&quot;30963322&quot;,&quot;URL&quot;:&quot;https://pubmed.ncbi.nlm.nih.gov/30963322/&quot;,&quot;issued&quot;:{&quot;date-parts&quot;:[[2019,5,1]]},&quot;abstract&quot;:&quot;The advent of the genome editing era brings forth the promise of adoptive cell transfer using engineered chimeric antigen receptor (CAR) T cells for targeted cancer therapy. CAR T cell immunotherapy is probably one of the most encouraging developments for the treatment of hematological malignancies. In 2017, two CAR T cell therapies were approved by the US Food and Drug Administration: one for the treatment of pediatric acute lymphoblastic leukemia (ALL) and the other for adult patients with advanced lymphomas. However, despite significant progress in the area, CAR T cell therapy is still in its early days and faces significant challenges, including the complexity and costs associated with the technology. B cell lymphoma is the most common hematopoietic cancer in dogs, with an incidence approaching 0.1% and a total of 20–100 cases per 100,000 individuals. It is a widely accepted naturally occurring model for human non-Hodgkin’s lymphoma. Current treatment is with combination chemotherapy protocols, which prolong life for less than a year in canines and are associated with severe dose-limiting side effects, such as gastrointestinal and bone marrow toxicity. To date, one canine study generated CAR T cells by transfection of mRNA for CAR domain expression. While this was shown to provide a transient anti-tumor activity, results were modest, indicating that stable, genomic integration of CAR modules is required in order to achieve lasting therapeutic benefit. This commentary summarizes the current state of knowledge on CAR T cell immunotherapy in human medicine and its potential applications in animal health, while discussing the potential of the canine model as a translational system for immuno-oncology research.&quot;,&quot;publisher&quot;:&quot;AAPS J&quot;,&quot;issue&quot;:&quot;3&quot;,&quot;volume&quot;:&quot;21&quot;},&quot;isTemporary&quot;:false}]},{&quot;citationID&quot;:&quot;MENDELEY_CITATION_7cd414f9-ed48-4faf-9e59-2a48476181f2&quot;,&quot;properties&quot;:{&quot;noteIndex&quot;:0},&quot;isEdited&quot;:false,&quot;manualOverride&quot;:{&quot;isManuallyOverridden&quot;:false,&quot;citeprocText&quot;:&quot;[8]&quot;,&quot;manualOverrideText&quot;:&quot;&quot;},&quot;citationTag&quot;:&quot;MENDELEY_CITATION_v3_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&quot;,&quot;citationItems&quot;:[{&quot;id&quot;:&quot;f6842cf5-630e-3624-b78d-91f3d1cd6385&quot;,&quot;itemData&quot;:{&quot;type&quot;:&quot;article-journal&quot;,&quot;id&quot;:&quot;f6842cf5-630e-3624-b78d-91f3d1cd6385&quot;,&quot;title&quot;:&quot;Human immuno-therapeutics for cancer treatment of dogs?&quot;,&quot;author&quot;:[{&quot;family&quot;:&quot;Klingemann&quot;,&quot;given&quot;:&quot;Hans&quot;,&quot;parse-names&quot;:false,&quot;dropping-particle&quot;:&quot;&quot;,&quot;non-dropping-particle&quot;:&quot;&quot;}],&quot;container-title&quot;:&quot;Frontiers in Veterinary Science&quot;,&quot;container-title-short&quot;:&quot;Front. Vet. Sci.&quot;,&quot;accessed&quot;:{&quot;date-parts&quot;:[[2026,1,13]]},&quot;DOI&quot;:&quot;10.3389/FVETS.2025.1593333/BIBTEX&quot;,&quot;ISSN&quot;:&quot;22971769&quot;,&quot;issued&quot;:{&quot;date-parts&quot;:[[2025,7,2]]},&quot;page&quot;:&quot;1593333&quot;,&quot;abstract&quot;:&quot;Immunotherapy for humans has enjoyed a recent boost of treatment options that, however, has not translated into the veterinary field. Developments like monoclonal antibodies against immune checkpoint inhibitors and tumor-specific CAR-T cells have broadened treatment options for human cancer patients but the canine space has not benefited from those advancements. These novel treatments are expensive to develop for the canine market and are not necessarily promising a significant financial return for the pharmaceutical industry. Hence the question is whether there are immunotherapies that work for humans and that also have some cross-species (xenogeneic) activity in dogs, but at the same time have only minimal side effects and are affordably priced. Can such an approach be considered at all assuming that the disparity could result in an immediate rejection of the administered ‘product’ with all the potential side effects? Maybe this assumption is not necessarily founded on solid data and this brief review attempts to summarize of what is actually known on the treatment of canine cancers with human immuno-therapeutics.&quot;,&quot;publisher&quot;:&quot;Frontiers Media SA&quot;,&quot;volume&quot;:&quot;12&quot;},&quot;isTemporary&quot;:false}]},{&quot;citationID&quot;:&quot;MENDELEY_CITATION_4b172fd5-d282-47dc-8f50-4b770b51a95e&quot;,&quot;properties&quot;:{&quot;noteIndex&quot;:0},&quot;isEdited&quot;:false,&quot;manualOverride&quot;:{&quot;isManuallyOverridden&quot;:false,&quot;citeprocText&quot;:&quot;[11]&quot;,&quot;manualOverrideText&quot;:&quot;&quot;},&quot;citationTag&quot;:&quot;MENDELEY_CITATION_v3_eyJjaXRhdGlvbklEIjoiTUVOREVMRVlfQ0lUQVRJT05fNGIxNzJmZDUtZDI4Mi00N2RjLThmNTAtNGI3NzBiNTFhOTVlIiwicHJvcGVydGllcyI6eyJub3RlSW5kZXgiOjB9LCJpc0VkaXRlZCI6ZmFsc2UsIm1hbnVhbE92ZXJyaWRlIjp7ImlzTWFudWFsbHlPdmVycmlkZGVuIjpmYWxzZSwiY2l0ZXByb2NUZXh0IjoiWzExXSIsIm1hbnVhbE92ZXJyaWRlVGV4dCI6IiJ9LCJjaXRhdGlvbkl0ZW1zIjpbeyJpZCI6ImVkMmNmOTdhLWIxNDgtMzg0ZS1hYjY5LWQ4MWVhYWI2ODI1ZiIsIml0ZW1EYXRhIjp7InR5cGUiOiJhcnRpY2xlLWpvdXJuYWwiLCJpZCI6ImVkMmNmOTdhLWIxNDgtMzg0ZS1hYjY5LWQ4MWVhYWI2ODI1Zi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YsMSwxM1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ed2cf97a-b148-384e-ab69-d81eaab6825f&quot;,&quot;itemData&quot;:{&quot;type&quot;:&quot;article-journal&quot;,&quot;id&quot;:&quot;ed2cf97a-b148-384e-ab69-d81eaab6825f&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6,1,13]]},&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36c8e081-83d7-4ab0-a238-4009adfbd936&quot;,&quot;properties&quot;:{&quot;noteIndex&quot;:0},&quot;isEdited&quot;:false,&quot;manualOverride&quot;:{&quot;isManuallyOverridden&quot;:false,&quot;citeprocText&quot;:&quot;[11]&quot;,&quot;manualOverrideText&quot;:&quot;&quot;},&quot;citationTag&quot;:&quot;MENDELEY_CITATION_v3_eyJjaXRhdGlvbklEIjoiTUVOREVMRVlfQ0lUQVRJT05fMzZjOGUwODEtODNkNy00YWIwLWEyMzgtNDAwOWFkZmJkOTM2IiwicHJvcGVydGllcyI6eyJub3RlSW5kZXgiOjB9LCJpc0VkaXRlZCI6ZmFsc2UsIm1hbnVhbE92ZXJyaWRlIjp7ImlzTWFudWFsbHlPdmVycmlkZGVuIjpmYWxzZSwiY2l0ZXByb2NUZXh0IjoiWzExXSIsIm1hbnVhbE92ZXJyaWRlVGV4dCI6IiJ9LCJjaXRhdGlvbkl0ZW1zIjpbeyJpZCI6ImVkMmNmOTdhLWIxNDgtMzg0ZS1hYjY5LWQ4MWVhYWI2ODI1ZiIsIml0ZW1EYXRhIjp7InR5cGUiOiJhcnRpY2xlLWpvdXJuYWwiLCJpZCI6ImVkMmNmOTdhLWIxNDgtMzg0ZS1hYjY5LWQ4MWVhYWI2ODI1Zi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&quot;,&quot;citationItems&quot;:[{&quot;id&quot;:&quot;ed2cf97a-b148-384e-ab69-d81eaab6825f&quot;,&quot;itemData&quot;:{&quot;type&quot;:&quot;article-journal&quot;,&quot;id&quot;:&quot;ed2cf97a-b148-384e-ab69-d81eaab6825f&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6,1,13]]},&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fd00ffae-b72c-4713-8631-0bdcbc283b3a&quot;,&quot;properties&quot;:{&quot;noteIndex&quot;:0},&quot;isEdited&quot;:false,&quot;manualOverride&quot;:{&quot;isManuallyOverridden&quot;:false,&quot;citeprocText&quot;:&quot;[7]&quot;,&quot;manualOverrideText&quot;:&quot;&quot;},&quot;citationTag&quot;:&quot;MENDELEY_CITATION_v3_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&quot;,&quot;citationItems&quot;:[{&quot;id&quot;:&quot;69d657d4-dd46-3078-8a93-9f077cfa89f9&quot;,&quot;itemData&quot;:{&quot;type&quot;:&quot;article-journal&quot;,&quot;id&quot;:&quot;69d657d4-dd46-3078-8a93-9f077cfa89f9&quot;,&quot;title&quot;:&quot;The promise of immunotherapeutic strategies to advance cancer treatment in pet dogs&quot;,&quot;author&quot;:[{&quot;family&quot;:&quot;Hampel&quot;,&quot;given&quot;:&quot;Jordan M.&quot;,&quot;parse-names&quot;:false,&quot;dropping-particle&quot;:&quot;&quot;,&quot;non-dropping-particle&quot;:&quot;&quot;},{&quot;family&quot;:&quot;Cheuk&quot;,&quot;given&quot;:&quot;Natrine&quot;,&quot;parse-names&quot;:false,&quot;dropping-particle&quot;:&quot;&quot;,&quot;non-dropping-particle&quot;:&quot;&quot;},{&quot;family&quot;:&quot;Barbosa&quot;,&quot;given&quot;:&quot;Matheus Moreno P.&quot;,&quot;parse-names&quot;:false,&quot;dropping-particle&quot;:&quot;&quot;,&quot;non-dropping-particle&quot;:&quot;&quot;},{&quot;family&quot;:&quot;Fan&quot;,&quot;given&quot;:&quot;Timothy M.&quot;,&quot;parse-names&quot;:false,&quot;dropping-particle&quot;:&quot;&quot;,&quot;non-dropping-particle&quot;:&quot;&quot;}],&quot;container-title&quot;:&quot;Journal of the American Veterinary Medical Association&quot;,&quot;container-title-short&quot;:&quot;J. Am. Vet. Med. Assoc.&quot;,&quot;accessed&quot;:{&quot;date-parts&quot;:[[2026,1,13]]},&quot;DOI&quot;:&quot;10.2460/JAVMA.24.08.0532&quot;,&quot;ISSN&quot;:&quot;1943569X&quot;,&quot;PMID&quot;:&quot;39393401&quot;,&quot;URL&quot;:&quot;https://avmajournals.avma.org/view/journals/javma/262/12/javma.24.08.0532.xml&quot;,&quot;issued&quot;:{&quot;date-parts&quot;:[[2024,12,1]]},&quot;page&quot;:&quot;1583-1593&quot;,&quot;abstract&quot;:&quot;In this article, which is part of the Currents in One Health series, principles of immunotherapeutics are discussed and their clinical exploration in dogs reviewed with emphasis on their translatability for improving treatment of commonly diagnosed cancers. With increasing longevity and sustained quality of life in pet dogs through dietary, environmental awareness, and preventative medical practices, the geriatric pet population has continued to steadily grow and, consequently, so have age-related pathologies. Not surprisingly, cancer is the most common cause of mortality in elderly dogs, accounting for 1 in 4 deaths in dogs &gt; 10 years of age. Importantly, some cancer types that arise spontaneously in pet dogs are similar to cancers afflicting people. The shared clinical and biological behaviors of certain cancers observed in pet dogs and people underscore the opportunity to leverage comparative oncology studies, which can accelerate the validation and clinical implementation of innovative therapies that can benefit pet dogs and ultimately guide these strategies toward clinical practice in people too. In the era of immunotherapy, the inclusion of pet dogs that develop cancers under an intact immune system affords a unique and high-value opportunity to study the evolving nature of cancers shaped by immunosurveillance pressures. Complementing these discovery efforts and through a comparative oncology approach, the exploration and clinical validation of novel immunotherapeutic strategies in pet dogs can be foundational for defining the safety and immune-activating potential of new anticancer immune approaches that hold promise to transform cancer treatment in both pets and people alike.&quot;,&quot;publisher&quot;:&quot;American Veterinary Medical Association&quot;,&quot;issue&quot;:&quot;12&quot;,&quot;volume&quot;:&quot;262&quot;},&quot;isTemporary&quot;:false}]},{&quot;citationID&quot;:&quot;MENDELEY_CITATION_97ea75c6-9ee6-488c-850d-7ab5df2d5413&quot;,&quot;properties&quot;:{&quot;noteIndex&quot;:0},&quot;isEdited&quot;:false,&quot;manualOverride&quot;:{&quot;isManuallyOverridden&quot;:false,&quot;citeprocText&quot;:&quot;[12]&quot;,&quot;manualOverrideText&quot;:&quot;&quot;},&quot;citationTag&quot;:&quot;MENDELEY_CITATION_v3_eyJjaXRhdGlvbklEIjoiTUVOREVMRVlfQ0lUQVRJT05fOTdlYTc1YzYtOWVlNi00ODhjLTg1MGQtN2FiNWRmMmQ1NDEzIiwicHJvcGVydGllcyI6eyJub3RlSW5kZXgiOjB9LCJpc0VkaXRlZCI6ZmFsc2UsIm1hbnVhbE92ZXJyaWRlIjp7ImlzTWFudWFsbHlPdmVycmlkZGVuIjpmYWxzZSwiY2l0ZXByb2NUZXh0IjoiWzEyXS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8b789b7c-0e5a-404a-be6e-3669650b348d&quot;,&quot;properties&quot;:{&quot;noteIndex&quot;:0},&quot;isEdited&quot;:false,&quot;manualOverride&quot;:{&quot;isManuallyOverridden&quot;:false,&quot;citeprocText&quot;:&quot;[13]&quot;,&quot;manualOverrideText&quot;:&quot;&quot;},&quot;citationTag&quot;:&quot;MENDELEY_CITATION_v3_eyJjaXRhdGlvbklEIjoiTUVOREVMRVlfQ0lUQVRJT05fOGI3ODliN2MtMGU1YS00MDRhLWJlNmUtMzY2OTY1MGIzNDhkIiwicHJvcGVydGllcyI6eyJub3RlSW5kZXgiOjB9LCJpc0VkaXRlZCI6ZmFsc2UsIm1hbnVhbE92ZXJyaWRlIjp7ImlzTWFudWFsbHlPdmVycmlkZGVuIjpmYWxzZSwiY2l0ZXByb2NUZXh0IjoiWzEzXS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IsImNvbnRhaW5lci10aXRsZS1zaG9ydCI6IiJ9LCJpc1RlbXBvcmFyeSI6ZmFsc2V9XX0=&quot;,&quot;citationItems&quot;:[{&quot;id&quot;:&quot;c9dee6b6-a05b-33f2-96c4-24a0104d2ad8&quot;,&quot;itemData&quot;:{&quot;type&quot;:&quot;article-journal&quot;,&quot;id&quot;:&quot;c9dee6b6-a05b-33f2-96c4-24a0104d2ad8&quot;,&quot;title&quot;:&quot;Defining the Value of a Comparative Approach to Cancer Drug Development&quot;,&quot;author&quot;:[{&quot;family&quot;:&quot;Leblanc&quot;,&quot;given&quot;:&quot;Amy K&quot;,&quot;parse-names&quot;:false,&quot;dropping-particle&quot;:&quot;&quot;,&quot;non-dropping-particle&quot;:&quot;&quot;},{&quot;family&quot;:&quot;Mazcko&quot;,&quot;given&quot;:&quot;Christina N&quot;,&quot;parse-names&quot;:false,&quot;dropping-particle&quot;:&quot;&quot;,&quot;non-dropping-particle&quot;:&quot;&quot;},{&quot;family&quot;:&quot;Khanna&quot;,&quot;given&quot;:&quot;Chand&quot;,&quot;parse-names&quot;:false,&quot;dropping-particle&quot;:&quot;&quot;,&quot;non-dropping-particle&quot;:&quot;&quot;}],&quot;container-title&quot;:&quot;Clin Cancer Res&quot;,&quot;DOI&quot;:&quot;10.1158/1078-0432.CCR-15-2347&quot;,&quot;URL&quot;:&quot;http://aacrjournals.org/clincancerres/article-pdf/22/9/2133/2299932/2133.pdf&quot;,&quot;issued&quot;:{&quot;date-parts&quot;:[[2016]]},&quot;page&quot;:&quot;2133-2138&quot;,&quot;abstract&quot;:&quot;Comparative oncology as a tool in drug development requires a deeper examination of the value of the approach and examples of where this approach can satisfy unmet needs. This review seeks to demonstrate types of drug development questions that are best answered by the comparative oncology approach. We believe common perceived risks of the comparative approach relate to uncertainty of how regulatory bodies will prioritize or react to data generated from these unique studies conducted in diseased animals, and how these new data will affect ongoing human clinical trials. We contend that it is reasonable to consider these data as potentially informative and valuable to cancer drug development, but as supplementary to conventional preclinical studies and human clinical trials particularly as they relate to the identification of drug-associated adverse events. Clin Cancer Res; 22(9); 2133-8. Ó2015 AACR.&quot;,&quot;issue&quot;:&quot;9&quot;,&quot;volume&quot;:&quot;22&quot;,&quot;container-title-short&quot;:&quot;&quot;},&quot;isTemporary&quot;:false}]},{&quot;citationID&quot;:&quot;MENDELEY_CITATION_fe52dfd9-a707-47e7-b54a-40ad9a62cb26&quot;,&quot;properties&quot;:{&quot;noteIndex&quot;:0},&quot;isEdited&quot;:false,&quot;manualOverride&quot;:{&quot;isManuallyOverridden&quot;:false,&quot;citeprocText&quot;:&quot;[4]&quot;,&quot;manualOverrideText&quot;:&quot;&quot;},&quot;citationTag&quot;:&quot;MENDELEY_CITATION_v3_eyJjaXRhdGlvbklEIjoiTUVOREVMRVlfQ0lUQVRJT05fZmU1MmRmZDktYTcwNy00N2U3LWI1NGEtNDBhZDlhNjJjYjI2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d46b3d09-826e-4d93-949f-2515e40bc5a7&quot;,&quot;properties&quot;:{&quot;noteIndex&quot;:0},&quot;isEdited&quot;:false,&quot;manualOverride&quot;:{&quot;isManuallyOverridden&quot;:false,&quot;citeprocText&quot;:&quot;[14]&quot;,&quot;manualOverrideText&quot;:&quot;&quot;},&quot;citationTag&quot;:&quot;MENDELEY_CITATION_v3_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&quot;,&quot;citationItems&quot;:[{&quot;id&quot;:&quot;b54dfba7-cfce-3222-8696-3bf83d0b1846&quot;,&quot;itemData&quot;:{&quot;type&quot;:&quot;article-journal&quot;,&quot;id&quot;:&quot;b54dfba7-cfce-3222-8696-3bf83d0b1846&quot;,&quot;title&quot;:&quot;Challenges and opportunities in cancer immunotherapy: a Society for Immunotherapy of Cancer (SITC) strategic vision&quot;,&quot;author&quot;:[{&quot;family&quot;:&quot;Emens&quot;,&quot;given&quot;:&quot;Leisha A.&quot;,&quot;parse-names&quot;:false,&quot;dropping-particle&quot;:&quot;&quot;,&quot;non-dropping-particle&quot;:&quot;&quot;},{&quot;family&quot;:&quot;Romero&quot;,&quot;given&quot;:&quot;Pedro J.&quot;,&quot;parse-names&quot;:false,&quot;dropping-particle&quot;:&quot;&quot;,&quot;non-dropping-particle&quot;:&quot;&quot;},{&quot;family&quot;:&quot;Anderson&quot;,&quot;given&quot;:&quot;Ana Carrizosa&quot;,&quot;parse-names&quot;:false,&quot;dropping-particle&quot;:&quot;&quot;,&quot;non-dropping-particle&quot;:&quot;&quot;},{&quot;family&quot;:&quot;Bruno&quot;,&quot;given&quot;:&quot;Tullia C.&quot;,&quot;parse-names&quot;:false,&quot;dropping-particle&quot;:&quot;&quot;,&quot;non-dropping-particle&quot;:&quot;&quot;},{&quot;family&quot;:&quot;Capitini&quot;,&quot;given&quot;:&quot;Christian M.&quot;,&quot;parse-names&quot;:false,&quot;dropping-particle&quot;:&quot;&quot;,&quot;non-dropping-particle&quot;:&quot;&quot;},{&quot;family&quot;:&quot;Collyar&quot;,&quot;given&quot;:&quot;Deborah&quot;,&quot;parse-names&quot;:false,&quot;dropping-particle&quot;:&quot;&quot;,&quot;non-dropping-particle&quot;:&quot;&quot;},{&quot;family&quot;:&quot;Gulley&quot;,&quot;given&quot;:&quot;James L.&quot;,&quot;parse-names&quot;:false,&quot;dropping-particle&quot;:&quot;&quot;,&quot;non-dropping-particle&quot;:&quot;&quot;},{&quot;family&quot;:&quot;Hwu&quot;,&quot;given&quot;:&quot;Patrick&quot;,&quot;parse-names&quot;:false,&quot;dropping-particle&quot;:&quot;&quot;,&quot;non-dropping-particle&quot;:&quot;&quot;},{&quot;family&quot;:&quot;Posey&quot;,&quot;given&quot;:&quot;Avery D.&quot;,&quot;parse-names&quot;:false,&quot;dropping-particle&quot;:&quot;&quot;,&quot;non-dropping-particle&quot;:&quot;&quot;},{&quot;family&quot;:&quot;Silk&quot;,&quot;given&quot;:&quot;Ann W.&quot;,&quot;parse-names&quot;:false,&quot;dropping-particle&quot;:&quot;&quot;,&quot;non-dropping-particle&quot;:&quot;&quot;},{&quot;family&quot;:&quot;Wargo&quot;,&quot;given&quot;:&quot;Jennifer A.&quot;,&quot;parse-names&quot;:false,&quot;dropping-particle&quot;:&quot;&quot;,&quot;non-dropping-particle&quot;:&quot;&quot;}],&quot;container-title&quot;:&quot;Journal for ImmunoTherapy of Cancer&quot;,&quot;container-title-short&quot;:&quot;J. Immunother. Cancer&quot;,&quot;accessed&quot;:{&quot;date-parts&quot;:[[2025,5,11]]},&quot;DOI&quot;:&quot;10.1136/JITC-2024-009063&quot;,&quot;ISSN&quot;:&quot;2051-1426&quot;,&quot;PMID&quot;:&quot;38901879&quot;,&quot;URL&quot;:&quot;https://jitc.bmj.com/content/12/6/e009063&quot;,&quot;issued&quot;:{&quot;date-parts&quot;:[[2024,6,1]]},&quot;page&quot;:&quot;e009063&quot;,&quot;abstract&quot;:&quot;Cancer immunotherapy has flourished over the last 10–15 years, transforming the practice of oncology and providing long-term clinical benefit to some patients. During this time, three distinct classes of immune checkpoint inhibitors, chimeric antigen receptor-T cell therapies specific for two targets, and two distinct classes of bispecific T cell engagers, a vaccine, and an oncolytic virus have joined cytokines as a standard of cancer care. At the same time, scientific progress has delivered vast amounts of new knowledge. For example, advances in technologies such as single-cell sequencing and spatial transcriptomics have provided deep insights into the immunobiology of the tumor microenvironment. With this rapid clinical and scientific progress, the field of cancer immunotherapy is currently at a critical inflection point, with potential for exponential growth over the next decade. Recognizing this, the Society for Immunotherapy of Cancer convened a diverse group of experts in cancer immunotherapy representing academia, the pharmaceutical and biotechnology industries, patient advocacy, and the regulatory community to identify current opportunities and challenges with the goal of prioritizing areas with the highest potential for clinical impact. The consensus group identified seven high-priority areas of current opportunity for the field: mechanisms of antitumor activity and toxicity; mechanisms of drug resistance; biomarkers and biospecimens; unique aspects of novel therapeutics; host and environmental interactions; premalignant immunity, immune interception, and immunoprevention; and clinical trial design, endpoints, and conduct. Additionally, potential roadblocks to progress were discussed, and several topics were identified as cross-cutting tools for optimization, each with potential to impact multiple scientific priority areas. These cross-cutting tools include preclinical models, data curation and sharing, biopsies and biospecimens, diversification of funding sources, definitions and standards, and patient engagement. Finally, three key guiding principles were identified that will both optimize and maximize progress in the field. These include engaging the patient community; cultivating diversity, equity, inclusion, and accessibility; and leveraging the power of artificial intelligence to accelerate progress. Here, we present the outcomes of these discussions as a strategic vision to galvanize the field for the next decade of exponential progress in cancer immunotherapy.&quot;,&quot;publisher&quot;:&quot;BMJ Specialist Journals&quot;,&quot;issue&quot;:&quot;6&quot;,&quot;volume&quot;:&quot;12&quot;},&quot;isTemporary&quot;:false}]},{&quot;citationID&quot;:&quot;MENDELEY_CITATION_6c62ca7b-7321-4f60-bc94-558cf0aacc1a&quot;,&quot;properties&quot;:{&quot;noteIndex&quot;:0},&quot;isEdited&quot;:false,&quot;manualOverride&quot;:{&quot;isManuallyOverridden&quot;:false,&quot;citeprocText&quot;:&quot;[15,16]&quot;,&quot;manualOverrideText&quot;:&quot;&quot;},&quot;citationTag&quot;:&quot;MENDELEY_CITATION_v3_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&quot;,&quot;citationItems&quot;:[{&quot;id&quot;:&quot;6139fa96-6721-3202-9e25-c10b35d84bff&quot;,&quot;itemData&quot;:{&quot;type&quot;:&quot;article-journal&quot;,&quot;id&quot;:&quot;6139fa96-6721-3202-9e25-c10b35d84bff&quot;,&quot;title&quot;:&quot;A decade of checkpoint blockade immunotherapy in melanoma: understanding the molecular basis for immune sensitivity and resistance&quot;,&quot;author&quot;:[{&quot;family&quot;:&quot;Huang&quot;,&quot;given&quot;:&quot;Alexander C.&quot;,&quot;parse-names&quot;:false,&quot;dropping-particle&quot;:&quot;&quot;,&quot;non-dropping-particle&quot;:&quot;&quot;},{&quot;family&quot;:&quot;Zappasodi&quot;,&quot;given&quot;:&quot;Roberta&quot;,&quot;parse-names&quot;:false,&quot;dropping-particle&quot;:&quot;&quot;,&quot;non-dropping-particle&quot;:&quot;&quot;}],&quot;container-title&quot;:&quot;Nature Immunology&quot;,&quot;container-title-short&quot;:&quot;Nat. Immunol.&quot;,&quot;accessed&quot;:{&quot;date-parts&quot;:[[2024,12,4]]},&quot;DOI&quot;:&quot;10.1038/S41590-022-01141-1&quot;,&quot;ISSN&quot;:&quot;15292916&quot;,&quot;PMID&quot;:&quot;35241833&quot;,&quot;URL&quot;:&quot;https://www.researchgate.net/publication/358990550_A_decade_of_checkpoint_blockade_immunotherapy_in_melanoma_understanding_the_molecular_basis_for_immune_sensitivity_and_resistance&quot;,&quot;issued&quot;:{&quot;date-parts&quot;:[[2022,5,1]]},&quot;page&quot;:&quot;660-670&quot;,&quot;abstract&quot;:&quot;Ten years since the immune checkpoint inhibitor ipilimumab was approved for advanced melanoma, it is time to reflect on the lessons learned regarding modulation of the immune system to treat cancer and on novel approaches to further extend the efficacy of current and emerging immunotherapies. Here, we review the studies that led to our current understanding of the melanoma immune microenvironment in humans and the mechanistic work supporting these observations. We discuss how this information is guiding more precise analyses of the mechanisms of action of immune checkpoint blockade and novel immunotherapeutic approaches. Lastly, we review emerging evidence supporting the negative impact of melanoma metabolic adaptation on anti-tumor immunity and discuss how to counteract such mechanisms for more successful use of immunotherapy.&quot;,&quot;publisher&quot;:&quot;Nature Research&quot;,&quot;issue&quot;:&quot;5&quot;,&quot;volume&quot;:&quot;23&quot;},&quot;isTemporary&quot;:false},{&quot;id&quot;:&quot;fdbb8cd5-397a-3c43-8740-5344654e8d6e&quot;,&quot;itemData&quot;:{&quot;type&quot;:&quot;article-journal&quot;,&quot;id&quot;:&quot;fdbb8cd5-397a-3c43-8740-5344654e8d6e&quot;,&quot;title&quot;:&quot;Immunotherapy through the Lens of Non-Small Cell Lung Cancer&quot;,&quot;author&quot;:[{&quot;family&quot;:&quot;Stanley&quot;,&quot;given&quot;:&quot;Robyn&quot;,&quot;parse-names&quot;:false,&quot;dropping-particle&quot;:&quot;&quot;,&quot;non-dropping-particle&quot;:&quot;&quot;},{&quot;family&quot;:&quot;Flanagan&quot;,&quot;given&quot;:&quot;Saoirse&quot;,&quot;parse-names&quot;:false,&quot;dropping-particle&quot;:&quot;&quot;,&quot;non-dropping-particle&quot;:&quot;&quot;},{&quot;family&quot;:&quot;Reilly&quot;,&quot;given&quot;:&quot;David O’&quot;,&quot;parse-names&quot;:false,&quot;dropping-particle&quot;:&quot;&quot;,&quot;non-dropping-particle&quot;:&quot;&quot;},{&quot;family&quot;:&quot;Kearney&quot;,&quot;given&quot;:&quot;Ella&quot;,&quot;parse-names&quot;:false,&quot;dropping-particle&quot;:&quot;&quot;,&quot;non-dropping-particle&quot;:&quot;&quot;},{&quot;family&quot;:&quot;Naidoo&quot;,&quot;given&quot;:&quot;Jarushka&quot;,&quot;parse-names&quot;:false,&quot;dropping-particle&quot;:&quot;&quot;,&quot;non-dropping-particle&quot;:&quot;&quot;},{&quot;family&quot;:&quot;Dowling&quot;,&quot;given&quot;:&quot;Catríona M.&quot;,&quot;parse-names&quot;:false,&quot;dropping-particle&quot;:&quot;&quot;,&quot;non-dropping-particle&quot;:&quot;&quot;}],&quot;container-title&quot;:&quot;Cancers&quot;,&quot;container-title-short&quot;:&quot;Cancers (Basel).&quot;,&quot;accessed&quot;:{&quot;date-parts&quot;:[[2024,12,4]]},&quot;DOI&quot;:&quot;10.3390/CANCERS15112996&quot;,&quot;ISSN&quot;:&quot;20726694&quot;,&quot;PMID&quot;:&quot;37296957&quot;,&quot;URL&quot;:&quot;https://pmc.ncbi.nlm.nih.gov/articles/PMC10252117/&quot;,&quot;issued&quot;:{&quot;date-parts&quot;:[[2023,6,1]]},&quot;page&quot;:&quot;2996&quot;,&quot;abstract&quot;:&quot;Immunotherapy has revolutionised anti-cancer treatment in solid organ malignancies. Specifically, the discovery of CTLA-4 followed by PD-1 in the early 2000s led to the practice-changing clinical development of immune checkpoint inhibitors (ICI). Patients with lung cancer, including both small cell (SCLC) and non-small cell lung cancer (NSCLC), benefit from the most commonly used form of immunotherapy in immune checkpoint inhibitors (ICI), resulting in increased survival and quality of life. In NSCLC, the benefit of ICIs has now extended from advanced NSCLC to earlier stages of disease, resulting in durable benefits and the even the emergence of the word ‘cure’ in long term responders. However, not all patients respond to immunotherapy, and few patients achieve long-term survival. Patients may also develop immune-related toxicity, a small percentage of which is associated with significant mortality and morbidity. This review article highlights the various types of immunotherapeutic strategies, their modes of action, and the practice-changing clinical trials that have led to the widespread use of immunotherapy, with a focus on ICIs in NSCLC and the current challenges associated with advancing the field of immunotherapy.&quot;,&quot;publisher&quot;:&quot;Multidisciplinary Digital Publishing Institute (MDPI)&quot;,&quot;issue&quot;:&quot;11&quot;,&quot;volume&quot;:&quot;15&quot;},&quot;isTemporary&quot;:false}]},{&quot;citationID&quot;:&quot;MENDELEY_CITATION_151a6093-81ee-45a9-b603-b34d97660746&quot;,&quot;properties&quot;:{&quot;noteIndex&quot;:0},&quot;isEdited&quot;:false,&quot;manualOverride&quot;:{&quot;isManuallyOverridden&quot;:false,&quot;citeprocText&quot;:&quot;[17]&quot;,&quot;manualOverrideText&quot;:&quot;&quot;},&quot;citationTag&quot;:&quot;MENDELEY_CITATION_v3_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&quot;,&quot;citationItems&quot;:[{&quot;id&quot;:&quot;2efe9cfe-5960-3b03-9b98-57a21a1dc4b6&quot;,&quot;itemData&quot;:{&quot;type&quot;:&quot;article-journal&quot;,&quot;id&quot;:&quot;2efe9cfe-5960-3b03-9b98-57a21a1dc4b6&quot;,&quot;title&quot;:&quot;PTEN loss correlates with T cell exclusion across human cancers&quot;,&quot;author&quot;:[{&quot;family&quot;:&quot;Lin&quot;,&quot;given&quot;:&quot;Ziying&quot;,&quot;parse-names&quot;:false,&quot;dropping-particle&quot;:&quot;&quot;,&quot;non-dropping-particle&quot;:&quot;&quot;},{&quot;family&quot;:&quot;Huang&quot;,&quot;given&quot;:&quot;Lixia&quot;,&quot;parse-names&quot;:false,&quot;dropping-particle&quot;:&quot;&quot;,&quot;non-dropping-particle&quot;:&quot;&quot;},{&quot;family&quot;:&quot;Li&quot;,&quot;given&quot;:&quot;Shao Li&quot;,&quot;parse-names&quot;:false,&quot;dropping-particle&quot;:&quot;&quot;,&quot;non-dropping-particle&quot;:&quot;&quot;},{&quot;family&quot;:&quot;Gu&quot;,&quot;given&quot;:&quot;Jincui&quot;,&quot;parse-names&quot;:false,&quot;dropping-particle&quot;:&quot;&quot;,&quot;non-dropping-particle&quot;:&quot;&quot;},{&quot;family&quot;:&quot;Cui&quot;,&quot;given&quot;:&quot;Xiaoxian&quot;,&quot;parse-names&quot;:false,&quot;dropping-particle&quot;:&quot;&quot;,&quot;non-dropping-particle&quot;:&quot;&quot;},{&quot;family&quot;:&quot;Zhou&quot;,&quot;given&quot;:&quot;Yanbin&quot;,&quot;parse-names&quot;:false,&quot;dropping-particle&quot;:&quot;&quot;,&quot;non-dropping-particle&quot;:&quot;&quot;}],&quot;container-title&quot;:&quot;BMC cancer&quot;,&quot;container-title-short&quot;:&quot;BMC Cancer&quot;,&quot;accessed&quot;:{&quot;date-parts&quot;:[[2024,12,4]]},&quot;DOI&quot;:&quot;10.1186/S12885-021-08114-X&quot;,&quot;ISSN&quot;:&quot;1471-2407&quot;,&quot;PMID&quot;:&quot;33874915&quot;,&quot;URL&quot;:&quot;https://pubmed.ncbi.nlm.nih.gov/33874915/&quot;,&quot;issued&quot;:{&quot;date-parts&quot;:[[2021,12,1]]},&quot;abstract&quot;:&quot;Background: Recent evidences had shown that loss in phosphatase and tensin homolog deleted on chromosome 10 (PTEN) was associated with immunotherapy resistance, which may be attributed to the non-T-cell-inflamed tumor microenvironment. The impact of PTEN loss on tumor microenvironment, especially regarding T cell infiltration across tumor types is not well understood. Methods: Utilizing The Cancer Genome Atlas (TCGA) and publicly available dataset of immunotherapy, we explored the correlation of PTEN expressing level or genomic loss with tumor immune microenvironment and response to immunotherapy. We further investigated the involvement of PI3K-AKT-mTOR pathway activation, which is known to be the subsequent effect of PTEN loss, in the immune microenvironment modulation. Results: We reveal that PTEN mRNA expression is significantly positively correlated with CD4/CD8A gene expression and T cells infiltration especially T helpers cells, central memory T cell and effector memory T cells in multiples tumor types. Genomic loss of PTEN is associated with reduced CD8+ T cells, type 1 T helper cells, and increased type 2 T helper cells, immunosuppressed genes (e.g. VEGFA) expression. Furthermore, T cell exclusive phenotype is also observed in tumor with PI3K pathway activation or genomic gain in PIK3CA or PIK3CB. PTEN loss and PI3K pathway activation correlate with immunosuppressive microenvironment, especially in terms of T cell exclusion. PTEN loss predict poor therapeutic response and worse survival outcome in patients receiving immunotherapy. Conclusion: These data brings insight into the role of PTEN loss in T cell exclusion and immunotherapy resistance, and inspires further research on immune modulating strategy to augment immunotherapy.&quot;,&quot;publisher&quot;:&quot;BMC Cancer&quot;,&quot;issue&quot;:&quot;1&quot;,&quot;volume&quot;:&quot;21&quot;},&quot;isTemporary&quot;:false}]},{&quot;citationID&quot;:&quot;MENDELEY_CITATION_d46ee961-a2a5-4d9f-a568-72ae323a5e9d&quot;,&quot;properties&quot;:{&quot;noteIndex&quot;:0},&quot;isEdited&quot;:false,&quot;manualOverride&quot;:{&quot;isManuallyOverridden&quot;:false,&quot;citeprocText&quot;:&quot;[18]&quot;,&quot;manualOverrideText&quot;:&quot;&quot;},&quot;citationTag&quot;:&quot;MENDELEY_CITATION_v3_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&quot;,&quot;citationItems&quot;:[{&quot;id&quot;:&quot;9de25fac-eaa9-39d8-9288-ab75fbe01fef&quot;,&quot;itemData&quot;:{&quot;type&quot;:&quot;article-journal&quot;,&quot;id&quot;:&quot;9de25fac-eaa9-39d8-9288-ab75fbe01fef&quot;,&quot;title&quot;:&quot;Gain-of-function mutant p53 in cancer progression and therapy&quot;,&quot;author&quot;:[{&quot;family&quot;:&quot;Zhang&quot;,&quot;given&quot;:&quot;Cen&quot;,&quot;parse-names&quot;:false,&quot;dropping-particle&quot;:&quot;&quot;,&quot;non-dropping-particle&quot;:&quot;&quot;},{&quot;family&quot;:&quot;Liu&quot;,&quot;given&quot;:&quot;Juan&quot;,&quot;parse-names&quot;:false,&quot;dropping-particle&quot;:&quot;&quot;,&quot;non-dropping-particle&quot;:&quot;&quot;},{&quot;family&quot;:&quot;Xu&quot;,&quot;given&quot;:&quot;Dandan&quot;,&quot;parse-names&quot;:false,&quot;dropping-particle&quot;:&quot;&quot;,&quot;non-dropping-particle&quot;:&quot;&quot;},{&quot;family&quot;:&quot;Zhang&quot;,&quot;given&quot;:&quot;Tianliang&quot;,&quot;parse-names&quot;:false,&quot;dropping-particle&quot;:&quot;&quot;,&quot;non-dropping-particle&quot;:&quot;&quot;},{&quot;family&quot;:&quot;Hu&quot;,&quot;given&quot;:&quot;Wenwei&quot;,&quot;parse-names&quot;:false,&quot;dropping-particle&quot;:&quot;&quot;,&quot;non-dropping-particle&quot;:&quot;&quot;},{&quot;family&quot;:&quot;Feng&quot;,&quot;given&quot;:&quot;Zhaohui&quot;,&quot;parse-names&quot;:false,&quot;dropping-particle&quot;:&quot;&quot;,&quot;non-dropping-particle&quot;:&quot;&quot;}],&quot;container-title&quot;:&quot;Journal of molecular cell biology&quot;,&quot;container-title-short&quot;:&quot;J. Mol. Cell Biol.&quot;,&quot;accessed&quot;:{&quot;date-parts&quot;:[[2024,12,4]]},&quot;DOI&quot;:&quot;10.1093/JMCB/MJAA040&quot;,&quot;ISSN&quot;:&quot;1759-4685&quot;,&quot;PMID&quot;:&quot;32722796&quot;,&quot;URL&quot;:&quot;https://pubmed.ncbi.nlm.nih.gov/32722796/&quot;,&quot;issued&quot;:{&quot;date-parts&quot;:[[2020,9,1]]},&quot;page&quot;:&quot;674-687&quot;,&quot;abstract&quot;:&quot;p53 is a key tumor suppressor, and loss of p53 function is frequently a prerequisite for cancer development. The p53 gene is the most frequently mutated gene in human cancers; p53 mutations occur in &gt;50% of all human cancers and in almost every type of human cancers. Most of p53 mutations in cancers are missense mutations, which produce the full-length mutant p53 (mutp53) protein with only one amino acid difference from wild-type p53 protein. In addition to loss of the tumor-suppressive function of wild-type p53, many mutp53 proteins acquire new oncogenic activities independently of wild-type p53 to promote cancer progression, termed gain-of-function (GOF). Mutp53 protein often accumulates to very high levels in cancer cells, which is critical for its GOF. Given the high mutation frequency of the p53 gene and the GOF activities of mutp53 in cancer, therapies targeting mutp53 have attracted great interest. Further understanding the mechanisms underlying mutp53 protein accumulation and GOF will help develop effective therapies treating human cancers containing mutp53. In this review, we summarize the recent advances in the studies on mutp53 regulation and GOF as well as therapies targeting mutp53 in human cancers.&quot;,&quot;publisher&quot;:&quot;J Mol Cell Biol&quot;,&quot;issue&quot;:&quot;9&quot;,&quot;volume&quot;:&quot;12&quot;},&quot;isTemporary&quot;:false}]},{&quot;citationID&quot;:&quot;MENDELEY_CITATION_faf1d283-7b89-4917-b341-bcec85139550&quot;,&quot;properties&quot;:{&quot;noteIndex&quot;:0},&quot;isEdited&quot;:false,&quot;manualOverride&quot;:{&quot;isManuallyOverridden&quot;:false,&quot;citeprocText&quot;:&quot;[19,20]&quot;,&quot;manualOverrideText&quot;:&quot;&quot;},&quot;citationTag&quot;:&quot;MENDELEY_CITATION_v3_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&quot;,&quot;citationItems&quot;:[{&quot;id&quot;:&quot;32575330-c17e-3dd3-a60d-4ea253ac9d59&quot;,&quot;itemData&quot;:{&quot;type&quot;:&quot;article-journal&quot;,&quot;id&quot;:&quot;32575330-c17e-3dd3-a60d-4ea253ac9d59&quot;,&quot;title&quot;:&quot;Obesity shapes metabolism in the tumor microenvironment to suppress anti-tumor immunity&quot;,&quot;author&quot;:[{&quot;family&quot;:&quot;Ringel&quot;,&quot;given&quot;:&quot;Alison E.&quot;,&quot;parse-names&quot;:false,&quot;dropping-particle&quot;:&quot;&quot;,&quot;non-dropping-particle&quot;:&quot;&quot;},{&quot;family&quot;:&quot;Drijvers&quot;,&quot;given&quot;:&quot;Jefte M.&quot;,&quot;parse-names&quot;:false,&quot;dropping-particle&quot;:&quot;&quot;,&quot;non-dropping-particle&quot;:&quot;&quot;},{&quot;family&quot;:&quot;Baker&quot;,&quot;given&quot;:&quot;Gregory J.&quot;,&quot;parse-names&quot;:false,&quot;dropping-particle&quot;:&quot;&quot;,&quot;non-dropping-particle&quot;:&quot;&quot;},{&quot;family&quot;:&quot;Catozzi&quot;,&quot;given&quot;:&quot;Alessia&quot;,&quot;parse-names&quot;:false,&quot;dropping-particle&quot;:&quot;&quot;,&quot;non-dropping-particle&quot;:&quot;&quot;},{&quot;family&quot;:&quot;García-Cañaveras&quot;,&quot;given&quot;:&quot;Juan C.&quot;,&quot;parse-names&quot;:false,&quot;dropping-particle&quot;:&quot;&quot;,&quot;non-dropping-particle&quot;:&quot;&quot;},{&quot;family&quot;:&quot;Gassaway&quot;,&quot;given&quot;:&quot;Brandon M.&quot;,&quot;parse-names&quot;:false,&quot;dropping-particle&quot;:&quot;&quot;,&quot;non-dropping-particle&quot;:&quot;&quot;},{&quot;family&quot;:&quot;Miller&quot;,&quot;given&quot;:&quot;Brian C.&quot;,&quot;parse-names&quot;:false,&quot;dropping-particle&quot;:&quot;&quot;,&quot;non-dropping-particle&quot;:&quot;&quot;},{&quot;family&quot;:&quot;Juneja&quot;,&quot;given&quot;:&quot;Vikram R.&quot;,&quot;parse-names&quot;:false,&quot;dropping-particle&quot;:&quot;&quot;,&quot;non-dropping-particle&quot;:&quot;&quot;},{&quot;family&quot;:&quot;Nguyen&quot;,&quot;given&quot;:&quot;Thao H.&quot;,&quot;parse-names&quot;:false,&quot;dropping-particle&quot;:&quot;&quot;,&quot;non-dropping-particle&quot;:&quot;&quot;},{&quot;family&quot;:&quot;Joshi&quot;,&quot;given&quot;:&quot;Shakchhi&quot;,&quot;parse-names&quot;:false,&quot;dropping-particle&quot;:&quot;&quot;,&quot;non-dropping-particle&quot;:&quot;&quot;},{&quot;family&quot;:&quot;Yao&quot;,&quot;given&quot;:&quot;Cong Hui&quot;,&quot;parse-names&quot;:false,&quot;dropping-particle&quot;:&quot;&quot;,&quot;non-dropping-particle&quot;:&quot;&quot;},{&quot;family&quot;:&quot;Yoon&quot;,&quot;given&quot;:&quot;Haejin&quot;,&quot;parse-names&quot;:false,&quot;dropping-particle&quot;:&quot;&quot;,&quot;non-dropping-particle&quot;:&quot;&quot;},{&quot;family&quot;:&quot;Sage&quot;,&quot;given&quot;:&quot;Peter T.&quot;,&quot;parse-names&quot;:false,&quot;dropping-particle&quot;:&quot;&quot;,&quot;non-dropping-particle&quot;:&quot;&quot;},{&quot;family&quot;:&quot;LaFleur&quot;,&quot;given&quot;:&quot;Martin W.&quot;,&quot;parse-names&quot;:false,&quot;dropping-particle&quot;:&quot;&quot;,&quot;non-dropping-particle&quot;:&quot;&quot;},{&quot;family&quot;:&quot;Trombley&quot;,&quot;given&quot;:&quot;Justin D.&quot;,&quot;parse-names&quot;:false,&quot;dropping-particle&quot;:&quot;&quot;,&quot;non-dropping-particle&quot;:&quot;&quot;},{&quot;family&quot;:&quot;Jacobson&quot;,&quot;given&quot;:&quot;Connor A.&quot;,&quot;parse-names&quot;:false,&quot;dropping-particle&quot;:&quot;&quot;,&quot;non-dropping-particle&quot;:&quot;&quot;},{&quot;family&quot;:&quot;Maliga&quot;,&quot;given&quot;:&quot;Zoltan&quot;,&quot;parse-names&quot;:false,&quot;dropping-particle&quot;:&quot;&quot;,&quot;non-dropping-particle&quot;:&quot;&quot;},{&quot;family&quot;:&quot;Gygi&quot;,&quot;given&quot;:&quot;Steven P.&quot;,&quot;parse-names&quot;:false,&quot;dropping-particle&quot;:&quot;&quot;,&quot;non-dropping-particle&quot;:&quot;&quot;},{&quot;family&quot;:&quot;Sorger&quot;,&quot;given&quot;:&quot;Peter K.&quot;,&quot;parse-names&quot;:false,&quot;dropping-particle&quot;:&quot;&quot;,&quot;non-dropping-particle&quot;:&quot;&quot;},{&quot;family&quot;:&quot;Rabinowitz&quot;,&quot;given&quot;:&quot;Joshua D.&quot;,&quot;parse-names&quot;:false,&quot;dropping-particle&quot;:&quot;&quot;,&quot;non-dropping-particle&quot;:&quot;&quot;},{&quot;family&quot;:&quot;Sharpe&quot;,&quot;given&quot;:&quot;Arlene H.&quot;,&quot;parse-names&quot;:false,&quot;dropping-particle&quot;:&quot;&quot;,&quot;non-dropping-particle&quot;:&quot;&quot;},{&quot;family&quot;:&quot;Haigis&quot;,&quot;given&quot;:&quot;Marcia C.&quot;,&quot;parse-names&quot;:false,&quot;dropping-particle&quot;:&quot;&quot;,&quot;non-dropping-particle&quot;:&quot;&quot;}],&quot;container-title&quot;:&quot;Cell&quot;,&quot;container-title-short&quot;:&quot;Cell&quot;,&quot;accessed&quot;:{&quot;date-parts&quot;:[[2025,7,29]]},&quot;DOI&quot;:&quot;10.1016/J.CELL.2020.11.009&quot;,&quot;ISSN&quot;:&quot;10974172&quot;,&quot;PMID&quot;:&quot;33301708&quot;,&quot;URL&quot;:&quot;https://pmc.ncbi.nlm.nih.gov/articles/PMC8064125/&quot;,&quot;issued&quot;:{&quot;date-parts&quot;:[[2020,12,23]]},&quot;page&quot;:&quot;1848&quot;,&quot;abstract&quot;:&quot;High-fat diet compromises anti-tumor immunity by interfering with metabolism in the tumor microenvironment.&quot;,&quot;publisher&quot;:&quot;Cell Press&quot;,&quot;issue&quot;:&quot;7&quot;,&quot;volume&quot;:&quot;183&quot;},&quot;isTemporary&quot;:false},{&quot;id&quot;:&quot;99b1928b-53ad-3765-9fc2-d9b28840c8c7&quot;,&quot;itemData&quot;:{&quot;type&quot;:&quot;article-journal&quot;,&quot;id&quot;:&quot;99b1928b-53ad-3765-9fc2-d9b28840c8c7&quot;,&quot;title&quot;:&quot;Characterization of aging tumor microenvironment with drawing implications in predicting the prognosis and immunotherapy response in low-grade gliomas&quot;,&quot;author&quot;:[{&quot;family&quot;:&quot;Zhou&quot;,&quot;given&quot;:&quot;Zijian&quot;,&quot;parse-names&quot;:false,&quot;dropping-particle&quot;:&quot;&quot;,&quot;non-dropping-particle&quot;:&quot;&quot;},{&quot;family&quot;:&quot;Wei&quot;,&quot;given&quot;:&quot;Jin Hong&quot;,&quot;parse-names&quot;:false,&quot;dropping-particle&quot;:&quot;&quot;,&quot;non-dropping-particle&quot;:&quot;&quot;},{&quot;family&quot;:&quot;Jiang&quot;,&quot;given&quot;:&quot;Wenbo&quot;,&quot;parse-names&quot;:false,&quot;dropping-particle&quot;:&quot;&quot;,&quot;non-dropping-particle&quot;:&quot;&quot;}],&quot;container-title&quot;:&quot;Scientific Reports 2022 12:1&quot;,&quot;accessed&quot;:{&quot;date-parts&quot;:[[2025,7,29]]},&quot;DOI&quot;:&quot;10.1038/s41598-022-09549-3&quot;,&quot;ISBN&quot;:&quot;0123456789&quot;,&quot;ISSN&quot;:&quot;2045-2322&quot;,&quot;PMID&quot;:&quot;35361903&quot;,&quot;URL&quot;:&quot;https://www.nature.com/articles/s41598-022-09549-3&quot;,&quot;issued&quot;:{&quot;date-parts&quot;:[[2022,3,31]]},&quot;page&quot;:&quot;1-16&quot;,&quot;abstract&quot;:&quot;Aging tumor microenvironment (aging TME) is emerging as a hot spot in cancer research for its significant roles in regulation of tumor progression and tumor immune response. The immune and stromal scores of low-grade gliomas (LGGs) from TCGA and CGGA databases were determined by using ESTIMATE algorithm. Differentially expressed genes (DEGs) between high and low immune/stromal score groups were identified. Subsequently, weighted gene co-expression network analysis (WGCNA) was conducted to screen out aging TME related signature (ATMERS). Based on the expression patterns of ATMERS, LGGs were classified into two clusters with distinct prognosis via consensus clustering method. Afterwards, the aging TME score for each sample was calculated via gene set variation analysis (GSVA). Furthermore, TME components were quantified by MCP counter and CIBERSORT algorithm. The potential response to immunotherapy was evaluated by Tumor Immune Dysfunction and Exclusion analysis. We found that LGG patients with high aging TME scores showed poor prognosis, exhibited an immunosuppressive phenotype and were less likely to respond to immunotherapy compared to those with low scores. The predictive performance of aging TME score was verified in three external datasets. Finally, the expression of ATMERS in LGGs was confirmed at protein level through the Human Protein Atlas website and western blot analysis. This novel aging TME-based scoring system provided a robust biomarker for predicting the prognosis and immunotherapy response in LGGs.&quot;,&quot;publisher&quot;:&quot;Nature Publishing Group&quot;,&quot;issue&quot;:&quot;1&quot;,&quot;volume&quot;:&quot;12&quot;,&quot;container-title-short&quot;:&quot;&quot;},&quot;isTemporary&quot;:false}]},{&quot;citationID&quot;:&quot;MENDELEY_CITATION_6b8746f9-ba41-4168-aa88-949d263f754f&quot;,&quot;properties&quot;:{&quot;noteIndex&quot;:0},&quot;isEdited&quot;:false,&quot;manualOverride&quot;:{&quot;isManuallyOverridden&quot;:false,&quot;citeprocText&quot;:&quot;[21]&quot;,&quot;manualOverrideText&quot;:&quot;&quot;},&quot;citationTag&quot;:&quot;MENDELEY_CITATION_v3_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&quot;,&quot;citationItems&quot;:[{&quot;id&quot;:&quot;2bd60956-b35c-35a8-99e5-744c2d0dabcb&quot;,&quot;itemData&quot;:{&quot;type&quot;:&quot;article-journal&quot;,&quot;id&quot;:&quot;2bd60956-b35c-35a8-99e5-744c2d0dabcb&quot;,&quot;title&quot;:&quot;The effects of metabolism on the immune microenvironment in colorectal cancer&quot;,&quot;author&quot;:[{&quot;family&quot;:&quot;Chen&quot;,&quot;given&quot;:&quot;Xingzhao&quot;,&quot;parse-names&quot;:false,&quot;dropping-particle&quot;:&quot;&quot;,&quot;non-dropping-particle&quot;:&quot;&quot;},{&quot;family&quot;:&quot;Ma&quot;,&quot;given&quot;:&quot;Zhiyuan&quot;,&quot;parse-names&quot;:false,&quot;dropping-particle&quot;:&quot;&quot;,&quot;non-dropping-particle&quot;:&quot;&quot;},{&quot;family&quot;:&quot;Yi&quot;,&quot;given&quot;:&quot;Zhiqiang&quot;,&quot;parse-names&quot;:false,&quot;dropping-particle&quot;:&quot;&quot;,&quot;non-dropping-particle&quot;:&quot;&quot;},{&quot;family&quot;:&quot;Wu&quot;,&quot;given&quot;:&quot;Enqin&quot;,&quot;parse-names&quot;:false,&quot;dropping-particle&quot;:&quot;&quot;,&quot;non-dropping-particle&quot;:&quot;&quot;},{&quot;family&quot;:&quot;Shang&quot;,&quot;given&quot;:&quot;Zhengye&quot;,&quot;parse-names&quot;:false,&quot;dropping-particle&quot;:&quot;&quot;,&quot;non-dropping-particle&quot;:&quot;&quot;},{&quot;family&quot;:&quot;Tuo&quot;,&quot;given&quot;:&quot;Biguang&quot;,&quot;parse-names&quot;:false,&quot;dropping-particle&quot;:&quot;&quot;,&quot;non-dropping-particle&quot;:&quot;&quot;},{&quot;family&quot;:&quot;Li&quot;,&quot;given&quot;:&quot;Taolang&quot;,&quot;parse-names&quot;:false,&quot;dropping-particle&quot;:&quot;&quot;,&quot;non-dropping-particle&quot;:&quot;&quot;},{&quot;family&quot;:&quot;Liu&quot;,&quot;given&quot;:&quot;Xuemei&quot;,&quot;parse-names&quot;:false,&quot;dropping-particle&quot;:&quot;&quot;,&quot;non-dropping-particle&quot;:&quot;&quot;}],&quot;container-title&quot;:&quot;Cell death discovery&quot;,&quot;container-title-short&quot;:&quot;Cell Death Discov.&quot;,&quot;accessed&quot;:{&quot;date-parts&quot;:[[2024,12,4]]},&quot;DOI&quot;:&quot;10.1038/S41420-024-01865-Z&quot;,&quot;ISSN&quot;:&quot;2058-7716&quot;,&quot;PMID&quot;:&quot;38453888&quot;,&quot;URL&quot;:&quot;https://pubmed.ncbi.nlm.nih.gov/38453888/&quot;,&quot;issued&quot;:{&quot;date-parts&quot;:[[2024,12,1]]},&quot;abstract&quot;:&quot;Colorectal cancer (CRC) is a malignancy that is widely prevalent worldwide. Due to its unsatisfactory treatment outcome and extremely poor prognosis, many studies on the molecular mechanisms and pathological mechanisms of CRC have been published in recent years. The tumor microenvironment (TME) is an extremely important feature of tumorigenesis and one of the hallmarks of tumor development. Metabolic reprogramming is currently a hot topic in tumor research, and studies on this topic have provided important insights into CRC development. In particular, metabolic reprogramming in cancer causes changes in the composition of energy and nutrients in the TME. Furthermore, it can alter the complex crosstalk between immune cells and associated immune factors, such as associated macrophages and T cells, which play important immune roles in the TME, in turn affecting the immune escape of tumors by altering immune surveillance. In this review, we summarize several metabolism-related processes affecting the immune microenvironment of CRC tumors. Our results showed that the immune microenvironment is regulated by metabolic reprogramming and influences the development of CRC.&quot;,&quot;publisher&quot;:&quot;Cell Death Discov&quot;,&quot;issue&quot;:&quot;1&quot;,&quot;volume&quot;:&quot;10&quot;},&quot;isTemporary&quot;:false}]},{&quot;citationID&quot;:&quot;MENDELEY_CITATION_05df6516-11d1-4704-9406-9ca81d2987ff&quot;,&quot;properties&quot;:{&quot;noteIndex&quot;:0},&quot;isEdited&quot;:false,&quot;manualOverride&quot;:{&quot;isManuallyOverridden&quot;:false,&quot;citeprocText&quot;:&quot;[22]&quot;,&quot;manualOverrideText&quot;:&quot;&quot;},&quot;citationTag&quot;:&quot;MENDELEY_CITATION_v3_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&quot;,&quot;citationItems&quot;:[{&quot;id&quot;:&quot;ea1ec3b9-c9c2-3a51-9181-a8e5872118c7&quot;,&quot;itemData&quot;:{&quot;type&quot;:&quot;article-journal&quot;,&quot;id&quot;:&quot;ea1ec3b9-c9c2-3a51-9181-a8e5872118c7&quot;,&quot;title&quot;:&quot;Easy or Not—The Advances of EZH2 in Regulating T Cell Development, Differentiation, and Activation in Antitumor Immunity&quot;,&quot;author&quot;:[{&quot;family&quot;:&quot;Huang&quot;,&quot;given&quot;:&quot;Jiaqi&quot;,&quot;parse-names&quot;:false,&quot;dropping-particle&quot;:&quot;&quot;,&quot;non-dropping-particle&quot;:&quot;&quot;},{&quot;family&quot;:&quot;Zhang&quot;,&quot;given&quot;:&quot;Jie&quot;,&quot;parse-names&quot;:false,&quot;dropping-particle&quot;:&quot;&quot;,&quot;non-dropping-particle&quot;:&quot;&quot;},{&quot;family&quot;:&quot;Guo&quot;,&quot;given&quot;:&quot;Zhengyang&quot;,&quot;parse-names&quot;:false,&quot;dropping-particle&quot;:&quot;&quot;,&quot;non-dropping-particle&quot;:&quot;&quot;},{&quot;family&quot;:&quot;Li&quot;,&quot;given&quot;:&quot;Chen&quot;,&quot;parse-names&quot;:false,&quot;dropping-particle&quot;:&quot;&quot;,&quot;non-dropping-particle&quot;:&quot;&quot;},{&quot;family&quot;:&quot;Tan&quot;,&quot;given&quot;:&quot;Zhen&quot;,&quot;parse-names&quot;:false,&quot;dropping-particle&quot;:&quot;&quot;,&quot;non-dropping-particle&quot;:&quot;&quot;},{&quot;family&quot;:&quot;Wang&quot;,&quot;given&quot;:&quot;Junjie&quot;,&quot;parse-names&quot;:false,&quot;dropping-particle&quot;:&quot;&quot;,&quot;non-dropping-particle&quot;:&quot;&quot;},{&quot;family&quot;:&quot;Yang&quot;,&quot;given&quot;:&quot;Jianling&quot;,&quot;parse-names&quot;:false,&quot;dropping-particle&quot;:&quot;&quot;,&quot;non-dropping-particle&quot;:&quot;&quot;},{&quot;family&quot;:&quot;Xue&quot;,&quot;given&quot;:&quot;Lixiang&quot;,&quot;parse-names&quot;:false,&quot;dropping-particle&quot;:&quot;&quot;,&quot;non-dropping-particle&quot;:&quot;&quot;}],&quot;container-title&quot;:&quot;Frontiers in Immunology&quot;,&quot;container-title-short&quot;:&quot;Front. Immunol.&quot;,&quot;accessed&quot;:{&quot;date-parts&quot;:[[2025,5,6]]},&quot;DOI&quot;:&quot;10.3389/FIMMU.2021.741302&quot;,&quot;ISSN&quot;:&quot;16643224&quot;,&quot;PMID&quot;:&quot;34737746&quot;,&quot;URL&quot;:&quot;https://pmc.ncbi.nlm.nih.gov/articles/PMC8560704/&quot;,&quot;issued&quot;:{&quot;date-parts&quot;:[[2021,10,19]]},&quot;page&quot;:&quot;741302&quot;,&quot;abstract&quot;:&quot;Enhancer of zeste homolog 2 (EZH2) is the catalytic subunit of polycomb repressive complex 2 (PRC2), which regulates downstream gene expression by trimethylation of lysine 27 in histone H3 (H3K27me3). EZH2 mutations or overexpressions are associated with many types of cancer. As inhibition of EZH2 activity could upregulate the expression of tumor suppressor genes, EZH2 has recently become an interesting therapeutic target for cancer therapy. Moreover, accumulating evidence has shown that EZH2 may contribute to the regulation of immune cells, especially T cells. EZH2 regulates T cell development, differentiation, and function, suggesting that EZH2 also regulates immune homeostasis in addition to tumor suppressor genes. Moreover, EZH2 can regulate T cell fate by targeting non-T cell factors such as metabolism, cytokines, and myeloid-derived suppressor cells. The role of EZH2 in this process has not been fully addressed. This review discusses up-to-date research on EZH2-mediated regulation of immunological function and the progress of immunological therapeutic strategies based on this regulation.&quot;,&quot;publisher&quot;:&quot;Frontiers Media S.A.&quot;,&quot;volume&quot;:&quot;12&quot;},&quot;isTemporary&quot;:false}]},{&quot;citationID&quot;:&quot;MENDELEY_CITATION_3a5f2636-8c6d-4370-b7aa-d7d85bdd7085&quot;,&quot;properties&quot;:{&quot;noteIndex&quot;:0},&quot;isEdited&quot;:false,&quot;manualOverride&quot;:{&quot;isManuallyOverridden&quot;:false,&quot;citeprocText&quot;:&quot;[1]&quot;,&quot;manualOverrideText&quot;:&quot;&quot;},&quot;citationTag&quot;:&quot;MENDELEY_CITATION_v3_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&quot;,&quot;citationItems&quot;:[{&quot;id&quot;:&quot;93ea35fd-8536-3931-9a92-b01c3254d41b&quot;,&quot;itemData&quot;:{&quot;type&quot;:&quot;article-journal&quot;,&quot;id&quot;:&quot;93ea35fd-8536-3931-9a92-b01c3254d41b&quot;,&quot;title&quot;:&quot;The evolving tumor microenvironment: From cancer initiation to metastatic outgrowth&quot;,&quot;author&quot;:[{&quot;family&quot;:&quot;Visser&quot;,&quot;given&quot;:&quot;Karin E.&quot;,&quot;parse-names&quot;:false,&quot;dropping-particle&quot;:&quot;&quot;,&quot;non-dropping-particle&quot;:&quot;de&quot;},{&quot;family&quot;:&quot;Joyce&quot;,&quot;given&quot;:&quot;Johanna A.&quot;,&quot;parse-names&quot;:false,&quot;dropping-particle&quot;:&quot;&quot;,&quot;non-dropping-particle&quot;:&quot;&quot;}],&quot;container-title&quot;:&quot;Cancer cell&quot;,&quot;container-title-short&quot;:&quot;Cancer Cell&quot;,&quot;accessed&quot;:{&quot;date-parts&quot;:[[2024,12,3]]},&quot;DOI&quot;:&quot;10.1016/J.CCELL.2023.02.016&quot;,&quot;ISSN&quot;:&quot;1878-3686&quot;,&quot;PMID&quot;:&quot;36917948&quot;,&quot;URL&quot;:&quot;https://pubmed.ncbi.nlm.nih.gov/36917948/&quot;,&quot;issued&quot;:{&quot;date-parts&quot;:[[2023,3,13]]},&quot;page&quot;:&quot;374-403&quot;,&quot;abstract&quot;:&quot;Cancers represent complex ecosystems comprising tumor cells and a multitude of non-cancerous cells, embedded in an altered extracellular matrix. The tumor microenvironment (TME) includes diverse immune cell types, cancer-associated fibroblasts, endothelial cells, pericytes, and various additional tissue-resident cell types. These host cells were once considered bystanders of tumorigenesis but are now known to play critical roles in the pathogenesis of cancer. The cellular composition and functional state of the TME can differ extensively depending on the organ in which the tumor arises, the intrinsic features of cancer cells, the tumor stage, and patient characteristics. Here, we review the importance of the TME in each stage of cancer progression, from tumor initiation, progression, invasion, and intravasation to metastatic dissemination and outgrowth. Understanding the complex interplay between tumor cell-intrinsic, cell-extrinsic, and systemic mediators of disease progression is critical for the rational development of effective anti-cancer treatments.&quot;,&quot;publisher&quot;:&quot;Cancer Cell&quot;,&quot;issue&quot;:&quot;3&quot;,&quot;volume&quot;:&quot;41&quot;},&quot;isTemporary&quot;:false}]},{&quot;citationID&quot;:&quot;MENDELEY_CITATION_4a75521d-fd6e-4f48-b060-5aedc45ec7d7&quot;,&quot;properties&quot;:{&quot;noteIndex&quot;:0},&quot;isEdited&quot;:false,&quot;manualOverride&quot;:{&quot;isManuallyOverridden&quot;:false,&quot;citeprocText&quot;:&quot;[4]&quot;,&quot;manualOverrideText&quot;:&quot;&quot;},&quot;citationTag&quot;:&quot;MENDELEY_CITATION_v3_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&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citationID&quot;:&quot;MENDELEY_CITATION_f60f4c61-e951-4d66-957d-38185bad3322&quot;,&quot;properties&quot;:{&quot;noteIndex&quot;:0},&quot;isEdited&quot;:false,&quot;manualOverride&quot;:{&quot;isManuallyOverridden&quot;:false,&quot;citeprocText&quot;:&quot;[23]&quot;,&quot;manualOverrideText&quot;:&quot;&quot;},&quot;citationTag&quot;:&quot;MENDELEY_CITATION_v3_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&quot;,&quot;citationItems&quot;:[{&quot;id&quot;:&quot;8ac560f9-1e77-34f3-8d70-033bbd0c5cfd&quot;,&quot;itemData&quot;:{&quot;type&quot;:&quot;article-journal&quot;,&quot;id&quot;:&quot;8ac560f9-1e77-34f3-8d70-033bbd0c5cfd&quot;,&quot;title&quot;:&quot;Targeting of TAMs: can we be more clever than cancer cells?&quot;,&quot;author&quot;:[{&quot;family&quot;:&quot;Kzhyshkowska&quot;,&quot;given&quot;:&quot;Julia&quot;,&quot;parse-names&quot;:false,&quot;dropping-particle&quot;:&quot;&quot;,&quot;non-dropping-particle&quot;:&quot;&quot;},{&quot;family&quot;:&quot;Shen&quot;,&quot;given&quot;:&quot;Jiaxin&quot;,&quot;parse-names&quot;:false,&quot;dropping-particle&quot;:&quot;&quot;,&quot;non-dropping-particle&quot;:&quot;&quot;},{&quot;family&quot;:&quot;Larionova&quot;,&quot;given&quot;:&quot;Irina&quot;,&quot;parse-names&quot;:false,&quot;dropping-particle&quot;:&quot;&quot;,&quot;non-dropping-particle&quot;:&quot;&quot;}],&quot;container-title&quot;:&quot;Cellular &amp; Molecular Immunology 2024 21:12&quot;,&quot;accessed&quot;:{&quot;date-parts&quot;:[[2025,7,29]]},&quot;DOI&quot;:&quot;10.1038/s41423-024-01232-z&quot;,&quot;ISBN&quot;:&quot;4142302401232&quot;,&quot;ISSN&quot;:&quot;2042-0226&quot;,&quot;PMID&quot;:&quot;39516356&quot;,&quot;URL&quot;:&quot;https://www.nature.com/articles/s41423-024-01232-z&quot;,&quot;issued&quot;:{&quot;date-parts&quot;:[[2024,11,8]]},&quot;page&quot;:&quot;1376-1409&quot;,&quot;abstract&quot;:&quot;With increasing incidence and geography, cancer is one of the leading causes of death, reduced quality of life and disability worldwide. Principal progress in the development of new anticancer therapies, in improving the efficiency of immunotherapeutic tools, and in the personification of conventional therapies needs to consider cancer-specific and patient-specific programming of innate immunity. Intratumoral TAMs and their precursors, resident macrophages and monocytes, are principal regulators of tumor progression and therapy resistance. Our review summarizes the accumulated evidence for the subpopulations of TAMs and their increasing number of biomarkers, indicating their predictive value for the clinical parameters of carcinogenesis and therapy resistance, with a focus on solid cancers of non-infectious etiology. We present the state-of-the-art knowledge about the tumor-supporting functions of TAMs at all stages of tumor progression and highlight biomarkers, recently identified by single-cell and spatial analytical methods, that discriminate between tumor-promoting and tumor-inhibiting TAMs, where both subtypes express a combination of prototype M1 and M2 genes. Our review focuses on novel mechanisms involved in the crosstalk among epigenetic, signaling, transcriptional and metabolic pathways in TAMs. Particular attention has been given to the recently identified link between cancer cell metabolism and the epigenetic programming of TAMs by histone lactylation, which can be responsible for the unlimited protumoral programming of TAMs. Finally, we explain how TAMs interfere with currently used anticancer therapeutics and summarize the most advanced data from clinical trials, which we divide into four categories: inhibition of TAM survival and differentiation, inhibition of monocyte/TAM recruitment into tumors, functional reprogramming of TAMs, and genetic enhancement of macrophages.&quot;,&quot;publisher&quot;:&quot;Nature Publishing Group&quot;,&quot;issue&quot;:&quot;12&quot;,&quot;volume&quot;:&quot;21&quot;,&quot;container-title-short&quot;:&quot;&quot;},&quot;isTemporary&quot;:false}]},{&quot;citationID&quot;:&quot;MENDELEY_CITATION_005e2c9d-90c3-4476-8081-43fbdd571156&quot;,&quot;properties&quot;:{&quot;noteIndex&quot;:0},&quot;isEdited&quot;:false,&quot;manualOverride&quot;:{&quot;isManuallyOverridden&quot;:false,&quot;citeprocText&quot;:&quot;[5]&quot;,&quot;manualOverrideText&quot;:&quot;&quot;},&quot;citationTag&quot;:&quot;MENDELEY_CITATION_v3_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&quot;,&quot;citationItems&quot;:[{&quot;id&quot;:&quot;4abd604f-aa9d-3463-b6ce-970b99a7c5cd&quot;,&quot;itemData&quot;:{&quot;type&quot;:&quot;article-journal&quot;,&quot;id&quot;:&quot;4abd604f-aa9d-3463-b6ce-970b99a7c5cd&quot;,&quot;title&quot;:&quot;Tumor-associated macrophages: Prognostic and therapeutic targets for cancer in humans and dogs&quot;,&quot;author&quot;:[{&quot;family&quot;:&quot;Brady&quot;,&quot;given&quot;:&quot;Rachel&quot;,&quot;parse-names&quot;:false,&quot;dropping-particle&quot;:&quot;V&quot;,&quot;non-dropping-particle&quot;:&quot;&quot;},{&quot;family&quot;:&quot;Thamm&quot;,&quot;given&quot;:&quot;Douglas H&quot;,&quot;parse-names&quot;:false,&quot;dropping-particle&quot;:&quot;&quot;,&quot;non-dropping-particle&quot;:&quot;&quot;}],&quot;accessed&quot;:{&quot;date-parts&quot;:[[2024,4,1]]},&quot;DOI&quot;:&quot;10.3389/fimmu.2023.1176807&quot;,&quot;issued&quot;:{&quot;date-parts&quot;:[[2023]]},&quot;container-title-short&quot;:&quot;&quot;},&quot;isTemporary&quot;:false}]},{&quot;citationID&quot;:&quot;MENDELEY_CITATION_7b3a82c9-aad6-4576-8515-5ec311a01044&quot;,&quot;properties&quot;:{&quot;noteIndex&quot;:0},&quot;isEdited&quot;:false,&quot;manualOverride&quot;:{&quot;isManuallyOverridden&quot;:false,&quot;citeprocText&quot;:&quot;[12]&quot;,&quot;manualOverrideText&quot;:&quot;&quot;},&quot;citationTag&quot;:&quot;MENDELEY_CITATION_v3_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&quot;,&quot;citationItems&quot;:[{&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quot;citationID&quot;:&quot;MENDELEY_CITATION_7aebec7b-b686-4ad0-916c-8ce6b29b04b0&quot;,&quot;properties&quot;:{&quot;noteIndex&quot;:0},&quot;isEdited&quot;:false,&quot;manualOverride&quot;:{&quot;isManuallyOverridden&quot;:false,&quot;citeprocText&quot;:&quot;[13]&quot;,&quot;manualOverrideText&quot;:&quot;&quot;},&quot;citationTag&quot;:&quot;MENDELEY_CITATION_v3_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&quot;,&quot;citationItems&quot;:[{&quot;id&quot;:&quot;c9dee6b6-a05b-33f2-96c4-24a0104d2ad8&quot;,&quot;itemData&quot;:{&quot;type&quot;:&quot;article-journal&quot;,&quot;id&quot;:&quot;c9dee6b6-a05b-33f2-96c4-24a0104d2ad8&quot;,&quot;title&quot;:&quot;Defining the Value of a Comparative Approach to Cancer Drug Development&quot;,&quot;author&quot;:[{&quot;family&quot;:&quot;Leblanc&quot;,&quot;given&quot;:&quot;Amy K&quot;,&quot;parse-names&quot;:false,&quot;dropping-particle&quot;:&quot;&quot;,&quot;non-dropping-particle&quot;:&quot;&quot;},{&quot;family&quot;:&quot;Mazcko&quot;,&quot;given&quot;:&quot;Christina N&quot;,&quot;parse-names&quot;:false,&quot;dropping-particle&quot;:&quot;&quot;,&quot;non-dropping-particle&quot;:&quot;&quot;},{&quot;family&quot;:&quot;Khanna&quot;,&quot;given&quot;:&quot;Chand&quot;,&quot;parse-names&quot;:false,&quot;dropping-particle&quot;:&quot;&quot;,&quot;non-dropping-particle&quot;:&quot;&quot;}],&quot;container-title&quot;:&quot;Clin Cancer Res&quot;,&quot;DOI&quot;:&quot;10.1158/1078-0432.CCR-15-2347&quot;,&quot;URL&quot;:&quot;http://aacrjournals.org/clincancerres/article-pdf/22/9/2133/2299932/2133.pdf&quot;,&quot;issued&quot;:{&quot;date-parts&quot;:[[2016]]},&quot;page&quot;:&quot;2133-2138&quot;,&quot;abstract&quot;:&quot;Comparative oncology as a tool in drug development requires a deeper examination of the value of the approach and examples of where this approach can satisfy unmet needs. This review seeks to demonstrate types of drug development questions that are best answered by the comparative oncology approach. We believe common perceived risks of the comparative approach relate to uncertainty of how regulatory bodies will prioritize or react to data generated from these unique studies conducted in diseased animals, and how these new data will affect ongoing human clinical trials. We contend that it is reasonable to consider these data as potentially informative and valuable to cancer drug development, but as supplementary to conventional preclinical studies and human clinical trials particularly as they relate to the identification of drug-associated adverse events. Clin Cancer Res; 22(9); 2133-8. Ó2015 AACR.&quot;,&quot;issue&quot;:&quot;9&quot;,&quot;volume&quot;:&quot;22&quot;,&quot;container-title-short&quot;:&quot;&quot;},&quot;isTemporary&quot;:false}]},{&quot;citationID&quot;:&quot;MENDELEY_CITATION_e844874b-a769-4a6a-bc73-a2eb8381b61d&quot;,&quot;properties&quot;:{&quot;noteIndex&quot;:0},&quot;isEdited&quot;:false,&quot;manualOverride&quot;:{&quot;isManuallyOverridden&quot;:false,&quot;citeprocText&quot;:&quot;[24]&quot;,&quot;manualOverrideText&quot;:&quot;&quot;},&quot;citationTag&quot;:&quot;MENDELEY_CITATION_v3_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&quot;,&quot;citationItems&quot;:[{&quot;id&quot;:&quot;d8f300d5-dc35-3b24-b315-fd71d143e596&quot;,&quot;itemData&quot;:{&quot;type&quot;:&quot;article-journal&quot;,&quot;id&quot;:&quot;d8f300d5-dc35-3b24-b315-fd71d143e596&quot;,&quot;title&quot;:&quot;The current landscape of spatial biomarkers for prediction of response to immune checkpoint inhibition&quot;,&quot;author&quot;:[{&quot;family&quot;:&quot;Williams&quot;,&quot;given&quot;:&quot;Hannah L.&quot;,&quot;parse-names&quot;:false,&quot;dropping-particle&quot;:&quot;&quot;,&quot;non-dropping-particle&quot;:&quot;&quot;},{&quot;family&quot;:&quot;Frei&quot;,&quot;given&quot;:&quot;Ana Leni&quot;,&quot;parse-names&quot;:false,&quot;dropping-particle&quot;:&quot;&quot;,&quot;non-dropping-particle&quot;:&quot;&quot;},{&quot;family&quot;:&quot;Koessler&quot;,&quot;given&quot;:&quot;Thibaud&quot;,&quot;parse-names&quot;:false,&quot;dropping-particle&quot;:&quot;&quot;,&quot;non-dropping-particle&quot;:&quot;&quot;},{&quot;family&quot;:&quot;Berger&quot;,&quot;given&quot;:&quot;Martin D.&quot;,&quot;parse-names&quot;:false,&quot;dropping-particle&quot;:&quot;&quot;,&quot;non-dropping-particle&quot;:&quot;&quot;},{&quot;family&quot;:&quot;Dawson&quot;,&quot;given&quot;:&quot;Heather&quot;,&quot;parse-names&quot;:false,&quot;dropping-particle&quot;:&quot;&quot;,&quot;non-dropping-particle&quot;:&quot;&quot;},{&quot;family&quot;:&quot;Michielin&quot;,&quot;given&quot;:&quot;Olivier&quot;,&quot;parse-names&quot;:false,&quot;dropping-particle&quot;:&quot;&quot;,&quot;non-dropping-particle&quot;:&quot;&quot;},{&quot;family&quot;:&quot;Zlobec&quot;,&quot;given&quot;:&quot;Inti&quot;,&quot;parse-names&quot;:false,&quot;dropping-particle&quot;:&quot;&quot;,&quot;non-dropping-particle&quot;:&quot;&quot;}],&quot;container-title&quot;:&quot;npj Precision Oncology&quot;,&quot;container-title-short&quot;:&quot;NPJ Precis. Oncol.&quot;,&quot;accessed&quot;:{&quot;date-parts&quot;:[[2025,7,29]]},&quot;DOI&quot;:&quot;10.1038/S41698-024-00671-1;SUBJMETA=1059,1857,2325,631,67;KWRD=CANCER+IMMUNOTHERAPY,TUMOUR+BIOMARKERS&quot;,&quot;ISSN&quot;:&quot;2397768X&quot;,&quot;URL&quot;:&quot;https://www.nature.com/articles/s41698-024-00671-1&quot;,&quot;issued&quot;:{&quot;date-parts&quot;:[[2024,12,1]]},&quot;page&quot;:&quot;1-18&quot;,&quot;abstract&quot;:&quot;Enabling the examination of cell-cell relationships in tissue, spatially resolved omics technologies have revolutionised our perspectives on cancer biology. Clinically, the development of immune checkpoint inhibitors (ICI) has advanced cancer therapeutics. However, a major challenge of effective implementation is the identification of predictive biomarkers of response. In this review we examine the potential added predictive value of spatial biomarkers of response to ICI beyond current clinical benchmarks.&quot;,&quot;publisher&quot;:&quot;Nature Research&quot;,&quot;issue&quot;:&quot;1&quot;,&quot;volume&quot;:&quot;8&quot;},&quot;isTemporary&quot;:false}]},{&quot;citationID&quot;:&quot;MENDELEY_CITATION_07351edd-7b7f-416c-965d-ad65544dc493&quot;,&quot;properties&quot;:{&quot;noteIndex&quot;:0},&quot;isEdited&quot;:false,&quot;manualOverride&quot;:{&quot;isManuallyOverridden&quot;:false,&quot;citeprocText&quot;:&quot;[25]&quot;,&quot;manualOverrideText&quot;:&quot;&quot;},&quot;citationTag&quot;:&quot;MENDELEY_CITATION_v3_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&quot;,&quot;citationItems&quot;:[{&quot;id&quot;:&quot;569839bc-915d-3a2b-adec-c0d9f2285517&quot;,&quot;itemData&quot;:{&quot;type&quot;:&quot;article-journal&quot;,&quot;id&quot;:&quot;569839bc-915d-3a2b-adec-c0d9f2285517&quot;,&quot;title&quot;:&quot;Polymerase chain reaction-based species verification and microsatellite analysis for canine cell line validation&quot;,&quot;author&quot;:[{&quot;family&quot;:&quot;O'Donoghue&quot;,&quot;given&quot;:&quot;Liza E.&quot;,&quot;parse-names&quot;:false,&quot;dropping-particle&quot;:&quot;&quot;,&quot;non-dropping-particle&quot;:&quot;&quot;},{&quot;family&quot;:&quot;Rivest&quot;,&quot;given&quot;:&quot;Jason P.&quot;,&quot;parse-names&quot;:false,&quot;dropping-particle&quot;:&quot;&quot;,&quot;non-dropping-particle&quot;:&quot;&quot;},{&quot;family&quot;:&quot;Duval&quot;,&quot;given&quot;:&quot;Dawn L.&quot;,&quot;parse-names&quot;:false,&quot;dropping-particle&quot;:&quot;&quot;,&quot;non-dropping-particle&quot;:&quot;&quot;}],&quot;container-title&quot;:&quot;Journal of veterinary diagnostic investigation : official publication of the American Association of Veterinary Laboratory Diagnosticians, Inc&quot;,&quot;container-title-short&quot;:&quot;J. Vet. Diagn. Invest.&quot;,&quot;accessed&quot;:{&quot;date-parts&quot;:[[2025,1,8]]},&quot;DOI&quot;:&quot;10.1177/1040638711408064&quot;,&quot;ISSN&quot;:&quot;1943-4936&quot;,&quot;PMID&quot;:&quot;21908323&quot;,&quot;URL&quot;:&quot;https://pubmed.ncbi.nlm.nih.gov/21908323/&quot;,&quot;issued&quot;:{&quot;date-parts&quot;:[[2011,7]]},&quot;page&quot;:&quot;780-785&quot;,&quot;abstract&quot;:&quot;Cell line cross-contamination as well as genetic drift during passaging have been acknowledged as widespread problems since the 1960s. Improper cell line identification can invalidate results and, if not discovered, pollute the scientific community's body of knowledge with regard to cancer cell lines, their gene expression, and their drug susceptibilities. Despite the obvious need, validation of cell line identity is not yet widely required, and the problem persists. A highly sensitive polymerase chain reaction (PCR)-based approach and short tandem repeat (STR) profiling were used to examine the prevalence of inter- and intraspecies cell line contamination in a veterinary research setting. First, 60 cell lines from 6 laboratories were tested with multiplex species-specific PCR capable of identifying 6 commonly used species. Of these, 3 were determined to be misidentified by species. Second, to identify intraspecies contamination among canine cancer cell lines, 29 canine lines from 3 different laboratories were analyzed with STR fingerprinting. Using this methodology, 3 canine cell lines were determined to be misidentified or cross-contaminated by other canine cell lines. Finally, genetic drift was observed within 1 cell line obtained from different laboratories. These findings emphasize the importance of cell line validation as a critical component of \&quot;good cell culture practice.\&quot; A database of the STR profiles obtained in the current study has been established for future comparison and validation of canine cell lines by investigators at Colorado State University and other institutions. © 2011 The Author(s).&quot;,&quot;publisher&quot;:&quot;J Vet Diagn Invest&quot;,&quot;issue&quot;:&quot;4&quot;,&quot;volume&quot;:&quot;23&quot;},&quot;isTemporary&quot;:false}]},{&quot;citationID&quot;:&quot;MENDELEY_CITATION_a32680f4-160f-4f7a-b44d-ba621a3fdd71&quot;,&quot;properties&quot;:{&quot;noteIndex&quot;:0},&quot;isEdited&quot;:false,&quot;manualOverride&quot;:{&quot;isManuallyOverridden&quot;:false,&quot;citeprocText&quot;:&quot;[26]&quot;,&quot;manualOverrideText&quot;:&quot;&quot;},&quot;citationTag&quot;:&quot;MENDELEY_CITATION_v3_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&quot;,&quot;citationItems&quot;:[{&quot;id&quot;:&quot;cd4641b4-f99a-3557-aa6c-1431fa1296fa&quot;,&quot;itemData&quot;:{&quot;type&quot;:&quot;article-journal&quot;,&quot;id&quot;:&quot;cd4641b4-f99a-3557-aa6c-1431fa1296fa&quot;,&quot;title&quot;:&quot;The Flint Animal Cancer Center (FACC) Canine Tumour Cell Line Panel: a resource for veterinary drug discovery, comparative oncology and translational medicine&quot;,&quot;author&quot;:[{&quot;family&quot;:&quot;Fowles&quot;,&quot;given&quot;:&quot;J. S.&quot;,&quot;parse-names&quot;:false,&quot;dropping-particle&quot;:&quot;&quot;,&quot;non-dropping-particle&quot;:&quot;&quot;},{&quot;family&quot;:&quot;Dailey&quot;,&quot;given&quot;:&quot;D. D.&quot;,&quot;parse-names&quot;:false,&quot;dropping-particle&quot;:&quot;&quot;,&quot;non-dropping-particle&quot;:&quot;&quot;},{&quot;family&quot;:&quot;Gustafson&quot;,&quot;given&quot;:&quot;D. L.&quot;,&quot;parse-names&quot;:false,&quot;dropping-particle&quot;:&quot;&quot;,&quot;non-dropping-particle&quot;:&quot;&quot;},{&quot;family&quot;:&quot;Thamm&quot;,&quot;given&quot;:&quot;D. H.&quot;,&quot;parse-names&quot;:false,&quot;dropping-particle&quot;:&quot;&quot;,&quot;non-dropping-particle&quot;:&quot;&quot;},{&quot;family&quot;:&quot;Duval&quot;,&quot;given&quot;:&quot;D. L.&quot;,&quot;parse-names&quot;:false,&quot;dropping-particle&quot;:&quot;&quot;,&quot;non-dropping-particle&quot;:&quot;&quot;}],&quot;container-title&quot;:&quot;Veterinary and Comparative Oncology&quot;,&quot;container-title-short&quot;:&quot;Vet. Comp. Oncol.&quot;,&quot;accessed&quot;:{&quot;date-parts&quot;:[[2023,5,28]]},&quot;DOI&quot;:&quot;10.1111/VCO.12192&quot;,&quot;ISSN&quot;:&quot;1476-5829&quot;,&quot;PMID&quot;:&quot;27197945&quot;,&quot;URL&quot;:&quot;https://onlinelibrary.wiley.com/doi/full/10.1111/vco.12192&quot;,&quot;issued&quot;:{&quot;date-parts&quot;:[[2017,6,1]]},&quot;page&quot;:&quot;481-492&quot;,&quot;abstract&quot;:&quot;Mammalian cell tissue culture has been a critical tool leading to our current understanding of cancer including many aspects of cellular transformation, growth and response to therapies. The current use of large panels of cell lines with associated phenotypic and genotypic information now allows for informatics approaches and in silico screens to rapidly test hypotheses based on simple as well as complex relationships. Current cell line panels with large amounts of associated drug sensitivity and genomics data are comprised of human cancer cell lines (i.e. NCI60 and GDSC). There is increased recognition of the contribution of canine cancer to comparative cancer research as a spontaneous large animal model with application in basic and translational studies. We have assembled a panel of canine cancer cell lines to facilitate studies in canine cancer and report here phenotypic and genotypic data associated with these cells.&quot;,&quot;publisher&quot;:&quot;John Wiley &amp; Sons, Ltd&quot;,&quot;issue&quot;:&quot;2&quot;,&quot;volume&quot;:&quot;15&quot;},&quot;isTemporary&quot;:false}]},{&quot;citationID&quot;:&quot;MENDELEY_CITATION_e9633819-196d-4c2d-9af7-c14a15e0803d&quot;,&quot;properties&quot;:{&quot;noteIndex&quot;:0},&quot;isEdited&quot;:false,&quot;manualOverride&quot;:{&quot;isManuallyOverridden&quot;:false,&quot;citeprocText&quot;:&quot;[27,28]&quot;,&quot;manualOverrideText&quot;:&quot;&quot;},&quot;citationTag&quot;:&quot;MENDELEY_CITATION_v3_eyJjaXRhdGlvbklEIjoiTUVOREVMRVlfQ0lUQVRJT05fZTk2MzM4MTktMTk2ZC00YzJkLTlhZjctYzE0YTE1ZTA4MDNkIiwicHJvcGVydGllcyI6eyJub3RlSW5kZXgiOjB9LCJpc0VkaXRlZCI6ZmFsc2UsIm1hbnVhbE92ZXJyaWRlIjp7ImlzTWFudWFsbHlPdmVycmlkZGVuIjpmYWxzZSwiY2l0ZXByb2NUZXh0IjoiWzI3LDI4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&quot;,&quot;citationItems&quot;:[{&quot;id&quot;:&quot;62a93aa3-1b34-32f8-ae8b-656c702c7f63&quot;,&quot;itemData&quot;:{&quot;type&quot;:&quot;article-journal&quot;,&quot;id&quot;:&quot;62a93aa3-1b34-32f8-ae8b-656c702c7f63&quot;,&quot;title&quot;:&quot;R Core Team 2023 R: A language and environment for statistical computing. R foundation for statistical computing. https://www.R-project.org/&quot;,&quot;author&quot;:[{&quot;family&quot;:&quot;Team&quot;,&quot;given&quot;:&quot;R Core&quot;,&quot;parse-names&quot;:false,&quot;dropping-particle&quot;:&quot;&quot;,&quot;non-dropping-particle&quot;:&quot;&quot;}],&quot;container-title&quot;:&quot;R Foundation for Statistical Computing&quot;,&quot;issued&quot;:{&quot;date-parts&quot;:[[2023]]},&quot;abstract&quot;:&quot;R Core Team (2023). R: A language and environment for statistical computing. R Foundation for Statistical Computing, Vienna, Austria. URL http://www.R-project.org/.&quot;,&quot;container-title-short&quot;:&quot;&quot;},&quot;isTemporary&quot;:false},{&quot;id&quot;:&quot;2f4071cd-5592-3027-8b27-3bf7a965f2d2&quot;,&quot;itemData&quot;:{&quot;type&quot;:&quot;article&quot;,&quot;id&quot;:&quot;2f4071cd-5592-3027-8b27-3bf7a965f2d2&quot;,&quot;title&quot;:&quot;RStudio: Integrated Development Environment for R&quot;,&quot;author&quot;:[{&quot;family&quot;:&quot;Posit team&quot;,&quot;given&quot;:&quot;&quot;,&quot;parse-names&quot;:false,&quot;dropping-particle&quot;:&quot;&quot;,&quot;non-dropping-particle&quot;:&quot;&quot;}],&quot;number&quot;:&quot;http://www.posit.co/.&quot;,&quot;issued&quot;:{&quot;date-parts&quot;:[[2023]]},&quot;publisher-place&quot;:&quot;Boston, MA&quot;,&quot;publisher&quot;:&quot;Posit Software, PBC&quot;,&quot;container-title-short&quot;:&quot;&quot;},&quot;isTemporary&quot;:false}]},{&quot;citationID&quot;:&quot;MENDELEY_CITATION_a129e934-3968-45b8-b205-1d5cb1071fa1&quot;,&quot;properties&quot;:{&quot;noteIndex&quot;:0},&quot;isEdited&quot;:false,&quot;manualOverride&quot;:{&quot;isManuallyOverridden&quot;:false,&quot;citeprocText&quot;:&quot;[29]&quot;,&quot;manualOverrideText&quot;:&quot;&quot;},&quot;citationTag&quot;:&quot;MENDELEY_CITATION_v3_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&quot;,&quot;citationItems&quot;:[{&quot;id&quot;:&quot;2596d153-ecbc-33f6-94eb-c4e0dc4e979e&quot;,&quot;itemData&quot;:{&quot;type&quot;:&quot;article-journal&quot;,&quot;id&quot;:&quot;2596d153-ecbc-33f6-94eb-c4e0dc4e979e&quot;,&quot;title&quot;:&quot;Volume 16: How to Detect and Handle Outliers&quot;,&quot;accessed&quot;:{&quot;date-parts&quot;:[[2025,8,24]]},&quot;container-title-short&quot;:&quot;&quot;},&quot;isTemporary&quot;:false}]},{&quot;citationID&quot;:&quot;MENDELEY_CITATION_91ceabee-b3e8-41e2-ac67-cbff5c53416d&quot;,&quot;properties&quot;:{&quot;noteIndex&quot;:0},&quot;isEdited&quot;:false,&quot;manualOverride&quot;:{&quot;isManuallyOverridden&quot;:false,&quot;citeprocText&quot;:&quot;[30]&quot;,&quot;manualOverrideText&quot;:&quot;&quot;},&quot;citationTag&quot;:&quot;MENDELEY_CITATION_v3_eyJjaXRhdGlvbklEIjoiTUVOREVMRVlfQ0lUQVRJT05fOTFjZWFiZWUtYjNlOC00MWUyLWFjNjctY2JmZjVjNTM0MTZkIiwicHJvcGVydGllcyI6eyJub3RlSW5kZXgiOjB9LCJpc0VkaXRlZCI6ZmFsc2UsIm1hbnVhbE92ZXJyaWRlIjp7ImlzTWFudWFsbHlPdmVycmlkZGVuIjpmYWxzZSwiY2l0ZXByb2NUZXh0IjoiWzMw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&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636eb5f3-030a-4c53-bf89-bfecb2c0c841&quot;,&quot;properties&quot;:{&quot;noteIndex&quot;:0},&quot;isEdited&quot;:false,&quot;manualOverride&quot;:{&quot;isManuallyOverridden&quot;:false,&quot;citeprocText&quot;:&quot;[31]&quot;,&quot;manualOverrideText&quot;:&quot;&quot;},&quot;citationTag&quot;:&quot;MENDELEY_CITATION_v3_eyJjaXRhdGlvbklEIjoiTUVOREVMRVlfQ0lUQVRJT05fNjM2ZWI1ZjMtMDMwYS00YzUzLWJmODktYmZlY2IyYzBjODQxIiwicHJvcGVydGllcyI6eyJub3RlSW5kZXgiOjB9LCJpc0VkaXRlZCI6ZmFsc2UsIm1hbnVhbE92ZXJyaWRlIjp7ImlzTWFudWFsbHlPdmVycmlkZGVuIjpmYWxzZSwiY2l0ZXByb2NUZXh0IjoiWzMx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1aea36af-4bab-4b6a-abcb-504e5f74640a&quot;,&quot;properties&quot;:{&quot;noteIndex&quot;:0},&quot;isEdited&quot;:false,&quot;manualOverride&quot;:{&quot;isManuallyOverridden&quot;:false,&quot;citeprocText&quot;:&quot;[32]&quot;,&quot;manualOverrideText&quot;:&quot;&quot;},&quot;citationTag&quot;:&quot;MENDELEY_CITATION_v3_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&quot;,&quot;citationItems&quot;:[{&quot;id&quot;:&quot;b28c8e62-2cad-3750-9dd0-0146a0105a6a&quot;,&quot;itemData&quot;:{&quot;type&quot;:&quot;article-journal&quot;,&quot;id&quot;:&quot;b28c8e62-2cad-3750-9dd0-0146a0105a6a&quot;,&quot;title&quot;:&quot;Molecular signatures database (MSigDB) 3.0&quot;,&quot;author&quot;:[{&quot;family&quot;:&quot;Liberzon&quot;,&quot;given&quot;:&quot;Arthur&quot;,&quot;parse-names&quot;:false,&quot;dropping-particle&quot;:&quot;&quot;,&quot;non-dropping-particle&quot;:&quot;&quot;},{&quot;family&quot;:&quot;Subramanian&quot;,&quot;given&quot;:&quot;Aravind&quot;,&quot;parse-names&quot;:false,&quot;dropping-particle&quot;:&quot;&quot;,&quot;non-dropping-particle&quot;:&quot;&quot;},{&quot;family&quot;:&quot;Pinchback&quot;,&quot;given&quot;:&quot;Reid&quot;,&quot;parse-names&quot;:false,&quot;dropping-particle&quot;:&quot;&quot;,&quot;non-dropping-particle&quot;:&quot;&quot;},{&quot;family&quot;:&quot;Thorvaldsdóttir&quot;,&quot;given&quot;:&quot;Helga&quot;,&quot;parse-names&quot;:false,&quot;dropping-particle&quot;:&quot;&quot;,&quot;non-dropping-particle&quot;:&quot;&quot;},{&quot;family&quot;:&quot;Tamayo&quot;,&quot;given&quot;:&quot;Pablo&quot;,&quot;parse-names&quot;:false,&quot;dropping-particle&quot;:&quot;&quot;,&quot;non-dropping-particle&quot;:&quot;&quot;},{&quot;family&quot;:&quot;Mesirov&quot;,&quot;given&quot;:&quot;Jill P.&quot;,&quot;parse-names&quot;:false,&quot;dropping-particle&quot;:&quot;&quot;,&quot;non-dropping-particle&quot;:&quot;&quot;}],&quot;container-title&quot;:&quot;Bioinformatics (Oxford, England)&quot;,&quot;container-title-short&quot;:&quot;Bioinformatics&quot;,&quot;accessed&quot;:{&quot;date-parts&quot;:[[2026,1,13]]},&quot;DOI&quot;:&quot;10.1093/BIOINFORMATICS/BTR260&quot;,&quot;ISSN&quot;:&quot;1367-4811&quot;,&quot;PMID&quot;:&quot;21546393&quot;,&quot;URL&quot;:&quot;https://pubmed.ncbi.nlm.nih.gov/21546393/&quot;,&quot;issued&quot;:{&quot;date-parts&quot;:[[2011,6]]},&quot;page&quot;:&quot;1739-1740&quot;,&quot;abstract&quot;:&quot;Motivation: Well-annotated gene sets representing the universe of the biological processes are critical for meaningful and insightful interpretation of large-scale genomic data. The Molecular Signatures Database (MSigDB) is one of the most widely used repositories of such sets.Results: We report the availability of a new version of the database, MSigDB 3.0, with over 6700 gene sets, a complete revision of the collection of canonical pathways and experimental signatures from publications, enhanced annotations and upgrades to the web site. © The Author 2011. Published by Oxford University Press. All rights reserved.&quot;,&quot;publisher&quot;:&quot;Bioinformatics&quot;,&quot;issue&quot;:&quot;12&quot;,&quot;volume&quot;:&quot;27&quot;},&quot;isTemporary&quot;:false}]},{&quot;citationID&quot;:&quot;MENDELEY_CITATION_95d5b77a-ab73-4fb8-af2a-06f9bd009f48&quot;,&quot;properties&quot;:{&quot;noteIndex&quot;:0},&quot;isEdited&quot;:false,&quot;manualOverride&quot;:{&quot;isManuallyOverridden&quot;:false,&quot;citeprocText&quot;:&quot;[33]&quot;,&quot;manualOverrideText&quot;:&quot;&quot;},&quot;citationTag&quot;:&quot;MENDELEY_CITATION_v3_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&quot;,&quot;citationItems&quot;:[{&quot;id&quot;:&quot;31e8a400-9d0a-3eec-adc3-12ef54abfbb9&quot;,&quot;itemData&quot;:{&quot;type&quot;:&quot;article-journal&quot;,&quot;id&quot;:&quot;31e8a400-9d0a-3eec-adc3-12ef54abfbb9&quot;,&quot;title&quot;:&quot;Measurement of VEGF Content in Exosomes and Subsequent Tumor Tubulogenesis and In Vivo Angiogenesis Functional Assays&quot;,&quot;author&quot;:[{&quot;family&quot;:&quot;Zeng&quot;,&quot;given&quot;:&quot;Ye&quot;,&quot;parse-names&quot;:false,&quot;dropping-particle&quot;:&quot;&quot;,&quot;non-dropping-particle&quot;:&quot;&quot;},{&quot;family&quot;:&quot;Du&quot;,&quot;given&quot;:&quot;Xiaoqiang&quot;,&quot;parse-names&quot;:false,&quot;dropping-particle&quot;:&quot;&quot;,&quot;non-dropping-particle&quot;:&quot;&quot;},{&quot;family&quot;:&quot;Jiang&quot;,&quot;given&quot;:&quot;Wenli&quot;,&quot;parse-names&quot;:false,&quot;dropping-particle&quot;:&quot;&quot;,&quot;non-dropping-particle&quot;:&quot;&quot;},{&quot;family&quot;:&quot;Qiu&quot;,&quot;given&quot;:&quot;Yan&quot;,&quot;parse-names&quot;:false,&quot;dropping-particle&quot;:&quot;&quot;,&quot;non-dropping-particle&quot;:&quot;&quot;}],&quot;container-title&quot;:&quot;Methods in Molecular Biology&quot;,&quot;accessed&quot;:{&quot;date-parts&quot;:[[2025,5,11]]},&quot;DOI&quot;:&quot;10.1007/978-1-0716-2217-9_5,&quot;,&quot;ISSN&quot;:&quot;19406029&quot;,&quot;PMID&quot;:&quot;35451750&quot;,&quot;URL&quot;:&quot;https://pubmed.ncbi.nlm.nih.gov/35451750/&quot;,&quot;issued&quot;:{&quot;date-parts&quot;:[[2022]]},&quot;page&quot;:&quot;79-96&quot;,&quot;abstract&quot;:&quot;Vascular endothelial growth factor (VEGF) plays a vital role in angiogenesis, and is also involved in tumor cell growth and immunosuppression, showing very complex roles. VEGF-exosomes are released by tumor endothelial cells (ECs) following anti-angiogenesis therapies (AATs). Transwell assays enable the detection of migration and invasion capacities of tumor cells. Matrigel assays are used to evaluate the angiogenesis capacities of ECs. Here we describe the detection of VEGF content in exosomes by nano-flow cytometry, enzyme-linked immunosorbent assay (ELISA), and western blotting, and demonstrate the procedure for detection of the colon formation of tumor cells induced by exosomes, the angiogenesis of tumor cells co-cultured with ECs, the angiogenesis of tumor cells induced by exosomes in Matrigel assay in vitro and tumor xenografts.&quot;,&quot;publisher&quot;:&quot;Humana Press Inc.&quot;,&quot;volume&quot;:&quot;2475&quot;,&quot;container-title-short&quot;:&quot;&quot;},&quot;isTemporary&quot;:false}]},{&quot;citationID&quot;:&quot;MENDELEY_CITATION_56257c4b-52ee-451b-b8aa-529c5e10e433&quot;,&quot;properties&quot;:{&quot;noteIndex&quot;:0},&quot;isEdited&quot;:false,&quot;manualOverride&quot;:{&quot;isManuallyOverridden&quot;:false,&quot;citeprocText&quot;:&quot;[27]&quot;,&quot;manualOverrideText&quot;:&quot;&quot;},&quot;citationTag&quot;:&quot;MENDELEY_CITATION_v3_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&quot;,&quot;citationItems&quot;:[{&quot;id&quot;:&quot;62a93aa3-1b34-32f8-ae8b-656c702c7f63&quot;,&quot;itemData&quot;:{&quot;type&quot;:&quot;article-journal&quot;,&quot;id&quot;:&quot;62a93aa3-1b34-32f8-ae8b-656c702c7f63&quot;,&quot;title&quot;:&quot;R Core Team 2023 R: A language and environment for statistical computing. R foundation for statistical computing. https://www.R-project.org/&quot;,&quot;author&quot;:[{&quot;family&quot;:&quot;Team&quot;,&quot;given&quot;:&quot;R Core&quot;,&quot;parse-names&quot;:false,&quot;dropping-particle&quot;:&quot;&quot;,&quot;non-dropping-particle&quot;:&quot;&quot;}],&quot;container-title&quot;:&quot;R Foundation for Statistical Computing&quot;,&quot;issued&quot;:{&quot;date-parts&quot;:[[2023]]},&quot;abstract&quot;:&quot;R Core Team (2023). R: A language and environment for statistical computing. R Foundation for Statistical Computing, Vienna, Austria. URL http://www.R-project.org/.&quot;,&quot;container-title-short&quot;:&quot;&quot;},&quot;isTemporary&quot;:false}]},{&quot;citationID&quot;:&quot;MENDELEY_CITATION_d055513d-a547-4d40-94cc-1753b1f5f881&quot;,&quot;properties&quot;:{&quot;noteIndex&quot;:0},&quot;isEdited&quot;:false,&quot;manualOverride&quot;:{&quot;isManuallyOverridden&quot;:false,&quot;citeprocText&quot;:&quot;[30]&quot;,&quot;manualOverrideText&quot;:&quot;&quot;},&quot;citationTag&quot;:&quot;MENDELEY_CITATION_v3_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&quot;,&quot;citationItems&quot;:[{&quot;id&quot;:&quot;f55d83e6-9e2c-3e58-aa07-536f8539d5ff&quot;,&quot;itemData&quot;:{&quot;type&quot;:&quot;article-journal&quot;,&quot;id&quot;:&quot;f55d83e6-9e2c-3e58-aa07-536f8539d5ff&quot;,&quot;title&quot;:&quot;Identifying Candidate Druggable Targets in Canine Cancer Cell Lines Using Whole-Exome Sequencing&quot;,&quot;author&quot;:[{&quot;family&quot;:&quot;Das&quot;,&quot;given&quot;:&quot;Sunetra&quot;,&quot;parse-names&quot;:false,&quot;dropping-particle&quot;:&quot;&quot;,&quot;non-dropping-particle&quot;:&quot;&quot;},{&quot;family&quot;:&quot;Idate&quot;,&quot;given&quot;:&quot;Rupa&quot;,&quot;parse-names&quot;:false,&quot;dropping-particle&quot;:&quot;&quot;,&quot;non-dropping-particle&quot;:&quot;&quot;},{&quot;family&quot;:&quot;Cronise&quot;,&quot;given&quot;:&quot;Kathryn E.&quot;,&quot;parse-names&quot;:false,&quot;dropping-particle&quot;:&quot;&quot;,&quot;non-dropping-particle&quot;:&quot;&quot;},{&quot;family&quot;:&quot;Gustafson&quot;,&quot;given&quot;:&quot;Daniel L.&quot;,&quot;parse-names&quot;:false,&quot;dropping-particle&quot;:&quot;&quot;,&quot;non-dropping-particle&quot;:&quot;&quot;},{&quot;family&quot;:&quot;Duval&quot;,&quot;given&quot;:&quot;Dawn L.&quot;,&quot;parse-names&quot;:false,&quot;dropping-particle&quot;:&quot;&quot;,&quot;non-dropping-particle&quot;:&quot;&quot;}],&quot;container-title&quot;:&quot;Molecular cancer therapeutics&quot;,&quot;container-title-short&quot;:&quot;Mol. Cancer Ther.&quot;,&quot;accessed&quot;:{&quot;date-parts&quot;:[[2023,5,22]]},&quot;DOI&quot;:&quot;10.1158/1535-7163.MCT-18-1346&quot;,&quot;ISSN&quot;:&quot;1538-8514&quot;,&quot;PMID&quot;:&quot;31175136&quot;,&quot;URL&quot;:&quot;https://aacrjournals.org/mct/article/18/8/1460/92678/Identifying-Candidate-Druggable-Targets-in-Canine&quot;,&quot;issued&quot;:{&quot;date-parts&quot;:[[2019,8,1]]},&quot;page&quot;:&quot;1460-1471&quot;,&quot;language&quot;:&quot;eng&quot;,&quot;abstract&quot;:&quot;Cancer cell culture has been a backbone in cancer research, in which analysis of human cell line mutational profiles often correlates with oncogene addiction and drug sensitivity. We have conducted whole-exome sequence analyses on 33 canine cancer cell lines from 10 cancer types to identify somatic variants that contribute to pathogenesis and therapeutic sensitivity. A total of 66,344 somatic variants were identified. Mutational load ranged from 15.79 to 129.37 per Mb, and 13.2% of variants were located in protein-coding regions (PCR) of 5,085 genes. PCR somatic variants were identified in 232 genes listed in the Cancer Gene Census (COSMIC). Cross-referencing variants with human driving mutations on cBioPortal identified 61 variants as candidate cancer drivers in 30 cell lines. The most frequently mutated cancer driver was TP53 (15 mutations in 12 cell lines). No drivers were identified in three cell lines. We identified 501 non-COSMIC genes with PCR variants that functionally annotate with COSMIC genes. These genes frequently mapped to the KEGG MAPK and PI3K-AKT pathways. We evaluated the cell lines for ERK1/2 and AKT(S473) phosphorylation and sensitivity to the MEK1/2 inhibitor, trametinib. Twelve of the 33 cell lines were trametinib-sensitive (IC(50) &lt; 32 nmol/L), all 12 exhibited constitutive or serum-activated ERK1/2 phosphorylation, and 8 carried MAPK pathway cancer driver variants: NF1(2), BRAF(3), N/KRAS(3). This functionally annotated database of canine cell line variants will inform hypothesis-driven preclinical research to support the use of companion animals in clinical trials to test novel combination therapies.&quot;,&quot;edition&quot;:&quot;2019/06/07&quot;,&quot;publisher&quot;:&quot;American Association for Cancer Research Inc.&quot;,&quot;issue&quot;:&quot;8&quot;,&quot;volume&quot;:&quot;18&quot;},&quot;isTemporary&quot;:false}]},{&quot;citationID&quot;:&quot;MENDELEY_CITATION_ace94cc3-c606-49a7-bbb7-67a779e6896e&quot;,&quot;properties&quot;:{&quot;noteIndex&quot;:0},&quot;isEdited&quot;:false,&quot;manualOverride&quot;:{&quot;isManuallyOverridden&quot;:false,&quot;citeprocText&quot;:&quot;[31]&quot;,&quot;manualOverrideText&quot;:&quot;&quot;},&quot;citationTag&quot;:&quot;MENDELEY_CITATION_v3_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&quot;,&quot;citationItems&quot;:[{&quot;id&quot;:&quot;67b8f126-626b-37a4-82c5-e77502cc8ecc&quot;,&quot;itemData&quot;:{&quot;type&quot;:&quot;article-journal&quot;,&quot;id&quot;:&quot;67b8f126-626b-37a4-82c5-e77502cc8ecc&quot;,&quot;title&quot;:&quot;VDX-111 targets proliferative pathways in canine cancer cell lines&quot;,&quot;author&quot;:[{&quot;family&quot;:&quot;Farrell&quot;,&quot;given&quot;:&quot;Kristen B.&quot;,&quot;parse-names&quot;:false,&quot;dropping-particle&quot;:&quot;&quot;,&quot;non-dropping-particle&quot;:&quot;&quot;},{&quot;family&quot;:&quot;Das&quot;,&quot;given&quot;:&quot;Sunetra&quot;,&quot;parse-names&quot;:false,&quot;dropping-particle&quot;:&quot;&quot;,&quot;non-dropping-particle&quot;:&quot;&quot;},{&quot;family&quot;:&quot;Nordeen&quot;,&quot;given&quot;:&quot;Steven K.&quot;,&quot;parse-names&quot;:false,&quot;dropping-particle&quot;:&quot;&quot;,&quot;non-dropping-particle&quot;:&quot;&quot;},{&quot;family&quot;:&quot;Lambert&quot;,&quot;given&quot;:&quot;James R.&quot;,&quot;parse-names&quot;:false,&quot;dropping-particle&quot;:&quot;&quot;,&quot;non-dropping-particle&quot;:&quot;&quot;},{&quot;family&quot;:&quot;Thamm&quot;,&quot;given&quot;:&quot;Douglas H.&quot;,&quot;parse-names&quot;:false,&quot;dropping-particle&quot;:&quot;&quot;,&quot;non-dropping-particle&quot;:&quot;&quot;}],&quot;container-title&quot;:&quot;PLOS ONE&quot;,&quot;container-title-short&quot;:&quot;PLoS One&quot;,&quot;accessed&quot;:{&quot;date-parts&quot;:[[2025,5,6]]},&quot;DOI&quot;:&quot;10.1371/JOURNAL.PONE.0303470&quot;,&quot;ISSN&quot;:&quot;19326203&quot;,&quot;PMID&quot;:&quot;38771847&quot;,&quot;URL&quot;:&quot;https://pmc.ncbi.nlm.nih.gov/articles/PMC11108205/&quot;,&quot;issued&quot;:{&quot;date-parts&quot;:[[2024,5,1]]},&quot;page&quot;:&quot;e0303470&quot;,&quot;abstract&quot;:&quot;VDX-111 (also identified as AMPI-109) is a vitamin D derivative which has shown anticancer activity. To further assess the function of this compound against multiple cancer types, we examined the efficacy of VDX-111 against a panel of 30 well characterized canine cancer cell lines. Across a variety of cancer types, VDX-111 induced widely variable growth inhibition, cell death, and migration inhibition, at concentrations ranging from 10 nM to 1 μM. Growth inhibition sensitivity did not correlate strongly with tumor cell histotype; however, it was significantly correlated with the expression of genes in multiple cell signaling pathways, including the MAPK and PI3K-AKT pathways. We confirmed inhibition of these signaling pathways as likely participants in the effects of VDX-111. These results suggest that a subset of canine tumors may be sensitive to treatment with VDX-111, and suggests possible predictive markers of drug sensitivity and pharmacodynamic biomarkers of drug exposure that could be employed in future clinical trials.&quot;,&quot;publisher&quot;:&quot;Public Library of Science&quot;,&quot;issue&quot;:&quot;5&quot;,&quot;volume&quot;:&quot;19&quot;},&quot;isTemporary&quot;:false}]},{&quot;citationID&quot;:&quot;MENDELEY_CITATION_3fb17021-047b-40cc-833d-a683d767c088&quot;,&quot;properties&quot;:{&quot;noteIndex&quot;:0},&quot;isEdited&quot;:false,&quot;manualOverride&quot;:{&quot;isManuallyOverridden&quot;:false,&quot;citeprocText&quot;:&quot;[34]&quot;,&quot;manualOverrideText&quot;:&quot;&quot;},&quot;citationTag&quot;:&quot;MENDELEY_CITATION_v3_eyJjaXRhdGlvbklEIjoiTUVOREVMRVlfQ0lUQVRJT05fM2ZiMTcwMjEtMDQ3Yi00MGNjLTgzM2QtYTY4M2Q3NjdjMDg4IiwicHJvcGVydGllcyI6eyJub3RlSW5kZXgiOjB9LCJpc0VkaXRlZCI6ZmFsc2UsIm1hbnVhbE92ZXJyaWRlIjp7ImlzTWFudWFsbHlPdmVycmlkZGVuIjpmYWxzZSwiY2l0ZXByb2NUZXh0IjoiWzM0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2c777f78-4d74-41eb-b54f-d49c8b7e627c&quot;,&quot;properties&quot;:{&quot;noteIndex&quot;:0},&quot;isEdited&quot;:false,&quot;manualOverride&quot;:{&quot;isManuallyOverridden&quot;:false,&quot;citeprocText&quot;:&quot;[35,36]&quot;,&quot;manualOverrideText&quot;:&quot;&quot;},&quot;citationTag&quot;:&quot;MENDELEY_CITATION_v3_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&quot;,&quot;citationItems&quot;:[{&quot;id&quot;:&quot;d701b063-3e40-34db-b720-5ba8c1b80dcc&quot;,&quot;itemData&quot;:{&quot;type&quot;:&quot;article-journal&quot;,&quot;id&quot;:&quot;d701b063-3e40-34db-b720-5ba8c1b80dcc&quot;,&quot;title&quot;:&quot;The TRAPP complex mediates secretion arrest induced by stress granule assembly&quot;,&quot;author&quot;:[{&quot;family&quot;:&quot;Zappa&quot;,&quot;given&quot;:&quot;Francesca&quot;,&quot;parse-names&quot;:false,&quot;dropping-particle&quot;:&quot;&quot;,&quot;non-dropping-particle&quot;:&quot;&quot;},{&quot;family&quot;:&quot;Wilson&quot;,&quot;given&quot;:&quot;Cathal&quot;,&quot;parse-names&quot;:false,&quot;dropping-particle&quot;:&quot;&quot;,&quot;non-dropping-particle&quot;:&quot;&quot;},{&quot;family&quot;:&quot;Tullio&quot;,&quot;given&quot;:&quot;Giuseppe&quot;,&quot;parse-names&quot;:false,&quot;dropping-particle&quot;:&quot;Di&quot;,&quot;non-dropping-particle&quot;:&quot;&quot;},{&quot;family&quot;:&quot;Santoro&quot;,&quot;given&quot;:&quot;Michele&quot;,&quot;parse-names&quot;:false,&quot;dropping-particle&quot;:&quot;&quot;,&quot;non-dropping-particle&quot;:&quot;&quot;},{&quot;family&quot;:&quot;Pucci&quot;,&quot;given&quot;:&quot;Piero&quot;,&quot;parse-names&quot;:false,&quot;dropping-particle&quot;:&quot;&quot;,&quot;non-dropping-particle&quot;:&quot;&quot;},{&quot;family&quot;:&quot;Monti&quot;,&quot;given&quot;:&quot;Maria&quot;,&quot;parse-names&quot;:false,&quot;dropping-particle&quot;:&quot;&quot;,&quot;non-dropping-particle&quot;:&quot;&quot;},{&quot;family&quot;:&quot;D'Amico&quot;,&quot;given&quot;:&quot;Davide&quot;,&quot;parse-names&quot;:false,&quot;dropping-particle&quot;:&quot;&quot;,&quot;non-dropping-particle&quot;:&quot;&quot;},{&quot;family&quot;:&quot;Pisonero‐Vaquero&quot;,&quot;given&quot;:&quot;Sandra&quot;,&quot;parse-names&quot;:false,&quot;dropping-particle&quot;:&quot;&quot;,&quot;non-dropping-particle&quot;:&quot;&quot;},{&quot;family&quot;:&quot;Cegli&quot;,&quot;given&quot;:&quot;Rossella&quot;,&quot;parse-names&quot;:false,&quot;dropping-particle&quot;:&quot;De&quot;,&quot;non-dropping-particle&quot;:&quot;&quot;},{&quot;family&quot;:&quot;Romano&quot;,&quot;given&quot;:&quot;Alessia&quot;,&quot;parse-names&quot;:false,&quot;dropping-particle&quot;:&quot;&quot;,&quot;non-dropping-particle&quot;:&quot;&quot;},{&quot;family&quot;:&quot;Saleem&quot;,&quot;given&quot;:&quot;Moin A&quot;,&quot;parse-names&quot;:false,&quot;dropping-particle&quot;:&quot;&quot;,&quot;non-dropping-particle&quot;:&quot;&quot;},{&quot;family&quot;:&quot;Polishchuk&quot;,&quot;given&quot;:&quot;Elena&quot;,&quot;parse-names&quot;:false,&quot;dropping-particle&quot;:&quot;&quot;,&quot;non-dropping-particle&quot;:&quot;&quot;},{&quot;family&quot;:&quot;Failli&quot;,&quot;given&quot;:&quot;Mario&quot;,&quot;parse-names&quot;:false,&quot;dropping-particle&quot;:&quot;&quot;,&quot;non-dropping-particle&quot;:&quot;&quot;},{&quot;family&quot;:&quot;Giaquinto&quot;,&quot;given&quot;:&quot;Laura&quot;,&quot;parse-names&quot;:false,&quot;dropping-particle&quot;:&quot;&quot;,&quot;non-dropping-particle&quot;:&quot;&quot;},{&quot;family&quot;:&quot;Matteis&quot;,&quot;given&quot;:&quot;Maria Antonietta&quot;,&quot;parse-names&quot;:false,&quot;dropping-particle&quot;:&quot;De&quot;,&quot;non-dropping-particle&quot;:&quot;&quot;}],&quot;container-title&quot;:&quot;The EMBO Journal&quot;,&quot;container-title-short&quot;:&quot;EMBO J.&quot;,&quot;accessed&quot;:{&quot;date-parts&quot;:[[2025,5,11]]},&quot;DOI&quot;:&quot;10.15252/EMBJ.2019101704&quot;,&quot;ISSN&quot;:&quot;0261-4189&quot;,&quot;PMID&quot;:&quot;31429971&quot;,&quot;URL&quot;:&quot;https://pmc.ncbi.nlm.nih.gov/articles/PMC6769382/&quot;,&quot;issued&quot;:{&quot;date-parts&quot;:[[2019,10]]},&quot;page&quot;:&quot;e101704&quot;,&quot;abstract&quot;:&quot;© 2019 The Authors The TRAnsport Protein Particle (TRAPP) complex controls multiple membrane trafficking steps and is strategically positioned to mediate cell adaptation to diverse environmental conditions, including acute stress. We have identified the TRAPP complex as a component of a branch of the integrated stress response that impinges on the early secretory pathway. The TRAPP complex associates with and drives the recruitment of the COPII coat to stress granules (SGs) leading to vesiculation of the Golgi complex and arrest of ER export. The relocation of the TRAPP complex and COPII to SGs only occurs in cycling cells and is CDK1/2-dependent, being driven by the interaction of TRAPP with hnRNPK, a CDK substrate that associates with SGs when phosphorylated. In addition, CDK1/2 inhibition impairs TRAPP complex/COPII relocation to SGs while stabilizing them at ER exit sites. Importantly, the TRAPP complex controls the maturation of SGs. SGs that assemble in TRAPP-depleted cells are smaller and are no longer able to recruit RACK1 and Raptor, two TRAPP-interactive signaling proteins, sensitizing cells to stress-induced apoptosis.&quot;,&quot;publisher&quot;:&quot;Springer Science and Business Media LLC&quot;,&quot;issue&quot;:&quot;19&quot;,&quot;volume&quot;:&quot;38&quot;},&quot;isTemporary&quot;:false},{&quot;id&quot;:&quot;9927a00a-2ba0-371c-bc9b-f05047b5a1d5&quot;,&quot;itemData&quot;:{&quot;type&quot;:&quot;article-journal&quot;,&quot;id&quot;:&quot;9927a00a-2ba0-371c-bc9b-f05047b5a1d5&quot;,&quot;title&quot;:&quot;Genenames.org: the HGNC resources in 2023&quot;,&quot;author&quot;:[{&quot;family&quot;:&quot;Seal&quot;,&quot;given&quot;:&quot;Ruth L.&quot;,&quot;parse-names&quot;:false,&quot;dropping-particle&quot;:&quot;&quot;,&quot;non-dropping-particle&quot;:&quot;&quot;},{&quot;family&quot;:&quot;Braschi&quot;,&quot;given&quot;:&quot;Bryony&quot;,&quot;parse-names&quot;:false,&quot;dropping-particle&quot;:&quot;&quot;,&quot;non-dropping-particle&quot;:&quot;&quot;},{&quot;family&quot;:&quot;Gray&quot;,&quot;given&quot;:&quot;Kristian&quot;,&quot;parse-names&quot;:false,&quot;dropping-particle&quot;:&quot;&quot;,&quot;non-dropping-particle&quot;:&quot;&quot;},{&quot;family&quot;:&quot;Jones&quot;,&quot;given&quot;:&quot;Tamsin E.M.&quot;,&quot;parse-names&quot;:false,&quot;dropping-particle&quot;:&quot;&quot;,&quot;non-dropping-particle&quot;:&quot;&quot;},{&quot;family&quot;:&quot;Tweedie&quot;,&quot;given&quot;:&quot;Susan&quot;,&quot;parse-names&quot;:false,&quot;dropping-particle&quot;:&quot;&quot;,&quot;non-dropping-particle&quot;:&quot;&quot;},{&quot;family&quot;:&quot;Haim-Vilmovsky&quot;,&quot;given&quot;:&quot;Liora&quot;,&quot;parse-names&quot;:false,&quot;dropping-particle&quot;:&quot;&quot;,&quot;non-dropping-particle&quot;:&quot;&quot;},{&quot;family&quot;:&quot;Bruford&quot;,&quot;given&quot;:&quot;Elspeth A.&quot;,&quot;parse-names&quot;:false,&quot;dropping-particle&quot;:&quot;&quot;,&quot;non-dropping-particle&quot;:&quot;&quot;}],&quot;container-title&quot;:&quot;Nucleic acids research&quot;,&quot;container-title-short&quot;:&quot;Nucleic Acids Res.&quot;,&quot;accessed&quot;:{&quot;date-parts&quot;:[[2025,7,29]]},&quot;DOI&quot;:&quot;10.1093/NAR/GKAC888&quot;,&quot;ISSN&quot;:&quot;13624962&quot;,&quot;PMID&quot;:&quot;36243972&quot;,&quot;issued&quot;:{&quot;date-parts&quot;:[[2023,1,6]]},&quot;page&quot;:&quot;D1003-D1009&quot;,&quot;abstract&quot;:&quot;The HUGO Gene Nomenclature Committee (HGNC) assigns unique symbols and names to human genes. The HGNC database (www.genenames.org) currently contains over 43 000 approved gene symbols, over 19 200 of which are assigned to protein-coding genes, 14 000 to pseudogenes and nearly 9000 to non-coding RNA genes. The public website, www.genenames.org, displays all approved nomenclature within Symbol Reports that contain data curated by HGNC nomenclature advisors and links to related genomic, clinical, and proteomic information. Here, we describe updates to our resource, including improvements to our search facility and new download features.&quot;,&quot;publisher&quot;:&quot;NLM (Medline)&quot;,&quot;issue&quot;:&quot;D1&quot;,&quot;volume&quot;:&quot;51&quot;},&quot;isTemporary&quot;:false}]},{&quot;citationID&quot;:&quot;MENDELEY_CITATION_164c74be-878c-43af-b8cf-0081c1fb2238&quot;,&quot;properties&quot;:{&quot;noteIndex&quot;:0},&quot;isEdited&quot;:false,&quot;manualOverride&quot;:{&quot;isManuallyOverridden&quot;:false,&quot;citeprocText&quot;:&quot;[34]&quot;,&quot;manualOverrideText&quot;:&quot;&quot;},&quot;citationTag&quot;:&quot;MENDELEY_CITATION_v3_eyJjaXRhdGlvbklEIjoiTUVOREVMRVlfQ0lUQVRJT05fMTY0Yzc0YmUtODc4Yy00M2FmLWI4Y2YtMDA4MWMxZmIyMjM4IiwicHJvcGVydGllcyI6eyJub3RlSW5kZXgiOjB9LCJpc0VkaXRlZCI6ZmFsc2UsIm1hbnVhbE92ZXJyaWRlIjp7ImlzTWFudWFsbHlPdmVycmlkZGVuIjpmYWxzZSwiY2l0ZXByb2NUZXh0IjoiWzM0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7dc80e23-2a6b-4a1b-93ed-3316ac84845e&quot;,&quot;properties&quot;:{&quot;noteIndex&quot;:0},&quot;isEdited&quot;:false,&quot;manualOverride&quot;:{&quot;isManuallyOverridden&quot;:false,&quot;citeprocText&quot;:&quot;[37–39]&quot;,&quot;manualOverrideText&quot;:&quot;&quot;},&quot;citationTag&quot;:&quot;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&quot;,&quot;citationItems&quot;:[{&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id&quot;:&quot;ae5af3f8-e7f7-3367-9a84-3e1592fbcd84&quot;,&quot;itemData&quot;:{&quot;type&quot;:&quot;article-journal&quot;,&quot;id&quot;:&quot;ae5af3f8-e7f7-3367-9a84-3e1592fbcd84&quot;,&quot;title&quot;:&quot;Tumor-Induced Inflammatory Cytokines and the Emerging Diagnostic Devices for Cancer Detection and Prognosis&quot;,&quot;author&quot;:[{&quot;family&quot;:&quot;Kartikasari&quot;,&quot;given&quot;:&quot;Apriliana E.R.&quot;,&quot;parse-names&quot;:false,&quot;dropping-particle&quot;:&quot;&quot;,&quot;non-dropping-particle&quot;:&quot;&quot;},{&quot;family&quot;:&quot;Huertas&quot;,&quot;given&quot;:&quot;Cesar S.&quot;,&quot;parse-names&quot;:false,&quot;dropping-particle&quot;:&quot;&quot;,&quot;non-dropping-particle&quot;:&quot;&quot;},{&quot;family&quot;:&quot;Mitchell&quot;,&quot;given&quot;:&quot;Arnan&quot;,&quot;parse-names&quot;:false,&quot;dropping-particle&quot;:&quot;&quot;,&quot;non-dropping-particle&quot;:&quot;&quot;},{&quot;family&quot;:&quot;Plebanski&quot;,&quot;given&quot;:&quot;Magdalena&quot;,&quot;parse-names&quot;:false,&quot;dropping-particle&quot;:&quot;&quot;,&quot;non-dropping-particle&quot;:&quot;&quot;}],&quot;container-title&quot;:&quot;Frontiers in Oncology&quot;,&quot;container-title-short&quot;:&quot;Front. Oncol.&quot;,&quot;accessed&quot;:{&quot;date-parts&quot;:[[2025,5,11]]},&quot;DOI&quot;:&quot;10.3389/FONC.2021.692142/XML/NLM&quot;,&quot;ISSN&quot;:&quot;2234943X&quot;,&quot;URL&quot;:&quot;www.frontiersin.org&quot;,&quot;issued&quot;:{&quot;date-parts&quot;:[[2021,7,7]]},&quot;page&quot;:&quot;692142&quot;,&quot;abstract&quot;:&quot;Chronic inflammation generated by the tumor microenvironment is known to drive cancer initiation, proliferation, progression, metastasis, and therapeutic resistance. The tumor microenvironment promotes the secretion of diverse cytokines, in different types and stages of cancers. These cytokines may inhibit tumor development but alternatively may contribute to chronic inflammation that supports tumor growth in both autocrine and paracrine manners and have been linked to poor cancer outcomes. Such distinct sets of cytokines from the tumor microenvironment can be detected in the circulation and are thus potentially useful as biomarkers to detect cancers, predict disease outcomes and manage therapeutic choices. Indeed, analyses of circulating cytokines in combination with cancer-specific biomarkers have been proposed to simplify and improve cancer detection and prognosis, especially from minimally-invasive liquid biopsies, such as blood. Additionally, the cytokine signaling signatures of the peripheral immune cells, even from patients with localized tumors, are recently found altered in cancer, and may also prove applicable as cancer biomarkers. Here we review cytokines induced by the tumor microenvironment, their roles in various stages of cancer development, and their potential use in diagnostics and prognostics. We further discuss the established and emerging diagnostic approaches that can be used to detect cancers from liquid biopsies, and additionally the technological advancement required for their use in clinical settings.&quot;,&quot;publisher&quot;:&quot;Frontiers Media S.A.&quot;,&quot;volume&quot;:&quot;11&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95cf2441-1f0a-4822-aa49-fe3e9295e3f1&quot;,&quot;properties&quot;:{&quot;noteIndex&quot;:0},&quot;isEdited&quot;:false,&quot;manualOverride&quot;:{&quot;isManuallyOverridden&quot;:false,&quot;citeprocText&quot;:&quot;[39–41]&quot;,&quot;manualOverrideText&quot;:&quot;&quot;},&quot;citationTag&quot;:&quot;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&quot;,&quot;citationItems&quot;:[{&quot;id&quot;:&quot;cfb57300-4433-3a02-845b-0a35245059a3&quot;,&quot;itemData&quot;:{&quot;type&quot;:&quot;article-journal&quot;,&quot;id&quot;:&quot;cfb57300-4433-3a02-845b-0a35245059a3&quot;,&quot;title&quot;:&quot;TGF-β, EMT, and resistance to anti-cancer treatment&quot;,&quot;author&quot;:[{&quot;family&quot;:&quot;Wang&quot;,&quot;given&quot;:&quot;Xuecong&quot;,&quot;parse-names&quot;:false,&quot;dropping-particle&quot;:&quot;&quot;,&quot;non-dropping-particle&quot;:&quot;&quot;},{&quot;family&quot;:&quot;Eichhorn&quot;,&quot;given&quot;:&quot;Pieter Johan Adam&quot;,&quot;parse-names&quot;:false,&quot;dropping-particle&quot;:&quot;&quot;,&quot;non-dropping-particle&quot;:&quot;&quot;},{&quot;family&quot;:&quot;Thiery&quot;,&quot;given&quot;:&quot;Jean Paul&quot;,&quot;parse-names&quot;:false,&quot;dropping-particle&quot;:&quot;&quot;,&quot;non-dropping-particle&quot;:&quot;&quot;}],&quot;container-title&quot;:&quot;Seminars in Cancer Biology&quot;,&quot;container-title-short&quot;:&quot;Semin. Cancer Biol.&quot;,&quot;accessed&quot;:{&quot;date-parts&quot;:[[2025,5,11]]},&quot;DOI&quot;:&quot;10.1016/J.SEMCANCER.2023.10.004&quot;,&quot;ISSN&quot;:&quot;1044-579X&quot;,&quot;PMID&quot;:&quot;37944215&quot;,&quot;URL&quot;:&quot;https://www.sciencedirect.com/science/article/pii/S1044579X23001335?utm_source=chatgpt.com&quot;,&quot;issued&quot;:{&quot;date-parts&quot;:[[2023,12,1]]},&quot;page&quot;:&quot;1-11&quot;,&quot;abstract&quot;:&quot;Transforming growth factor-β (TGF-β) signaling regulates cell-specific programs involved in embryonic development, wound-healing, and immune homeostasis. Yet, during tumor progression, these TGF-β-mediated programs are altered, leading to epithelial cell plasticity and a reprogramming of epithelial cells into mesenchymal lineages through epithelial-to-mesenchymal transition (EMT), a critical developmental program in morphogenesis and organogenesis. These changes, in turn, lead to enhanced carcinoma cell invasion, metastasis, immune cell differentiation, immune evasion, and chemotherapy resistance. Here, we discuss EMT as one of the critical programs associated with carcinoma cell plasticity and the influence exerted by TGF-β on carcinoma status and function. We further explore the composition of carcinoma and other cell populations within the tumor microenvironment, and consider the relevant outcomes related to the programs associated with cancer treatment resistance.&quot;,&quot;publisher&quot;:&quot;Academic Press&quot;,&quot;volume&quot;:&quot;97&quot;},&quot;isTemporary&quot;:false},{&quot;id&quot;:&quot;0c5a8004-abef-35ae-8c54-c58fffbf6e31&quot;,&quot;itemData&quot;:{&quot;type&quot;:&quot;article-journal&quot;,&quot;id&quot;:&quot;0c5a8004-abef-35ae-8c54-c58fffbf6e31&quot;,&quot;title&quot;:&quot;Molecular Mechanisms and Future Implications of VEGF/VEGFR in Cancer Therapy&quot;,&quot;author&quot;:[{&quot;family&quot;:&quot;Patel&quot;,&quot;given&quot;:&quot;Sonia A.&quot;,&quot;parse-names&quot;:false,&quot;dropping-particle&quot;:&quot;&quot;,&quot;non-dropping-particle&quot;:&quot;&quot;},{&quot;family&quot;:&quot;Nilsson&quot;,&quot;given&quot;:&quot;Monique B.&quot;,&quot;parse-names&quot;:false,&quot;dropping-particle&quot;:&quot;&quot;,&quot;non-dropping-particle&quot;:&quot;&quot;},{&quot;family&quot;:&quot;Le&quot;,&quot;given&quot;:&quot;Xiuning&quot;,&quot;parse-names&quot;:false,&quot;dropping-particle&quot;:&quot;&quot;,&quot;non-dropping-particle&quot;:&quot;&quot;},{&quot;family&quot;:&quot;Cascone&quot;,&quot;given&quot;:&quot;Tina&quot;,&quot;parse-names&quot;:false,&quot;dropping-particle&quot;:&quot;&quot;,&quot;non-dropping-particle&quot;:&quot;&quot;},{&quot;family&quot;:&quot;Jain&quot;,&quot;given&quot;:&quot;Rakesh K.&quot;,&quot;parse-names&quot;:false,&quot;dropping-particle&quot;:&quot;&quot;,&quot;non-dropping-particle&quot;:&quot;&quot;},{&quot;family&quot;:&quot;Heymach&quot;,&quot;given&quot;:&quot;John&quot;,&quot;parse-names&quot;:false,&quot;dropping-particle&quot;:&quot;V.&quot;,&quot;non-dropping-particle&quot;:&quot;&quot;}],&quot;container-title&quot;:&quot;Clinical cancer research : an official journal of the American Association for Cancer Research&quot;,&quot;container-title-short&quot;:&quot;Clin. Cancer Res.&quot;,&quot;accessed&quot;:{&quot;date-parts&quot;:[[2025,5,11]]},&quot;DOI&quot;:&quot;10.1158/1078-0432.CCR-22-1366&quot;,&quot;ISSN&quot;:&quot;15573265&quot;,&quot;PMID&quot;:&quot;35969170&quot;,&quot;URL&quot;:&quot;https://pmc.ncbi.nlm.nih.gov/articles/PMC10274152/&quot;,&quot;issued&quot;:{&quot;date-parts&quot;:[[2023,1,1]]},&quot;page&quot;:&quot;30&quot;,&quot;abstract&quot;:&quot;Angiogenesis, the sprouting of new blood vessels from existing vessels, is one of six known mechanisms employed by solid tumors to recruit blood vessels necessary for their initiation, growth, and metastatic spread. The vascular network within the tumor facilitates the transport of nutrients, oxygen, and immune cells and is regulated by pro- and anti-angiogenic factors. Nearly four decades ago, VEGF was identified as a critical factor promoting vascular permeability and angiogenesis, followed by identification of VEGF family ligands and their receptors (VEGFR). Since then, over a dozen drugs targeting the VEGF/VEGFR pathway have been approved for approximately 20 solid tumor types, usually in combination with other therapies. Initially designed to starve tumors, these agents transiently “normalize” tumor vessels in preclinical and clinical studies, and in the clinic, increased tumor blood perfusion or oxygenation in response to these agents is associated with improved outcomes. Nevertheless, the survival benefit has been modest in most tumor types, and there are currently no biomarkers in routine clinical use for identifying which patients are most likely to benefit from treatment. However, the ability of these agents to reprogram the immunosuppressive tumor microenvironment into an immunostimulatory milieu has rekindled interest and has led to the FDA approval of seven different combinations of VEGF/VEGFR pathway inhibitors with immune checkpoint blockers for many solid tumors in the past 3 years. In this review, we discuss our understanding of the mechanisms of response and resistance to blocking VEGF/VEGFR, and potential strategies to develop more effective therapeutic approaches.&quot;,&quot;publisher&quot;:&quot;American Association for Cancer Research Inc.&quot;,&quot;issue&quot;:&quot;1&quot;,&quot;volume&quot;:&quot;29&quot;},&quot;isTemporary&quot;:false},{&quot;id&quot;:&quot;94329c72-b4d0-38e2-b189-97bd03a8d836&quot;,&quot;itemData&quot;:{&quot;type&quot;:&quot;article-journal&quot;,&quot;id&quot;:&quot;94329c72-b4d0-38e2-b189-97bd03a8d836&quot;,&quot;title&quot;:&quot;Roles of CCL2-CCR2 Axis in the Tumor Microenvironment&quot;,&quot;author&quot;:[{&quot;family&quot;:&quot;Kadomoto&quot;,&quot;given&quot;:&quot;Suguru&quot;,&quot;parse-names&quot;:false,&quot;dropping-particle&quot;:&quot;&quot;,&quot;non-dropping-particle&quot;:&quot;&quot;},{&quot;family&quot;:&quot;Izumi&quot;,&quot;given&quot;:&quot;Kouji&quot;,&quot;parse-names&quot;:false,&quot;dropping-particle&quot;:&quot;&quot;,&quot;non-dropping-particle&quot;:&quot;&quot;},{&quot;family&quot;:&quot;Mizokami&quot;,&quot;given&quot;:&quot;Atsushi&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2168530&quot;,&quot;ISSN&quot;:&quot;14220067&quot;,&quot;PMID&quot;:&quot;34445235&quot;,&quot;URL&quot;:&quot;https://pmc.ncbi.nlm.nih.gov/articles/PMC8395188/&quot;,&quot;issued&quot;:{&quot;date-parts&quot;:[[2021,8,2]]},&quot;page&quot;:&quot;8530&quot;,&quot;abstract&quot;:&quot;Chemokines are a small family of cytokines that were first discovered as chemotactic factors in leukocytes during inflammation, and reports on the relationship between chemokines and cancer progression have recently been increasing. The CCL2-CCR2 axis is one of the major chemokine signaling pathways, and has various functions in tumor progression, such as increasing tumor cell proliferation and invasiveness, and creating a tumor microenvironment through increased angiogenesis and recruitment of immunosuppressive cells. This review discusses the roles of the CCL2-CCR2 axis and the tumor microenvironment in cancer progression and their future roles in cancer therapy.&quot;,&quot;publisher&quot;:&quot;MDPI&quot;,&quot;issue&quot;:&quot;16&quot;,&quot;volume&quot;:&quot;22&quot;},&quot;isTemporary&quot;:false}]},{&quot;citationID&quot;:&quot;MENDELEY_CITATION_772cc0a6-1943-4b8d-acba-2fa236652023&quot;,&quot;properties&quot;:{&quot;noteIndex&quot;:0},&quot;isEdited&quot;:false,&quot;manualOverride&quot;:{&quot;isManuallyOverridden&quot;:false,&quot;citeprocText&quot;:&quot;[37,42]&quot;,&quot;manualOverrideText&quot;:&quot;&quot;},&quot;citationTag&quot;:&quot;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&quot;,&quot;citationItems&quot;:[{&quot;id&quot;:&quot;098077a0-1f0e-33db-9f0a-9c4eb016ff8b&quot;,&quot;itemData&quot;:{&quot;type&quot;:&quot;article-journal&quot;,&quot;id&quot;:&quot;098077a0-1f0e-33db-9f0a-9c4eb016ff8b&quot;,&quot;title&quot;:&quot;IL-8 and its role as a potential biomarker of resistance to anti-angiogenic agents and immune checkpoint inhibitors in metastatic renal cell carcinoma&quot;,&quot;author&quot;:[{&quot;family&quot;:&quot;Rizzo&quot;,&quot;given&quot;:&quot;Mimma&quot;,&quot;parse-names&quot;:false,&quot;dropping-particle&quot;:&quot;&quot;,&quot;non-dropping-particle&quot;:&quot;&quot;},{&quot;family&quot;:&quot;Varnier&quot;,&quot;given&quot;:&quot;Luca&quot;,&quot;parse-names&quot;:false,&quot;dropping-particle&quot;:&quot;&quot;,&quot;non-dropping-particle&quot;:&quot;&quot;},{&quot;family&quot;:&quot;Pezzicoli&quot;,&quot;given&quot;:&quot;Gaetano&quot;,&quot;parse-names&quot;:false,&quot;dropping-particle&quot;:&quot;&quot;,&quot;non-dropping-particle&quot;:&quot;&quot;},{&quot;family&quot;:&quot;Pirovano&quot;,&quot;given&quot;:&quot;Marta&quot;,&quot;parse-names&quot;:false,&quot;dropping-particle&quot;:&quot;&quot;,&quot;non-dropping-particle&quot;:&quot;&quot;},{&quot;family&quot;:&quot;Cosmai&quot;,&quot;given&quot;:&quot;Laura&quot;,&quot;parse-names&quot;:false,&quot;dropping-particle&quot;:&quot;&quot;,&quot;non-dropping-particle&quot;:&quot;&quot;},{&quot;family&quot;:&quot;Porta&quot;,&quot;given&quot;:&quot;Camillo&quot;,&quot;parse-names&quot;:false,&quot;dropping-particle&quot;:&quot;&quot;,&quot;non-dropping-particle&quot;:&quot;&quot;}],&quot;container-title&quot;:&quot;Frontiers in Oncology&quot;,&quot;container-title-short&quot;:&quot;Front. Oncol.&quot;,&quot;accessed&quot;:{&quot;date-parts&quot;:[[2025,5,11]]},&quot;DOI&quot;:&quot;10.3389/FONC.2022.990568/BIBTEX&quot;,&quot;ISSN&quot;:&quot;2234943X&quot;,&quot;issued&quot;:{&quot;date-parts&quot;:[[2022,8,19]]},&quot;page&quot;:&quot;990568&quot;,&quot;abstract&quot;:&quot;The therapeutic armamentarium of metastatic Renal Cell Carcinoma (mRCC) has consistently expanded in recent years, with the introduction of VEGF/VEGFR (Vascular Endothelial Growth Factor/Vascular Endothelial Growth Factor Receptor) inhibitors, mTOR (mammalian Target Of Rapamycin) inhibitors and Immune Checkpoint (IC) inhibitors. Currently, for the first-tline treatment of mRCC it is possible to choose between a VEGFR-TKI (VEGFR-Tyrosine Kinase Inhibitor) monotherapy, an ICI-ICI (Immune Checkpoint Inhibitor) combination and an ICI-VEGFRTKI combination. However, a consistent part of patients does not derive benefit from first-line therapy with ICIs; moreover, the use of combination regimens exposes patients to significant toxicities. Therefore, there is a critical need to develop prognostic and predictive biomarkers of response to VEGFR-TKIs and ICIs, and measurement of serum IL-8 is emerging as a potential candidate in this field. Recent retrospective analyses of large phase II and phase III trials found that elevated baseline serum IL-8 correlated with higher levels of tumor and circulating immunosuppressive myeloid cells, decreased T cell activation and poor response to treatment. These findings must be confirmed in prospective clinical trials; however, they provide evidence for a potential use of serum IL-8 as biomarker of resistance to VEGFR-TKIs and ICIs. Considering the amount of new agents and treatment regimens which are transforming the management of metastatic renal cell carcinoma, serum IL-8 could become a precious resource in tailoring the best therapy for each individual patient with the disease.&quot;,&quot;publisher&quot;:&quot;Frontiers Media S.A.&quot;,&quot;volume&quot;:&quot;12&quot;},&quot;isTemporary&quot;:false},{&quot;id&quot;:&quot;10ccef68-f81d-389c-9182-8de66452a1fd&quot;,&quot;itemData&quot;:{&quot;type&quot;:&quot;article-journal&quot;,&quot;id&quot;:&quot;10ccef68-f81d-389c-9182-8de66452a1fd&quot;,&quot;title&quot;:&quot;Involvement in Tumorigenesis and Clinical Significance of CXCL1 in Reproductive Cancers: Breast Cancer, Cervical Cancer, Endometrial Cancer, Ovarian Cancer and Prostate Cancer&quot;,&quot;author&quot;:[{&quot;family&quot;:&quot;Korbecki&quot;,&quot;given&quot;:&quot;Jan&quot;,&quot;parse-names&quot;:false,&quot;dropping-particle&quot;:&quot;&quot;,&quot;non-dropping-particle&quot;:&quot;&quot;},{&quot;family&quot;:&quot;Bosiacki&quot;,&quot;given&quot;:&quot;Mateusz&quot;,&quot;parse-names&quot;:false,&quot;dropping-particle&quot;:&quot;&quot;,&quot;non-dropping-particle&quot;:&quot;&quot;},{&quot;family&quot;:&quot;Barczak&quot;,&quot;given&quot;:&quot;Katarzyna&quot;,&quot;parse-names&quot;:false,&quot;dropping-particle&quot;:&quot;&quot;,&quot;non-dropping-particle&quot;:&quot;&quot;},{&quot;family&quot;:&quot;Łagocka&quot;,&quot;given&quot;:&quot;Ryta&quot;,&quot;parse-names&quot;:false,&quot;dropping-particle&quot;:&quot;&quot;,&quot;non-dropping-particle&quot;:&quot;&quot;},{&quot;family&quot;:&quot;Brodowska&quot;,&quot;given&quot;:&quot;Agnieszka&quot;,&quot;parse-names&quot;:false,&quot;dropping-particle&quot;:&quot;&quot;,&quot;non-dropping-particle&quot;:&quot;&quot;},{&quot;family&quot;:&quot;Chlubek&quot;,&quot;given&quot;:&quot;Dariusz&quot;,&quot;parse-names&quot;:false,&quot;dropping-particle&quot;:&quot;&quot;,&quot;non-dropping-particle&quot;:&quot;&quot;},{&quot;family&quot;:&quot;Baranowska-Bosiacka&quot;,&quot;given&quot;:&quot;Irena&quot;,&quot;parse-names&quot;:false,&quot;dropping-particle&quot;:&quot;&quot;,&quot;non-dropping-particle&quot;:&quot;&quot;}],&quot;container-title&quot;:&quot;International Journal of Molecular Sciences&quot;,&quot;container-title-short&quot;:&quot;Int. J. Mol. Sci.&quot;,&quot;accessed&quot;:{&quot;date-parts&quot;:[[2025,5,11]]},&quot;DOI&quot;:&quot;10.3390/IJMS24087262&quot;,&quot;ISSN&quot;:&quot;14220067&quot;,&quot;PMID&quot;:&quot;37108425&quot;,&quot;URL&quot;:&quot;https://pmc.ncbi.nlm.nih.gov/articles/PMC10139049/&quot;,&quot;issued&quot;:{&quot;date-parts&quot;:[[2023,4,1]]},&quot;page&quot;:&quot;7262&quot;,&quot;abstract&quot;:&quot;C-X-C motif chemokine ligand 1 (CXCL1) is a member of the CXC chemokine subfamily and a ligand for CXCR2. Its main function in the immune system is the chemoattraction of neutrophils. However, there is a lack of comprehensive reviews summarizing the significance of CXCL1 in cancer processes. To fill this gap, this work describes the clinical significance and participation of CXCL1 in cancer processes in the most important reproductive cancers: breast cancer, cervical cancer, endometrial cancer, ovarian cancer, and prostate cancer. The focus is on both clinical aspects and the significance of CXCL1 in molecular cancer processes. We describe the association of CXCL1 with clinical features of tumors, including prognosis, ER, PR and HER2 status, and TNM stage. We present the molecular contribution of CXCL1 to chemoresistance and radioresistance in selected tumors and its influence on the proliferation, migration, and invasion of tumor cells. Additionally, we present the impact of CXCL1 on the microenvironment of reproductive cancers, including its effect on angiogenesis, recruitment, and function of cancer-associated cells (macrophages, neutrophils, MDSC, and Treg). The article concludes by summarizing the significance of introducing drugs targeting CXCL1. This paper also discusses the significance of ACKR1/DARC in reproductive cancers.&quot;,&quot;publisher&quot;:&quot;Multidisciplinary Digital Publishing Institute (MDPI)&quot;,&quot;issue&quot;:&quot;8&quot;,&quot;volume&quot;:&quot;24&quot;},&quot;isTemporary&quot;:false}]},{&quot;citationID&quot;:&quot;MENDELEY_CITATION_359b7fcd-a625-4401-b40c-37715f72a2b2&quot;,&quot;properties&quot;:{&quot;noteIndex&quot;:0},&quot;isEdited&quot;:false,&quot;manualOverride&quot;:{&quot;isManuallyOverridden&quot;:false,&quot;citeprocText&quot;:&quot;[43]&quot;,&quot;manualOverrideText&quot;:&quot;&quot;},&quot;citationTag&quot;:&quot;MENDELEY_CITATION_v3_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&quot;,&quot;citationItems&quot;:[{&quot;id&quot;:&quot;2f1f5a90-d34c-37e8-a627-ba7b80f6b426&quot;,&quot;itemData&quot;:{&quot;type&quot;:&quot;article-journal&quot;,&quot;id&quot;:&quot;2f1f5a90-d34c-37e8-a627-ba7b80f6b426&quot;,&quot;title&quot;:&quot;TNF-α/IL-10 ratio and C-reactive protein as markers of the inflammatory response in CAD-prone North Indian patients with acute myocardial infarction&quot;,&quot;author&quot;:[{&quot;family&quot;:&quot;Goswami&quot;,&quot;given&quot;:&quot;Binita&quot;,&quot;parse-names&quot;:false,&quot;dropping-particle&quot;:&quot;&quot;,&quot;non-dropping-particle&quot;:&quot;&quot;},{&quot;family&quot;:&quot;Rajappa&quot;,&quot;given&quot;:&quot;Medha&quot;,&quot;parse-names&quot;:false,&quot;dropping-particle&quot;:&quot;&quot;,&quot;non-dropping-particle&quot;:&quot;&quot;},{&quot;family&quot;:&quot;Mallika&quot;,&quot;given&quot;:&quot;V&quot;,&quot;parse-names&quot;:false,&quot;dropping-particle&quot;:&quot;&quot;,&quot;non-dropping-particle&quot;:&quot;&quot;},{&quot;family&quot;:&quot;Kumar Shukla&quot;,&quot;given&quot;:&quot;Deepak&quot;,&quot;parse-names&quot;:false,&quot;dropping-particle&quot;:&quot;&quot;,&quot;non-dropping-particle&quot;:&quot;&quot;},{&quot;family&quot;:&quot;Kumar&quot;,&quot;given&quot;:&quot;Suresh&quot;,&quot;parse-names&quot;:false,&quot;dropping-particle&quot;:&quot;&quot;,&quot;non-dropping-particle&quot;:&quot;&quot;}],&quot;accessed&quot;:{&quot;date-parts&quot;:[[2023,5,22]]},&quot;DOI&quot;:&quot;10.1016/j.cca.2009.06.029&quot;,&quot;issued&quot;:{&quot;date-parts&quot;:[[2009]]},&quot;abstract&quot;:&quot;a r t i c l e i n f o&quot;,&quot;container-title-short&quot;:&quot;&quot;},&quot;isTemporary&quot;:false}]},{&quot;citationID&quot;:&quot;MENDELEY_CITATION_c5d1df34-47b8-485c-9ed6-72957eb7af44&quot;,&quot;properties&quot;:{&quot;noteIndex&quot;:0},&quot;isEdited&quot;:false,&quot;manualOverride&quot;:{&quot;isManuallyOverridden&quot;:false,&quot;citeprocText&quot;:&quot;[34]&quot;,&quot;manualOverrideText&quot;:&quot;&quot;},&quot;citationTag&quot;:&quot;MENDELEY_CITATION_v3_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&quot;,&quot;citationItems&quot;:[{&quot;id&quot;:&quot;e3af4063-b5e9-3f57-94aa-dbe89141e9f0&quot;,&quot;itemData&quot;:{&quot;type&quot;:&quot;article-journal&quot;,&quot;id&quot;:&quot;e3af4063-b5e9-3f57-94aa-dbe89141e9f0&quot;,&quot;title&quot;:&quot;Distinct functions of human MVB12A and MVB12B in the ESCRT-I dependent on their posttranslational modifications&quot;,&quot;author&quot;:[{&quot;family&quot;:&quot;Tsunematsu&quot;,&quot;given&quot;:&quot;Takumi&quot;,&quot;parse-names&quot;:false,&quot;dropping-particle&quot;:&quot;&quot;,&quot;non-dropping-particle&quot;:&quot;&quot;},{&quot;family&quot;:&quot;Yamauchi&quot;,&quot;given&quot;:&quot;Emiko&quot;,&quot;parse-names&quot;:false,&quot;dropping-particle&quot;:&quot;&quot;,&quot;non-dropping-particle&quot;:&quot;&quot;},{&quot;family&quot;:&quot;Shibata&quot;,&quot;given&quot;:&quot;Hideki&quot;,&quot;parse-names&quot;:false,&quot;dropping-particle&quot;:&quot;&quot;,&quot;non-dropping-particle&quot;:&quot;&quot;},{&quot;family&quot;:&quot;Maki&quot;,&quot;given&quot;:&quot;Masatoshi&quot;,&quot;parse-names&quot;:false,&quot;dropping-particle&quot;:&quot;&quot;,&quot;non-dropping-particle&quot;:&quot;&quot;},{&quot;family&quot;:&quot;Ohta&quot;,&quot;given&quot;:&quot;Takeshi&quot;,&quot;parse-names&quot;:false,&quot;dropping-particle&quot;:&quot;&quot;,&quot;non-dropping-particle&quot;:&quot;&quot;},{&quot;family&quot;:&quot;Konishi&quot;,&quot;given&quot;:&quot;Hiroaki&quot;,&quot;parse-names&quot;:false,&quot;dropping-particle&quot;:&quot;&quot;,&quot;non-dropping-particle&quot;:&quot;&quot;}],&quot;container-title&quot;:&quot;Biochemical and Biophysical Research Communications&quot;,&quot;container-title-short&quot;:&quot;Biochem. Biophys. Res. Commun.&quot;,&quot;accessed&quot;:{&quot;date-parts&quot;:[[2025,5,11]]},&quot;DOI&quot;:&quot;10.1016/J.BBRC.2010.07.060&quot;,&quot;ISSN&quot;:&quot;0006-291X&quot;,&quot;PMID&quot;:&quot;20654576&quot;,&quot;URL&quot;:&quot;https://www.sciencedirect.com/science/article/abs/pii/S0006291X10013719&quot;,&quot;issued&quot;:{&quot;date-parts&quot;:[[2010,8,20]]},&quot;page&quot;:&quot;232-237&quot;,&quot;abstract&quot;:&quot;ESCRT-I, which mediates the sorting of ubiquitinated cargo protein from the plasma membrane to the endosomal vesicle, comprises a heterotetramer of TSG101 (Vps23), Vps28, Vps37 and MVB12 protein. In humans, the structurally similar subtypes MVB12A and MVB12B are subunits of ESCRT-I. However, no functional description of these proteins has been described. Here we show the differing effects of tyrosine phosphorylation and ubiquitination of both MVB12 proteins on their respective functions. As noted in our previous study, Tyr204 phosphorylation of MVB12A in response to epidermal growth factor (EGF) stimulation affects binding to CD2AP, which regulates the amounts of EGF receptor bound to ESCRT-I. Strikingly, ubiquitination of Lys264 and Lys290 of MVB12B was induced and led to the instability and inclusion of MVB12B in COS-7 cells. These ubiquitinations increased upon EGF stimulation, which was regulated by the phosphorylations of Tyr241 and Tyr243 of MVB12B. Furthermore, MVB12A was also involved in the aggregation-prone proteins of MVB12B. These results suggest that the expression of MVB12B may be normally suppressed through the ubiquitin-proteasome pathway that simultaneously regulates the fate of MVB12A and the functions of ESCRT-I. © 2010 Elsevier Inc.&quot;,&quot;publisher&quot;:&quot;Academic Press&quot;,&quot;issue&quot;:&quot;2&quot;,&quot;volume&quot;:&quot;399&quot;},&quot;isTemporary&quot;:false}]},{&quot;citationID&quot;:&quot;MENDELEY_CITATION_5d6090ca-c036-43f0-8279-2f50ad27c8c4&quot;,&quot;properties&quot;:{&quot;noteIndex&quot;:0},&quot;isEdited&quot;:false,&quot;manualOverride&quot;:{&quot;isManuallyOverridden&quot;:false,&quot;citeprocText&quot;:&quot;[44,45]&quot;,&quot;manualOverrideText&quot;:&quot;&quot;},&quot;citationTag&quot;:&quot;MENDELEY_CITATION_v3_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&quot;,&quot;citationItems&quot;:[{&quot;id&quot;:&quot;1e3c7ccb-2ad9-36c7-874c-9999a655a754&quot;,&quot;itemData&quot;:{&quot;type&quot;:&quot;article-journal&quot;,&quot;id&quot;:&quot;1e3c7ccb-2ad9-36c7-874c-9999a655a754&quot;,&quot;title&quot;:&quot;Exosomal proteins as drivers of metastasis to distant organs&quot;,&quot;author&quot;:[{&quot;family&quot;:&quot;Martínez-Espinosa&quot;,&quot;given&quot;:&quot;Israel&quot;,&quot;parse-names&quot;:false,&quot;dropping-particle&quot;:&quot;&quot;,&quot;non-dropping-particle&quot;:&quot;&quot;},{&quot;family&quot;:&quot;Serrato&quot;,&quot;given&quot;:&quot;José A.&quot;,&quot;parse-names&quot;:false,&quot;dropping-particle&quot;:&quot;&quot;,&quot;non-dropping-particle&quot;:&quot;&quot;},{&quot;family&quot;:&quot;Germán-Valenzuela&quot;,&quot;given&quot;:&quot;Jesús&quot;,&quot;parse-names&quot;:false,&quot;dropping-particle&quot;:&quot;&quot;,&quot;non-dropping-particle&quot;:&quot;&quot;},{&quot;family&quot;:&quot;Ortiz-Quintero&quot;,&quot;given&quot;:&quot;Blanca&quot;,&quot;parse-names&quot;:false,&quot;dropping-particle&quot;:&quot;&quot;,&quot;non-dropping-particle&quot;:&quot;&quot;}],&quot;container-title&quot;:&quot;Biomedicine &amp; Pharmacotherapy&quot;,&quot;accessed&quot;:{&quot;date-parts&quot;:[[2026,1,13]]},&quot;DOI&quot;:&quot;10.1016/J.BIOPHA.2025.118886&quot;,&quot;ISSN&quot;:&quot;0753-3322&quot;,&quot;URL&quot;:&quot;https://www.sciencedirect.com/science/article/pii/S0753332225010807&quot;,&quot;issued&quot;:{&quot;date-parts&quot;:[[2025,12,1]]},&quot;page&quot;:&quot;118886&quot;,&quot;abstract&quot;:&quot;Metastasis to distant organs remains the primary cause of cancer-related death worldwide. Although progress has been made in understanding the mechanisms behind metastasis, the processes that drive tumor cells to invade and colonize distant organs remain incompletely understood. Increasing evidence highlights the critical role of exosomal proteins as key regulators in the complex molecular events that facilitate metastatic spread. Tumor-derived exosomes, which contain specific protein cargos, promote invasive behavior, modulate immune responses, increase blood vessel permeability, create a pre-metastatic niche, and support organotropism. Exosomal proteins, such as CEMIP, ITGBL1, integrins (α6β4 and αvβ5), and PD-L1, have been linked to the colonization of distant secondary organs, including the brain, liver, and lungs. Proteomic analysis of circulating exosomal proteins also shows their potential as minimally invasive biomarkers for predicting metastatic potential and disease progression. This review examines the role of exosomal proteins in key mechanisms that directly contribute to cancer dissemination to distant organs. This review also highlights the emerging relevance of exosomal proteins as diagnostic indicators of metastasis and as potential therapeutic targets, positioning them as future dual-purpose tools to improve both detection and intervention strategies in metastatic disease.&quot;,&quot;publisher&quot;:&quot;Elsevier Masson&quot;,&quot;volume&quot;:&quot;193&quot;,&quot;container-title-short&quot;:&quot;&quot;},&quot;isTemporary&quot;:false},{&quot;id&quot;:&quot;6b1a3ea3-650d-370c-94a2-8553e1a7c438&quot;,&quot;itemData&quot;:{&quot;type&quot;:&quot;article-journal&quot;,&quot;id&quot;:&quot;6b1a3ea3-650d-370c-94a2-8553e1a7c438&quot;,&quot;title&quot;:&quot;Exosomes and organ-specific metastasis&quot;,&quot;author&quot;:[{&quot;family&quot;:&quot;Zhao&quot;,&quot;given&quot;:&quot;Lei&quot;,&quot;parse-names&quot;:false,&quot;dropping-particle&quot;:&quot;&quot;,&quot;non-dropping-particle&quot;:&quot;&quot;},{&quot;family&quot;:&quot;Ma&quot;,&quot;given&quot;:&quot;Xiaoting&quot;,&quot;parse-names&quot;:false,&quot;dropping-particle&quot;:&quot;&quot;,&quot;non-dropping-particle&quot;:&quot;&quot;},{&quot;family&quot;:&quot;Yu&quot;,&quot;given&quot;:&quot;Jing&quot;,&quot;parse-names&quot;:false,&quot;dropping-particle&quot;:&quot;&quot;,&quot;non-dropping-particle&quot;:&quot;&quot;}],&quot;container-title&quot;:&quot;Molecular Therapy. Methods &amp; Clinical Development&quot;,&quot;container-title-short&quot;:&quot;Mol. Ther. Methods Clin. Dev.&quot;,&quot;accessed&quot;:{&quot;date-parts&quot;:[[2026,1,13]]},&quot;DOI&quot;:&quot;10.1016/J.OMTM.2021.05.016&quot;,&quot;ISSN&quot;:&quot;23290501&quot;,&quot;PMID&quot;:&quot;34485600&quot;,&quot;URL&quot;:&quot;https://pmc.ncbi.nlm.nih.gov/articles/PMC8397835/&quot;,&quot;issued&quot;:{&quot;date-parts&quot;:[[2021,9,10]]},&quot;page&quot;:&quot;133&quot;,&quot;abstract&quot;:&quot;The transmission of information between tumor cells and other cell types in the tumor microenvironment plays an important role in tumor metastasis and is critically modulated by exosomes and other mediators. Tumor-derived exosomes can promote epithelial-mesenchymal transition, angiogenesis, immune escape, formation of the pre-metastatic microenvironment, and transmission of drug-resistant molecules, thereby promoting tumor growth, invasion, and metastasis. Integrins are important regulatory molecules on exosomes that can locate metastatic cells at the initial stage of metastasis and show good organotropism. This fact suggests that a clear understanding of the roles of exosomal integrins will be beneficial for future clinical applications. Follow-up studies on exosomes using continuously updated purification techniques and identification methods are extremely important. In addition to their potential as cancer biomarkers, exosomes also provide new research directions for precision medicine. Currently, exosomes have potential value in disease treatment and provide clinicians with more meaningful judgment standards.&quot;,&quot;publisher&quot;:&quot;Cell Press&quot;,&quot;volume&quot;:&quot;22&quot;},&quot;isTemporary&quot;:false}]},{&quot;citationID&quot;:&quot;MENDELEY_CITATION_abae8754-c6ad-47d3-9d06-fb65001a15f9&quot;,&quot;properties&quot;:{&quot;noteIndex&quot;:0},&quot;isEdited&quot;:false,&quot;manualOverride&quot;:{&quot;isManuallyOverridden&quot;:false,&quot;citeprocText&quot;:&quot;[44,45]&quot;,&quot;manualOverrideText&quot;:&quot;&quot;},&quot;citationTag&quot;:&quot;MENDELEY_CITATION_v3_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&quot;,&quot;citationItems&quot;:[{&quot;id&quot;:&quot;6b1a3ea3-650d-370c-94a2-8553e1a7c438&quot;,&quot;itemData&quot;:{&quot;type&quot;:&quot;article-journal&quot;,&quot;id&quot;:&quot;6b1a3ea3-650d-370c-94a2-8553e1a7c438&quot;,&quot;title&quot;:&quot;Exosomes and organ-specific metastasis&quot;,&quot;author&quot;:[{&quot;family&quot;:&quot;Zhao&quot;,&quot;given&quot;:&quot;Lei&quot;,&quot;parse-names&quot;:false,&quot;dropping-particle&quot;:&quot;&quot;,&quot;non-dropping-particle&quot;:&quot;&quot;},{&quot;family&quot;:&quot;Ma&quot;,&quot;given&quot;:&quot;Xiaoting&quot;,&quot;parse-names&quot;:false,&quot;dropping-particle&quot;:&quot;&quot;,&quot;non-dropping-particle&quot;:&quot;&quot;},{&quot;family&quot;:&quot;Yu&quot;,&quot;given&quot;:&quot;Jing&quot;,&quot;parse-names&quot;:false,&quot;dropping-particle&quot;:&quot;&quot;,&quot;non-dropping-particle&quot;:&quot;&quot;}],&quot;container-title&quot;:&quot;Molecular Therapy. Methods &amp; Clinical Development&quot;,&quot;container-title-short&quot;:&quot;Mol. Ther. Methods Clin. Dev.&quot;,&quot;accessed&quot;:{&quot;date-parts&quot;:[[2026,1,13]]},&quot;DOI&quot;:&quot;10.1016/J.OMTM.2021.05.016&quot;,&quot;ISSN&quot;:&quot;23290501&quot;,&quot;PMID&quot;:&quot;34485600&quot;,&quot;URL&quot;:&quot;https://pmc.ncbi.nlm.nih.gov/articles/PMC8397835/&quot;,&quot;issued&quot;:{&quot;date-parts&quot;:[[2021,9,10]]},&quot;page&quot;:&quot;133&quot;,&quot;abstract&quot;:&quot;The transmission of information between tumor cells and other cell types in the tumor microenvironment plays an important role in tumor metastasis and is critically modulated by exosomes and other mediators. Tumor-derived exosomes can promote epithelial-mesenchymal transition, angiogenesis, immune escape, formation of the pre-metastatic microenvironment, and transmission of drug-resistant molecules, thereby promoting tumor growth, invasion, and metastasis. Integrins are important regulatory molecules on exosomes that can locate metastatic cells at the initial stage of metastasis and show good organotropism. This fact suggests that a clear understanding of the roles of exosomal integrins will be beneficial for future clinical applications. Follow-up studies on exosomes using continuously updated purification techniques and identification methods are extremely important. In addition to their potential as cancer biomarkers, exosomes also provide new research directions for precision medicine. Currently, exosomes have potential value in disease treatment and provide clinicians with more meaningful judgment standards.&quot;,&quot;publisher&quot;:&quot;Cell Press&quot;,&quot;volume&quot;:&quot;22&quot;},&quot;isTemporary&quot;:false},{&quot;id&quot;:&quot;1e3c7ccb-2ad9-36c7-874c-9999a655a754&quot;,&quot;itemData&quot;:{&quot;type&quot;:&quot;article-journal&quot;,&quot;id&quot;:&quot;1e3c7ccb-2ad9-36c7-874c-9999a655a754&quot;,&quot;title&quot;:&quot;Exosomal proteins as drivers of metastasis to distant organs&quot;,&quot;author&quot;:[{&quot;family&quot;:&quot;Martínez-Espinosa&quot;,&quot;given&quot;:&quot;Israel&quot;,&quot;parse-names&quot;:false,&quot;dropping-particle&quot;:&quot;&quot;,&quot;non-dropping-particle&quot;:&quot;&quot;},{&quot;family&quot;:&quot;Serrato&quot;,&quot;given&quot;:&quot;José A.&quot;,&quot;parse-names&quot;:false,&quot;dropping-particle&quot;:&quot;&quot;,&quot;non-dropping-particle&quot;:&quot;&quot;},{&quot;family&quot;:&quot;Germán-Valenzuela&quot;,&quot;given&quot;:&quot;Jesús&quot;,&quot;parse-names&quot;:false,&quot;dropping-particle&quot;:&quot;&quot;,&quot;non-dropping-particle&quot;:&quot;&quot;},{&quot;family&quot;:&quot;Ortiz-Quintero&quot;,&quot;given&quot;:&quot;Blanca&quot;,&quot;parse-names&quot;:false,&quot;dropping-particle&quot;:&quot;&quot;,&quot;non-dropping-particle&quot;:&quot;&quot;}],&quot;container-title&quot;:&quot;Biomedicine &amp; Pharmacotherapy&quot;,&quot;accessed&quot;:{&quot;date-parts&quot;:[[2026,1,13]]},&quot;DOI&quot;:&quot;10.1016/J.BIOPHA.2025.118886&quot;,&quot;ISSN&quot;:&quot;0753-3322&quot;,&quot;URL&quot;:&quot;https://www.sciencedirect.com/science/article/pii/S0753332225010807&quot;,&quot;issued&quot;:{&quot;date-parts&quot;:[[2025,12,1]]},&quot;page&quot;:&quot;118886&quot;,&quot;abstract&quot;:&quot;Metastasis to distant organs remains the primary cause of cancer-related death worldwide. Although progress has been made in understanding the mechanisms behind metastasis, the processes that drive tumor cells to invade and colonize distant organs remain incompletely understood. Increasing evidence highlights the critical role of exosomal proteins as key regulators in the complex molecular events that facilitate metastatic spread. Tumor-derived exosomes, which contain specific protein cargos, promote invasive behavior, modulate immune responses, increase blood vessel permeability, create a pre-metastatic niche, and support organotropism. Exosomal proteins, such as CEMIP, ITGBL1, integrins (α6β4 and αvβ5), and PD-L1, have been linked to the colonization of distant secondary organs, including the brain, liver, and lungs. Proteomic analysis of circulating exosomal proteins also shows their potential as minimally invasive biomarkers for predicting metastatic potential and disease progression. This review examines the role of exosomal proteins in key mechanisms that directly contribute to cancer dissemination to distant organs. This review also highlights the emerging relevance of exosomal proteins as diagnostic indicators of metastasis and as potential therapeutic targets, positioning them as future dual-purpose tools to improve both detection and intervention strategies in metastatic disease.&quot;,&quot;publisher&quot;:&quot;Elsevier Masson&quot;,&quot;volume&quot;:&quot;193&quot;,&quot;container-title-short&quot;:&quot;&quot;},&quot;isTemporary&quot;:false}]},{&quot;citationID&quot;:&quot;MENDELEY_CITATION_b68ddc42-d603-4e60-99c2-c935d16cfb98&quot;,&quot;properties&quot;:{&quot;noteIndex&quot;:0},&quot;isEdited&quot;:false,&quot;manualOverride&quot;:{&quot;isManuallyOverridden&quot;:false,&quot;citeprocText&quot;:&quot;[46,47]&quot;,&quot;manualOverrideText&quot;:&quot;&quot;},&quot;citationTag&quot;:&quot;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&quot;,&quot;citationItems&quot;:[{&quot;id&quot;:&quot;6efca42a-10da-3358-b606-aa99c99f6ba5&quot;,&quot;itemData&quot;:{&quot;type&quot;:&quot;article-journal&quot;,&quot;id&quot;:&quot;6efca42a-10da-3358-b606-aa99c99f6ba5&quot;,&quot;title&quot;:&quot;Critical roles of miR-21 in promotions angiogenesis: friend or foe?&quot;,&quot;author&quot;:[{&quot;family&quot;:&quot;Saadh&quot;,&quot;given&quot;:&quot;Mohamed J.&quot;,&quot;parse-names&quot;:false,&quot;dropping-particle&quot;:&quot;&quot;,&quot;non-dropping-particle&quot;:&quot;&quot;},{&quot;family&quot;:&quot;Jasim&quot;,&quot;given&quot;:&quot;Nisreen Yasir&quot;,&quot;parse-names&quot;:false,&quot;dropping-particle&quot;:&quot;&quot;,&quot;non-dropping-particle&quot;:&quot;&quot;},{&quot;family&quot;:&quot;Ahmed&quot;,&quot;given&quot;:&quot;Mareb Hamed&quot;,&quot;parse-names&quot;:false,&quot;dropping-particle&quot;:&quot;&quot;,&quot;non-dropping-particle&quot;:&quot;&quot;},{&quot;family&quot;:&quot;Ballal&quot;,&quot;given&quot;:&quot;Suhas&quot;,&quot;parse-names&quot;:false,&quot;dropping-particle&quot;:&quot;&quot;,&quot;non-dropping-particle&quot;:&quot;&quot;},{&quot;family&quot;:&quot;Kumar&quot;,&quot;given&quot;:&quot;Abhishek&quot;,&quot;parse-names&quot;:false,&quot;dropping-particle&quot;:&quot;&quot;,&quot;non-dropping-particle&quot;:&quot;&quot;},{&quot;family&quot;:&quot;Atteri&quot;,&quot;given&quot;:&quot;Shikha&quot;,&quot;parse-names&quot;:false,&quot;dropping-particle&quot;:&quot;&quot;,&quot;non-dropping-particle&quot;:&quot;&quot;},{&quot;family&quot;:&quot;Vashishth&quot;,&quot;given&quot;:&quot;Raghav&quot;,&quot;parse-names&quot;:false,&quot;dropping-particle&quot;:&quot;&quot;,&quot;non-dropping-particle&quot;:&quot;&quot;},{&quot;family&quot;:&quot;Rizaev&quot;,&quot;given&quot;:&quot;Jasur&quot;,&quot;parse-names&quot;:false,&quot;dropping-particle&quot;:&quot;&quot;,&quot;non-dropping-particle&quot;:&quot;&quot;},{&quot;family&quot;:&quot;Alhili&quot;,&quot;given&quot;:&quot;Ahmed&quot;,&quot;parse-names&quot;:false,&quot;dropping-particle&quot;:&quot;&quot;,&quot;non-dropping-particle&quot;:&quot;&quot;},{&quot;family&quot;:&quot;Jawad&quot;,&quot;given&quot;:&quot;Mahmood Jasem&quot;,&quot;parse-names&quot;:false,&quot;dropping-particle&quot;:&quot;&quot;,&quot;non-dropping-particle&quot;:&quot;&quot;},{&quot;family&quot;:&quot;Yazdi&quot;,&quot;given&quot;:&quot;Farzaneh&quot;,&quot;parse-names&quot;:false,&quot;dropping-particle&quot;:&quot;&quot;,&quot;non-dropping-particle&quot;:&quot;&quot;},{&quot;family&quot;:&quot;Salajegheh&quot;,&quot;given&quot;:&quot;Amirali&quot;,&quot;parse-names&quot;:false,&quot;dropping-particle&quot;:&quot;&quot;,&quot;non-dropping-particle&quot;:&quot;&quot;},{&quot;family&quot;:&quot;Akhavan-Sigari&quot;,&quot;given&quot;:&quot;Reza&quot;,&quot;parse-names&quot;:false,&quot;dropping-particle&quot;:&quot;&quot;,&quot;non-dropping-particle&quot;:&quot;&quot;}],&quot;container-title&quot;:&quot;Clinical and Experimental Medicine 2025 25:1&quot;,&quot;accessed&quot;:{&quot;date-parts&quot;:[[2025,5,11]]},&quot;DOI&quot;:&quot;10.1007/S10238-025-01600-7&quot;,&quot;ISBN&quot;:&quot;0123456789&quot;,&quot;ISSN&quot;:&quot;1591-9528&quot;,&quot;URL&quot;:&quot;https://link.springer.com/article/10.1007/s10238-025-01600-7&quot;,&quot;issued&quot;:{&quot;date-parts&quot;:[[2025,2,25]]},&quot;page&quot;:&quot;1-23&quot;,&quot;abstract&quot;:&quot;MiRNAs are small RNA strands that are managed following transcription and are of substantial importance in blood vessel formation. It is essential to oversee the growth, differentiation, death, movement and construction of tubes by angiogenesis-affiliated cells. If miRNAs are not correctly regulated in regard to angiogenesis, it can deteriorate the health and lead to various illnesses, which include cancer, cardiovascular disorder, critical limb ischemia, Crohn’s disease, ocular diseases, diabetic microvascular complications, and more. Consequently, it is vital to understand the crucial part that miRNAs play in the development of blood vessels, so we can develop reliable treatment plans for vascular diseases. This write-up will assess the critical role of miR-21/exosomal miR-21 in managing angiogenesis associated with bone growth, wound recovery, and other pathological conditions like tumor growth, ocular illnesses, diabetes, and other diseases connected to formation of blood vessels. Previous investigations have demonstrated that miR-21 is present at higher amounts in certain cancerous cells, and it influences a multitude of genes that moderate the increased creation of blood vessels. Furthermore, studies demonstrated that exosomal miR-21 has the capacity to interact with endothelial cells to foster tumor angiogenesis. For that reason, this review explains the critical importance of miR-21/exosomal miR-21 in managing both healthy and diseased states of angiogenesis.&quot;,&quot;publisher&quot;:&quot;Springer&quot;,&quot;issue&quot;:&quot;1&quot;,&quot;volume&quot;:&quot;25&quot;,&quot;container-title-short&quot;:&quot;&quot;},&quot;isTemporary&quot;:false},{&quot;id&quot;:&quot;538076a6-5fa0-399e-adbb-24a518f39011&quot;,&quot;itemData&quot;:{&quot;type&quot;:&quot;article-journal&quot;,&quot;id&quot;:&quot;538076a6-5fa0-399e-adbb-24a518f39011&quot;,&quot;title&quot;:&quot;Exosome circATP8A1 induces macrophage M2 polarization by regulating the miR-1-3p/STAT6 axis to promote gastric cancer progression&quot;,&quot;author&quot;:[{&quot;family&quot;:&quot;Deng&quot;,&quot;given&quot;:&quot;Cuncan&quot;,&quot;parse-names&quot;:false,&quot;dropping-particle&quot;:&quot;&quot;,&quot;non-dropping-particle&quot;:&quot;&quot;},{&quot;family&quot;:&quot;Huo&quot;,&quot;given&quot;:&quot;Mingyu&quot;,&quot;parse-names&quot;:false,&quot;dropping-particle&quot;:&quot;&quot;,&quot;non-dropping-particle&quot;:&quot;&quot;},{&quot;family&quot;:&quot;Chu&quot;,&quot;given&quot;:&quot;Hongwu&quot;,&quot;parse-names&quot;:false,&quot;dropping-particle&quot;:&quot;&quot;,&quot;non-dropping-particle&quot;:&quot;&quot;},{&quot;family&quot;:&quot;Zhuang&quot;,&quot;given&quot;:&quot;Xiaomei&quot;,&quot;parse-names&quot;:false,&quot;dropping-particle&quot;:&quot;&quot;,&quot;non-dropping-particle&quot;:&quot;&quot;},{&quot;family&quot;:&quot;Deng&quot;,&quot;given&quot;:&quot;Guofei&quot;,&quot;parse-names&quot;:false,&quot;dropping-particle&quot;:&quot;&quot;,&quot;non-dropping-particle&quot;:&quot;&quot;},{&quot;family&quot;:&quot;Li&quot;,&quot;given&quot;:&quot;Wenchao&quot;,&quot;parse-names&quot;:false,&quot;dropping-particle&quot;:&quot;&quot;,&quot;non-dropping-particle&quot;:&quot;&quot;},{&quot;family&quot;:&quot;Wei&quot;,&quot;given&quot;:&quot;Hongfa&quot;,&quot;parse-names&quot;:false,&quot;dropping-particle&quot;:&quot;&quot;,&quot;non-dropping-particle&quot;:&quot;&quot;},{&quot;family&quot;:&quot;Zeng&quot;,&quot;given&quot;:&quot;Leli&quot;,&quot;parse-names&quot;:false,&quot;dropping-particle&quot;:&quot;&quot;,&quot;non-dropping-particle&quot;:&quot;&quot;},{&quot;family&quot;:&quot;He&quot;,&quot;given&quot;:&quot;Yulong&quot;,&quot;parse-names&quot;:false,&quot;dropping-particle&quot;:&quot;&quot;,&quot;non-dropping-particle&quot;:&quot;&quot;},{&quot;family&quot;:&quot;Liu&quot;,&quot;given&quot;:&quot;Huashan&quot;,&quot;parse-names&quot;:false,&quot;dropping-particle&quot;:&quot;&quot;,&quot;non-dropping-particle&quot;:&quot;&quot;},{&quot;family&quot;:&quot;Li&quot;,&quot;given&quot;:&quot;Jia&quot;,&quot;parse-names&quot;:false,&quot;dropping-particle&quot;:&quot;&quot;,&quot;non-dropping-particle&quot;:&quot;&quot;},{&quot;family&quot;:&quot;Zhang&quot;,&quot;given&quot;:&quot;Changhua&quot;,&quot;parse-names&quot;:false,&quot;dropping-particle&quot;:&quot;&quot;,&quot;non-dropping-particle&quot;:&quot;&quot;},{&quot;family&quot;:&quot;Chen&quot;,&quot;given&quot;:&quot;Hengxing&quot;,&quot;parse-names&quot;:false,&quot;dropping-particle&quot;:&quot;&quot;,&quot;non-dropping-particle&quot;:&quot;&quot;}],&quot;container-title&quot;:&quot;Molecular Cancer&quot;,&quot;container-title-short&quot;:&quot;Mol. Cancer&quot;,&quot;accessed&quot;:{&quot;date-parts&quot;:[[2025,5,11]]},&quot;DOI&quot;:&quot;10.1186/S12943-024-01966-4/FIGURES/8&quot;,&quot;ISSN&quot;:&quot;14764598&quot;,&quot;PMID&quot;:&quot;38459596&quot;,&quot;URL&quot;:&quot;https://molecular-cancer.biomedcentral.com/articles/10.1186/s12943-024-01966-4&quot;,&quot;issued&quot;:{&quot;date-parts&quot;:[[2024,12,1]]},&quot;page&quot;:&quot;1-19&quot;,&quot;abstract&quot;:&quot;Circular RNAs (circRNAs) play important roles in gastric cancer progression but the regulatory role of circRNAs in controlling macrophage function remains elusive. Exosomes serve as cargo for circRNAs and play a crucial role as mediators in facilitating communication between cancer cells and the tumor microenvironment. In this study, we found that circATP8A1, a previously unreported circular RNA, is highly expressed in both gastric cancer tissues and exosomes derived from plasma. Increased circATP8A1 was associated with advanced TNM stage and worse prognosis in patients with gastric cancer. We showed that the circATP8A1 knockdown significantly inhibited gastric cancer proliferation and invasion in vitro and in vivo. Functionally, exosome circATP8A1 induced the M2 polarization of macrophages through the STAT6 pathway instead of the STAT3 pathway. Mechanistically, circATP8A1 was shown to activate the STAT6 pathway through competitive binding to miR-1-3p, as confirmed by Fluorescence In Situ Hybridization (FISH), RNA immunoprecipitation, RNA pulldown, and Luciferase reporter assays. The reversal of circATP8A1-induced STAT6 pathway activation and macrophage polarization was observed upon blocking miR-1-3p. Macrophages treated with exosomes from gastric cancer cells overexpressing circATP8A1 were able to promote gastric cancer migration, while knockdown of circATP8A1 reversed these effects in vivo. In summary, exosome-derived circATP8A1 from gastric cancer cells induce macrophages M2 polarization via the circATP8A1/miR-1-3p/STAT6 axis, and tumor progression. Our results highlight circATP8A1 as a potential prognostic biomarker and therapeutic target in gastric cancer.&quot;,&quot;publisher&quot;:&quot;BioMed Central Ltd&quot;,&quot;issue&quot;:&quot;1&quot;,&quot;volume&quot;:&quot;23&quot;},&quot;isTemporary&quot;:false}]},{&quot;citationID&quot;:&quot;MENDELEY_CITATION_b5d08e3a-557e-424b-9e38-05cd7742ac13&quot;,&quot;properties&quot;:{&quot;noteIndex&quot;:0},&quot;isEdited&quot;:false,&quot;manualOverride&quot;:{&quot;isManuallyOverridden&quot;:false,&quot;citeprocText&quot;:&quot;[48]&quot;,&quot;manualOverrideText&quot;:&quot;&quot;},&quot;citationTag&quot;:&quot;MENDELEY_CITATION_v3_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&quot;,&quot;citationItems&quot;:[{&quot;id&quot;:&quot;09cc3206-cf97-31e0-bc70-d1ebe2a27ff6&quot;,&quot;itemData&quot;:{&quot;type&quot;:&quot;article-journal&quot;,&quot;id&quot;:&quot;09cc3206-cf97-31e0-bc70-d1ebe2a27ff6&quot;,&quot;title&quot;:&quot;Effects of inhibitors of vascular endothelial growth factor receptor 2 and downstream pathways of receptor tyrosine kinases involving phosphatidylinositol 3-kinase/Akt/mammalian target of rapamycin or mitogen-activated protein kinase in canine hemangiosarcoma cell lines&quot;,&quot;author&quot;:[{&quot;family&quot;:&quot;Adachi&quot;,&quot;given&quot;:&quot;Mami&quot;,&quot;parse-names&quot;:false,&quot;dropping-particle&quot;:&quot;&quot;,&quot;non-dropping-particle&quot;:&quot;&quot;},{&quot;family&quot;:&quot;Hoshino&quot;,&quot;given&quot;:&quot;Yuki&quot;,&quot;parse-names&quot;:false,&quot;dropping-particle&quot;:&quot;&quot;,&quot;non-dropping-particle&quot;:&quot;&quot;},{&quot;family&quot;:&quot;Izumi&quot;,&quot;given&quot;:&quot;Yusuke&quot;,&quot;parse-names&quot;:false,&quot;dropping-particle&quot;:&quot;&quot;,&quot;non-dropping-particle&quot;:&quot;&quot;},{&quot;family&quot;:&quot;Sakai&quot;,&quot;given&quot;:&quot;Hiroki&quot;,&quot;parse-names&quot;:false,&quot;dropping-particle&quot;:&quot;&quot;,&quot;non-dropping-particle&quot;:&quot;&quot;},{&quot;family&quot;:&quot;Takagi&quot;,&quot;given&quot;:&quot;Satoshi&quot;,&quot;parse-names&quot;:false,&quot;dropping-particle&quot;:&quot;&quot;,&quot;non-dropping-particle&quot;:&quot;&quot;}],&quot;container-title&quot;:&quot;Canadian Journal of Veterinary Research&quot;,&quot;accessed&quot;:{&quot;date-parts&quot;:[[2025,5,11]]},&quot;ISSN&quot;:&quot;19289022&quot;,&quot;PMID&quot;:&quot;27408334&quot;,&quot;URL&quot;:&quot;https://pmc.ncbi.nlm.nih.gov/articles/PMC4924555/&quot;,&quot;issued&quot;:{&quot;date-parts&quot;:[[2016,7,1]]},&quot;page&quot;:&quot;209&quot;,&quot;abstract&quot;:&quot;Canine hemangiosarcoma (HSA) is a progressive malignant neoplasm with no current effective treatment. Previous studies showed that receptor tyrosine kinases and molecules within their downstream pathways involving phosphatidylinositol 3-kinase (PI3K)/Akt/mammalian target of rapamycin (m-TOR) or mitogen-activated protein kinase (MAPK) were overexpressed in canine, human, and murine tumors, including HSA. The present study investigated the effects of inhibitors of these pathways in canine splenic and hepatic HSA cell lines using assays of cell viability and apoptosis. Inhibitors of the MAPK pathway did not affect canine HSA cell viability. However, cell viability was significantly reduced by exposure to inhibitors of vascular endothelial growth factor receptor 2 and the PI3K/Akt/m-TOR pathway; these inhibitors also induced apoptosis in these cell lines. These results suggest that these inhibitors reduce the proliferation of canine HSA cells by inducing apoptosis. Further study of these inhibitors, using xenograft mouse models of canine HSA, are warranted to explore their potential for clinical application.&quot;,&quot;publisher&quot;:&quot;Canadian Veterinary Medical Association&quot;,&quot;issue&quot;:&quot;3&quot;,&quot;volume&quot;:&quot;80&quot;,&quot;container-title-short&quot;:&quot;&quot;},&quot;isTemporary&quot;:false}]},{&quot;citationID&quot;:&quot;MENDELEY_CITATION_9951eaa0-b095-4fa2-af1f-031380232056&quot;,&quot;properties&quot;:{&quot;noteIndex&quot;:0},&quot;isEdited&quot;:false,&quot;manualOverride&quot;:{&quot;isManuallyOverridden&quot;:false,&quot;citeprocText&quot;:&quot;[49]&quot;,&quot;manualOverrideText&quot;:&quot;&quot;},&quot;citationTag&quot;:&quot;MENDELEY_CITATION_v3_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&quot;,&quot;citationItems&quot;:[{&quot;id&quot;:&quot;bb4dcb5d-b01e-3581-be37-6c29ea17670d&quot;,&quot;itemData&quot;:{&quot;type&quot;:&quot;article-journal&quot;,&quot;id&quot;:&quot;bb4dcb5d-b01e-3581-be37-6c29ea17670d&quot;,&quot;title&quot;:&quot;Genomic landscape and preclinical models of angiosarcoma&quot;,&quot;author&quot;:[{&quot;family&quot;:&quot;Benton&quot;,&quot;given&quot;:&quot;Annaleigh&quot;,&quot;parse-names&quot;:false,&quot;dropping-particle&quot;:&quot;&quot;,&quot;non-dropping-particle&quot;:&quot;&quot;},{&quot;family&quot;:&quot;Liu&quot;,&quot;given&quot;:&quot;Bozhi&quot;,&quot;parse-names&quot;:false,&quot;dropping-particle&quot;:&quot;&quot;,&quot;non-dropping-particle&quot;:&quot;&quot;},{&quot;family&quot;:&quot;Gartenhaus&quot;,&quot;given&quot;:&quot;Lauren E.&quot;,&quot;parse-names&quot;:false,&quot;dropping-particle&quot;:&quot;&quot;,&quot;non-dropping-particle&quot;:&quot;&quot;},{&quot;family&quot;:&quot;Hanna&quot;,&quot;given&quot;:&quot;Jason A.&quot;,&quot;parse-names&quot;:false,&quot;dropping-particle&quot;:&quot;&quot;,&quot;non-dropping-particle&quot;:&quot;&quot;}],&quot;container-title&quot;:&quot;Molecular Oncology&quot;,&quot;container-title-short&quot;:&quot;Mol. Oncol.&quot;,&quot;accessed&quot;:{&quot;date-parts&quot;:[[2025,5,11]]},&quot;DOI&quot;:&quot;10.1002/1878-0261.13744&quot;,&quot;ISSN&quot;:&quot;18780261&quot;,&quot;PMID&quot;:&quot;39367667&quot;,&quot;URL&quot;:&quot;https://pmc.ncbi.nlm.nih.gov/articles/PMC11977660/&quot;,&quot;issued&quot;:{&quot;date-parts&quot;:[[2024,4,1]]},&quot;page&quot;:&quot;965&quot;,&quot;abstract&quot;:&quot;Angiosarcoma is a cancer that develops in blood or lymphatic vessels that presents a significant clinical challenge due to its rarity and aggressive features. Clinical outcomes have not improved in decades, highlighting a need for innovative therapeutic strategies to treat the disease. Genetically, angiosarcomas exhibit high heterogeneity and complexity with many recurrent mutations. However, recent studies have identified some common features within anatomic and molecular subgroups. To identify potential therapeutic vulnerabilities, it is essential to understand and integrate the mutational landscape of angiosarcoma with the models that exist to study the disease. In this review, we will summarize the insights gained from reported genomic alterations in molecular and anatomic subtypes of angiosarcoma, discuss several potential actionable targets, and highlight the preclinical disease models available in the field.&quot;,&quot;publisher&quot;:&quot;John Wiley and Sons Ltd&quot;,&quot;issue&quot;:&quot;4&quot;,&quot;volume&quot;:&quot;19&quot;},&quot;isTemporary&quot;:false}]},{&quot;citationID&quot;:&quot;MENDELEY_CITATION_c7808a39-ad86-4fab-8009-fc3bb161904a&quot;,&quot;properties&quot;:{&quot;noteIndex&quot;:0},&quot;isEdited&quot;:false,&quot;manualOverride&quot;:{&quot;isManuallyOverridden&quot;:false,&quot;citeprocText&quot;:&quot;[50]&quot;,&quot;manualOverrideText&quot;:&quot;&quot;},&quot;citationTag&quot;:&quot;MENDELEY_CITATION_v3_eyJjaXRhdGlvbklEIjoiTUVOREVMRVlfQ0lUQVRJT05fYzc4MDhhMzktYWQ4Ni00ZmFiLTgwMDktZmMzYmIxNjE5MDRhIiwicHJvcGVydGllcyI6eyJub3RlSW5kZXgiOjB9LCJpc0VkaXRlZCI6ZmFsc2UsIm1hbnVhbE92ZXJyaWRlIjp7ImlzTWFudWFsbHlPdmVycmlkZGVuIjpmYWxzZSwiY2l0ZXByb2NUZXh0IjoiWzUw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V19&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b41e62e4-4d4b-47a5-b76c-430f93865592&quot;,&quot;properties&quot;:{&quot;noteIndex&quot;:0},&quot;isEdited&quot;:false,&quot;manualOverride&quot;:{&quot;isManuallyOverridden&quot;:false,&quot;citeprocText&quot;:&quot;[51,52]&quot;,&quot;manualOverrideText&quot;:&quot;&quot;},&quot;citationTag&quot;:&quot;MENDELEY_CITATION_v3_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&quot;,&quot;citationItems&quot;:[{&quot;id&quot;:&quot;6c91cebb-9cdf-3823-817d-89db4adfad59&quot;,&quot;itemData&quot;:{&quot;type&quot;:&quot;article-journal&quot;,&quot;id&quot;:&quot;6c91cebb-9cdf-3823-817d-89db4adfad59&quot;,&quot;title&quot;:&quot;Histiocytic Sarcoma&quot;,&quot;author&quot;:[{&quot;family&quot;:&quot;Hung&quot;,&quot;given&quot;:&quot;Yin P.&quot;,&quot;parse-names&quot;:false,&quot;dropping-particle&quot;:&quot;&quot;,&quot;non-dropping-particle&quot;:&quot;&quot;},{&quot;family&quot;:&quot;Qian&quot;,&quot;given&quot;:&quot;Xiaohua&quot;,&quot;parse-names&quot;:false,&quot;dropping-particle&quot;:&quot;&quot;,&quot;non-dropping-particle&quot;:&quot;&quot;}],&quot;container-title&quot;:&quot;Archives of pathology &amp; laboratory medicine&quot;,&quot;container-title-short&quot;:&quot;Arch. Pathol. Lab. Med.&quot;,&quot;accessed&quot;:{&quot;date-parts&quot;:[[2024,10,13]]},&quot;DOI&quot;:&quot;10.5858/ARPA.2018-0349-RS&quot;,&quot;ISSN&quot;:&quot;1543-2165&quot;,&quot;PMID&quot;:&quot;31070934&quot;,&quot;URL&quot;:&quot;https://pubmed.ncbi.nlm.nih.gov/31070934/&quot;,&quot;issued&quot;:{&quot;date-parts&quot;:[[2020,5,1]]},&quot;page&quot;:&quot;650-654&quot;,&quot;abstract&quot;:&quot;Histiocytic sarcoma, a rare malignant neoplasm showing morphologic and immunophenotypic features of histiocytes, is characterized typically by extranodal presentation and a dismal clinical course, particularly in patients with disseminated disease. A history of hematolymphoid disorder can be identified in a subset of patients, suggesting transdifferentiation of a preexisting hematolymphoid neoplasm in its pathogenesis. The differential diagnosis of histiocytic sarcoma includes various lymphomas, other histiocytic and dendritic cell neoplasms, carcinomas, melanomas, and pleomorphic sarcomas. Given its rarity and histologic overlap with diverse mimics, the diagnosis of histiocytic sarcoma can be extremely challenging. Recognition of morphologic clues, as well as judicious application of immunohistochemical markers to confirm its histiocytic lineage and to exclude mimics, is crucial for the diagnosis. Recent molecular studies by targeted next-generation sequencing identified recurrent alterations in the mitogen-activated protein (MAP) kinase pathway and chromatin regulators in the pathogenesis of histiocytic sarcoma and may suggest possible therapeutic targets.&quot;,&quot;publisher&quot;:&quot;Arch Pathol Lab Med&quot;,&quot;issue&quot;:&quot;5&quot;,&quot;volume&quot;:&quot;144&quot;},&quot;isTemporary&quot;:false},{&quot;id&quot;:&quot;5db6649a-5dd3-3b4c-a16f-ad79963e6495&quot;,&quot;itemData&quot;:{&quot;type&quot;:&quot;article-journal&quot;,&quot;id&quot;:&quot;5db6649a-5dd3-3b4c-a16f-ad79963e6495&quot;,&quot;title&quot;:&quot;Histiocytic Diseases&quot;,&quot;author&quot;:[{&quot;family&quot;:&quot;Moore&quot;,&quot;given&quot;:&quot;Peter F.&quot;,&quot;parse-names&quot;:false,&quot;dropping-particle&quot;:&quot;&quot;,&quot;non-dropping-particle&quot;:&quot;&quot;}],&quot;container-title&quot;:&quot;The Veterinary clinics of North America. Small animal practice&quot;,&quot;container-title-short&quot;:&quot;Vet. Clin. North Am. Small Anim. Pract.&quot;,&quot;accessed&quot;:{&quot;date-parts&quot;:[[2024,10,13]]},&quot;DOI&quot;:&quot;10.1016/J.CVSM.2022.07.010&quot;,&quot;ISSN&quot;:&quot;1878-1306&quot;,&quot;PMID&quot;:&quot;36270835&quot;,&quot;URL&quot;:&quot;https://pubmed.ncbi.nlm.nih.gov/36270835/&quot;,&quot;issued&quot;:{&quot;date-parts&quot;:[[2023,1,1]]},&quot;page&quot;:&quot;121-140&quot;,&quot;publisher&quot;:&quot;Vet Clin North Am Small Anim Pract&quot;,&quot;issue&quot;:&quot;1&quot;,&quot;volume&quot;:&quot;53&quot;},&quot;isTemporary&quot;:false}]},{&quot;citationID&quot;:&quot;MENDELEY_CITATION_d0d830c1-23b2-49d2-9f0d-bba8bd76fbb0&quot;,&quot;properties&quot;:{&quot;noteIndex&quot;:0},&quot;isEdited&quot;:false,&quot;manualOverride&quot;:{&quot;isManuallyOverridden&quot;:false,&quot;citeprocText&quot;:&quot;[53]&quot;,&quot;manualOverrideText&quot;:&quot;&quot;},&quot;citationTag&quot;:&quot;MENDELEY_CITATION_v3_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&quot;,&quot;citationItems&quot;:[{&quot;id&quot;:&quot;d9678e1a-1837-343b-9811-7ffa2b70a958&quot;,&quot;itemData&quot;:{&quot;type&quot;:&quot;article-journal&quot;,&quot;id&quot;:&quot;d9678e1a-1837-343b-9811-7ffa2b70a958&quot;,&quot;title&quot;:&quot;CCR5 is a required signaling receptor for macrophage expression of inflammatory genes in response to viral double-stranded RNA&quot;,&quot;author&quot;:[{&quot;family&quot;:&quot;Shaheen&quot;,&quot;given&quot;:&quot;Zachary R.&quot;,&quot;parse-names&quot;:false,&quot;dropping-particle&quot;:&quot;&quot;,&quot;non-dropping-particle&quot;:&quot;&quot;},{&quot;family&quot;:&quot;Christmann&quot;,&quot;given&quot;:&quot;Benjamin S.&quot;,&quot;parse-names&quot;:false,&quot;dropping-particle&quot;:&quot;&quot;,&quot;non-dropping-particle&quot;:&quot;&quot;},{&quot;family&quot;:&quot;Stafford&quot;,&quot;given&quot;:&quot;Joshua D.&quot;,&quot;parse-names&quot;:false,&quot;dropping-particle&quot;:&quot;&quot;,&quot;non-dropping-particle&quot;:&quot;&quot;},{&quot;family&quot;:&quot;Moran&quot;,&quot;given&quot;:&quot;Jason M.&quot;,&quot;parse-names&quot;:false,&quot;dropping-particle&quot;:&quot;&quot;,&quot;non-dropping-particle&quot;:&quot;&quot;},{&quot;family&quot;:&quot;Buller&quot;,&quot;given&quot;:&quot;R. Mark L.&quot;,&quot;parse-names&quot;:false,&quot;dropping-particle&quot;:&quot;&quot;,&quot;non-dropping-particle&quot;:&quot;&quot;},{&quot;family&quot;:&quot;Corbett&quot;,&quot;given&quot;:&quot;John A.&quot;,&quot;parse-names&quot;:false,&quot;dropping-particle&quot;:&quot;&quot;,&quot;non-dropping-particle&quot;:&quot;&quot;}],&quot;container-title&quot;:&quot;American journal of physiology. Regulatory, integrative and comparative physiology&quot;,&quot;container-title-short&quot;:&quot;Am. J. Physiol. Regul. Integr. Comp. Physiol.&quot;,&quot;accessed&quot;:{&quot;date-parts&quot;:[[2025,5,11]]},&quot;DOI&quot;:&quot;10.1152/AJPREGU.00019.2019,&quot;,&quot;ISSN&quot;:&quot;15221490&quot;,&quot;PMID&quot;:&quot;30811246&quot;,&quot;URL&quot;:&quot;https://pubmed.ncbi.nlm.nih.gov/30811246/&quot;,&quot;issued&quot;:{&quot;date-parts&quot;:[[2019,5,1]]},&quot;page&quot;:&quot;R525-R534&quot;,&quot;abstract&quot;:&quot;Double-stranded (ds) RNA, both synthetic and produced during virus replication, rapidly stimulates MAPK and NF-κB signaling that results in expression of the inflammatory genes inducible nitric oxide synthase, cyclooxygenase 2, and IL-1β by macrophages. Using biochemical and genetic approaches, we have identified the chemokine ligand-binding C-C chemokine receptor type 5 (CCR5) as a cell surface signaling receptor required for macrophage expression of inflammatory genes in response to dsRNA. Activation of macrophages by synthetic dsRNA does not require known dsRNA receptors, as poly(inosinic:cytidylic) acid [poly(I:C)] activates signaling pathways leading to expression of inflammatory genes to similar levels in wild-type and Toll-like receptor 3- or melanoma differentiation antigen 5-deficient macrophages. In contrast, macrophage activation in response to poly(I:C) is attenuated in macrophages isolated from mice lacking CCR5. These findings support a role for CCR5 as a cell surface signaling receptor that participates in activation of inflammatory genes in macrophages in response to the viral dsRNA mimetic poly(inosinic:cytidylic) acid by pathways that are distinct from classical dsRNA receptor-mediated responses.&quot;,&quot;publisher&quot;:&quot;NLM (Medline)&quot;,&quot;issue&quot;:&quot;5&quot;,&quot;volume&quot;:&quot;316&quot;},&quot;isTemporary&quot;:false}]},{&quot;citationID&quot;:&quot;MENDELEY_CITATION_55831d77-89ae-40b7-adc8-acf6615742d4&quot;,&quot;properties&quot;:{&quot;noteIndex&quot;:0},&quot;isEdited&quot;:false,&quot;manualOverride&quot;:{&quot;isManuallyOverridden&quot;:false,&quot;citeprocText&quot;:&quot;[50]&quot;,&quot;manualOverrideText&quot;:&quot;&quot;},&quot;citationTag&quot;:&quot;MENDELEY_CITATION_v3_eyJjaXRhdGlvbklEIjoiTUVOREVMRVlfQ0lUQVRJT05fNTU4MzFkNzctODlhZS00MGI3LWFkYzgtYWNmNjYxNTc0MmQ0IiwicHJvcGVydGllcyI6eyJub3RlSW5kZXgiOjB9LCJpc0VkaXRlZCI6ZmFsc2UsIm1hbnVhbE92ZXJyaWRlIjp7ImlzTWFudWFsbHlPdmVycmlkZGVuIjpmYWxzZSwiY2l0ZXByb2NUZXh0IjoiWzUw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V19&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citationID&quot;:&quot;MENDELEY_CITATION_f818896e-3fae-4c05-a762-20ef3e4190e5&quot;,&quot;properties&quot;:{&quot;noteIndex&quot;:0},&quot;isEdited&quot;:false,&quot;manualOverride&quot;:{&quot;isManuallyOverridden&quot;:false,&quot;citeprocText&quot;:&quot;[50,54]&quot;,&quot;manualOverrideText&quot;:&quot;&quot;},&quot;citationTag&quot;:&quot;MENDELEY_CITATION_v3_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&quot;,&quot;citationItems&quot;:[{&quot;id&quot;:&quot;4b02bf8b-5f77-33f9-a8e9-4bc788c07a52&quot;,&quot;itemData&quot;:{&quot;type&quot;:&quot;article-journal&quot;,&quot;id&quot;:&quot;4b02bf8b-5f77-33f9-a8e9-4bc788c07a52&quot;,&quot;title&quot;:&quot;Enriching CCL3 in the Tumor Microenvironment Facilitates T cell Responses and Improves the Efficacy of Anti-PD-1 Therapy&quot;,&quot;author&quot;:[{&quot;family&quot;:&quot;Kang&quot;,&quot;given&quot;:&quot;Tae Gun&quot;,&quot;parse-names&quot;:false,&quot;dropping-particle&quot;:&quot;&quot;,&quot;non-dropping-particle&quot;:&quot;&quot;},{&quot;family&quot;:&quot;Park&quot;,&quot;given&quot;:&quot;Hyo Jin&quot;,&quot;parse-names&quot;:false,&quot;dropping-particle&quot;:&quot;&quot;,&quot;non-dropping-particle&quot;:&quot;&quot;},{&quot;family&quot;:&quot;Moon&quot;,&quot;given&quot;:&quot;Jihyun&quot;,&quot;parse-names&quot;:false,&quot;dropping-particle&quot;:&quot;&quot;,&quot;non-dropping-particle&quot;:&quot;&quot;},{&quot;family&quot;:&quot;Lee&quot;,&quot;given&quot;:&quot;June Hyung&quot;,&quot;parse-names&quot;:false,&quot;dropping-particle&quot;:&quot;&quot;,&quot;non-dropping-particle&quot;:&quot;&quot;},{&quot;family&quot;:&quot;Ha&quot;,&quot;given&quot;:&quot;Sang Jun&quot;,&quot;parse-names&quot;:false,&quot;dropping-particle&quot;:&quot;&quot;,&quot;non-dropping-particle&quot;:&quot;&quot;}],&quot;container-title&quot;:&quot;Immune Network&quot;,&quot;container-title-short&quot;:&quot;Immune Netw.&quot;,&quot;accessed&quot;:{&quot;date-parts&quot;:[[2024,12,6]]},&quot;DOI&quot;:&quot;10.4110/IN.2021.21.E23&quot;,&quot;ISSN&quot;:&quot;20926685&quot;,&quot;PMID&quot;:&quot;34277113&quot;,&quot;URL&quot;:&quot;https://pmc.ncbi.nlm.nih.gov/articles/PMC8263215/&quot;,&quot;issued&quot;:{&quot;date-parts&quot;:[[2021,6,1]]},&quot;page&quot;:&quot;e23&quot;,&quot;abstract&quot;:&quot;Chemokines are key factors that influence the migration and maintenance of relevant immune cells into an infected tissue or a tumor microenvironment. Therefore, it is believed that the controlled administration of chemokines in the tumor microenvironment may be an effective immunotherapy against cancer. Previous studies have shown that CCL3, also known as macrophage inflammatory protein 1-alpha, facilitates the recruitment of dendritic cells (DCs) for the presentation of tumor Ags and promotes T cell activation. Here, we investigated the role of CCL3 in regulating the tumor microenvironment using a syngeneic mouse tumor model. We observed that MC38 tumors overexpressing CCL3 (CCL3-OE) showed rapid regression compared with the wild type MC38 tumors. Additionally, these CCL3-OE tumors showed an increase in the proliferative and functional tumor-infiltrating T cells. Furthermore, PD-1 immune checkpoint blockade accelerated tumor regression in the CCL3-OE tumor microenvironment. Next, we generated a modified CCL3 protein for pre-clinical use by fusing recombinant CCL3 (rCCL3) with a non-cytolytic hybrid Fc (HyFc). Administering a controlled dose of rCCL3-HyFc via subcutaneous injections near tumors was effective in tumor regression and improved survival along with activated myeloid cells and augmented T cell responses. Furthermore, combination therapy of rCCL3-HyFc with PD-1 blockade exhibited prominent effect to tumor regression. Collectively, our findings demonstrate that appropriate concentrations of CCL3 in the tumor microenvironment would be an effective adjuvant to promote anti-tumor immune responses, and suggest that administering a long-lasting form of CCL3 in combination with PD-1 blockers can have clinical applications in cancer immunotherapy.&quot;,&quot;publisher&quot;:&quot;Korean Association of Immunologists&quot;,&quot;issue&quot;:&quot;3&quot;,&quot;volume&quot;:&quot;21&quot;},&quot;isTemporary&quot;:false},{&quot;id&quot;:&quot;925b46af-b267-30e4-82c3-f83cf746fb10&quot;,&quot;itemData&quot;:{&quot;type&quot;:&quot;article-journal&quot;,&quot;id&quot;:&quot;925b46af-b267-30e4-82c3-f83cf746fb10&quot;,&quot;title&quot;:&quot;TNF- α Autocrine Feedback Loops in Human Monocytes: The Pro- and Anti-Inflammatory Roles of the TNF- α Receptors Support the Concept of Selective TNFR1 Blockade in Vivo&quot;,&quot;author&quot;:[{&quot;family&quot;:&quot;Gane&quot;,&quot;given&quot;:&quot;Jennie M.&quot;,&quot;parse-names&quot;:false,&quot;dropping-particle&quot;:&quot;&quot;,&quot;non-dropping-particle&quot;:&quot;&quot;},{&quot;family&quot;:&quot;Stockley&quot;,&quot;given&quot;:&quot;Robert A.&quot;,&quot;parse-names&quot;:false,&quot;dropping-particle&quot;:&quot;&quot;,&quot;non-dropping-particle&quot;:&quot;&quot;},{&quot;family&quot;:&quot;Sapey&quot;,&quot;given&quot;:&quot;Elizabeth&quot;,&quot;parse-names&quot;:false,&quot;dropping-particle&quot;:&quot;&quot;,&quot;non-dropping-particle&quot;:&quot;&quot;}],&quot;container-title&quot;:&quot;Journal of Immunology Research&quot;,&quot;container-title-short&quot;:&quot;J. Immunol. Res.&quot;,&quot;accessed&quot;:{&quot;date-parts&quot;:[[2025,5,11]]},&quot;DOI&quot;:&quot;10.1155/2016/1079851,&quot;,&quot;ISSN&quot;:&quot;23147156&quot;,&quot;PMID&quot;:&quot;27747245&quot;,&quot;URL&quot;:&quot;https://pubmed.ncbi.nlm.nih.gov/27747245/&quot;,&quot;issued&quot;:{&quot;date-parts&quot;:[[2016]]},&quot;abstract&quot;:&quot;Selective TNFR1 blockade in inflammatory diseases is emerging as a clinical strategy. We studied the roles of the two TNF-α receptors, TNFR1 and TNFR2, in human monocytes, the principal producer of TNF-α and central to many TNF-α driven diseases. We hypothesised that TNF-α has pro- and anti-inflammatory effects on monocytes, occurring differentially via TNFR1 and TNFR2. Monocytes were isolated from healthy human subjects and exposed to LPS, plus/minus the addition of blocking antibodies to TNF-α or its receptors. Pro- and anti-inflammatory cytokine production was quantified using real-time PCR and ELISAs. Cell surface expression of TNFR1/2 was measured by flow cytometry. We demonstrated that monocytes vary in the expression patterns of TNFR1 and TNFR2. Autocrine binding of TNF-α led to sustained upregulation of proinflammatory cytokines via TNFR1. In contrast, autocrine binding via TNFR2 upregulated the anti-inflammatory cytokine, IL-10, without proinflammatory effect. TNFR2 was responsible for binding soluble TNF-α secreted by monocytes, clearing the cytokine from the pericellular environment. TNFR1 blockade did not change the cell surface expression of TNFR2, leaving this receptor free to upregulate IL-10. These novel results support the concept of selective TNFR1 blockade in vivo in order that positive anti-inflammatory effects of TNF-α can be retained via TNFR2 ligation.&quot;,&quot;publisher&quot;:&quot;Hindawi Limited&quot;,&quot;volume&quot;:&quot;2016&quot;},&quot;isTemporary&quot;:false}]},{&quot;citationID&quot;:&quot;MENDELEY_CITATION_4c6084d7-a8b1-4ae2-b77d-651c963d58f9&quot;,&quot;properties&quot;:{&quot;noteIndex&quot;:0},&quot;isEdited&quot;:false,&quot;manualOverride&quot;:{&quot;isManuallyOverridden&quot;:false,&quot;citeprocText&quot;:&quot;[3,4]&quot;,&quot;manualOverrideText&quot;:&quot;&quot;},&quot;citationTag&quot;:&quot;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&quot;,&quot;citationItems&quot;:[{&quot;id&quot;:&quot;bbe774b6-cbc8-32e8-bb32-46dbe6d89ac7&quot;,&quot;itemData&quot;:{&quot;type&quot;:&quot;article-journal&quot;,&quot;id&quot;:&quot;bbe774b6-cbc8-32e8-bb32-46dbe6d89ac7&quot;,&quot;title&quot;:&quot;A pan-cancer single-cell transcriptional atlas of tumor infiltrating myeloid cells&quot;,&quot;author&quot;:[{&quot;family&quot;:&quot;Cheng&quot;,&quot;given&quot;:&quot;Sijin&quot;,&quot;parse-names&quot;:false,&quot;dropping-particle&quot;:&quot;&quot;,&quot;non-dropping-particle&quot;:&quot;&quot;},{&quot;family&quot;:&quot;Li&quot;,&quot;given&quot;:&quot;Ziyi&quot;,&quot;parse-names&quot;:false,&quot;dropping-particle&quot;:&quot;&quot;,&quot;non-dropping-particle&quot;:&quot;&quot;},{&quot;family&quot;:&quot;Gao&quot;,&quot;given&quot;:&quot;Ranran&quot;,&quot;parse-names&quot;:false,&quot;dropping-particle&quot;:&quot;&quot;,&quot;non-dropping-particle&quot;:&quot;&quot;},{&quot;family&quot;:&quot;Xing&quot;,&quot;given&quot;:&quot;Baocai&quot;,&quot;parse-names&quot;:false,&quot;dropping-particle&quot;:&quot;&quot;,&quot;non-dropping-particle&quot;:&quot;&quot;},{&quot;family&quot;:&quot;Gao&quot;,&quot;given&quot;:&quot;Yunong&quot;,&quot;parse-names&quot;:false,&quot;dropping-particle&quot;:&quot;&quot;,&quot;non-dropping-particle&quot;:&quot;&quot;},{&quot;family&quot;:&quot;Yang&quot;,&quot;given&quot;:&quot;Yu&quot;,&quot;parse-names&quot;:false,&quot;dropping-particle&quot;:&quot;&quot;,&quot;non-dropping-particle&quot;:&quot;&quot;},{&quot;family&quot;:&quot;Qin&quot;,&quot;given&quot;:&quot;Shishang&quot;,&quot;parse-names&quot;:false,&quot;dropping-particle&quot;:&quot;&quot;,&quot;non-dropping-particle&quot;:&quot;&quot;},{&quot;family&quot;:&quot;Zhang&quot;,&quot;given&quot;:&quot;Lei&quot;,&quot;parse-names&quot;:false,&quot;dropping-particle&quot;:&quot;&quot;,&quot;non-dropping-particle&quot;:&quot;&quot;},{&quot;family&quot;:&quot;Ouyang&quot;,&quot;given&quot;:&quot;Hanqiang&quot;,&quot;parse-names&quot;:false,&quot;dropping-particle&quot;:&quot;&quot;,&quot;non-dropping-particle&quot;:&quot;&quot;},{&quot;family&quot;:&quot;Du&quot;,&quot;given&quot;:&quot;Peng&quot;,&quot;parse-names&quot;:false,&quot;dropping-particle&quot;:&quot;&quot;,&quot;non-dropping-particle&quot;:&quot;&quot;},{&quot;family&quot;:&quot;Jiang&quot;,&quot;given&quot;:&quot;Liang&quot;,&quot;parse-names&quot;:false,&quot;dropping-particle&quot;:&quot;&quot;,&quot;non-dropping-particle&quot;:&quot;&quot;},{&quot;family&quot;:&quot;Zhang&quot;,&quot;given&quot;:&quot;Bin&quot;,&quot;parse-names&quot;:false,&quot;dropping-particle&quot;:&quot;&quot;,&quot;non-dropping-particle&quot;:&quot;&quot;},{&quot;family&quot;:&quot;Yang&quot;,&quot;given&quot;:&quot;Yue&quot;,&quot;parse-names&quot;:false,&quot;dropping-particle&quot;:&quot;&quot;,&quot;non-dropping-particle&quot;:&quot;&quot;},{&quot;family&quot;:&quot;Wang&quot;,&quot;given&quot;:&quot;Xiliang&quot;,&quot;parse-names&quot;:false,&quot;dropping-particle&quot;:&quot;&quot;,&quot;non-dropping-particle&quot;:&quot;&quot;},{&quot;family&quot;:&quot;Ren&quot;,&quot;given&quot;:&quot;Xianwen&quot;,&quot;parse-names&quot;:false,&quot;dropping-particle&quot;:&quot;&quot;,&quot;non-dropping-particle&quot;:&quot;&quot;},{&quot;family&quot;:&quot;Bei&quot;,&quot;given&quot;:&quot;Jin Xin&quot;,&quot;parse-names&quot;:false,&quot;dropping-particle&quot;:&quot;&quot;,&quot;non-dropping-particle&quot;:&quot;&quot;},{&quot;family&quot;:&quot;Hu&quot;,&quot;given&quot;:&quot;Xueda&quot;,&quot;parse-names&quot;:false,&quot;dropping-particle&quot;:&quot;&quot;,&quot;non-dropping-particle&quot;:&quot;&quot;},{&quot;family&quot;:&quot;Bu&quot;,&quot;given&quot;:&quot;Zhaode&quot;,&quot;parse-names&quot;:false,&quot;dropping-particle&quot;:&quot;&quot;,&quot;non-dropping-particle&quot;:&quot;&quot;},{&quot;family&quot;:&quot;Ji&quot;,&quot;given&quot;:&quot;Jiafu&quot;,&quot;parse-names&quot;:false,&quot;dropping-particle&quot;:&quot;&quot;,&quot;non-dropping-particle&quot;:&quot;&quot;},{&quot;family&quot;:&quot;Zhang&quot;,&quot;given&quot;:&quot;Zemin&quot;,&quot;parse-names&quot;:false,&quot;dropping-particle&quot;:&quot;&quot;,&quot;non-dropping-particle&quot;:&quot;&quot;}],&quot;container-title&quot;:&quot;Cell&quot;,&quot;container-title-short&quot;:&quot;Cell&quot;,&quot;accessed&quot;:{&quot;date-parts&quot;:[[2022,8,1]]},&quot;DOI&quot;:&quot;10.1016/J.CELL.2021.01.010&quot;,&quot;ISSN&quot;:&quot;1097-4172&quot;,&quot;PMID&quot;:&quot;33545035&quot;,&quot;URL&quot;:&quot;https://pubmed.ncbi.nlm.nih.gov/33545035/&quot;,&quot;issued&quot;:{&quot;date-parts&quot;:[[2021,2,4]]},&quot;page&quot;:&quot;792-809.e23&quot;,&quot;abstract&quot;:&quot;Tumor-infiltrating myeloid cells (TIMs) are key regulators in tumor progression, but the similarity and distinction of their fundamental properties across different tumors remain elusive. Here, by performing a pan-cancer analysis of single myeloid cells from 210 patients across 15 human cancer types, we identified distinct features of TIMs across cancer types. Mast cells in nasopharyngeal cancer were found to be associated with better prognosis and exhibited an anti-tumor phenotype with a high ratio of TNF+/VEGFA+ cells. Systematic comparison between cDC1- and cDC2-derived LAMP3+ cDCs revealed their differences in transcription factors and external stimulus. Additionally, pro-angiogenic tumor-associated macrophages (TAMs) were characterized with diverse markers across different cancer types, and the composition of TIMs appeared to be associated with certain features of somatic mutations and gene expressions. Our results provide a systematic view of the highly heterogeneous TIMs and suggest future avenues for rational, targeted immunotherapies.&quot;,&quot;publisher&quot;:&quot;Cell&quot;,&quot;issue&quot;:&quot;3&quot;,&quot;volume&quot;:&quot;184&quot;},&quot;isTemporary&quot;:false},{&quot;id&quot;:&quot;fcc12a40-d27f-30d5-b0f2-c57dccec3119&quot;,&quot;itemData&quot;:{&quot;type&quot;:&quot;article-journal&quot;,&quot;id&quot;:&quot;fcc12a40-d27f-30d5-b0f2-c57dccec3119&quot;,&quot;title&quot;:&quot;A single-cell tumor immune atlas for precision oncology&quot;,&quot;author&quot;:[{&quot;family&quot;:&quot;Nieto&quot;,&quot;given&quot;:&quot;Paula&quot;,&quot;parse-names&quot;:false,&quot;dropping-particle&quot;:&quot;&quot;,&quot;non-dropping-particle&quot;:&quot;&quot;},{&quot;family&quot;:&quot;Elosua-Bayes&quot;,&quot;given&quot;:&quot;Marc&quot;,&quot;parse-names&quot;:false,&quot;dropping-particle&quot;:&quot;&quot;,&quot;non-dropping-particle&quot;:&quot;&quot;},{&quot;family&quot;:&quot;Trincado&quot;,&quot;given&quot;:&quot;Juan L.&quot;,&quot;parse-names&quot;:false,&quot;dropping-particle&quot;:&quot;&quot;,&quot;non-dropping-particle&quot;:&quot;&quot;},{&quot;family&quot;:&quot;Marchese&quot;,&quot;given&quot;:&quot;Domenica&quot;,&quot;parse-names&quot;:false,&quot;dropping-particle&quot;:&quot;&quot;,&quot;non-dropping-particle&quot;:&quot;&quot;},{&quot;family&quot;:&quot;Massoni-Badosa&quot;,&quot;given&quot;:&quot;Ramon&quot;,&quot;parse-names&quot;:false,&quot;dropping-particle&quot;:&quot;&quot;,&quot;non-dropping-particle&quot;:&quot;&quot;},{&quot;family&quot;:&quot;Salvany&quot;,&quot;given&quot;:&quot;Maria&quot;,&quot;parse-names&quot;:false,&quot;dropping-particle&quot;:&quot;&quot;,&quot;non-dropping-particle&quot;:&quot;&quot;},{&quot;family&quot;:&quot;Henriques&quot;,&quot;given&quot;:&quot;Ana&quot;,&quot;parse-names&quot;:false,&quot;dropping-particle&quot;:&quot;&quot;,&quot;non-dropping-particle&quot;:&quot;&quot;},{&quot;family&quot;:&quot;Nieto&quot;,&quot;given&quot;:&quot;Juan&quot;,&quot;parse-names&quot;:false,&quot;dropping-particle&quot;:&quot;&quot;,&quot;non-dropping-particle&quot;:&quot;&quot;},{&quot;family&quot;:&quot;Aguilar-Fernández&quot;,&quot;given&quot;:&quot;Sergio&quot;,&quot;parse-names&quot;:false,&quot;dropping-particle&quot;:&quot;&quot;,&quot;non-dropping-particle&quot;:&quot;&quot;},{&quot;family&quot;:&quot;Mereu&quot;,&quot;given&quot;:&quot;Elisabetta&quot;,&quot;parse-names&quot;:false,&quot;dropping-particle&quot;:&quot;&quot;,&quot;non-dropping-particle&quot;:&quot;&quot;},{&quot;family&quot;:&quot;Moutinho&quot;,&quot;given&quot;:&quot;Catia&quot;,&quot;parse-names&quot;:false,&quot;dropping-particle&quot;:&quot;&quot;,&quot;non-dropping-particle&quot;:&quot;&quot;},{&quot;family&quot;:&quot;Ruiz&quot;,&quot;given&quot;:&quot;Sara&quot;,&quot;parse-names&quot;:false,&quot;dropping-particle&quot;:&quot;&quot;,&quot;non-dropping-particle&quot;:&quot;&quot;},{&quot;family&quot;:&quot;Lorden&quot;,&quot;given&quot;:&quot;Patricia&quot;,&quot;parse-names&quot;:false,&quot;dropping-particle&quot;:&quot;&quot;,&quot;non-dropping-particle&quot;:&quot;&quot;},{&quot;family&quot;:&quot;Chin&quot;,&quot;given&quot;:&quot;Vanessa T.&quot;,&quot;parse-names&quot;:false,&quot;dropping-particle&quot;:&quot;&quot;,&quot;non-dropping-particle&quot;:&quot;&quot;},{&quot;family&quot;:&quot;Kaczorowski&quot;,&quot;given&quot;:&quot;Dominik&quot;,&quot;parse-names&quot;:false,&quot;dropping-particle&quot;:&quot;&quot;,&quot;non-dropping-particle&quot;:&quot;&quot;},{&quot;family&quot;:&quot;Chan&quot;,&quot;given&quot;:&quot;Chia Ling&quot;,&quot;parse-names&quot;:false,&quot;dropping-particle&quot;:&quot;&quot;,&quot;non-dropping-particle&quot;:&quot;&quot;},{&quot;family&quot;:&quot;Gallagher&quot;,&quot;given&quot;:&quot;Richard&quot;,&quot;parse-names&quot;:false,&quot;dropping-particle&quot;:&quot;&quot;,&quot;non-dropping-particle&quot;:&quot;&quot;},{&quot;family&quot;:&quot;Chou&quot;,&quot;given&quot;:&quot;Angela&quot;,&quot;parse-names&quot;:false,&quot;dropping-particle&quot;:&quot;&quot;,&quot;non-dropping-particle&quot;:&quot;&quot;},{&quot;family&quot;:&quot;Planas-Rigol&quot;,&quot;given&quot;:&quot;Ester&quot;,&quot;parse-names&quot;:false,&quot;dropping-particle&quot;:&quot;&quot;,&quot;non-dropping-particle&quot;:&quot;&quot;},{&quot;family&quot;:&quot;Rubio-Perez&quot;,&quot;given&quot;:&quot;Carlota&quot;,&quot;parse-names&quot;:false,&quot;dropping-particle&quot;:&quot;&quot;,&quot;non-dropping-particle&quot;:&quot;&quot;},{&quot;family&quot;:&quot;Gut&quot;,&quot;given&quot;:&quot;Ivo&quot;,&quot;parse-names&quot;:false,&quot;dropping-particle&quot;:&quot;&quot;,&quot;non-dropping-particle&quot;:&quot;&quot;},{&quot;family&quot;:&quot;Piulats&quot;,&quot;given&quot;:&quot;Josep M.&quot;,&quot;parse-names&quot;:false,&quot;dropping-particle&quot;:&quot;&quot;,&quot;non-dropping-particle&quot;:&quot;&quot;},{&quot;family&quot;:&quot;Seoane&quot;,&quot;given&quot;:&quot;Joan&quot;,&quot;parse-names&quot;:false,&quot;dropping-particle&quot;:&quot;&quot;,&quot;non-dropping-particle&quot;:&quot;&quot;},{&quot;family&quot;:&quot;Powell&quot;,&quot;given&quot;:&quot;Joseph E.&quot;,&quot;parse-names&quot;:false,&quot;dropping-particle&quot;:&quot;&quot;,&quot;non-dropping-particle&quot;:&quot;&quot;},{&quot;family&quot;:&quot;Batlle&quot;,&quot;given&quot;:&quot;Eduard&quot;,&quot;parse-names&quot;:false,&quot;dropping-particle&quot;:&quot;&quot;,&quot;non-dropping-particle&quot;:&quot;&quot;},{&quot;family&quot;:&quot;Heyn&quot;,&quot;given&quot;:&quot;Holger&quot;,&quot;parse-names&quot;:false,&quot;dropping-particle&quot;:&quot;&quot;,&quot;non-dropping-particle&quot;:&quot;&quot;}],&quot;container-title&quot;:&quot;Genome research&quot;,&quot;container-title-short&quot;:&quot;Genome Res.&quot;,&quot;accessed&quot;:{&quot;date-parts&quot;:[[2024,12,4]]},&quot;DOI&quot;:&quot;10.1101/GR.273300.120&quot;,&quot;ISSN&quot;:&quot;1549-5469&quot;,&quot;PMID&quot;:&quot;34548323&quot;,&quot;URL&quot;:&quot;https://pubmed.ncbi.nlm.nih.gov/34548323/&quot;,&quot;issued&quot;:{&quot;date-parts&quot;:[[2021,10,1]]},&quot;page&quot;:&quot;1913-1926&quot;,&quot;abstract&quot;:&quot;The tumor immune microenvironment is a main contributor to cancer progression and a promising therapeutic target for oncology. However, immune microenvironments vary profoundly between patients, and biomarkers for prognosis and treatment response lack precision. A comprehensive compendium of tumor immune cells is required to pinpoint predictive cellular states and their spatial localization. We generated a single-cell tumor immune atlas, jointly analyzing published data sets of &gt;500, 000 cells from217 patients and 13 cancer types, providing the basis for a patient stratification based on immune cell compositions. Projecting immune cells from external tumors onto the atlas facilitated an automated cell annotation system. To enable in situ mapping of immune populations for digital pathology, we applied SPOTlight, combining single-cell and spatial transcriptomics data and identifying colocalization patterns of immune, stromal, and cancer cells in tumor sections. We expect the tumor immune cell atlas, together with our versatile toolbox for precision oncology, to advance currently applied stratification approaches for prognosis and immunotherapy.&quot;,&quot;publisher&quot;:&quot;Genome Res&quot;,&quot;issue&quot;:&quot;10&quot;,&quot;volume&quot;:&quot;31&quot;},&quot;isTemporary&quot;:false}]},{&quot;citationID&quot;:&quot;MENDELEY_CITATION_c15018e6-cdc7-4027-ae08-cfe09991b85c&quot;,&quot;properties&quot;:{&quot;noteIndex&quot;:0},&quot;isEdited&quot;:false,&quot;manualOverride&quot;:{&quot;isManuallyOverridden&quot;:false,&quot;citeprocText&quot;:&quot;[12,55,56]&quot;,&quot;manualOverrideText&quot;:&quot;&quot;},&quot;citationTag&quot;:&quot;MENDELEY_CITATION_v3_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&quot;,&quot;citationItems&quot;:[{&quot;id&quot;:&quot;e1f1813b-b8f2-33f1-8b6a-e7a902d7a98f&quot;,&quot;itemData&quot;:{&quot;type&quot;:&quot;article-journal&quot;,&quot;id&quot;:&quot;e1f1813b-b8f2-33f1-8b6a-e7a902d7a98f&quot;,&quot;title&quot;:&quot;Overview of immune system development in the dog: comparison with humans&quot;,&quot;author&quot;:[{&quot;family&quot;:&quot;Felsburg&quot;,&quot;given&quot;:&quot;Peter J.&quot;,&quot;parse-names&quot;:false,&quot;dropping-particle&quot;:&quot;&quot;,&quot;non-dropping-particle&quot;:&quot;&quot;}],&quot;container-title&quot;:&quot;http://dx.doi.org/10.1191/0960327102ht286oa&quot;,&quot;accessed&quot;:{&quot;date-parts&quot;:[[2024,12,4]]},&quot;DOI&quot;:&quot;10.1191/0960327102HT286OA&quot;,&quot;ISSN&quot;:&quot;09603271&quot;,&quot;PMID&quot;:&quot;12458905&quot;,&quot;URL&quot;:&quot;https://journals.sagepub.com/doi/10.1191/0960327102ht286oa?url_ver=Z39.88-2003&amp;rfr_id=ori%3Arid%3Acrossref.org&amp;rfr_dat=cr_pub++0pubmed&quot;,&quot;issued&quot;:{&quot;date-parts&quot;:[[2002,9,1]]},&quot;page&quot;:&quot;487-492&quot;,&quot;abstract&quot;:&quot;Dogs play an important role in toxicology because of their importance as a large animal, pre-clinical model for evaluating potential toxicity in human drug development including the effects of inve...&quot;,&quot;publisher&quot;:&quot;Sage PublicationsSage CA: Thousand Oaks, CA&quot;,&quot;issue&quot;:&quot;9-10&quot;,&quot;volume&quot;:&quot;21&quot;,&quot;container-title-short&quot;:&quot;&quot;},&quot;isTemporary&quot;:false},{&quot;id&quot;:&quot;3b5ad9d1-1035-34ec-9b37-12a5a4d0bc67&quot;,&quot;itemData&quot;:{&quot;type&quot;:&quot;article-journal&quot;,&quot;id&quot;:&quot;3b5ad9d1-1035-34ec-9b37-12a5a4d0bc67&quot;,&quot;title&quot;:&quot;Dogs as a Model for Cancer&quot;,&quot;author&quot;:[{&quot;family&quot;:&quot;Gardner&quot;,&quot;given&quot;:&quot;Heather L.&quot;,&quot;parse-names&quot;:false,&quot;dropping-particle&quot;:&quot;&quot;,&quot;non-dropping-particle&quot;:&quot;&quot;},{&quot;family&quot;:&quot;Fenger&quot;,&quot;given&quot;:&quot;Joelle M.&quot;,&quot;parse-names&quot;:false,&quot;dropping-particle&quot;:&quot;&quot;,&quot;non-dropping-particle&quot;:&quot;&quot;},{&quot;family&quot;:&quot;London&quot;,&quot;given&quot;:&quot;Cheryl A.&quot;,&quot;parse-names&quot;:false,&quot;dropping-particle&quot;:&quot;&quot;,&quot;non-dropping-particle&quot;:&quot;&quot;}],&quot;accessed&quot;:{&quot;date-parts&quot;:[[2023,8,16]]},&quot;ISSN&quot;:&quot;21658110&quot;,&quot;PMID&quot;:&quot;26566160&quot;,&quot;URL&quot;:&quot;https://pmc.ncbi.nlm.nih.gov/articles/PMC6314649/&quot;,&quot;volume&quot;:&quot;4&quot;,&quot;container-title-short&quot;:&quot;&quot;},&quot;isTemporary&quot;:false},{&quot;id&quot;:&quot;9a76409c-eeca-349a-84cd-dbc8db6e5278&quot;,&quot;itemData&quot;:{&quot;type&quot;:&quot;article-journal&quot;,&quot;id&quot;:&quot;9a76409c-eeca-349a-84cd-dbc8db6e5278&quot;,&quot;title&quot;:&quot;Naturally occurring canine sarcomas: Bridging the gap from mouse models to human patients through cross-disciplinary research partnerships&quot;,&quot;author&quot;:[{&quot;family&quot;:&quot;Klosowski&quot;,&quot;given&quot;:&quot;Marika&quot;,&quot;parse-names&quot;:false,&quot;dropping-particle&quot;:&quot;&quot;,&quot;non-dropping-particle&quot;:&quot;&quot;},{&quot;family&quot;:&quot;Haines&quot;,&quot;given&quot;:&quot;Laurel&quot;,&quot;parse-names&quot;:false,&quot;dropping-particle&quot;:&quot;&quot;,&quot;non-dropping-particle&quot;:&quot;&quot;},{&quot;family&quot;:&quot;Alfino&quot;,&quot;given&quot;:&quot;Lauren&quot;,&quot;parse-names&quot;:false,&quot;dropping-particle&quot;:&quot;&quot;,&quot;non-dropping-particle&quot;:&quot;&quot;},{&quot;family&quot;:&quot;McMellen&quot;,&quot;given&quot;:&quot;Alexandra&quot;,&quot;parse-names&quot;:false,&quot;dropping-particle&quot;:&quot;&quot;,&quot;non-dropping-particle&quot;:&quot;&quot;},{&quot;family&quot;:&quot;Leibowitz&quot;,&quot;given&quot;:&quot;Michael&quot;,&quot;parse-names&quot;:false,&quot;dropping-particle&quot;:&quot;&quot;,&quot;non-dropping-particle&quot;:&quot;&quot;},{&quot;family&quot;:&quot;Regan&quot;,&quot;given&quot;:&quot;Daniel&quot;,&quot;parse-names&quot;:false,&quot;dropping-particle&quot;:&quot;&quot;,&quot;non-dropping-particle&quot;:&quot;&quot;}],&quot;container-title&quot;:&quot;Frontiers in oncology&quot;,&quot;container-title-short&quot;:&quot;Front. Oncol.&quot;,&quot;accessed&quot;:{&quot;date-parts&quot;:[[2025,5,1]]},&quot;DOI&quot;:&quot;10.3389/FONC.2023.1130215&quot;,&quot;ISSN&quot;:&quot;2234-943X&quot;,&quot;PMID&quot;:&quot;37035209&quot;,&quot;URL&quot;:&quot;https://pubmed.ncbi.nlm.nih.gov/37035209/&quot;,&quot;issued&quot;:{&quot;date-parts&quot;:[[2023]]},&quot;abstract&quot;:&quot;Fueled by support from the National Cancer Institute’s “Cancer Moonshot” program, the past few years have witnessed a renewed interest in the canine spontaneous cancer model as an invaluable resource in translational oncology research. Increasingly, there is awareness that pet dogs with cancer provide an accessible bridge to improving the efficiency of cancer drug discovery and clinical therapeutic development. Canine tumors share many biological, genetic, and histologic features with their human tumor counterparts, and most importantly, retain the complexities of naturally occurring drug resistance, metastasis, and tumor-host immune interactions, all of which are difficult to recapitulate in induced or genetically engineered murine tumor models. The utility of canine models has been particularly apparent in sarcoma research, where the increased incidence of sarcomas in dogs as compared to people has facilitated comparative research resulting in treatment advances benefitting both species. Although there is an increasing awareness of the advantages in using spontaneous canine sarcoma models for research, these models remain underutilized, in part due to a lack of more permanent institutional and cross-institutional infrastructure to support partnerships between veterinary and human clinician-scientists. In this review, we provide an updated overview of historical and current applications of spontaneously occurring canine tumor models in sarcoma research, with particular attention to knowledge gaps, limitations, and growth opportunities within these applications. Furthermore, we propose considerations for working within existing veterinary translational and comparative oncology research infrastructures to maximize the benefit of partnerships between veterinary and human biomedical researchers within and across institutions to improve the utility and application of spontaneous canine sarcomas in translational oncology research.&quot;,&quot;publisher&quot;:&quot;Front Oncol&quot;,&quot;volume&quot;:&quot;13&quot;},&quot;isTemporary&quot;:false}]}]"/>
    <we:property name="MENDELEY_CITATIONS_LOCALE_CODE" value="&quot;en-US&quot;"/>
    <we:property name="MENDELEY_CITATIONS_STYLE" value="{&quot;id&quot;:&quot;https://www.zotero.org/styles/plos-one&quot;,&quot;title&quot;:&quot;PLOS ON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8af0773-0f32-4657-8168-c1f0579aa5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024CB804DE58419192EFF39C0A7852" ma:contentTypeVersion="17" ma:contentTypeDescription="Create a new document." ma:contentTypeScope="" ma:versionID="a94e43521f0481d5d0757d74a6925ca1">
  <xsd:schema xmlns:xsd="http://www.w3.org/2001/XMLSchema" xmlns:xs="http://www.w3.org/2001/XMLSchema" xmlns:p="http://schemas.microsoft.com/office/2006/metadata/properties" xmlns:ns3="f8af0773-0f32-4657-8168-c1f0579aa5ed" xmlns:ns4="7f8a2e8e-6348-4660-ab9c-cd94b98827c5" targetNamespace="http://schemas.microsoft.com/office/2006/metadata/properties" ma:root="true" ma:fieldsID="8d2b645be9e19f911f02ff68478d704a" ns3:_="" ns4:_="">
    <xsd:import namespace="f8af0773-0f32-4657-8168-c1f0579aa5ed"/>
    <xsd:import namespace="7f8a2e8e-6348-4660-ab9c-cd94b98827c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af0773-0f32-4657-8168-c1f0579aa5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8a2e8e-6348-4660-ab9c-cd94b98827c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F862D80-597A-4255-8622-6170E53E1A83}">
  <ds:schemaRefs>
    <ds:schemaRef ds:uri="http://schemas.microsoft.com/office/2006/metadata/properties"/>
    <ds:schemaRef ds:uri="http://schemas.microsoft.com/office/infopath/2007/PartnerControls"/>
    <ds:schemaRef ds:uri="f8af0773-0f32-4657-8168-c1f0579aa5ed"/>
  </ds:schemaRefs>
</ds:datastoreItem>
</file>

<file path=customXml/itemProps2.xml><?xml version="1.0" encoding="utf-8"?>
<ds:datastoreItem xmlns:ds="http://schemas.openxmlformats.org/officeDocument/2006/customXml" ds:itemID="{44F5AFC5-A9D7-498F-99C2-6E79D4854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af0773-0f32-4657-8168-c1f0579aa5ed"/>
    <ds:schemaRef ds:uri="7f8a2e8e-6348-4660-ab9c-cd94b9882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DDB1DC-4090-4183-B12B-8DA2F30C0141}">
  <ds:schemaRefs>
    <ds:schemaRef ds:uri="http://schemas.openxmlformats.org/officeDocument/2006/bibliography"/>
  </ds:schemaRefs>
</ds:datastoreItem>
</file>

<file path=customXml/itemProps4.xml><?xml version="1.0" encoding="utf-8"?>
<ds:datastoreItem xmlns:ds="http://schemas.openxmlformats.org/officeDocument/2006/customXml" ds:itemID="{F1D64F4F-E293-429C-8762-541A1C0DB5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32</Pages>
  <Words>10378</Words>
  <Characters>62793</Characters>
  <Application>Microsoft Office Word</Application>
  <DocSecurity>0</DocSecurity>
  <Lines>1064</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Brady,Rachel</dc:creator>
  <cp:lastModifiedBy>Brady,Rachel</cp:lastModifiedBy>
  <cp:revision>35</cp:revision>
  <dcterms:created xsi:type="dcterms:W3CDTF">2026-01-14T19:02:00Z</dcterms:created>
  <dcterms:modified xsi:type="dcterms:W3CDTF">2026-02-05T02:39:00Z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0x010100CB024CB804DE58419192EFF39C0A7852</vt:lpwstr>
  </property>
</Properties>
</file>